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59212" w14:textId="00DC3DD4" w:rsidR="00E56EE6" w:rsidRDefault="00C209F5">
      <w:pPr>
        <w:rPr>
          <w:rFonts w:ascii="Times New Roman" w:hAnsi="Times New Roman" w:cs="Times New Roman"/>
          <w:b/>
          <w:sz w:val="24"/>
          <w:szCs w:val="24"/>
        </w:rPr>
      </w:pPr>
      <w:r w:rsidRPr="00C05D32">
        <w:rPr>
          <w:rFonts w:ascii="Times New Roman" w:hAnsi="Times New Roman" w:cs="Times New Roman"/>
          <w:b/>
          <w:sz w:val="24"/>
          <w:szCs w:val="24"/>
        </w:rPr>
        <w:t>Methods Summary for Growth Subgroup Meeting</w:t>
      </w:r>
    </w:p>
    <w:p w14:paraId="1C3C98F4" w14:textId="3DED9E2A" w:rsidR="001277F8" w:rsidRPr="00C05D32" w:rsidRDefault="001277F8">
      <w:pPr>
        <w:rPr>
          <w:rFonts w:ascii="Times New Roman" w:hAnsi="Times New Roman" w:cs="Times New Roman"/>
          <w:b/>
          <w:sz w:val="24"/>
          <w:szCs w:val="24"/>
        </w:rPr>
      </w:pPr>
      <w:r>
        <w:rPr>
          <w:rFonts w:ascii="Times New Roman" w:hAnsi="Times New Roman" w:cs="Times New Roman"/>
          <w:b/>
          <w:sz w:val="24"/>
          <w:szCs w:val="24"/>
        </w:rPr>
        <w:t>NOTE: This is excerpted from a larger manuscript draft.</w:t>
      </w:r>
    </w:p>
    <w:p w14:paraId="5D5191CE" w14:textId="77777777" w:rsidR="00C209F5" w:rsidRPr="00C05D32" w:rsidRDefault="00C209F5">
      <w:pPr>
        <w:rPr>
          <w:rFonts w:ascii="Times New Roman" w:hAnsi="Times New Roman" w:cs="Times New Roman"/>
          <w:sz w:val="24"/>
          <w:szCs w:val="24"/>
        </w:rPr>
      </w:pPr>
      <w:r w:rsidRPr="00C05D32">
        <w:rPr>
          <w:rFonts w:ascii="Times New Roman" w:hAnsi="Times New Roman" w:cs="Times New Roman"/>
          <w:sz w:val="24"/>
          <w:szCs w:val="24"/>
        </w:rPr>
        <w:t>01 March 2019</w:t>
      </w:r>
    </w:p>
    <w:p w14:paraId="1D5380CD" w14:textId="77777777" w:rsidR="00C209F5" w:rsidRPr="00C05D32" w:rsidRDefault="00C209F5">
      <w:pPr>
        <w:rPr>
          <w:rFonts w:ascii="Times New Roman" w:hAnsi="Times New Roman" w:cs="Times New Roman"/>
          <w:sz w:val="24"/>
          <w:szCs w:val="24"/>
        </w:rPr>
      </w:pPr>
    </w:p>
    <w:p w14:paraId="278100B5" w14:textId="77777777" w:rsidR="00C209F5" w:rsidRPr="00C05D32" w:rsidRDefault="00C209F5" w:rsidP="00C209F5">
      <w:pPr>
        <w:spacing w:after="0" w:line="240" w:lineRule="auto"/>
        <w:jc w:val="both"/>
        <w:rPr>
          <w:rFonts w:ascii="Times New Roman" w:hAnsi="Times New Roman" w:cs="Times New Roman"/>
          <w:sz w:val="24"/>
          <w:szCs w:val="24"/>
        </w:rPr>
      </w:pPr>
      <w:r w:rsidRPr="00C05D32">
        <w:rPr>
          <w:rFonts w:ascii="Times New Roman" w:hAnsi="Times New Roman" w:cs="Times New Roman"/>
          <w:sz w:val="24"/>
          <w:szCs w:val="24"/>
        </w:rPr>
        <w:t xml:space="preserve">We developed a data-driven analytical method to detect spatial changes in fish growth, tested it using simulated data, and then applied it to a commercially harvested groundfish stock in the Northeast Pacific. The method was designed to identify significant latitudinal break-points in the age-length relationship and not consider </w:t>
      </w:r>
      <w:r w:rsidRPr="00C05D32">
        <w:rPr>
          <w:rFonts w:ascii="Times New Roman" w:hAnsi="Times New Roman" w:cs="Times New Roman"/>
          <w:i/>
          <w:sz w:val="24"/>
          <w:szCs w:val="24"/>
        </w:rPr>
        <w:t>a priori</w:t>
      </w:r>
      <w:r w:rsidRPr="00C05D32">
        <w:rPr>
          <w:rFonts w:ascii="Times New Roman" w:hAnsi="Times New Roman" w:cs="Times New Roman"/>
          <w:sz w:val="24"/>
          <w:szCs w:val="24"/>
        </w:rPr>
        <w:t xml:space="preserve"> hypotheses of spatial stratification. </w:t>
      </w:r>
    </w:p>
    <w:p w14:paraId="1B04D721" w14:textId="794A8726" w:rsidR="00C209F5" w:rsidRPr="00C05D32" w:rsidRDefault="00C209F5" w:rsidP="00C209F5">
      <w:pPr>
        <w:spacing w:before="240" w:after="0" w:line="240" w:lineRule="auto"/>
        <w:jc w:val="both"/>
        <w:rPr>
          <w:rFonts w:ascii="Times New Roman" w:hAnsi="Times New Roman" w:cs="Times New Roman"/>
          <w:sz w:val="24"/>
          <w:szCs w:val="24"/>
        </w:rPr>
      </w:pPr>
      <w:r w:rsidRPr="00C05D32">
        <w:rPr>
          <w:rFonts w:ascii="Times New Roman" w:hAnsi="Times New Roman" w:cs="Times New Roman"/>
          <w:sz w:val="24"/>
          <w:szCs w:val="24"/>
        </w:rPr>
        <w:t xml:space="preserve">The method involves fitting a Generalized Additive Model (GAM) using the </w:t>
      </w:r>
      <w:proofErr w:type="spellStart"/>
      <w:r w:rsidRPr="00C05D32">
        <w:rPr>
          <w:rFonts w:ascii="Times New Roman" w:hAnsi="Times New Roman" w:cs="Times New Roman"/>
          <w:sz w:val="24"/>
          <w:szCs w:val="24"/>
        </w:rPr>
        <w:t>mgcv</w:t>
      </w:r>
      <w:proofErr w:type="spellEnd"/>
      <w:r w:rsidRPr="00C05D32">
        <w:rPr>
          <w:rFonts w:ascii="Times New Roman" w:hAnsi="Times New Roman" w:cs="Times New Roman"/>
          <w:sz w:val="24"/>
          <w:szCs w:val="24"/>
        </w:rPr>
        <w:t xml:space="preserve"> package </w:t>
      </w:r>
      <w:r w:rsidRPr="00C05D32">
        <w:rPr>
          <w:rFonts w:ascii="Times New Roman" w:hAnsi="Times New Roman" w:cs="Times New Roman"/>
          <w:sz w:val="24"/>
          <w:szCs w:val="24"/>
        </w:rPr>
        <w:fldChar w:fldCharType="begin" w:fldLock="1"/>
      </w:r>
      <w:r w:rsidRPr="00C05D32">
        <w:rPr>
          <w:rFonts w:ascii="Times New Roman" w:hAnsi="Times New Roman" w:cs="Times New Roman"/>
          <w:sz w:val="24"/>
          <w:szCs w:val="24"/>
        </w:rP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Pr="00C05D32">
        <w:rPr>
          <w:rFonts w:ascii="Times New Roman" w:hAnsi="Times New Roman" w:cs="Times New Roman"/>
          <w:sz w:val="24"/>
          <w:szCs w:val="24"/>
        </w:rPr>
        <w:fldChar w:fldCharType="separate"/>
      </w:r>
      <w:r w:rsidRPr="00C05D32">
        <w:rPr>
          <w:rFonts w:ascii="Times New Roman" w:hAnsi="Times New Roman" w:cs="Times New Roman"/>
          <w:noProof/>
          <w:sz w:val="24"/>
          <w:szCs w:val="24"/>
        </w:rPr>
        <w:t>(Wood, 2011)</w:t>
      </w:r>
      <w:r w:rsidRPr="00C05D32">
        <w:rPr>
          <w:rFonts w:ascii="Times New Roman" w:hAnsi="Times New Roman" w:cs="Times New Roman"/>
          <w:sz w:val="24"/>
          <w:szCs w:val="24"/>
        </w:rPr>
        <w:fldChar w:fldCharType="end"/>
      </w:r>
      <w:r w:rsidRPr="00C05D32">
        <w:rPr>
          <w:rFonts w:ascii="Times New Roman" w:hAnsi="Times New Roman" w:cs="Times New Roman"/>
          <w:sz w:val="24"/>
          <w:szCs w:val="24"/>
        </w:rPr>
        <w:t xml:space="preserve"> in R </w:t>
      </w:r>
      <w:r w:rsidRPr="00C05D32">
        <w:rPr>
          <w:rFonts w:ascii="Times New Roman" w:hAnsi="Times New Roman" w:cs="Times New Roman"/>
          <w:sz w:val="24"/>
          <w:szCs w:val="24"/>
        </w:rPr>
        <w:fldChar w:fldCharType="begin" w:fldLock="1"/>
      </w:r>
      <w:r w:rsidRPr="00C05D32">
        <w:rPr>
          <w:rFonts w:ascii="Times New Roman" w:hAnsi="Times New Roman" w:cs="Times New Roman"/>
          <w:sz w:val="24"/>
          <w:szCs w:val="24"/>
        </w:rP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Pr="00C05D32">
        <w:rPr>
          <w:rFonts w:ascii="Times New Roman" w:hAnsi="Times New Roman" w:cs="Times New Roman"/>
          <w:sz w:val="24"/>
          <w:szCs w:val="24"/>
        </w:rPr>
        <w:fldChar w:fldCharType="separate"/>
      </w:r>
      <w:r w:rsidRPr="00C05D32">
        <w:rPr>
          <w:rFonts w:ascii="Times New Roman" w:hAnsi="Times New Roman" w:cs="Times New Roman"/>
          <w:noProof/>
          <w:sz w:val="24"/>
          <w:szCs w:val="24"/>
        </w:rPr>
        <w:t>(R Development Core Team, 2011)</w:t>
      </w:r>
      <w:r w:rsidRPr="00C05D32">
        <w:rPr>
          <w:rFonts w:ascii="Times New Roman" w:hAnsi="Times New Roman" w:cs="Times New Roman"/>
          <w:sz w:val="24"/>
          <w:szCs w:val="24"/>
        </w:rPr>
        <w:fldChar w:fldCharType="end"/>
      </w:r>
      <w:r w:rsidRPr="00C05D32">
        <w:rPr>
          <w:rFonts w:ascii="Times New Roman" w:hAnsi="Times New Roman" w:cs="Times New Roman"/>
          <w:sz w:val="24"/>
          <w:szCs w:val="24"/>
        </w:rPr>
        <w:t xml:space="preserve"> to the vector of observed lengths</w:t>
      </w:r>
      <w:r w:rsidR="008B7259" w:rsidRPr="00C05D32">
        <w:rPr>
          <w:rFonts w:ascii="Times New Roman" w:hAnsi="Times New Roman" w:cs="Times New Roman"/>
          <w:sz w:val="24"/>
          <w:szCs w:val="24"/>
        </w:rPr>
        <w:t xml:space="preserve"> </w:t>
      </w:r>
      <w:commentRangeStart w:id="0"/>
      <w:r w:rsidR="008B7259" w:rsidRPr="00C05D32">
        <w:rPr>
          <w:rFonts w:ascii="Times New Roman" w:hAnsi="Times New Roman" w:cs="Times New Roman"/>
          <w:sz w:val="24"/>
          <w:szCs w:val="24"/>
        </w:rPr>
        <w:t>at age six</w:t>
      </w:r>
      <w:r w:rsidRPr="00C05D32">
        <w:rPr>
          <w:rFonts w:ascii="Times New Roman" w:hAnsi="Times New Roman" w:cs="Times New Roman"/>
          <w:sz w:val="24"/>
          <w:szCs w:val="24"/>
        </w:rPr>
        <w:t xml:space="preserve"> </w:t>
      </w:r>
      <w:commentRangeEnd w:id="0"/>
      <w:r w:rsidR="008B7259" w:rsidRPr="00C05D32">
        <w:rPr>
          <w:rStyle w:val="CommentReference"/>
          <w:rFonts w:ascii="Times New Roman" w:hAnsi="Times New Roman" w:cs="Times New Roman"/>
          <w:sz w:val="24"/>
          <w:szCs w:val="24"/>
        </w:rPr>
        <w:commentReference w:id="0"/>
      </w:r>
      <w:r w:rsidRPr="00C05D32">
        <w:rPr>
          <w:rFonts w:ascii="Times New Roman" w:hAnsi="Times New Roman" w:cs="Times New Roman"/>
          <w:sz w:val="24"/>
          <w:szCs w:val="24"/>
        </w:rPr>
        <w:t>as the response variable, predicted by separate smoothers for year and latitude., i.e.</w:t>
      </w:r>
    </w:p>
    <w:p w14:paraId="23BDC962" w14:textId="77777777" w:rsidR="00C209F5" w:rsidRPr="00C05D32" w:rsidRDefault="00C209F5" w:rsidP="00C209F5">
      <w:pPr>
        <w:pStyle w:val="Caption"/>
        <w:spacing w:before="120" w:after="120"/>
        <w:rPr>
          <w:rFonts w:eastAsiaTheme="minorEastAsia"/>
        </w:rPr>
      </w:pPr>
      <w:r w:rsidRPr="00C05D32">
        <w:t xml:space="preserve">Equation </w:t>
      </w:r>
      <w:r w:rsidRPr="00C05D32">
        <w:rPr>
          <w:noProof/>
        </w:rPr>
        <w:fldChar w:fldCharType="begin"/>
      </w:r>
      <w:r w:rsidRPr="00C05D32">
        <w:rPr>
          <w:noProof/>
        </w:rPr>
        <w:instrText xml:space="preserve"> SEQ Equation \* ARABIC </w:instrText>
      </w:r>
      <w:r w:rsidRPr="00C05D32">
        <w:rPr>
          <w:noProof/>
        </w:rPr>
        <w:fldChar w:fldCharType="separate"/>
      </w:r>
      <w:r w:rsidRPr="00C05D32">
        <w:rPr>
          <w:noProof/>
        </w:rPr>
        <w:t>1</w:t>
      </w:r>
      <w:r w:rsidRPr="00C05D32">
        <w:rPr>
          <w:noProof/>
        </w:rPr>
        <w:fldChar w:fldCharType="end"/>
      </w:r>
      <w:r w:rsidRPr="00C05D32">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42E37783" w14:textId="77777777" w:rsidR="00C209F5" w:rsidRPr="00C05D32" w:rsidRDefault="00C209F5" w:rsidP="00C209F5">
      <w:pPr>
        <w:spacing w:after="0" w:line="240" w:lineRule="auto"/>
        <w:jc w:val="both"/>
        <w:rPr>
          <w:rFonts w:ascii="Times New Roman" w:hAnsi="Times New Roman" w:cs="Times New Roman"/>
          <w:sz w:val="24"/>
          <w:szCs w:val="24"/>
        </w:rPr>
      </w:pPr>
      <w:r w:rsidRPr="00C05D32">
        <w:rPr>
          <w:rFonts w:ascii="Times New Roman" w:hAnsi="Times New Roman" w:cs="Times New Roman"/>
          <w:sz w:val="24"/>
          <w:szCs w:val="24"/>
        </w:rPr>
        <w:t>where µ</w:t>
      </w:r>
      <w:r w:rsidRPr="00C05D32">
        <w:rPr>
          <w:rFonts w:ascii="Times New Roman" w:hAnsi="Times New Roman" w:cs="Times New Roman"/>
          <w:sz w:val="24"/>
          <w:szCs w:val="24"/>
          <w:vertAlign w:val="subscript"/>
        </w:rPr>
        <w:t>t</w:t>
      </w:r>
      <w:r w:rsidRPr="00C05D32">
        <w:rPr>
          <w:rFonts w:ascii="Times New Roman" w:hAnsi="Times New Roman" w:cs="Times New Roman"/>
          <w:sz w:val="24"/>
          <w:szCs w:val="24"/>
        </w:rPr>
        <w:t xml:space="preserve"> represents the expected mean of fish length, which is a random variable of which we have </w:t>
      </w:r>
      <w:r w:rsidRPr="00C05D32">
        <w:rPr>
          <w:rFonts w:ascii="Times New Roman" w:hAnsi="Times New Roman" w:cs="Times New Roman"/>
          <w:i/>
          <w:sz w:val="24"/>
          <w:szCs w:val="24"/>
        </w:rPr>
        <w:t>t</w:t>
      </w:r>
      <w:r w:rsidRPr="00C05D32">
        <w:rPr>
          <w:rFonts w:ascii="Times New Roman" w:hAnsi="Times New Roman" w:cs="Times New Roman"/>
          <w:sz w:val="24"/>
          <w:szCs w:val="24"/>
        </w:rPr>
        <w:t xml:space="preserve"> observations; the linear effects of latitude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w:r w:rsidRPr="00C05D32">
        <w:rPr>
          <w:rFonts w:ascii="Times New Roman" w:hAnsi="Times New Roman" w:cs="Times New Roman"/>
          <w:sz w:val="24"/>
          <w:szCs w:val="24"/>
        </w:rPr>
        <w:t>) and year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C05D32">
        <w:rPr>
          <w:rFonts w:ascii="Times New Roman" w:hAnsi="Times New Roman" w:cs="Times New Roman"/>
          <w:sz w:val="24"/>
          <w:szCs w:val="24"/>
        </w:rPr>
        <w:t xml:space="preserve">), the last two of which are smooth functions. </w:t>
      </w:r>
      <w:r w:rsidRPr="00C05D32">
        <w:rPr>
          <w:rFonts w:ascii="Times New Roman" w:hAnsi="Times New Roman" w:cs="Times New Roman"/>
          <w:i/>
          <w:sz w:val="24"/>
          <w:szCs w:val="24"/>
        </w:rPr>
        <w:t>g</w:t>
      </w:r>
      <w:r w:rsidRPr="00C05D32">
        <w:rPr>
          <w:rFonts w:ascii="Times New Roman" w:hAnsi="Times New Roman" w:cs="Times New Roman"/>
          <w:sz w:val="24"/>
          <w:szCs w:val="24"/>
        </w:rPr>
        <w:t xml:space="preserve"> is an invertible, monotonic </w:t>
      </w:r>
      <w:proofErr w:type="gramStart"/>
      <w:r w:rsidRPr="00C05D32">
        <w:rPr>
          <w:rFonts w:ascii="Times New Roman" w:hAnsi="Times New Roman" w:cs="Times New Roman"/>
          <w:sz w:val="24"/>
          <w:szCs w:val="24"/>
        </w:rPr>
        <w:t>function  that</w:t>
      </w:r>
      <w:proofErr w:type="gramEnd"/>
      <w:r w:rsidRPr="00C05D32">
        <w:rPr>
          <w:rFonts w:ascii="Times New Roman" w:hAnsi="Times New Roman" w:cs="Times New Roman"/>
          <w:sz w:val="24"/>
          <w:szCs w:val="24"/>
        </w:rPr>
        <w:t xml:space="preserve"> enables mapping from the response scale to the scale of the linear predictor, such as the natural logarithm. To simplify the analysis, we fit the GAM to a subset of each simulated datasets including only female fish of age six (thus precluding the need to control for age or sex).</w:t>
      </w:r>
    </w:p>
    <w:p w14:paraId="05CD3E0F" w14:textId="27C6E9AB" w:rsidR="00C209F5" w:rsidRPr="00C05D32" w:rsidRDefault="00C209F5" w:rsidP="001277F8">
      <w:pPr>
        <w:spacing w:before="240" w:after="0" w:line="240" w:lineRule="auto"/>
        <w:jc w:val="both"/>
        <w:rPr>
          <w:rFonts w:ascii="Times New Roman" w:hAnsi="Times New Roman" w:cs="Times New Roman"/>
          <w:sz w:val="24"/>
          <w:szCs w:val="24"/>
        </w:rPr>
      </w:pPr>
      <w:r w:rsidRPr="00C05D32">
        <w:rPr>
          <w:rFonts w:ascii="Times New Roman" w:hAnsi="Times New Roman" w:cs="Times New Roman"/>
          <w:sz w:val="24"/>
          <w:szCs w:val="24"/>
        </w:rPr>
        <w:t xml:space="preserve">The first derivatives of the GAM with respect to latitude are evaluated to identify areas of significant change (i.e., break points) in growth parameter estimates. We used the method of finite differences (as in </w:t>
      </w:r>
      <w:r w:rsidRPr="00C05D32">
        <w:rPr>
          <w:rFonts w:ascii="Times New Roman" w:hAnsi="Times New Roman" w:cs="Times New Roman"/>
          <w:sz w:val="24"/>
          <w:szCs w:val="24"/>
        </w:rPr>
        <w:fldChar w:fldCharType="begin" w:fldLock="1"/>
      </w:r>
      <w:r w:rsidRPr="00C05D32">
        <w:rPr>
          <w:rFonts w:ascii="Times New Roman" w:hAnsi="Times New Roman" w:cs="Times New Roman"/>
          <w:sz w:val="24"/>
          <w:szCs w:val="24"/>
        </w:rP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rsidRPr="00C05D32">
        <w:rPr>
          <w:rFonts w:ascii="Times New Roman" w:hAnsi="Times New Roman" w:cs="Times New Roman"/>
          <w:sz w:val="24"/>
          <w:szCs w:val="24"/>
        </w:rPr>
        <w:fldChar w:fldCharType="separate"/>
      </w:r>
      <w:r w:rsidRPr="00C05D32">
        <w:rPr>
          <w:rFonts w:ascii="Times New Roman" w:hAnsi="Times New Roman" w:cs="Times New Roman"/>
          <w:noProof/>
          <w:sz w:val="24"/>
          <w:szCs w:val="24"/>
        </w:rPr>
        <w:t>Simpson, 2018)</w:t>
      </w:r>
      <w:r w:rsidRPr="00C05D32">
        <w:rPr>
          <w:rFonts w:ascii="Times New Roman" w:hAnsi="Times New Roman" w:cs="Times New Roman"/>
          <w:sz w:val="24"/>
          <w:szCs w:val="24"/>
        </w:rPr>
        <w:fldChar w:fldCharType="end"/>
      </w:r>
      <w:r w:rsidRPr="00C05D32">
        <w:rPr>
          <w:rFonts w:ascii="Times New Roman" w:hAnsi="Times New Roman" w:cs="Times New Roman"/>
          <w:sz w:val="24"/>
          <w:szCs w:val="24"/>
        </w:rPr>
        <w:t xml:space="preserve"> to locate locations where fish size is changing the most. The finite differences approach approximates the first derivative of the spline generated from the GAM function</w:t>
      </w:r>
      <w:r w:rsidR="001277F8" w:rsidRPr="001277F8">
        <w:rPr>
          <w:rFonts w:ascii="Times New Roman" w:hAnsi="Times New Roman" w:cs="Times New Roman"/>
          <w:sz w:val="24"/>
          <w:szCs w:val="24"/>
        </w:rPr>
        <w:t xml:space="preserve">. </w:t>
      </w:r>
      <w:r w:rsidR="001277F8" w:rsidRPr="001277F8">
        <w:rPr>
          <w:rFonts w:ascii="Times New Roman" w:hAnsi="Times New Roman" w:cs="Times New Roman"/>
          <w:sz w:val="24"/>
          <w:szCs w:val="24"/>
        </w:rPr>
        <w:t>We then identify latitudes where the confidence interval of the first derivative is outside the 5</w:t>
      </w:r>
      <w:r w:rsidR="001277F8" w:rsidRPr="001277F8">
        <w:rPr>
          <w:rFonts w:ascii="Times New Roman" w:hAnsi="Times New Roman" w:cs="Times New Roman"/>
          <w:sz w:val="24"/>
          <w:szCs w:val="24"/>
          <w:vertAlign w:val="superscript"/>
        </w:rPr>
        <w:t>th</w:t>
      </w:r>
      <w:r w:rsidR="001277F8" w:rsidRPr="001277F8">
        <w:rPr>
          <w:rFonts w:ascii="Times New Roman" w:hAnsi="Times New Roman" w:cs="Times New Roman"/>
          <w:sz w:val="24"/>
          <w:szCs w:val="24"/>
        </w:rPr>
        <w:t xml:space="preserve"> to 95</w:t>
      </w:r>
      <w:r w:rsidR="001277F8" w:rsidRPr="001277F8">
        <w:rPr>
          <w:rFonts w:ascii="Times New Roman" w:hAnsi="Times New Roman" w:cs="Times New Roman"/>
          <w:sz w:val="24"/>
          <w:szCs w:val="24"/>
          <w:vertAlign w:val="superscript"/>
        </w:rPr>
        <w:t>th</w:t>
      </w:r>
      <w:r w:rsidR="001277F8" w:rsidRPr="001277F8">
        <w:rPr>
          <w:rFonts w:ascii="Times New Roman" w:hAnsi="Times New Roman" w:cs="Times New Roman"/>
          <w:sz w:val="24"/>
          <w:szCs w:val="24"/>
        </w:rPr>
        <w:t xml:space="preserve"> percentiles of the entire set of derivatives and do not include zero, rounded the value to the nearest integer, and designated these as “break points”.</w:t>
      </w:r>
    </w:p>
    <w:p w14:paraId="20BC9EA8" w14:textId="77777777" w:rsidR="0053147F" w:rsidRPr="00C05D32" w:rsidRDefault="0053147F" w:rsidP="0053147F">
      <w:pPr>
        <w:pStyle w:val="Heading2"/>
        <w:spacing w:before="240" w:line="240" w:lineRule="auto"/>
        <w:jc w:val="both"/>
      </w:pPr>
      <w:r w:rsidRPr="00C05D32">
        <w:t>Simulation Testing</w:t>
      </w:r>
    </w:p>
    <w:p w14:paraId="2E4B3458" w14:textId="77777777" w:rsidR="001277F8" w:rsidRPr="001277F8" w:rsidRDefault="001277F8" w:rsidP="001277F8">
      <w:pPr>
        <w:spacing w:after="0" w:line="240" w:lineRule="auto"/>
        <w:jc w:val="both"/>
        <w:rPr>
          <w:rFonts w:ascii="Times New Roman" w:hAnsi="Times New Roman" w:cs="Times New Roman"/>
          <w:sz w:val="24"/>
          <w:szCs w:val="24"/>
        </w:rPr>
      </w:pPr>
      <w:r w:rsidRPr="001277F8">
        <w:rPr>
          <w:rFonts w:ascii="Times New Roman" w:hAnsi="Times New Roman" w:cs="Times New Roman"/>
          <w:sz w:val="24"/>
          <w:szCs w:val="24"/>
        </w:rPr>
        <w:t xml:space="preserve">We performed a simulation study to evaluate the performance of the proposed method, using datasets generated using an individual-based model (IBM). The IBM (See Appendix for full details of IBM.) is capable of mimicking individual characteristics by following the life history processes (survival, growth, and reproduction) of individual fish. We simulate spatial variation by generating length and age datasets under different growth regimes (e.g. higher values of </w:t>
      </w:r>
      <w:r w:rsidRPr="001277F8">
        <w:rPr>
          <w:rFonts w:ascii="Times New Roman" w:hAnsi="Times New Roman" w:cs="Times New Roman"/>
          <w:i/>
          <w:sz w:val="24"/>
          <w:szCs w:val="24"/>
        </w:rPr>
        <w:t>K</w:t>
      </w:r>
      <w:r w:rsidRPr="001277F8">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m:t>
            </m:r>
          </m:sub>
        </m:sSub>
      </m:oMath>
      <w:r w:rsidRPr="001277F8">
        <w:rPr>
          <w:rFonts w:ascii="Times New Roman" w:hAnsi="Times New Roman" w:cs="Times New Roman"/>
          <w:sz w:val="24"/>
          <w:szCs w:val="24"/>
        </w:rPr>
        <w:t xml:space="preserve">) and assign a range of latitudes to each regime. The IBM implements the VBGF using </w:t>
      </w:r>
      <w:proofErr w:type="spellStart"/>
      <w:r w:rsidRPr="001277F8">
        <w:rPr>
          <w:rFonts w:ascii="Times New Roman" w:hAnsi="Times New Roman" w:cs="Times New Roman"/>
          <w:sz w:val="24"/>
          <w:szCs w:val="24"/>
        </w:rPr>
        <w:t>Schnute’s</w:t>
      </w:r>
      <w:proofErr w:type="spellEnd"/>
      <w:r w:rsidRPr="001277F8">
        <w:rPr>
          <w:rFonts w:ascii="Times New Roman" w:hAnsi="Times New Roman" w:cs="Times New Roman"/>
          <w:sz w:val="24"/>
          <w:szCs w:val="24"/>
        </w:rPr>
        <w:t xml:space="preserve"> formulation of the VGBF, which requires (</w:t>
      </w:r>
      <w:proofErr w:type="gramStart"/>
      <w:r w:rsidRPr="001277F8">
        <w:rPr>
          <w:rFonts w:ascii="Times New Roman" w:hAnsi="Times New Roman" w:cs="Times New Roman"/>
          <w:i/>
          <w:sz w:val="24"/>
          <w:szCs w:val="24"/>
        </w:rPr>
        <w:t>k</w:t>
      </w:r>
      <w:r w:rsidRPr="001277F8">
        <w:rPr>
          <w:rFonts w:ascii="Times New Roman" w:hAnsi="Times New Roman" w:cs="Times New Roman"/>
          <w:sz w:val="24"/>
          <w:szCs w:val="24"/>
        </w:rPr>
        <w:t xml:space="preserve">,  </w:t>
      </w:r>
      <w:r w:rsidRPr="001277F8">
        <w:rPr>
          <w:rFonts w:ascii="Times New Roman" w:hAnsi="Times New Roman" w:cs="Times New Roman"/>
          <w:i/>
          <w:sz w:val="24"/>
          <w:szCs w:val="24"/>
        </w:rPr>
        <w:t>L</w:t>
      </w:r>
      <w:proofErr w:type="gramEnd"/>
      <w:r w:rsidRPr="001277F8">
        <w:rPr>
          <w:rFonts w:ascii="Times New Roman" w:hAnsi="Times New Roman" w:cs="Times New Roman"/>
          <w:sz w:val="24"/>
          <w:szCs w:val="24"/>
          <w:vertAlign w:val="subscript"/>
        </w:rPr>
        <w:t>1,</w:t>
      </w:r>
      <w:r w:rsidRPr="001277F8">
        <w:rPr>
          <w:rFonts w:ascii="Times New Roman" w:hAnsi="Times New Roman" w:cs="Times New Roman"/>
          <w:sz w:val="24"/>
          <w:szCs w:val="24"/>
        </w:rPr>
        <w:t xml:space="preserve"> </w:t>
      </w:r>
      <w:r w:rsidRPr="001277F8">
        <w:rPr>
          <w:rFonts w:ascii="Times New Roman" w:hAnsi="Times New Roman" w:cs="Times New Roman"/>
          <w:i/>
          <w:sz w:val="24"/>
          <w:szCs w:val="24"/>
        </w:rPr>
        <w:t>L</w:t>
      </w:r>
      <w:r w:rsidRPr="001277F8">
        <w:rPr>
          <w:rFonts w:ascii="Times New Roman" w:hAnsi="Times New Roman" w:cs="Times New Roman"/>
          <w:sz w:val="24"/>
          <w:szCs w:val="24"/>
          <w:vertAlign w:val="subscript"/>
        </w:rPr>
        <w:t>2</w:t>
      </w:r>
      <w:r w:rsidRPr="001277F8">
        <w:rPr>
          <w:rFonts w:ascii="Times New Roman" w:hAnsi="Times New Roman" w:cs="Times New Roman"/>
          <w:sz w:val="24"/>
          <w:szCs w:val="24"/>
        </w:rPr>
        <w:t xml:space="preserve">) so </w:t>
      </w:r>
      <m:oMath>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m:t>
            </m:r>
          </m:sub>
        </m:sSub>
      </m:oMath>
      <w:r w:rsidRPr="001277F8">
        <w:rPr>
          <w:rFonts w:ascii="Times New Roman" w:hAnsi="Times New Roman" w:cs="Times New Roman"/>
          <w:sz w:val="24"/>
          <w:szCs w:val="24"/>
        </w:rPr>
        <w:t xml:space="preserve"> is computed as:</w:t>
      </w:r>
    </w:p>
    <w:p w14:paraId="1623DC5A" w14:textId="77777777" w:rsidR="001277F8" w:rsidRPr="001277F8" w:rsidRDefault="001277F8" w:rsidP="001277F8">
      <w:pPr>
        <w:pStyle w:val="Caption"/>
        <w:spacing w:line="360" w:lineRule="auto"/>
      </w:pPr>
      <w:r w:rsidRPr="001277F8">
        <w:t xml:space="preserve">Equation </w:t>
      </w:r>
      <w:r w:rsidRPr="001277F8">
        <w:rPr>
          <w:noProof/>
        </w:rPr>
        <w:fldChar w:fldCharType="begin"/>
      </w:r>
      <w:r w:rsidRPr="001277F8">
        <w:rPr>
          <w:noProof/>
        </w:rPr>
        <w:instrText xml:space="preserve"> SEQ Equation \* ARABIC </w:instrText>
      </w:r>
      <w:r w:rsidRPr="001277F8">
        <w:rPr>
          <w:noProof/>
        </w:rPr>
        <w:fldChar w:fldCharType="separate"/>
      </w:r>
      <w:r w:rsidRPr="001277F8">
        <w:rPr>
          <w:noProof/>
        </w:rPr>
        <w:t>5</w:t>
      </w:r>
      <w:r w:rsidRPr="001277F8">
        <w:rPr>
          <w:noProof/>
        </w:rPr>
        <w:fldChar w:fldCharType="end"/>
      </w:r>
      <w:r w:rsidRPr="001277F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Pr="001277F8">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225F3505" w14:textId="77777777" w:rsidR="00CB6E4D" w:rsidRPr="00CB6E4D" w:rsidRDefault="00CB6E4D" w:rsidP="00CB6E4D">
      <w:pPr>
        <w:spacing w:after="0" w:line="240" w:lineRule="auto"/>
        <w:jc w:val="both"/>
        <w:rPr>
          <w:rFonts w:ascii="Times New Roman" w:hAnsi="Times New Roman" w:cs="Times New Roman"/>
          <w:sz w:val="24"/>
          <w:szCs w:val="24"/>
        </w:rPr>
      </w:pPr>
      <w:r w:rsidRPr="00CB6E4D">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1</m:t>
            </m:r>
          </m:sub>
        </m:sSub>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2</m:t>
            </m:r>
          </m:sub>
        </m:sSub>
      </m:oMath>
      <w:r w:rsidRPr="00CB6E4D">
        <w:rPr>
          <w:rFonts w:ascii="Times New Roman" w:eastAsiaTheme="minorEastAsia" w:hAnsi="Times New Roman" w:cs="Times New Roman"/>
          <w:sz w:val="24"/>
          <w:szCs w:val="24"/>
        </w:rPr>
        <w:t xml:space="preserve"> repr</w:t>
      </w:r>
      <w:proofErr w:type="spellStart"/>
      <w:r w:rsidRPr="00CB6E4D">
        <w:rPr>
          <w:rFonts w:ascii="Times New Roman" w:eastAsiaTheme="minorEastAsia" w:hAnsi="Times New Roman" w:cs="Times New Roman"/>
          <w:sz w:val="24"/>
          <w:szCs w:val="24"/>
        </w:rPr>
        <w:t>esent</w:t>
      </w:r>
      <w:proofErr w:type="spellEnd"/>
      <w:r w:rsidRPr="00CB6E4D">
        <w:rPr>
          <w:rFonts w:ascii="Times New Roman" w:eastAsiaTheme="minorEastAsia" w:hAnsi="Times New Roman" w:cs="Times New Roman"/>
          <w:sz w:val="24"/>
          <w:szCs w:val="24"/>
        </w:rPr>
        <w:t xml:space="preserve"> the lengths of a fish at ages </w:t>
      </w:r>
      <m:oMath>
        <m:sSub>
          <m:sSubPr>
            <m:ctrlPr>
              <w:rPr>
                <w:rFonts w:ascii="Cambria Math" w:hAnsi="Cambria Math" w:cs="Times New Roman"/>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1</m:t>
            </m:r>
          </m:sub>
        </m:sSub>
      </m:oMath>
      <w:r w:rsidRPr="00CB6E4D">
        <w:rPr>
          <w:rFonts w:ascii="Times New Roman" w:eastAsiaTheme="minorEastAsia"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2</m:t>
            </m:r>
          </m:sub>
        </m:sSub>
      </m:oMath>
      <w:r w:rsidRPr="00CB6E4D">
        <w:rPr>
          <w:rFonts w:ascii="Times New Roman" w:eastAsiaTheme="minorEastAsia" w:hAnsi="Times New Roman" w:cs="Times New Roman"/>
          <w:sz w:val="24"/>
          <w:szCs w:val="24"/>
        </w:rPr>
        <w:t xml:space="preserve">, and </w:t>
      </w:r>
      <w:r w:rsidRPr="00CB6E4D">
        <w:rPr>
          <w:rFonts w:ascii="Times New Roman" w:eastAsiaTheme="minorEastAsia" w:hAnsi="Times New Roman" w:cs="Times New Roman"/>
          <w:i/>
          <w:sz w:val="24"/>
          <w:szCs w:val="24"/>
        </w:rPr>
        <w:t>k</w:t>
      </w:r>
      <w:r w:rsidRPr="00CB6E4D">
        <w:rPr>
          <w:rFonts w:ascii="Times New Roman" w:eastAsiaTheme="minorEastAsia" w:hAnsi="Times New Roman" w:cs="Times New Roman"/>
          <w:sz w:val="24"/>
          <w:szCs w:val="24"/>
        </w:rPr>
        <w:t xml:space="preserve"> is the Brody growth parameter as before. An individual fish’s annual growth increment is subject to a bias-corrected lognormal error term.</w:t>
      </w:r>
      <w:r w:rsidRPr="00CB6E4D">
        <w:rPr>
          <w:rFonts w:ascii="Times New Roman" w:hAnsi="Times New Roman" w:cs="Times New Roman"/>
          <w:sz w:val="24"/>
          <w:szCs w:val="24"/>
        </w:rPr>
        <w:t xml:space="preserve"> Depending on the scenario, the different </w:t>
      </w:r>
      <m:oMath>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m:t>
            </m:r>
          </m:sub>
        </m:sSub>
        <m:r>
          <w:rPr>
            <w:rFonts w:ascii="Cambria Math" w:hAnsi="Cambria Math" w:cs="Times New Roman"/>
            <w:sz w:val="24"/>
            <w:szCs w:val="24"/>
          </w:rPr>
          <m:t>,  k</m:t>
        </m:r>
      </m:oMath>
      <w:r w:rsidRPr="00CB6E4D">
        <w:rPr>
          <w:rFonts w:ascii="Times New Roman" w:eastAsiaTheme="minorEastAsia" w:hAnsi="Times New Roman" w:cs="Times New Roman"/>
          <w:sz w:val="24"/>
          <w:szCs w:val="24"/>
        </w:rPr>
        <w:t xml:space="preserve"> regimes are either assigned completely distinct latitudinal ranges or ranges with some overlap. To simulate spatial zones, fish locations </w:t>
      </w:r>
      <w:r w:rsidRPr="00CB6E4D">
        <w:rPr>
          <w:rFonts w:ascii="Times New Roman" w:eastAsiaTheme="minorEastAsia" w:hAnsi="Times New Roman" w:cs="Times New Roman"/>
          <w:sz w:val="24"/>
          <w:szCs w:val="24"/>
        </w:rPr>
        <w:lastRenderedPageBreak/>
        <w:t xml:space="preserve">were sampled from a uniform distribution with boundaries specific to a certain growth ‘Regime’, or set of life history characteristics. </w:t>
      </w:r>
      <w:r w:rsidRPr="00CB6E4D">
        <w:rPr>
          <w:rFonts w:ascii="Times New Roman" w:hAnsi="Times New Roman" w:cs="Times New Roman"/>
          <w:sz w:val="24"/>
          <w:szCs w:val="24"/>
        </w:rPr>
        <w:t xml:space="preserve">Regime 1 refers to a central Pacific billfish-like species, where </w:t>
      </w:r>
      <w:r w:rsidRPr="00CB6E4D">
        <w:rPr>
          <w:rFonts w:ascii="Times New Roman" w:hAnsi="Times New Roman" w:cs="Times New Roman"/>
          <w:i/>
          <w:sz w:val="24"/>
          <w:szCs w:val="24"/>
        </w:rPr>
        <w:t>L</w:t>
      </w:r>
      <w:r w:rsidRPr="00CB6E4D">
        <w:rPr>
          <w:rFonts w:ascii="Times New Roman" w:hAnsi="Times New Roman" w:cs="Times New Roman"/>
          <w:sz w:val="24"/>
          <w:szCs w:val="24"/>
          <w:vertAlign w:val="subscript"/>
        </w:rPr>
        <w:t>∞</w:t>
      </w:r>
      <w:r w:rsidRPr="00CB6E4D">
        <w:rPr>
          <w:rFonts w:ascii="Times New Roman" w:hAnsi="Times New Roman" w:cs="Times New Roman"/>
          <w:sz w:val="24"/>
          <w:szCs w:val="24"/>
        </w:rPr>
        <w:t xml:space="preserve"> = 220cm and </w:t>
      </w:r>
      <w:r w:rsidRPr="00CB6E4D">
        <w:rPr>
          <w:rFonts w:ascii="Times New Roman" w:hAnsi="Times New Roman" w:cs="Times New Roman"/>
          <w:i/>
          <w:sz w:val="24"/>
          <w:szCs w:val="24"/>
        </w:rPr>
        <w:t>k</w:t>
      </w:r>
      <w:r w:rsidRPr="00CB6E4D">
        <w:rPr>
          <w:rFonts w:ascii="Times New Roman" w:hAnsi="Times New Roman" w:cs="Times New Roman"/>
          <w:sz w:val="24"/>
          <w:szCs w:val="24"/>
        </w:rPr>
        <w:t xml:space="preserve"> = 0.258 in Regime 2 </w:t>
      </w:r>
      <w:r w:rsidRPr="00CB6E4D">
        <w:rPr>
          <w:rFonts w:ascii="Times New Roman" w:hAnsi="Times New Roman" w:cs="Times New Roman"/>
          <w:i/>
          <w:sz w:val="24"/>
          <w:szCs w:val="24"/>
        </w:rPr>
        <w:t>L</w:t>
      </w:r>
      <w:r w:rsidRPr="00CB6E4D">
        <w:rPr>
          <w:rFonts w:ascii="Times New Roman" w:hAnsi="Times New Roman" w:cs="Times New Roman"/>
          <w:sz w:val="24"/>
          <w:szCs w:val="24"/>
          <w:vertAlign w:val="subscript"/>
        </w:rPr>
        <w:t>∞</w:t>
      </w:r>
      <w:r w:rsidRPr="00CB6E4D">
        <w:rPr>
          <w:rFonts w:ascii="Times New Roman" w:hAnsi="Times New Roman" w:cs="Times New Roman"/>
          <w:sz w:val="24"/>
          <w:szCs w:val="24"/>
        </w:rPr>
        <w:t xml:space="preserve">= 350cm, Regime 3 </w:t>
      </w:r>
      <w:r w:rsidRPr="00CB6E4D">
        <w:rPr>
          <w:rFonts w:ascii="Times New Roman" w:hAnsi="Times New Roman" w:cs="Times New Roman"/>
          <w:i/>
          <w:sz w:val="24"/>
          <w:szCs w:val="24"/>
        </w:rPr>
        <w:t>k</w:t>
      </w:r>
      <w:r w:rsidRPr="00CB6E4D">
        <w:rPr>
          <w:rFonts w:ascii="Times New Roman" w:hAnsi="Times New Roman" w:cs="Times New Roman"/>
          <w:sz w:val="24"/>
          <w:szCs w:val="24"/>
        </w:rPr>
        <w:t xml:space="preserve"> = 0.45, and Regime 3 </w:t>
      </w:r>
      <w:r w:rsidRPr="00CB6E4D">
        <w:rPr>
          <w:rFonts w:ascii="Times New Roman" w:hAnsi="Times New Roman" w:cs="Times New Roman"/>
          <w:i/>
          <w:sz w:val="24"/>
          <w:szCs w:val="24"/>
        </w:rPr>
        <w:t>L</w:t>
      </w:r>
      <w:r w:rsidRPr="00CB6E4D">
        <w:rPr>
          <w:rFonts w:ascii="Times New Roman" w:hAnsi="Times New Roman" w:cs="Times New Roman"/>
          <w:sz w:val="24"/>
          <w:szCs w:val="24"/>
          <w:vertAlign w:val="subscript"/>
        </w:rPr>
        <w:t>∞</w:t>
      </w:r>
      <w:r w:rsidRPr="00CB6E4D">
        <w:rPr>
          <w:rFonts w:ascii="Times New Roman" w:hAnsi="Times New Roman" w:cs="Times New Roman"/>
          <w:sz w:val="24"/>
          <w:szCs w:val="24"/>
        </w:rPr>
        <w:t xml:space="preserve">= 250cm, </w:t>
      </w:r>
      <w:r w:rsidRPr="00CB6E4D">
        <w:rPr>
          <w:rFonts w:ascii="Times New Roman" w:hAnsi="Times New Roman" w:cs="Times New Roman"/>
          <w:i/>
          <w:sz w:val="24"/>
          <w:szCs w:val="24"/>
        </w:rPr>
        <w:t>k</w:t>
      </w:r>
      <w:r w:rsidRPr="00CB6E4D">
        <w:rPr>
          <w:rFonts w:ascii="Times New Roman" w:hAnsi="Times New Roman" w:cs="Times New Roman"/>
          <w:sz w:val="24"/>
          <w:szCs w:val="24"/>
        </w:rPr>
        <w:t xml:space="preserve"> = 0.3. </w:t>
      </w:r>
      <w:r w:rsidRPr="00CB6E4D">
        <w:rPr>
          <w:rFonts w:ascii="Times New Roman" w:eastAsiaTheme="minorEastAsia" w:hAnsi="Times New Roman" w:cs="Times New Roman"/>
          <w:sz w:val="24"/>
          <w:szCs w:val="24"/>
        </w:rPr>
        <w:t xml:space="preserve">In all except the final scenario, the latitude of fish grown under Regime 1 </w:t>
      </w:r>
      <w:r w:rsidRPr="00CB6E4D">
        <w:rPr>
          <w:rFonts w:ascii="Times New Roman" w:hAnsi="Times New Roman" w:cs="Times New Roman"/>
          <w:sz w:val="24"/>
          <w:szCs w:val="24"/>
        </w:rPr>
        <w:t>sampled from a uniform distribution between 0° and 25°; For Regimes 2 and 3 latitude is sampled uniformly from 25° to 50°. In the final scenario, fish simulated under life history Regime 1 are assigned latitudes sampled uniformly from 1° to 49°, and those simulated under Regime 2 have locations uniformly sampled from 49° to 50°.</w:t>
      </w:r>
    </w:p>
    <w:p w14:paraId="3981B93D" w14:textId="292EB570" w:rsidR="00CB6E4D" w:rsidRPr="00CB6E4D" w:rsidRDefault="00CB6E4D" w:rsidP="00CB6E4D">
      <w:pPr>
        <w:spacing w:before="240" w:after="0" w:line="240" w:lineRule="auto"/>
        <w:jc w:val="both"/>
        <w:rPr>
          <w:rFonts w:ascii="Times New Roman" w:hAnsi="Times New Roman" w:cs="Times New Roman"/>
          <w:sz w:val="24"/>
          <w:szCs w:val="24"/>
        </w:rPr>
      </w:pPr>
      <w:r w:rsidRPr="00CB6E4D">
        <w:rPr>
          <w:rFonts w:ascii="Times New Roman" w:hAnsi="Times New Roman" w:cs="Times New Roman"/>
          <w:sz w:val="24"/>
          <w:szCs w:val="24"/>
        </w:rPr>
        <w:t xml:space="preserve">The simulation scenarios described in </w:t>
      </w:r>
      <w:r w:rsidRPr="00CB6E4D">
        <w:rPr>
          <w:rFonts w:ascii="Times New Roman" w:hAnsi="Times New Roman" w:cs="Times New Roman"/>
          <w:sz w:val="24"/>
          <w:szCs w:val="24"/>
        </w:rPr>
        <w:fldChar w:fldCharType="begin"/>
      </w:r>
      <w:r w:rsidRPr="00CB6E4D">
        <w:rPr>
          <w:rFonts w:ascii="Times New Roman" w:hAnsi="Times New Roman" w:cs="Times New Roman"/>
          <w:sz w:val="24"/>
          <w:szCs w:val="24"/>
        </w:rPr>
        <w:instrText xml:space="preserve"> REF _Ref872431 \h </w:instrText>
      </w:r>
      <w:r w:rsidRPr="00CB6E4D">
        <w:rPr>
          <w:rFonts w:ascii="Times New Roman" w:hAnsi="Times New Roman" w:cs="Times New Roman"/>
          <w:sz w:val="24"/>
          <w:szCs w:val="24"/>
        </w:rPr>
      </w:r>
      <w:r w:rsidRPr="00CB6E4D">
        <w:rPr>
          <w:rFonts w:ascii="Times New Roman" w:hAnsi="Times New Roman" w:cs="Times New Roman"/>
          <w:sz w:val="24"/>
          <w:szCs w:val="24"/>
        </w:rPr>
        <w:instrText xml:space="preserve"> \* MERGEFORMAT </w:instrText>
      </w:r>
      <w:r w:rsidRPr="00CB6E4D">
        <w:rPr>
          <w:rFonts w:ascii="Times New Roman" w:hAnsi="Times New Roman" w:cs="Times New Roman"/>
          <w:sz w:val="24"/>
          <w:szCs w:val="24"/>
        </w:rPr>
        <w:fldChar w:fldCharType="separate"/>
      </w:r>
      <w:r w:rsidRPr="00CB6E4D">
        <w:rPr>
          <w:rFonts w:ascii="Times New Roman" w:hAnsi="Times New Roman" w:cs="Times New Roman"/>
          <w:sz w:val="24"/>
          <w:szCs w:val="24"/>
        </w:rPr>
        <w:t xml:space="preserve">Table </w:t>
      </w:r>
      <w:r w:rsidRPr="00CB6E4D">
        <w:rPr>
          <w:rFonts w:ascii="Times New Roman" w:hAnsi="Times New Roman" w:cs="Times New Roman"/>
          <w:noProof/>
          <w:sz w:val="24"/>
          <w:szCs w:val="24"/>
        </w:rPr>
        <w:t>1</w:t>
      </w:r>
      <w:r w:rsidRPr="00CB6E4D">
        <w:rPr>
          <w:rFonts w:ascii="Times New Roman" w:hAnsi="Times New Roman" w:cs="Times New Roman"/>
          <w:sz w:val="24"/>
          <w:szCs w:val="24"/>
        </w:rPr>
        <w:fldChar w:fldCharType="end"/>
      </w:r>
      <w:r w:rsidRPr="00CB6E4D">
        <w:rPr>
          <w:rFonts w:ascii="Times New Roman" w:hAnsi="Times New Roman" w:cs="Times New Roman"/>
          <w:sz w:val="24"/>
          <w:szCs w:val="24"/>
        </w:rPr>
        <w:t xml:space="preserve"> were designed to represent a variety of possible regimes in spatial growth variation. Under each scenario, we generated 100 replicate datasets which averaged 720 age-six fish per dataset, and tabulated the frequency at which a given (true) break point was identified using the method described above.  The method was evaluated based on: a) if it was able to accurately detect the presence or absence and location of ‘break point(s)’ in space, and b) the coverage probability of VGBF parameter estimates when data were re-aggregated at the proposed break point. </w:t>
      </w:r>
      <w:r w:rsidRPr="00CB6E4D">
        <w:rPr>
          <w:rFonts w:ascii="Times New Roman" w:hAnsi="Times New Roman" w:cs="Times New Roman"/>
          <w:sz w:val="24"/>
          <w:szCs w:val="24"/>
        </w:rPr>
        <w:fldChar w:fldCharType="begin"/>
      </w:r>
      <w:r w:rsidRPr="00CB6E4D">
        <w:rPr>
          <w:rFonts w:ascii="Times New Roman" w:hAnsi="Times New Roman" w:cs="Times New Roman"/>
          <w:sz w:val="24"/>
          <w:szCs w:val="24"/>
        </w:rPr>
        <w:instrText xml:space="preserve"> REF _Ref2004405 \h </w:instrText>
      </w:r>
      <w:r w:rsidRPr="00CB6E4D">
        <w:rPr>
          <w:rFonts w:ascii="Times New Roman" w:hAnsi="Times New Roman" w:cs="Times New Roman"/>
          <w:sz w:val="24"/>
          <w:szCs w:val="24"/>
        </w:rPr>
      </w:r>
      <w:r w:rsidRPr="00CB6E4D">
        <w:rPr>
          <w:rFonts w:ascii="Times New Roman" w:hAnsi="Times New Roman" w:cs="Times New Roman"/>
          <w:sz w:val="24"/>
          <w:szCs w:val="24"/>
        </w:rPr>
        <w:instrText xml:space="preserve"> \* MERGEFORMAT </w:instrText>
      </w:r>
      <w:r w:rsidRPr="00CB6E4D">
        <w:rPr>
          <w:rFonts w:ascii="Times New Roman" w:hAnsi="Times New Roman" w:cs="Times New Roman"/>
          <w:sz w:val="24"/>
          <w:szCs w:val="24"/>
        </w:rPr>
        <w:fldChar w:fldCharType="separate"/>
      </w:r>
      <w:r w:rsidRPr="00CB6E4D">
        <w:rPr>
          <w:rFonts w:ascii="Times New Roman" w:hAnsi="Times New Roman" w:cs="Times New Roman"/>
          <w:sz w:val="24"/>
          <w:szCs w:val="24"/>
        </w:rPr>
        <w:t xml:space="preserve">Figure </w:t>
      </w:r>
      <w:r w:rsidRPr="00CB6E4D">
        <w:rPr>
          <w:rFonts w:ascii="Times New Roman" w:hAnsi="Times New Roman" w:cs="Times New Roman"/>
          <w:noProof/>
          <w:sz w:val="24"/>
          <w:szCs w:val="24"/>
        </w:rPr>
        <w:t>1</w:t>
      </w:r>
      <w:r w:rsidRPr="00CB6E4D">
        <w:rPr>
          <w:rFonts w:ascii="Times New Roman" w:hAnsi="Times New Roman" w:cs="Times New Roman"/>
          <w:sz w:val="24"/>
          <w:szCs w:val="24"/>
        </w:rPr>
        <w:fldChar w:fldCharType="end"/>
      </w:r>
      <w:r w:rsidRPr="00CB6E4D">
        <w:rPr>
          <w:rFonts w:ascii="Times New Roman" w:hAnsi="Times New Roman" w:cs="Times New Roman"/>
          <w:sz w:val="24"/>
          <w:szCs w:val="24"/>
        </w:rPr>
        <w:t xml:space="preserve"> illustrates the latitudinal distribution of age-six fish for an example of one simulated dataset (of 100) under each scenario.</w:t>
      </w:r>
    </w:p>
    <w:p w14:paraId="34654DF6" w14:textId="77777777" w:rsidR="0053147F" w:rsidRPr="00C05D32" w:rsidRDefault="0053147F" w:rsidP="00C05D32">
      <w:pPr>
        <w:spacing w:before="240" w:after="0" w:line="240" w:lineRule="auto"/>
        <w:jc w:val="both"/>
        <w:rPr>
          <w:rFonts w:ascii="Times New Roman" w:hAnsi="Times New Roman" w:cs="Times New Roman"/>
          <w:sz w:val="24"/>
          <w:szCs w:val="24"/>
        </w:rPr>
      </w:pPr>
    </w:p>
    <w:tbl>
      <w:tblPr>
        <w:tblStyle w:val="TableGrid"/>
        <w:tblW w:w="9455" w:type="dxa"/>
        <w:tblLook w:val="04A0" w:firstRow="1" w:lastRow="0" w:firstColumn="1" w:lastColumn="0" w:noHBand="0" w:noVBand="1"/>
      </w:tblPr>
      <w:tblGrid>
        <w:gridCol w:w="4780"/>
        <w:gridCol w:w="4675"/>
      </w:tblGrid>
      <w:tr w:rsidR="0053147F" w:rsidRPr="00C05D32" w14:paraId="77E6AF0C" w14:textId="77777777" w:rsidTr="00216464">
        <w:trPr>
          <w:trHeight w:val="20"/>
        </w:trPr>
        <w:tc>
          <w:tcPr>
            <w:tcW w:w="4780" w:type="dxa"/>
          </w:tcPr>
          <w:p w14:paraId="2D6CB082" w14:textId="77777777" w:rsidR="0053147F" w:rsidRPr="00C05D32" w:rsidRDefault="0053147F" w:rsidP="00C05D32">
            <w:pPr>
              <w:rPr>
                <w:rFonts w:ascii="Times New Roman" w:hAnsi="Times New Roman" w:cs="Times New Roman"/>
                <w:b/>
                <w:sz w:val="24"/>
                <w:szCs w:val="24"/>
              </w:rPr>
            </w:pPr>
            <w:r w:rsidRPr="00C05D32">
              <w:rPr>
                <w:rFonts w:ascii="Times New Roman" w:hAnsi="Times New Roman" w:cs="Times New Roman"/>
                <w:b/>
                <w:sz w:val="24"/>
                <w:szCs w:val="24"/>
              </w:rPr>
              <w:t>Scenario Description</w:t>
            </w:r>
          </w:p>
        </w:tc>
        <w:tc>
          <w:tcPr>
            <w:tcW w:w="4675" w:type="dxa"/>
          </w:tcPr>
          <w:p w14:paraId="3DBC3269" w14:textId="77777777" w:rsidR="0053147F" w:rsidRPr="00C05D32" w:rsidRDefault="0053147F" w:rsidP="00C05D32">
            <w:pPr>
              <w:rPr>
                <w:rFonts w:ascii="Times New Roman" w:hAnsi="Times New Roman" w:cs="Times New Roman"/>
                <w:b/>
                <w:sz w:val="24"/>
                <w:szCs w:val="24"/>
              </w:rPr>
            </w:pPr>
            <w:r w:rsidRPr="00C05D32">
              <w:rPr>
                <w:rFonts w:ascii="Times New Roman" w:hAnsi="Times New Roman" w:cs="Times New Roman"/>
                <w:b/>
                <w:sz w:val="24"/>
                <w:szCs w:val="24"/>
              </w:rPr>
              <w:t>Spatial Stratification</w:t>
            </w:r>
          </w:p>
        </w:tc>
      </w:tr>
      <w:tr w:rsidR="0053147F" w:rsidRPr="00C05D32" w14:paraId="17010DB3" w14:textId="77777777" w:rsidTr="00216464">
        <w:trPr>
          <w:trHeight w:val="20"/>
        </w:trPr>
        <w:tc>
          <w:tcPr>
            <w:tcW w:w="4780" w:type="dxa"/>
          </w:tcPr>
          <w:p w14:paraId="67D65572" w14:textId="77777777" w:rsidR="0053147F" w:rsidRPr="00C05D32" w:rsidRDefault="0053147F" w:rsidP="00C05D32">
            <w:pPr>
              <w:rPr>
                <w:rFonts w:ascii="Times New Roman" w:hAnsi="Times New Roman" w:cs="Times New Roman"/>
                <w:sz w:val="24"/>
                <w:szCs w:val="24"/>
              </w:rPr>
            </w:pPr>
            <w:r w:rsidRPr="00C05D32">
              <w:rPr>
                <w:rFonts w:ascii="Times New Roman" w:hAnsi="Times New Roman" w:cs="Times New Roman"/>
                <w:sz w:val="24"/>
                <w:szCs w:val="24"/>
              </w:rPr>
              <w:t>No spatial breaks</w:t>
            </w:r>
          </w:p>
        </w:tc>
        <w:tc>
          <w:tcPr>
            <w:tcW w:w="4675" w:type="dxa"/>
          </w:tcPr>
          <w:p w14:paraId="2498DA72" w14:textId="2001D7F1" w:rsidR="0053147F" w:rsidRPr="00C05D32" w:rsidRDefault="0053147F" w:rsidP="00C05D32">
            <w:pPr>
              <w:rPr>
                <w:rFonts w:ascii="Times New Roman" w:hAnsi="Times New Roman" w:cs="Times New Roman"/>
                <w:sz w:val="24"/>
                <w:szCs w:val="24"/>
              </w:rPr>
            </w:pPr>
            <w:r w:rsidRPr="00C05D32">
              <w:rPr>
                <w:rFonts w:ascii="Times New Roman" w:hAnsi="Times New Roman" w:cs="Times New Roman"/>
                <w:sz w:val="24"/>
                <w:szCs w:val="24"/>
              </w:rPr>
              <w:t xml:space="preserve">Latitude is uniform random variable for all </w:t>
            </w:r>
            <w:r w:rsidR="004E2263" w:rsidRPr="00C05D32">
              <w:rPr>
                <w:rFonts w:ascii="Times New Roman" w:hAnsi="Times New Roman" w:cs="Times New Roman"/>
                <w:sz w:val="24"/>
                <w:szCs w:val="24"/>
              </w:rPr>
              <w:t>observations</w:t>
            </w:r>
          </w:p>
        </w:tc>
      </w:tr>
      <w:tr w:rsidR="0053147F" w:rsidRPr="00C05D32" w14:paraId="42F2E4F3" w14:textId="77777777" w:rsidTr="00216464">
        <w:trPr>
          <w:trHeight w:val="20"/>
        </w:trPr>
        <w:tc>
          <w:tcPr>
            <w:tcW w:w="4780" w:type="dxa"/>
          </w:tcPr>
          <w:p w14:paraId="1E774E0B" w14:textId="5AD86E9D" w:rsidR="0053147F" w:rsidRPr="00C05D32" w:rsidRDefault="0053147F" w:rsidP="008E00F9">
            <w:pPr>
              <w:rPr>
                <w:rFonts w:ascii="Times New Roman" w:hAnsi="Times New Roman" w:cs="Times New Roman"/>
                <w:sz w:val="24"/>
                <w:szCs w:val="24"/>
              </w:rPr>
            </w:pPr>
            <w:r w:rsidRPr="00C05D32">
              <w:rPr>
                <w:rFonts w:ascii="Times New Roman" w:hAnsi="Times New Roman" w:cs="Times New Roman"/>
                <w:sz w:val="24"/>
                <w:szCs w:val="24"/>
              </w:rPr>
              <w:t>Single, spatial break in middle of range, with no overlap and strong contrast</w:t>
            </w:r>
          </w:p>
        </w:tc>
        <w:tc>
          <w:tcPr>
            <w:tcW w:w="4675" w:type="dxa"/>
          </w:tcPr>
          <w:p w14:paraId="61F9B072" w14:textId="77777777" w:rsidR="0053147F" w:rsidRPr="00C05D32" w:rsidRDefault="0053147F" w:rsidP="008E00F9">
            <w:pPr>
              <w:rPr>
                <w:rFonts w:ascii="Times New Roman" w:hAnsi="Times New Roman" w:cs="Times New Roman"/>
                <w:sz w:val="24"/>
                <w:szCs w:val="24"/>
              </w:rPr>
            </w:pPr>
            <w:r w:rsidRPr="00C05D32">
              <w:rPr>
                <w:rFonts w:ascii="Times New Roman" w:hAnsi="Times New Roman" w:cs="Times New Roman"/>
                <w:sz w:val="24"/>
                <w:szCs w:val="24"/>
              </w:rPr>
              <w:t xml:space="preserve">Latitude ~ </w:t>
            </w:r>
            <w:proofErr w:type="gramStart"/>
            <w:r w:rsidRPr="00C05D32">
              <w:rPr>
                <w:rFonts w:ascii="Times New Roman" w:hAnsi="Times New Roman" w:cs="Times New Roman"/>
                <w:sz w:val="24"/>
                <w:szCs w:val="24"/>
              </w:rPr>
              <w:t>U[</w:t>
            </w:r>
            <w:proofErr w:type="gramEnd"/>
            <w:r w:rsidRPr="00C05D32">
              <w:rPr>
                <w:rFonts w:ascii="Times New Roman" w:hAnsi="Times New Roman" w:cs="Times New Roman"/>
                <w:sz w:val="24"/>
                <w:szCs w:val="24"/>
              </w:rPr>
              <w:t>0,25]  under growth Regime 1; Latitude ~ U[25,50] under Regime 2</w:t>
            </w:r>
          </w:p>
        </w:tc>
      </w:tr>
      <w:tr w:rsidR="0053147F" w:rsidRPr="00C05D32" w14:paraId="6C912F5A" w14:textId="77777777" w:rsidTr="00216464">
        <w:trPr>
          <w:trHeight w:val="20"/>
        </w:trPr>
        <w:tc>
          <w:tcPr>
            <w:tcW w:w="4780" w:type="dxa"/>
          </w:tcPr>
          <w:p w14:paraId="7B460874" w14:textId="3C186D94" w:rsidR="0053147F" w:rsidRPr="00C05D32" w:rsidRDefault="0053147F" w:rsidP="008E00F9">
            <w:pPr>
              <w:rPr>
                <w:rFonts w:ascii="Times New Roman" w:hAnsi="Times New Roman" w:cs="Times New Roman"/>
                <w:sz w:val="24"/>
                <w:szCs w:val="24"/>
              </w:rPr>
            </w:pPr>
            <w:r w:rsidRPr="00C05D32">
              <w:rPr>
                <w:rFonts w:ascii="Times New Roman" w:hAnsi="Times New Roman" w:cs="Times New Roman"/>
                <w:sz w:val="24"/>
                <w:szCs w:val="24"/>
              </w:rPr>
              <w:t>Single, spatial break at 25 degrees with no overlap and reduced contrast</w:t>
            </w:r>
          </w:p>
        </w:tc>
        <w:tc>
          <w:tcPr>
            <w:tcW w:w="4675" w:type="dxa"/>
          </w:tcPr>
          <w:p w14:paraId="48BF4399" w14:textId="77777777" w:rsidR="0053147F" w:rsidRPr="00C05D32" w:rsidRDefault="0053147F" w:rsidP="008E00F9">
            <w:pPr>
              <w:rPr>
                <w:rFonts w:ascii="Times New Roman" w:hAnsi="Times New Roman" w:cs="Times New Roman"/>
                <w:sz w:val="24"/>
                <w:szCs w:val="24"/>
              </w:rPr>
            </w:pPr>
            <w:r w:rsidRPr="00C05D32">
              <w:rPr>
                <w:rFonts w:ascii="Times New Roman" w:hAnsi="Times New Roman" w:cs="Times New Roman"/>
                <w:sz w:val="24"/>
                <w:szCs w:val="24"/>
              </w:rPr>
              <w:t xml:space="preserve">Latitude ~ </w:t>
            </w:r>
            <w:proofErr w:type="gramStart"/>
            <w:r w:rsidRPr="00C05D32">
              <w:rPr>
                <w:rFonts w:ascii="Times New Roman" w:hAnsi="Times New Roman" w:cs="Times New Roman"/>
                <w:sz w:val="24"/>
                <w:szCs w:val="24"/>
              </w:rPr>
              <w:t>U[</w:t>
            </w:r>
            <w:proofErr w:type="gramEnd"/>
            <w:r w:rsidRPr="00C05D32">
              <w:rPr>
                <w:rFonts w:ascii="Times New Roman" w:hAnsi="Times New Roman" w:cs="Times New Roman"/>
                <w:sz w:val="24"/>
                <w:szCs w:val="24"/>
              </w:rPr>
              <w:t>0,25]  under growth Regime 1; Latitude ~ U[25,50] under Regime 3</w:t>
            </w:r>
          </w:p>
        </w:tc>
      </w:tr>
      <w:tr w:rsidR="0053147F" w:rsidRPr="00C05D32" w14:paraId="612A0188" w14:textId="77777777" w:rsidTr="00216464">
        <w:trPr>
          <w:trHeight w:val="20"/>
        </w:trPr>
        <w:tc>
          <w:tcPr>
            <w:tcW w:w="4780" w:type="dxa"/>
          </w:tcPr>
          <w:p w14:paraId="18D289AE" w14:textId="77777777" w:rsidR="0053147F" w:rsidRPr="00C05D32" w:rsidRDefault="0053147F" w:rsidP="008E00F9">
            <w:pPr>
              <w:rPr>
                <w:rFonts w:ascii="Times New Roman" w:hAnsi="Times New Roman" w:cs="Times New Roman"/>
                <w:sz w:val="24"/>
                <w:szCs w:val="24"/>
              </w:rPr>
            </w:pPr>
            <w:r w:rsidRPr="00C05D32">
              <w:rPr>
                <w:rFonts w:ascii="Times New Roman" w:hAnsi="Times New Roman" w:cs="Times New Roman"/>
                <w:sz w:val="24"/>
                <w:szCs w:val="24"/>
              </w:rPr>
              <w:t>Single spatial break with some overlap</w:t>
            </w:r>
          </w:p>
        </w:tc>
        <w:tc>
          <w:tcPr>
            <w:tcW w:w="4675" w:type="dxa"/>
          </w:tcPr>
          <w:p w14:paraId="5FF8A6F5" w14:textId="77777777" w:rsidR="0053147F" w:rsidRPr="00C05D32" w:rsidRDefault="0053147F" w:rsidP="008E00F9">
            <w:pPr>
              <w:rPr>
                <w:rFonts w:ascii="Times New Roman" w:hAnsi="Times New Roman" w:cs="Times New Roman"/>
                <w:sz w:val="24"/>
                <w:szCs w:val="24"/>
              </w:rPr>
            </w:pPr>
            <w:r w:rsidRPr="00C05D32">
              <w:rPr>
                <w:rFonts w:ascii="Times New Roman" w:hAnsi="Times New Roman" w:cs="Times New Roman"/>
                <w:sz w:val="24"/>
                <w:szCs w:val="24"/>
              </w:rPr>
              <w:t xml:space="preserve">Latitude ~ </w:t>
            </w:r>
            <w:proofErr w:type="gramStart"/>
            <w:r w:rsidRPr="00C05D32">
              <w:rPr>
                <w:rFonts w:ascii="Times New Roman" w:hAnsi="Times New Roman" w:cs="Times New Roman"/>
                <w:sz w:val="24"/>
                <w:szCs w:val="24"/>
              </w:rPr>
              <w:t>U[</w:t>
            </w:r>
            <w:proofErr w:type="gramEnd"/>
            <w:r w:rsidRPr="00C05D32">
              <w:rPr>
                <w:rFonts w:ascii="Times New Roman" w:hAnsi="Times New Roman" w:cs="Times New Roman"/>
                <w:sz w:val="24"/>
                <w:szCs w:val="24"/>
              </w:rPr>
              <w:t>0,25]  under growth Regime 1; Latitude ~ U[20,50] under Regime 2</w:t>
            </w:r>
          </w:p>
        </w:tc>
      </w:tr>
      <w:tr w:rsidR="0053147F" w:rsidRPr="00C05D32" w14:paraId="352463B3" w14:textId="77777777" w:rsidTr="00216464">
        <w:trPr>
          <w:trHeight w:val="20"/>
        </w:trPr>
        <w:tc>
          <w:tcPr>
            <w:tcW w:w="4780" w:type="dxa"/>
          </w:tcPr>
          <w:p w14:paraId="2389BA44" w14:textId="77777777" w:rsidR="0053147F" w:rsidRPr="00C05D32" w:rsidRDefault="0053147F" w:rsidP="008E00F9">
            <w:pPr>
              <w:rPr>
                <w:rFonts w:ascii="Times New Roman" w:hAnsi="Times New Roman" w:cs="Times New Roman"/>
                <w:sz w:val="24"/>
                <w:szCs w:val="24"/>
              </w:rPr>
            </w:pPr>
            <w:r w:rsidRPr="00C05D32">
              <w:rPr>
                <w:rFonts w:ascii="Times New Roman" w:hAnsi="Times New Roman" w:cs="Times New Roman"/>
                <w:sz w:val="24"/>
                <w:szCs w:val="24"/>
              </w:rPr>
              <w:t xml:space="preserve">Single spatial break at edge of range with no overlap </w:t>
            </w:r>
          </w:p>
        </w:tc>
        <w:tc>
          <w:tcPr>
            <w:tcW w:w="4675" w:type="dxa"/>
          </w:tcPr>
          <w:p w14:paraId="75BB7FD7" w14:textId="77777777" w:rsidR="0053147F" w:rsidRPr="00C05D32" w:rsidRDefault="0053147F" w:rsidP="008E00F9">
            <w:pPr>
              <w:rPr>
                <w:rFonts w:ascii="Times New Roman" w:hAnsi="Times New Roman" w:cs="Times New Roman"/>
                <w:sz w:val="24"/>
                <w:szCs w:val="24"/>
              </w:rPr>
            </w:pPr>
            <w:r w:rsidRPr="00C05D32">
              <w:rPr>
                <w:rFonts w:ascii="Times New Roman" w:hAnsi="Times New Roman" w:cs="Times New Roman"/>
                <w:sz w:val="24"/>
                <w:szCs w:val="24"/>
              </w:rPr>
              <w:t xml:space="preserve">Latitude ~ </w:t>
            </w:r>
            <w:proofErr w:type="gramStart"/>
            <w:r w:rsidRPr="00C05D32">
              <w:rPr>
                <w:rFonts w:ascii="Times New Roman" w:hAnsi="Times New Roman" w:cs="Times New Roman"/>
                <w:sz w:val="24"/>
                <w:szCs w:val="24"/>
              </w:rPr>
              <w:t>U[</w:t>
            </w:r>
            <w:proofErr w:type="gramEnd"/>
            <w:r w:rsidRPr="00C05D32">
              <w:rPr>
                <w:rFonts w:ascii="Times New Roman" w:hAnsi="Times New Roman" w:cs="Times New Roman"/>
                <w:sz w:val="24"/>
                <w:szCs w:val="24"/>
              </w:rPr>
              <w:t>0,49]  under growth Regime 1; Latitude ~ U[49,50] under Regime 2</w:t>
            </w:r>
          </w:p>
        </w:tc>
      </w:tr>
    </w:tbl>
    <w:p w14:paraId="5011A8F6" w14:textId="398F1056" w:rsidR="0053147F" w:rsidRPr="00C05D32" w:rsidRDefault="0053147F" w:rsidP="005D35C0">
      <w:pPr>
        <w:pStyle w:val="Caption"/>
        <w:spacing w:before="240" w:after="0"/>
        <w:jc w:val="both"/>
      </w:pPr>
      <w:bookmarkStart w:id="1" w:name="_Ref872431"/>
      <w:bookmarkStart w:id="2" w:name="_Ref872422"/>
      <w:r w:rsidRPr="00C05D32">
        <w:t xml:space="preserve">Table </w:t>
      </w:r>
      <w:r w:rsidRPr="00C05D32">
        <w:rPr>
          <w:noProof/>
        </w:rPr>
        <w:fldChar w:fldCharType="begin"/>
      </w:r>
      <w:r w:rsidRPr="00C05D32">
        <w:rPr>
          <w:noProof/>
        </w:rPr>
        <w:instrText xml:space="preserve"> SEQ Table \* ARABIC </w:instrText>
      </w:r>
      <w:r w:rsidRPr="00C05D32">
        <w:rPr>
          <w:noProof/>
        </w:rPr>
        <w:fldChar w:fldCharType="separate"/>
      </w:r>
      <w:r w:rsidRPr="00C05D32">
        <w:rPr>
          <w:noProof/>
        </w:rPr>
        <w:t>1</w:t>
      </w:r>
      <w:r w:rsidRPr="00C05D32">
        <w:rPr>
          <w:noProof/>
        </w:rPr>
        <w:fldChar w:fldCharType="end"/>
      </w:r>
      <w:bookmarkEnd w:id="1"/>
      <w:r w:rsidRPr="00C05D32">
        <w:t xml:space="preserve">. Summary of simulated datasets used to test the proposal method in presence/absence of spatial variation in growth. Regime 1 refers to a central Pacific billfish-like species, where </w:t>
      </w:r>
      <w:r w:rsidRPr="00C05D32">
        <w:rPr>
          <w:i/>
        </w:rPr>
        <w:t>L</w:t>
      </w:r>
      <w:r w:rsidRPr="00C05D32">
        <w:rPr>
          <w:vertAlign w:val="subscript"/>
        </w:rPr>
        <w:t>∞</w:t>
      </w:r>
      <w:r w:rsidRPr="00C05D32">
        <w:t xml:space="preserve"> = 220</w:t>
      </w:r>
      <w:r w:rsidR="005D35C0" w:rsidRPr="00C05D32">
        <w:t>cm</w:t>
      </w:r>
      <w:r w:rsidRPr="00C05D32">
        <w:t xml:space="preserve"> and </w:t>
      </w:r>
      <w:r w:rsidRPr="00C05D32">
        <w:rPr>
          <w:i/>
        </w:rPr>
        <w:t>k</w:t>
      </w:r>
      <w:r w:rsidRPr="00C05D32">
        <w:t xml:space="preserve"> = 0.258; In Regime 2 </w:t>
      </w:r>
      <w:r w:rsidRPr="00C05D32">
        <w:rPr>
          <w:i/>
        </w:rPr>
        <w:t>L</w:t>
      </w:r>
      <w:r w:rsidRPr="00C05D32">
        <w:rPr>
          <w:vertAlign w:val="subscript"/>
        </w:rPr>
        <w:t>∞</w:t>
      </w:r>
      <w:r w:rsidRPr="00C05D32">
        <w:t>= 350</w:t>
      </w:r>
      <w:r w:rsidR="005D35C0" w:rsidRPr="00C05D32">
        <w:t>cm</w:t>
      </w:r>
      <w:r w:rsidRPr="00C05D32">
        <w:t xml:space="preserve">, </w:t>
      </w:r>
      <w:r w:rsidRPr="00C05D32">
        <w:rPr>
          <w:i/>
        </w:rPr>
        <w:t>k</w:t>
      </w:r>
      <w:r w:rsidRPr="00C05D32">
        <w:t xml:space="preserve"> = 0.45, and Regime 3 </w:t>
      </w:r>
      <w:r w:rsidRPr="00C05D32">
        <w:rPr>
          <w:i/>
        </w:rPr>
        <w:t>L</w:t>
      </w:r>
      <w:r w:rsidRPr="00C05D32">
        <w:rPr>
          <w:vertAlign w:val="subscript"/>
        </w:rPr>
        <w:t>∞</w:t>
      </w:r>
      <w:r w:rsidRPr="00C05D32">
        <w:t>= 250</w:t>
      </w:r>
      <w:r w:rsidR="005D35C0" w:rsidRPr="00C05D32">
        <w:t>cm</w:t>
      </w:r>
      <w:r w:rsidRPr="00C05D32">
        <w:t xml:space="preserve">, </w:t>
      </w:r>
      <w:r w:rsidRPr="00C05D32">
        <w:rPr>
          <w:i/>
        </w:rPr>
        <w:t>k</w:t>
      </w:r>
      <w:r w:rsidRPr="00C05D32">
        <w:t xml:space="preserve"> = 0.3.</w:t>
      </w:r>
      <w:bookmarkEnd w:id="2"/>
      <w:r w:rsidRPr="00C05D32">
        <w:t xml:space="preserve"> </w:t>
      </w:r>
    </w:p>
    <w:p w14:paraId="508BC487" w14:textId="1C13978E" w:rsidR="0053147F" w:rsidRPr="00C05D32" w:rsidRDefault="0053147F" w:rsidP="0066137D">
      <w:pPr>
        <w:spacing w:before="240" w:after="0" w:line="240" w:lineRule="auto"/>
        <w:jc w:val="both"/>
        <w:rPr>
          <w:rFonts w:ascii="Times New Roman" w:hAnsi="Times New Roman" w:cs="Times New Roman"/>
          <w:sz w:val="24"/>
          <w:szCs w:val="24"/>
        </w:rPr>
      </w:pPr>
      <w:r w:rsidRPr="00C05D32">
        <w:rPr>
          <w:rFonts w:ascii="Times New Roman" w:hAnsi="Times New Roman" w:cs="Times New Roman"/>
          <w:sz w:val="24"/>
          <w:szCs w:val="24"/>
        </w:rPr>
        <w:t>For each simulated dataset, we constructed a GAM function as described above, utilized the method of finite differences to identify time periods and/or locations where growth was changing quickly (where the confidence interval of the first derivative was outside of the 5</w:t>
      </w:r>
      <w:r w:rsidRPr="00C05D32">
        <w:rPr>
          <w:rFonts w:ascii="Times New Roman" w:hAnsi="Times New Roman" w:cs="Times New Roman"/>
          <w:sz w:val="24"/>
          <w:szCs w:val="24"/>
          <w:vertAlign w:val="superscript"/>
        </w:rPr>
        <w:t>th</w:t>
      </w:r>
      <w:r w:rsidRPr="00C05D32">
        <w:rPr>
          <w:rFonts w:ascii="Times New Roman" w:hAnsi="Times New Roman" w:cs="Times New Roman"/>
          <w:sz w:val="24"/>
          <w:szCs w:val="24"/>
        </w:rPr>
        <w:t xml:space="preserve"> to 95</w:t>
      </w:r>
      <w:r w:rsidRPr="00C05D32">
        <w:rPr>
          <w:rFonts w:ascii="Times New Roman" w:hAnsi="Times New Roman" w:cs="Times New Roman"/>
          <w:sz w:val="24"/>
          <w:szCs w:val="24"/>
          <w:vertAlign w:val="superscript"/>
        </w:rPr>
        <w:t>th</w:t>
      </w:r>
      <w:r w:rsidRPr="00C05D32">
        <w:rPr>
          <w:rFonts w:ascii="Times New Roman" w:hAnsi="Times New Roman" w:cs="Times New Roman"/>
          <w:sz w:val="24"/>
          <w:szCs w:val="24"/>
        </w:rPr>
        <w:t xml:space="preserve"> percentiles of the entire derivative set for that simulation, </w:t>
      </w:r>
      <w:r w:rsidRPr="00C05D32">
        <w:rPr>
          <w:rFonts w:ascii="Times New Roman" w:hAnsi="Times New Roman" w:cs="Times New Roman"/>
          <w:b/>
          <w:sz w:val="24"/>
          <w:szCs w:val="24"/>
        </w:rPr>
        <w:t xml:space="preserve">G </w:t>
      </w:r>
      <w:r w:rsidRPr="00C05D32">
        <w:rPr>
          <w:rFonts w:ascii="Times New Roman" w:hAnsi="Times New Roman" w:cs="Times New Roman"/>
          <w:sz w:val="24"/>
          <w:szCs w:val="24"/>
        </w:rPr>
        <w:t>and did not include zero). The data were then re-aggregated to match the most frequently identified spatial break point for that dataset, and fit to a VGBF in TMB to provide estimated life history parameters L</w:t>
      </w:r>
      <w:r w:rsidRPr="00C05D32">
        <w:rPr>
          <w:rFonts w:ascii="Times New Roman" w:hAnsi="Times New Roman" w:cs="Times New Roman"/>
          <w:sz w:val="24"/>
          <w:szCs w:val="24"/>
          <w:vertAlign w:val="subscript"/>
        </w:rPr>
        <w:t xml:space="preserve">∞ </w:t>
      </w:r>
      <w:r w:rsidRPr="00C05D32">
        <w:rPr>
          <w:rFonts w:ascii="Times New Roman" w:hAnsi="Times New Roman" w:cs="Times New Roman"/>
          <w:sz w:val="24"/>
          <w:szCs w:val="24"/>
        </w:rPr>
        <w:t xml:space="preserve">and </w:t>
      </w:r>
      <w:r w:rsidR="0066137D" w:rsidRPr="00C05D32">
        <w:rPr>
          <w:rFonts w:ascii="Times New Roman" w:hAnsi="Times New Roman" w:cs="Times New Roman"/>
          <w:sz w:val="24"/>
          <w:szCs w:val="24"/>
        </w:rPr>
        <w:t>k</w:t>
      </w:r>
      <w:r w:rsidRPr="00C05D32">
        <w:rPr>
          <w:rFonts w:ascii="Times New Roman" w:hAnsi="Times New Roman" w:cs="Times New Roman"/>
          <w:sz w:val="24"/>
          <w:szCs w:val="24"/>
        </w:rPr>
        <w:t>.</w:t>
      </w:r>
      <w:r w:rsidR="008E00F9" w:rsidRPr="00C05D32">
        <w:rPr>
          <w:rFonts w:ascii="Times New Roman" w:hAnsi="Times New Roman" w:cs="Times New Roman"/>
          <w:sz w:val="24"/>
          <w:szCs w:val="24"/>
        </w:rPr>
        <w:t xml:space="preserve"> </w:t>
      </w:r>
      <w:commentRangeStart w:id="3"/>
      <w:r w:rsidR="0066137D" w:rsidRPr="00C05D32">
        <w:rPr>
          <w:rFonts w:ascii="Times New Roman" w:hAnsi="Times New Roman" w:cs="Times New Roman"/>
          <w:sz w:val="24"/>
          <w:szCs w:val="24"/>
        </w:rPr>
        <w:t>The ‘coverage probability’ was computed as the proportion where the estimated 95% confidence interval for L</w:t>
      </w:r>
      <w:r w:rsidR="0066137D" w:rsidRPr="00C05D32">
        <w:rPr>
          <w:rFonts w:ascii="Times New Roman" w:hAnsi="Times New Roman" w:cs="Times New Roman"/>
          <w:sz w:val="24"/>
          <w:szCs w:val="24"/>
          <w:vertAlign w:val="subscript"/>
        </w:rPr>
        <w:t xml:space="preserve">∞ </w:t>
      </w:r>
      <w:r w:rsidR="0066137D" w:rsidRPr="00C05D32">
        <w:rPr>
          <w:rFonts w:ascii="Times New Roman" w:hAnsi="Times New Roman" w:cs="Times New Roman"/>
          <w:sz w:val="24"/>
          <w:szCs w:val="24"/>
        </w:rPr>
        <w:t xml:space="preserve">and k contained the true value </w:t>
      </w:r>
      <w:commentRangeEnd w:id="3"/>
      <w:r w:rsidR="0066137D" w:rsidRPr="00C05D32">
        <w:rPr>
          <w:rStyle w:val="CommentReference"/>
          <w:rFonts w:ascii="Times New Roman" w:hAnsi="Times New Roman" w:cs="Times New Roman"/>
          <w:sz w:val="24"/>
          <w:szCs w:val="24"/>
        </w:rPr>
        <w:commentReference w:id="3"/>
      </w:r>
    </w:p>
    <w:p w14:paraId="34F471C0" w14:textId="3A796234" w:rsidR="0053147F" w:rsidRPr="00C05D32" w:rsidRDefault="0053147F">
      <w:pPr>
        <w:rPr>
          <w:rFonts w:ascii="Times New Roman" w:hAnsi="Times New Roman" w:cs="Times New Roman"/>
          <w:sz w:val="24"/>
          <w:szCs w:val="24"/>
        </w:rPr>
      </w:pPr>
    </w:p>
    <w:p w14:paraId="1B936E4C" w14:textId="77777777" w:rsidR="00C05D32" w:rsidRDefault="00C05D32" w:rsidP="00D363D0">
      <w:pPr>
        <w:spacing w:line="360" w:lineRule="auto"/>
        <w:sectPr w:rsidR="00C05D32" w:rsidSect="00C05D32">
          <w:pgSz w:w="12240" w:h="15840"/>
          <w:pgMar w:top="1440" w:right="1440" w:bottom="1440" w:left="1440" w:header="720" w:footer="720" w:gutter="0"/>
          <w:cols w:space="720"/>
          <w:docGrid w:linePitch="360"/>
        </w:sectPr>
      </w:pPr>
    </w:p>
    <w:p w14:paraId="49D3444D" w14:textId="44736FC3" w:rsidR="00D363D0" w:rsidRDefault="00D363D0" w:rsidP="00D363D0">
      <w:pPr>
        <w:spacing w:line="360" w:lineRule="auto"/>
      </w:pPr>
      <w:r>
        <w:rPr>
          <w:noProof/>
          <w:lang w:val="en-AU" w:eastAsia="en-AU"/>
        </w:rPr>
        <w:lastRenderedPageBreak/>
        <w:drawing>
          <wp:inline distT="0" distB="0" distL="0" distR="0" wp14:anchorId="3E864FF5" wp14:editId="41B64830">
            <wp:extent cx="7906048" cy="511567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906048" cy="5115678"/>
                    </a:xfrm>
                    <a:prstGeom prst="rect">
                      <a:avLst/>
                    </a:prstGeom>
                    <a:noFill/>
                    <a:ln>
                      <a:noFill/>
                    </a:ln>
                  </pic:spPr>
                </pic:pic>
              </a:graphicData>
            </a:graphic>
          </wp:inline>
        </w:drawing>
      </w:r>
    </w:p>
    <w:p w14:paraId="48F01C9B" w14:textId="77777777" w:rsidR="00D363D0" w:rsidRDefault="00D363D0" w:rsidP="00D363D0">
      <w:pPr>
        <w:pStyle w:val="Caption"/>
        <w:spacing w:after="0"/>
        <w:jc w:val="both"/>
        <w:sectPr w:rsidR="00D363D0" w:rsidSect="00756B5F">
          <w:pgSz w:w="15840" w:h="12240" w:orient="landscape"/>
          <w:pgMar w:top="1440" w:right="1440" w:bottom="1440" w:left="1440" w:header="720" w:footer="720" w:gutter="0"/>
          <w:cols w:space="720"/>
          <w:docGrid w:linePitch="360"/>
        </w:sectPr>
      </w:pPr>
      <w:bookmarkStart w:id="4" w:name="_Ref872266"/>
      <w:bookmarkStart w:id="5" w:name="_Ref872261"/>
      <w:commentRangeStart w:id="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4"/>
      <w:r>
        <w:t xml:space="preserve"> </w:t>
      </w:r>
      <w:commentRangeEnd w:id="6"/>
      <w:r w:rsidR="0015339E">
        <w:rPr>
          <w:rStyle w:val="CommentReference"/>
          <w:iCs w:val="0"/>
        </w:rPr>
        <w:commentReference w:id="6"/>
      </w:r>
      <w:r>
        <w:t xml:space="preserve">Results of simulation analysis. Each row corresponds to a tested scenario; left-hand panels show a frequency histogram of latitudinal break points identified using the GAM methods, with vertical dashed red lines indicating the underlying true break point. A break point of “NA” indicates that no break point was detected. Center panels (second columns) compare the original and fitted life </w:t>
      </w:r>
      <w:r>
        <w:lastRenderedPageBreak/>
        <w:t>history parameters (</w:t>
      </w:r>
      <w:r w:rsidRPr="009F5D8A">
        <w:rPr>
          <w:i/>
        </w:rPr>
        <w:t>L</w:t>
      </w:r>
      <w:r>
        <w:rPr>
          <w:vertAlign w:val="subscript"/>
        </w:rPr>
        <w:t>∞</w:t>
      </w:r>
      <w:r>
        <w:t xml:space="preserve"> and </w:t>
      </w:r>
      <w:r w:rsidRPr="0015339E">
        <w:rPr>
          <w:i/>
          <w:u w:val="single"/>
        </w:rPr>
        <w:t>k</w:t>
      </w:r>
      <w:r>
        <w:t>) used to generate the data and parameters estimated when the data were aggregated at the most commonly observed break (black points). Error bars represent 95% confidence intervals</w:t>
      </w:r>
      <w:bookmarkEnd w:id="5"/>
      <w:r>
        <w:t>. The rightmost panel displays the original data (red points) and fitted VBGF (black lines).</w:t>
      </w:r>
    </w:p>
    <w:p w14:paraId="5CEAC4F2" w14:textId="77777777" w:rsidR="00CB6E4D" w:rsidRDefault="00CB6E4D" w:rsidP="00CB6E4D">
      <w:r>
        <w:rPr>
          <w:noProof/>
        </w:rPr>
        <w:lastRenderedPageBreak/>
        <w:drawing>
          <wp:inline distT="0" distB="0" distL="0" distR="0" wp14:anchorId="1728504B" wp14:editId="009D0E37">
            <wp:extent cx="5943600" cy="4455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359270A0" w14:textId="77777777" w:rsidR="00CB6E4D" w:rsidRDefault="00CB6E4D" w:rsidP="00CB6E4D">
      <w:pPr>
        <w:pStyle w:val="Caption"/>
      </w:pPr>
      <w:bookmarkStart w:id="7" w:name="_Ref206130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7"/>
      <w:r>
        <w:t>. (a-d) Diagnostics of GAM, (e) the raw value of the latitudinal smoother, and (f) the first derivative of the latitudinal smoother for a single simulated dataset with no designated breaks. The grey shaded region in (f)indicates the 95% confidence interval for the first derivative.</w:t>
      </w:r>
    </w:p>
    <w:p w14:paraId="4DF77581" w14:textId="77777777" w:rsidR="00CB6E4D" w:rsidRDefault="00CB6E4D" w:rsidP="00CB6E4D">
      <w:pPr>
        <w:pStyle w:val="Caption"/>
      </w:pPr>
      <w:r>
        <w:rPr>
          <w:noProof/>
        </w:rPr>
        <w:lastRenderedPageBreak/>
        <w:drawing>
          <wp:inline distT="0" distB="0" distL="0" distR="0" wp14:anchorId="2436F39A" wp14:editId="6B2C2772">
            <wp:extent cx="5943600" cy="4455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2963A55D" w14:textId="77777777" w:rsidR="00CB6E4D" w:rsidRDefault="00CB6E4D" w:rsidP="00CB6E4D"/>
    <w:p w14:paraId="6ECBAFE8" w14:textId="77777777" w:rsidR="00CB6E4D" w:rsidRPr="00675625" w:rsidRDefault="00CB6E4D" w:rsidP="00CB6E4D">
      <w:pPr>
        <w:pStyle w:val="Caption"/>
        <w:sectPr w:rsidR="00CB6E4D" w:rsidRPr="00675625" w:rsidSect="006A5337">
          <w:pgSz w:w="12240" w:h="15840"/>
          <w:pgMar w:top="1440" w:right="1440" w:bottom="1440" w:left="1440" w:header="720" w:footer="720" w:gutter="0"/>
          <w:cols w:space="720"/>
          <w:docGrid w:linePitch="360"/>
        </w:sectPr>
      </w:pPr>
      <w:bookmarkStart w:id="8" w:name="_Ref2061305"/>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8"/>
      <w:r>
        <w:t xml:space="preserve">. (a-d) Diagnostics of GAM, (e) the raw value of the latitudinal smoother, and (f) the first derivative of the latitudinal smoother for a single simulated dataset with a low-contrast break point at 25 degrees. The grey shaded region in (f) indicates the 95% confidence interval for the first derivative; vertical red lines indicate detected break points, </w:t>
      </w:r>
      <w:proofErr w:type="gramStart"/>
      <w:r>
        <w:t>which  are</w:t>
      </w:r>
      <w:proofErr w:type="gramEnd"/>
      <w:r>
        <w:t xml:space="preserve"> outside the 95</w:t>
      </w:r>
      <w:r w:rsidRPr="00675625">
        <w:rPr>
          <w:vertAlign w:val="superscript"/>
        </w:rPr>
        <w:t>th</w:t>
      </w:r>
      <w:r>
        <w:t xml:space="preserve"> percentile for this dataset and do not have a confidence interval that contains zero.</w:t>
      </w:r>
    </w:p>
    <w:p w14:paraId="116EA634" w14:textId="77777777" w:rsidR="00CB6E4D" w:rsidRDefault="00CB6E4D" w:rsidP="00CB6E4D">
      <w:pPr>
        <w:jc w:val="center"/>
      </w:pPr>
      <w:bookmarkStart w:id="9" w:name="_GoBack"/>
      <w:bookmarkEnd w:id="9"/>
    </w:p>
    <w:p w14:paraId="0C80A391" w14:textId="09836963" w:rsidR="00CB6E4D" w:rsidRDefault="00CB6E4D" w:rsidP="00CB6E4D">
      <w:pPr>
        <w:jc w:val="center"/>
        <w:rPr>
          <w:ins w:id="10" w:author="Maia Kapur" w:date="2019-02-25T16:22:00Z"/>
        </w:rPr>
        <w:pPrChange w:id="11" w:author="Maia Kapur" w:date="2019-02-25T16:27:00Z">
          <w:pPr/>
        </w:pPrChange>
      </w:pPr>
      <w:ins w:id="12" w:author="Maia Kapur" w:date="2019-02-25T16:22:00Z">
        <w:r>
          <w:rPr>
            <w:noProof/>
          </w:rPr>
          <w:drawing>
            <wp:inline distT="0" distB="0" distL="0" distR="0" wp14:anchorId="203C082E" wp14:editId="3A1295EB">
              <wp:extent cx="4114799" cy="5486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799" cy="5486400"/>
                      </a:xfrm>
                      <a:prstGeom prst="rect">
                        <a:avLst/>
                      </a:prstGeom>
                    </pic:spPr>
                  </pic:pic>
                </a:graphicData>
              </a:graphic>
            </wp:inline>
          </w:drawing>
        </w:r>
      </w:ins>
    </w:p>
    <w:p w14:paraId="3E0F9C76" w14:textId="77777777" w:rsidR="00CB6E4D" w:rsidRDefault="00CB6E4D" w:rsidP="00CB6E4D">
      <w:pPr>
        <w:rPr>
          <w:ins w:id="13" w:author="Maia Kapur" w:date="2019-02-25T16:22:00Z"/>
        </w:rPr>
      </w:pPr>
    </w:p>
    <w:p w14:paraId="77F229D7" w14:textId="77777777" w:rsidR="00CB6E4D" w:rsidRDefault="00CB6E4D" w:rsidP="00CB6E4D">
      <w:pPr>
        <w:pStyle w:val="Caption"/>
        <w:sectPr w:rsidR="00CB6E4D" w:rsidSect="006A5337">
          <w:pgSz w:w="12240" w:h="15840"/>
          <w:pgMar w:top="1440" w:right="1440" w:bottom="1440" w:left="1440" w:header="720" w:footer="720" w:gutter="0"/>
          <w:cols w:space="720"/>
          <w:docGrid w:linePitch="360"/>
        </w:sectPr>
      </w:pPr>
      <w:bookmarkStart w:id="14" w:name="_Ref2004405"/>
      <w:r>
        <w:t xml:space="preserve">Figure </w:t>
      </w:r>
      <w:r>
        <w:fldChar w:fldCharType="begin"/>
      </w:r>
      <w:r>
        <w:instrText xml:space="preserve"> SEQ Figure \* ARABIC </w:instrText>
      </w:r>
      <w:r>
        <w:fldChar w:fldCharType="separate"/>
      </w:r>
      <w:r>
        <w:rPr>
          <w:noProof/>
        </w:rPr>
        <w:t>3</w:t>
      </w:r>
      <w:r>
        <w:fldChar w:fldCharType="end"/>
      </w:r>
      <w:bookmarkEnd w:id="14"/>
      <w:r>
        <w:t>. Example single dataset for each tested spatial scenario</w:t>
      </w:r>
      <w:r>
        <w:t xml:space="preserve"> presented in </w:t>
      </w:r>
      <w:r>
        <w:fldChar w:fldCharType="begin"/>
      </w:r>
      <w:r>
        <w:instrText xml:space="preserve"> REF _Ref872431 \h </w:instrText>
      </w:r>
      <w:r>
        <w:fldChar w:fldCharType="separate"/>
      </w:r>
      <w:r>
        <w:t xml:space="preserve">Table </w:t>
      </w:r>
      <w:r>
        <w:rPr>
          <w:noProof/>
        </w:rPr>
        <w:t>1</w:t>
      </w:r>
      <w:r>
        <w:fldChar w:fldCharType="end"/>
      </w:r>
      <w:r>
        <w:t xml:space="preserve">. For each </w:t>
      </w:r>
      <w:r>
        <w:t>scenario, points</w:t>
      </w:r>
      <w:r>
        <w:t xml:space="preserve"> represent the length and latitudinal location of a single simulated fish of age six. Fish locations (latitudes) were sampled from a uniform distribution of the boundaries indicated in </w:t>
      </w:r>
      <w:r>
        <w:fldChar w:fldCharType="begin"/>
      </w:r>
      <w:r>
        <w:instrText xml:space="preserve"> REF _Ref872431 \h </w:instrText>
      </w:r>
      <w:r>
        <w:fldChar w:fldCharType="separate"/>
      </w:r>
      <w:r>
        <w:t xml:space="preserve">Table </w:t>
      </w:r>
      <w:r>
        <w:rPr>
          <w:noProof/>
        </w:rPr>
        <w:t>1</w:t>
      </w:r>
      <w:r>
        <w:fldChar w:fldCharType="end"/>
      </w:r>
      <w:r>
        <w:t>.</w:t>
      </w:r>
      <w:r>
        <w:t xml:space="preserve"> Text labels indicate the number of individual </w:t>
      </w:r>
      <w:proofErr w:type="gramStart"/>
      <w:r>
        <w:t>fish</w:t>
      </w:r>
      <w:proofErr w:type="gramEnd"/>
      <w:r>
        <w:t xml:space="preserve"> in the sample.</w:t>
      </w:r>
    </w:p>
    <w:p w14:paraId="5DB932AA" w14:textId="77777777" w:rsidR="00D363D0" w:rsidRDefault="00D363D0"/>
    <w:sectPr w:rsidR="00D363D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ia Kapur" w:date="2019-02-25T07:45:00Z" w:initials="MK">
    <w:p w14:paraId="3B2FA34F" w14:textId="20A474D9" w:rsidR="008B7259" w:rsidRDefault="008B7259">
      <w:pPr>
        <w:pStyle w:val="CommentText"/>
      </w:pPr>
      <w:r>
        <w:rPr>
          <w:rStyle w:val="CommentReference"/>
        </w:rPr>
        <w:annotationRef/>
      </w:r>
      <w:r>
        <w:t xml:space="preserve">Andre’s recommendation to avoid confounding between K and </w:t>
      </w:r>
      <w:proofErr w:type="spellStart"/>
      <w:r>
        <w:t>Linf</w:t>
      </w:r>
      <w:proofErr w:type="spellEnd"/>
    </w:p>
  </w:comment>
  <w:comment w:id="3" w:author="Maia Kapur" w:date="2019-02-25T07:54:00Z" w:initials="MK">
    <w:p w14:paraId="39317CD3" w14:textId="386EC6A6" w:rsidR="0066137D" w:rsidRDefault="0066137D">
      <w:pPr>
        <w:pStyle w:val="CommentText"/>
      </w:pPr>
      <w:r>
        <w:rPr>
          <w:rStyle w:val="CommentReference"/>
        </w:rPr>
        <w:annotationRef/>
      </w:r>
      <w:r w:rsidR="00FF3FD3">
        <w:t>Need to discuss with group how to best do this. For a given dataset, there may be several identified break points – do these each count as a separate “trial”?</w:t>
      </w:r>
    </w:p>
  </w:comment>
  <w:comment w:id="6" w:author="Maia Kapur" w:date="2019-02-25T07:59:00Z" w:initials="MK">
    <w:p w14:paraId="50C32DA5" w14:textId="7D54AEE0" w:rsidR="0015339E" w:rsidRDefault="0015339E">
      <w:pPr>
        <w:pStyle w:val="CommentText"/>
      </w:pPr>
      <w:r>
        <w:rPr>
          <w:rStyle w:val="CommentReference"/>
        </w:rPr>
        <w:annotationRef/>
      </w:r>
      <w:r>
        <w:t>Again, this ‘modal’ method will likely be replaced by coverage probability, but the general approach of re-aggregation and VGBF fitting will still apply.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2FA34F" w15:done="0"/>
  <w15:commentEx w15:paraId="39317CD3" w15:done="0"/>
  <w15:commentEx w15:paraId="50C32D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2FA34F" w16cid:durableId="201E1B94"/>
  <w16cid:commentId w16cid:paraId="39317CD3" w16cid:durableId="201E1DC5"/>
  <w16cid:commentId w16cid:paraId="50C32DA5" w16cid:durableId="201E1EF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9F5"/>
    <w:rsid w:val="001277F8"/>
    <w:rsid w:val="0015339E"/>
    <w:rsid w:val="004E2263"/>
    <w:rsid w:val="0053147F"/>
    <w:rsid w:val="005D35C0"/>
    <w:rsid w:val="0066137D"/>
    <w:rsid w:val="008B7259"/>
    <w:rsid w:val="008E00F9"/>
    <w:rsid w:val="00A26EC9"/>
    <w:rsid w:val="00C05D32"/>
    <w:rsid w:val="00C209F5"/>
    <w:rsid w:val="00CB6E4D"/>
    <w:rsid w:val="00D363D0"/>
    <w:rsid w:val="00D56F81"/>
    <w:rsid w:val="00E56EE6"/>
    <w:rsid w:val="00FF3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9CCCA"/>
  <w15:chartTrackingRefBased/>
  <w15:docId w15:val="{B4AFCDFD-720D-4A94-A3D6-66F9CC9F4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EC9"/>
  </w:style>
  <w:style w:type="paragraph" w:styleId="Heading1">
    <w:name w:val="heading 1"/>
    <w:basedOn w:val="Normal"/>
    <w:next w:val="Normal"/>
    <w:link w:val="Heading1Char"/>
    <w:uiPriority w:val="9"/>
    <w:qFormat/>
    <w:rsid w:val="00C209F5"/>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C209F5"/>
    <w:pPr>
      <w:keepNext/>
      <w:keepLines/>
      <w:spacing w:before="40" w:after="0"/>
      <w:outlineLvl w:val="1"/>
    </w:pPr>
    <w:rPr>
      <w:rFonts w:ascii="Times New Roman" w:eastAsiaTheme="majorEastAsia" w:hAnsi="Times New Roman" w:cs="Times New Roman"/>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9F5"/>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C209F5"/>
    <w:rPr>
      <w:rFonts w:ascii="Times New Roman" w:eastAsiaTheme="majorEastAsia" w:hAnsi="Times New Roman" w:cs="Times New Roman"/>
      <w:i/>
      <w:sz w:val="24"/>
      <w:szCs w:val="24"/>
    </w:rPr>
  </w:style>
  <w:style w:type="table" w:styleId="TableGrid">
    <w:name w:val="Table Grid"/>
    <w:basedOn w:val="TableNormal"/>
    <w:uiPriority w:val="39"/>
    <w:rsid w:val="00C20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209F5"/>
    <w:rPr>
      <w:sz w:val="16"/>
      <w:szCs w:val="16"/>
    </w:rPr>
  </w:style>
  <w:style w:type="paragraph" w:styleId="CommentText">
    <w:name w:val="annotation text"/>
    <w:basedOn w:val="Normal"/>
    <w:link w:val="CommentTextChar"/>
    <w:uiPriority w:val="99"/>
    <w:semiHidden/>
    <w:unhideWhenUsed/>
    <w:rsid w:val="00C209F5"/>
    <w:pPr>
      <w:spacing w:line="240" w:lineRule="auto"/>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C209F5"/>
    <w:rPr>
      <w:rFonts w:ascii="Times New Roman" w:hAnsi="Times New Roman" w:cs="Times New Roman"/>
      <w:sz w:val="20"/>
      <w:szCs w:val="20"/>
    </w:rPr>
  </w:style>
  <w:style w:type="paragraph" w:styleId="Caption">
    <w:name w:val="caption"/>
    <w:basedOn w:val="Normal"/>
    <w:next w:val="Normal"/>
    <w:uiPriority w:val="35"/>
    <w:unhideWhenUsed/>
    <w:qFormat/>
    <w:rsid w:val="00C209F5"/>
    <w:pPr>
      <w:spacing w:after="200" w:line="240" w:lineRule="auto"/>
    </w:pPr>
    <w:rPr>
      <w:rFonts w:ascii="Times New Roman" w:hAnsi="Times New Roman" w:cs="Times New Roman"/>
      <w:iCs/>
      <w:sz w:val="24"/>
      <w:szCs w:val="24"/>
    </w:rPr>
  </w:style>
  <w:style w:type="paragraph" w:styleId="BalloonText">
    <w:name w:val="Balloon Text"/>
    <w:basedOn w:val="Normal"/>
    <w:link w:val="BalloonTextChar"/>
    <w:uiPriority w:val="99"/>
    <w:semiHidden/>
    <w:unhideWhenUsed/>
    <w:rsid w:val="00C20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09F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B7259"/>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8B7259"/>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B3A90-85DB-4C91-B248-776FBA38B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8</Pages>
  <Words>2367</Words>
  <Characters>13494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Maia Kapur</dc:creator>
  <cp:keywords/>
  <dc:description/>
  <cp:lastModifiedBy>Maia Kapur</cp:lastModifiedBy>
  <cp:revision>13</cp:revision>
  <dcterms:created xsi:type="dcterms:W3CDTF">2019-02-25T15:41:00Z</dcterms:created>
  <dcterms:modified xsi:type="dcterms:W3CDTF">2019-02-26T16:55:00Z</dcterms:modified>
</cp:coreProperties>
</file>