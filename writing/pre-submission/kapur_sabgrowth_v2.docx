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r w:rsidRPr="0010075F">
        <w:t xml:space="preserve">Kapur, M., </w:t>
      </w:r>
      <w:proofErr w:type="spellStart"/>
      <w:r w:rsidRPr="0010075F">
        <w:t>Haltuch</w:t>
      </w:r>
      <w:proofErr w:type="spellEnd"/>
      <w:r w:rsidRPr="0010075F">
        <w:t xml:space="preserve">,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58433A3"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r>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37AA4805" w:rsidR="00B0174F" w:rsidRDefault="00B10712" w:rsidP="00560355">
      <w:pPr>
        <w:spacing w:after="0" w:line="276" w:lineRule="auto"/>
        <w:ind w:firstLine="360"/>
      </w:pPr>
      <w:r>
        <w:lastRenderedPageBreak/>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9D7443">
        <w:t>size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6B966E6"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 w:name="_Hlk1972912"/>
      <w:r w:rsidR="003351C8">
        <w:rPr>
          <w:rFonts w:cstheme="minorHAnsi"/>
          <w:iCs/>
        </w:rPr>
        <w:t xml:space="preserve"> </w:t>
      </w:r>
      <w:r w:rsidR="002360BE">
        <w:t xml:space="preserve">Sablefish are a highly mobile, long-lived, and valuable groundfish that have high movement rates (10 – 88% annual movement probabilities across Alaska,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562DA221" w:rsidR="00B10712" w:rsidRDefault="00F07D97" w:rsidP="00560355">
      <w:pPr>
        <w:spacing w:before="240" w:after="0" w:line="276" w:lineRule="auto"/>
      </w:pPr>
      <w:r>
        <w:t>T</w:t>
      </w:r>
      <w:r w:rsidR="00231872">
        <w:t xml:space="preserve">he method involves fitting a Generalized Additive Model (GAM) 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231872">
        <w:t xml:space="preserve"> to </w:t>
      </w:r>
      <w:r w:rsidR="00B10712">
        <w:t>the vector of observed lengths of fish of a single age as the response variable, predicted by separate smoothers for year, latitude, and longitude, i.e.</w:t>
      </w:r>
    </w:p>
    <w:p w14:paraId="1AE6CBC9" w14:textId="1B5BA433"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E(Y)</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062FAEBE" w:rsidR="00F502D0" w:rsidRPr="00BE53B7" w:rsidRDefault="00B10712" w:rsidP="00560355">
      <w:pPr>
        <w:spacing w:after="0" w:line="276"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2FC3D717" w:rsidR="00B10712" w:rsidRDefault="00B10712" w:rsidP="00560355">
      <w:pPr>
        <w:spacing w:after="0" w:line="276"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the differences between the predicted and observed length over latitudinal inter</w:t>
      </w:r>
      <w:bookmarkStart w:id="3" w:name="_GoBack"/>
      <w:bookmarkEnd w:id="3"/>
      <w:r>
        <w:t xml:space="preserve">val </w:t>
      </w:r>
      <m:oMath>
        <m:r>
          <w:rPr>
            <w:rFonts w:ascii="Cambria Math" w:hAnsi="Cambria Math"/>
          </w:rPr>
          <m:t>α</m:t>
        </m:r>
      </m:oMath>
      <w:r>
        <w:rPr>
          <w:rFonts w:eastAsiaTheme="minorEastAsia"/>
        </w:rPr>
        <w:t>, which is necessarily small.</w:t>
      </w:r>
      <w:r>
        <w:t xml:space="preserve">  Vector </w:t>
      </w:r>
      <w:r w:rsidRPr="001A1F35">
        <w:rPr>
          <w:b/>
        </w:rPr>
        <w:t xml:space="preserve">G </w:t>
      </w:r>
      <w:r>
        <w:t>is of the same length of the observed dataset.</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5C85C02" w:rsidR="00F502D0" w:rsidRDefault="00B67BB0" w:rsidP="00560355">
      <w:pPr>
        <w:spacing w:after="0" w:line="276" w:lineRule="auto"/>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 w:name="_Hlk3457523"/>
      <w:bookmarkStart w:id="5" w:name="_Hlk2063522"/>
      <w:r w:rsidR="005E0FFF">
        <w:t xml:space="preserve">These steps are repeated </w:t>
      </w:r>
      <w:r w:rsidR="002360BE">
        <w:t xml:space="preserve">across the range </w:t>
      </w:r>
      <w:r w:rsidR="008F627F">
        <w:t xml:space="preserve">of explored </w:t>
      </w:r>
      <w:r w:rsidR="005E0FFF">
        <w:t>years and longitudes</w:t>
      </w:r>
      <w:bookmarkEnd w:id="4"/>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is </w:t>
      </w:r>
      <w:r w:rsidR="000B4A0E">
        <w:t>obtained;</w:t>
      </w:r>
      <w:r w:rsidR="00615029">
        <w:t xml:space="preserve"> this is rounded to the nearest integer and defined as the “breakpoint”</w:t>
      </w:r>
      <w:r w:rsidR="00CE3A12">
        <w:t xml:space="preserve"> </w:t>
      </w:r>
      <w:r w:rsidR="00B10712">
        <w:t xml:space="preserve">if </w:t>
      </w:r>
      <w:r w:rsidR="00615029">
        <w:t>its 95% confidence interval does not include zero</w:t>
      </w:r>
      <w:r w:rsidR="00F502D0">
        <w:t xml:space="preserve">. </w:t>
      </w:r>
      <w:bookmarkEnd w:id="5"/>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are re-</w:t>
      </w:r>
      <w:r w:rsidR="003368A1">
        <w:lastRenderedPageBreak/>
        <w:t xml:space="preserv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6"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F1E15C0" w:rsidR="00E05953" w:rsidRDefault="003368A1" w:rsidP="00560355">
      <w:pPr>
        <w:spacing w:after="0" w:line="276" w:lineRule="auto"/>
      </w:pPr>
      <w:bookmarkStart w:id="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099BA7BD" w14:textId="23582CB9" w:rsidR="00CE3A12" w:rsidRPr="00AB3E57" w:rsidRDefault="00991E7A" w:rsidP="00560355">
      <w:pPr>
        <w:spacing w:after="0" w:line="276" w:lineRule="auto"/>
        <w:ind w:firstLine="360"/>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r w:rsidR="00952B81">
        <w:rPr>
          <w:rFonts w:eastAsiaTheme="minorEastAsia"/>
        </w:rPr>
        <w:t>were</w:t>
      </w:r>
      <w:r w:rsidR="00F04629">
        <w:rPr>
          <w:rFonts w:eastAsiaTheme="minorEastAsia"/>
        </w:rPr>
        <w:t xml:space="preserve"> grown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In Scenario 2,</w:t>
      </w:r>
      <w:r>
        <w:t xml:space="preserve"> </w:t>
      </w:r>
      <w:r w:rsidR="00473F2A">
        <w:rPr>
          <w:rFonts w:eastAsiaTheme="minorEastAsia"/>
        </w:rPr>
        <w:t xml:space="preserve">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lastRenderedPageBreak/>
        <w:t xml:space="preserve">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r w:rsidR="00473F2A">
        <w:t xml:space="preserve">In </w:t>
      </w:r>
      <w:r w:rsidR="006A0AAB">
        <w:t>Scenario 4</w:t>
      </w:r>
      <w:r w:rsidR="00473F2A">
        <w:t xml:space="preserve">, fish simulated </w:t>
      </w:r>
      <w:r w:rsidR="00A1156A">
        <w:t>under</w:t>
      </w:r>
      <w:r w:rsidR="00473F2A">
        <w:t xml:space="preserve">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and those simulated under Regime 2 </w:t>
      </w:r>
      <w:r w:rsidR="00AE373C">
        <w:t>had</w:t>
      </w:r>
      <w:r w:rsidR="00473F2A">
        <w:t xml:space="preserve"> coordinates sampled similarly with both latitude and longitude </w:t>
      </w:r>
      <w:r w:rsidR="00DC249D">
        <w:t>ranging</w:t>
      </w:r>
      <w:r w:rsidR="00473F2A">
        <w:t xml:space="preserve"> from 49° to 50°.</w:t>
      </w:r>
      <w:r w:rsidR="00C1213E">
        <w:t xml:space="preserve"> </w:t>
      </w:r>
      <w:r w:rsidR="00C1213E" w:rsidRPr="002F43F1">
        <w:t>Our final simulation scenario</w:t>
      </w:r>
      <w:r w:rsidR="00AF4913">
        <w:t xml:space="preserve"> (Scenario 5)</w:t>
      </w:r>
      <w:r w:rsidR="00C1213E" w:rsidRPr="002F43F1">
        <w:t xml:space="preserve"> </w:t>
      </w:r>
      <w:r w:rsidR="00C1213E">
        <w:t>involved</w:t>
      </w:r>
      <w:r w:rsidR="00C1213E" w:rsidRPr="002F43F1">
        <w:t xml:space="preserve"> temporal changes in growth, with a change from growth Regime 1 to Regime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(we did not find the method’s accuracy sensitive t</w:t>
      </w:r>
      <w:r w:rsidR="00497F73" w:rsidRPr="00EB62A9">
        <w:t>o either halving or reducing the sample size by 25%</w:t>
      </w:r>
      <w:r w:rsidR="00D44E39" w:rsidRPr="00EB62A9">
        <w:t xml:space="preserve">; see </w:t>
      </w:r>
      <w:r w:rsidR="00527F2F">
        <w:t>Supplementary Material Table A2</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10"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10"/>
    </w:p>
    <w:p w14:paraId="5ED8337B" w14:textId="78AE4D71"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the coverage probabilities </w:t>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we only considered the GAM analysis to have correctly identified the true breakpoint if it was an exact match</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6EFA769C"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C249D">
        <w:lastRenderedPageBreak/>
        <w:t>Region was considered a match</w:t>
      </w:r>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BBDCD49" w:rsidR="002C6B59" w:rsidRPr="002C6B59" w:rsidRDefault="002C6B59" w:rsidP="00FA3BA8">
      <w:pPr>
        <w:spacing w:after="0" w:line="276"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 From the STARS analysis of each dataset, we selected the breakpoint(s) with the largest positive “regime shift index”, which represents a cumulative sum of the normalized anomalies; this is qualitatively similar to the “largest first derivative” metric used in the proposed method. 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8"/>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6C01C0C" w:rsidR="008038A0" w:rsidRDefault="00246B09" w:rsidP="009C51E9">
      <w:pPr>
        <w:spacing w:after="0" w:line="276"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re-aggregated </w:t>
      </w:r>
      <w:r w:rsidR="004D3306">
        <w:t xml:space="preserve">all </w:t>
      </w:r>
      <w:r w:rsidR="006D5924">
        <w:t xml:space="preserve">data to match the breakpoints </w:t>
      </w:r>
      <w:r w:rsidR="00261A35">
        <w:lastRenderedPageBreak/>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analysis of fish larger and/or older than recruits.</w:t>
      </w:r>
      <w:r w:rsidR="009C51E9">
        <w:rPr>
          <w:noProof/>
        </w:rPr>
        <w:t xml:space="preserve">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1" w:name="_Ref5718407"/>
      <w:r>
        <w:t xml:space="preserve">3.1 </w:t>
      </w:r>
      <w:r w:rsidR="00506E17">
        <w:t>Simulation Study</w:t>
      </w:r>
      <w:bookmarkEnd w:id="11"/>
    </w:p>
    <w:p w14:paraId="3DCC6CA4" w14:textId="131452B1"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40193D">
        <w:t>indicate</w:t>
      </w:r>
      <w:r w:rsidR="00D825F3">
        <w:t>s</w:t>
      </w:r>
      <w:r w:rsidR="0040193D">
        <w:t xml:space="preserve"> the </w:t>
      </w:r>
      <w:r w:rsidR="00DD6D0D">
        <w:t>coverage probabilities and proportion of simulations wherein the correct breakpoint was detected.</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4849C157" w:rsidR="003625DB" w:rsidRDefault="00FF414A" w:rsidP="00764D08">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t xml:space="preserve"> </w:t>
      </w:r>
      <w:r w:rsidR="00506BD6">
        <w:t>81</w:t>
      </w:r>
      <w:r>
        <w:t xml:space="preserve">%-100% coverage for </w:t>
      </w:r>
      <w:r w:rsidR="00506BD6">
        <w:t xml:space="preserve">three </w:t>
      </w:r>
      <w:r w:rsidR="0076504C">
        <w:t>scenarios</w:t>
      </w:r>
      <w:r>
        <w:t xml:space="preserve"> and </w:t>
      </w:r>
      <w:r w:rsidR="00506BD6">
        <w:t>32</w:t>
      </w:r>
      <w:r>
        <w:t>% in the scenario with overlap</w:t>
      </w:r>
      <w:r w:rsidR="0074747B">
        <w:t xml:space="preserve">. </w:t>
      </w:r>
      <w:r>
        <w:t>Coverage probabilities for length at age 15 (</w:t>
      </w:r>
      <w:r w:rsidRPr="00845D2A">
        <w:rPr>
          <w:i/>
        </w:rPr>
        <w:t>L</w:t>
      </w:r>
      <w:r w:rsidRPr="00845D2A">
        <w:rPr>
          <w:i/>
          <w:vertAlign w:val="subscript"/>
        </w:rPr>
        <w:t>2</w:t>
      </w:r>
      <w:r>
        <w:t xml:space="preserve">) were never </w:t>
      </w:r>
      <w:r w:rsidR="0076504C">
        <w:t xml:space="preserve">greater than </w:t>
      </w:r>
      <w:r w:rsidR="00506BD6">
        <w:t>36</w:t>
      </w:r>
      <w:r>
        <w:t xml:space="preserve">%. 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506BD6">
        <w:t>76</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F277A3">
        <w:t xml:space="preserve">Scenario </w:t>
      </w:r>
      <w:r w:rsidR="00F277A3">
        <w:lastRenderedPageBreak/>
        <w:t>4,</w:t>
      </w:r>
      <w:r w:rsidR="009E50E8">
        <w:t xml:space="preserve"> with a “true” spatial break at 49</w:t>
      </w:r>
      <w:r>
        <w:t xml:space="preserve">°, assigning the break at 50° </w:t>
      </w:r>
      <w:r w:rsidR="00883CE8">
        <w:t xml:space="preserve">latitude and longitude </w:t>
      </w:r>
      <w:r>
        <w:t>in 100% of simulations</w:t>
      </w:r>
      <w:r w:rsidR="00764D08">
        <w:t>; similarly, for the scenario with a single breakpoint at 25° degrees, 60%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49°</w:t>
      </w:r>
      <w:r w:rsidR="00191AED">
        <w:t xml:space="preserve"> was only 9%</w:t>
      </w:r>
      <w:r w:rsidR="00764D08">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T</w:t>
      </w:r>
      <w:r w:rsidR="000C31F1">
        <w:t>here was no discernable pattern to the spurious years assigned to scenarios without actual temporal variability.</w:t>
      </w:r>
    </w:p>
    <w:p w14:paraId="48875BAF" w14:textId="77777777" w:rsidR="00FB4C98" w:rsidRDefault="00FB4C98" w:rsidP="00560355">
      <w:pPr>
        <w:spacing w:after="0" w:line="276" w:lineRule="auto"/>
        <w:ind w:firstLine="360"/>
        <w:rPr>
          <w:ins w:id="12"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37CE27FF"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 xml:space="preserve">inferior to the proposed GAM-based method at detecting spatial or temporal break points for all simulated scenarios with the exception </w:t>
      </w:r>
      <w:r w:rsidR="00F277A3">
        <w:t>of Scenario 4,</w:t>
      </w:r>
      <w:r w:rsidR="00BE59CB">
        <w:t xml:space="preserve"> in which the break was at 49</w:t>
      </w:r>
      <w:r w:rsidR="00FB4C98">
        <w:t>°</w:t>
      </w:r>
      <w:r w:rsidR="00BE59CB">
        <w:t xml:space="preserve"> degrees, the edge of the series</w:t>
      </w:r>
      <w:r w:rsidR="005B235A">
        <w:t>. In that case the</w:t>
      </w:r>
      <w:r w:rsidR="00BE59CB">
        <w:t xml:space="preserve"> STARS method was able to detect the correct latitude in 47% of datasets</w:t>
      </w:r>
      <w:r w:rsidR="005B235A">
        <w:t xml:space="preserve"> and</w:t>
      </w:r>
      <w:r w:rsidR="00BE59CB">
        <w:t xml:space="preserve"> the correct longitude in 44% of datasets. For all other scenarios, it averaged 14% accuracy in detecting latitude, 14% accuracy in detecting longitude, and only 43% accuracy for year breaks (compared to 82%, 75% and 77%,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(66% vs 69% for the GAM-based method) and slightly better in terms of coverage probability for </w:t>
      </w:r>
      <w:r w:rsidR="00A13D12" w:rsidRPr="00845D2A">
        <w:rPr>
          <w:i/>
        </w:rPr>
        <w:t>L</w:t>
      </w:r>
      <w:r w:rsidR="00A13D12" w:rsidRPr="00845D2A">
        <w:rPr>
          <w:i/>
          <w:vertAlign w:val="subscript"/>
        </w:rPr>
        <w:t>2</w:t>
      </w:r>
      <w:r w:rsidR="00BE59CB">
        <w:t xml:space="preserve">, which was low for both methods across all simulations </w:t>
      </w:r>
      <w:r w:rsidR="00A13D12">
        <w:t>(</w:t>
      </w:r>
      <w:r w:rsidR="00BE59CB">
        <w:t xml:space="preserve">around 38% </w:t>
      </w:r>
      <w:r w:rsidR="00A13D12">
        <w:t xml:space="preserve">for STARS </w:t>
      </w:r>
      <w:r w:rsidR="00BE59CB">
        <w:t xml:space="preserve">versus 25% for the GAM-based method).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13"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Both age six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was found in the second phase, the total number of </w:t>
      </w:r>
      <w:r w:rsidR="00F946EC">
        <w:t>spatiotemporal</w:t>
      </w:r>
      <w:r w:rsidR="009E50E8">
        <w:t xml:space="preserve"> strata was reduced to 13</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w:t>
      </w:r>
      <w:r w:rsidR="00F922C3">
        <w:lastRenderedPageBreak/>
        <w:t xml:space="preserve">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60355">
      <w:pPr>
        <w:spacing w:after="0" w:line="276" w:lineRule="auto"/>
        <w:ind w:firstLine="360"/>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2D31B2A1"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still did not preclude detection of spurious spatial or temporal breaks in ~13% of simulations for which no variability was present</w:t>
      </w:r>
      <w:r w:rsidR="00E273B9">
        <w:t>. However, some erroneous detection can be expected considering 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 We evaluated if an autoregressive structure improved our models as length at age can be time-dependent but it did not; this may not be the case for other fisheries.</w:t>
      </w:r>
    </w:p>
    <w:p w14:paraId="5905C13A" w14:textId="79C21839" w:rsidR="00E273B9" w:rsidRPr="008102AB" w:rsidRDefault="00E273B9" w:rsidP="00560355">
      <w:pPr>
        <w:spacing w:after="0" w:line="276" w:lineRule="auto"/>
        <w:ind w:firstLine="360"/>
        <w:rPr>
          <w:highlight w:val="yellow"/>
        </w:rPr>
      </w:pPr>
      <w:r>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60% of detections in </w:t>
      </w:r>
      <w:r w:rsidR="00491266">
        <w:t>the scenario with a single breakpoint</w:t>
      </w:r>
      <w:r>
        <w:t xml:space="preserve">; relaxing the matching criteria to include neighboring points would increase the performance for the </w:t>
      </w:r>
      <w:r>
        <w:lastRenderedPageBreak/>
        <w:t xml:space="preserve">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65388CC2" w:rsidR="00AB3A3F" w:rsidRDefault="00A90E3A" w:rsidP="002E0D29">
      <w:pPr>
        <w:spacing w:after="0" w:line="276" w:lineRule="auto"/>
        <w:ind w:firstLine="720"/>
      </w:pPr>
      <w:r>
        <w:t xml:space="preserve">We observed a failure of the method to detect breakpoints at the edges, with a true break at 49° consistently being assigned </w:t>
      </w:r>
      <w:r w:rsidR="00FE4723">
        <w:t>as a break at 50°.</w:t>
      </w:r>
      <w:r w:rsidR="00506BD6">
        <w:t xml:space="preserve"> The 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506BD6">
        <w:t xml:space="preserve"> (9% and 4%, respectively)</w:t>
      </w:r>
      <w:r w:rsidR="004D5185">
        <w:t xml:space="preserve"> in this scenario</w:t>
      </w:r>
      <w:r w:rsidR="00506BD6">
        <w:t xml:space="preserve"> were</w:t>
      </w:r>
      <w:r w:rsidR="00FE4723">
        <w:t xml:space="preserve"> </w:t>
      </w:r>
      <w:r w:rsidR="00506BD6">
        <w:t xml:space="preserve">likely due to the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at the present moment.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to correctly estimate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w:t>
      </w:r>
      <w:proofErr w:type="gramStart"/>
      <w:r w:rsidR="00AB3A3F">
        <w:t>it</w:t>
      </w:r>
      <w:proofErr w:type="gramEnd"/>
      <w:r w:rsidR="00AB3A3F">
        <w:t xml:space="preserve"> mis-detected a year break it did so seemingly at random, thus splitting the dataset into arbitrary groups and harming 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3F2C17">
        <w:t xml:space="preserve">which </w:t>
      </w:r>
      <w:r w:rsidR="00AB3A3F">
        <w:t xml:space="preserve">estimate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p>
    <w:p w14:paraId="228B6A7A" w14:textId="522DAFD8" w:rsidR="00A90E3A" w:rsidRDefault="00436D36" w:rsidP="00AB3A3F">
      <w:pPr>
        <w:spacing w:after="0" w:line="276" w:lineRule="auto"/>
        <w:ind w:firstLine="360"/>
        <w:rPr>
          <w:highlight w:val="yellow"/>
        </w:rPr>
      </w:pPr>
      <w:r>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w:t>
      </w:r>
      <w:r w:rsidR="00FE4723">
        <w:lastRenderedPageBreak/>
        <w:t xml:space="preserve">of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t>4.</w:t>
      </w:r>
      <w:r w:rsidR="00D12C7C">
        <w:t xml:space="preserve">4 </w:t>
      </w:r>
      <w:r>
        <w:t>Northeast Pacific Sablefish</w:t>
      </w:r>
    </w:p>
    <w:p w14:paraId="7A5BCE0A" w14:textId="76262EEB" w:rsidR="00555EB1" w:rsidRPr="00555EB1" w:rsidRDefault="00A90E3A" w:rsidP="00560355">
      <w:pPr>
        <w:spacing w:after="0" w:line="276" w:lineRule="auto"/>
      </w:pPr>
      <w:r>
        <w:t xml:space="preserve">Our evaluation of size-at-age for NE Pacific sablefish was directly motivated by the notion that sablefish growth may vary at a scale that is </w:t>
      </w:r>
      <w:r w:rsidR="008A56ED">
        <w:t>different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A77394">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w:t>
      </w:r>
      <w:r w:rsidR="00B53149">
        <w:lastRenderedPageBreak/>
        <w:t>their data may emerge as erroneous breakpoints and resultant growth estimates when interpreting results.</w:t>
      </w:r>
    </w:p>
    <w:p w14:paraId="54D252A9" w14:textId="407E5B5A" w:rsidR="007D1370" w:rsidRDefault="00D24852" w:rsidP="00560355">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and 50˚N</w:t>
      </w:r>
      <w:r w:rsidR="007A3BAC">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1F7E2BE" w:rsidR="00992E9D" w:rsidRPr="0028653C" w:rsidRDefault="00212215" w:rsidP="0028653C">
      <w:pPr>
        <w:spacing w:after="0" w:line="276" w:lineRule="auto"/>
        <w:ind w:firstLine="360"/>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0D5CB50" w:rsidR="00614748" w:rsidRDefault="0000580A" w:rsidP="00560355">
      <w:pPr>
        <w:spacing w:after="0" w:line="276" w:lineRule="auto"/>
        <w:ind w:firstLine="360"/>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w:t>
      </w:r>
      <w:r w:rsidR="00046080" w:rsidRPr="00BD380D">
        <w:lastRenderedPageBreak/>
        <w:t xml:space="preserve">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2A5146D2" w:rsidR="009A4F3C" w:rsidRPr="009A4F3C" w:rsidRDefault="005430FD" w:rsidP="00560355">
      <w:pPr>
        <w:spacing w:after="0" w:line="276" w:lineRule="auto"/>
        <w:ind w:firstLine="360"/>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The hypothesis states 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44CAE03"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w:t>
      </w:r>
      <w:r w:rsidR="00247F68" w:rsidRPr="00C0421D">
        <w:rPr>
          <w:sz w:val="24"/>
          <w:szCs w:val="24"/>
        </w:rPr>
        <w:lastRenderedPageBreak/>
        <w:t>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628CB6" w14:textId="135A3112" w:rsidR="00EE7F97" w:rsidRDefault="004B74A5" w:rsidP="00A56EFE">
      <w:pPr>
        <w:spacing w:after="0" w:line="276" w:lineRule="auto"/>
        <w:ind w:firstLine="360"/>
        <w:rPr>
          <w:ins w:id="14" w:author="Maia Kapur" w:date="2019-05-06T14:23:00Z"/>
        </w:rPr>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 at 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15"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16" w:name="_Hlk2063740"/>
      <w:r>
        <w:rPr>
          <w:noProof/>
          <w:lang w:val="en-AU" w:eastAsia="en-AU"/>
        </w:rPr>
        <w:drawing>
          <wp:inline distT="0" distB="0" distL="0" distR="0" wp14:anchorId="54C7F376" wp14:editId="10A5526D">
            <wp:extent cx="6400799"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1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7"/>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0"/>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8" w:name="_Hlk3275656"/>
      <w:r>
        <w:rPr>
          <w:noProof/>
          <w:lang w:val="en-AU" w:eastAsia="en-AU"/>
        </w:rPr>
        <w:lastRenderedPageBreak/>
        <w:drawing>
          <wp:inline distT="0" distB="0" distL="0" distR="0" wp14:anchorId="2A57BA8C" wp14:editId="181A4940">
            <wp:extent cx="6400799" cy="46551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0962B850" w:rsidR="00AD52F6" w:rsidRDefault="00675625" w:rsidP="001B618E">
      <w:pPr>
        <w:pStyle w:val="Caption"/>
        <w:spacing w:after="0"/>
      </w:pPr>
      <w:bookmarkStart w:id="1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9"/>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20" w:name="_Hlk2063726"/>
      <w:r>
        <w:rPr>
          <w:noProof/>
          <w:lang w:val="en-AU" w:eastAsia="en-AU"/>
        </w:rPr>
        <w:lastRenderedPageBreak/>
        <w:drawing>
          <wp:inline distT="0" distB="0" distL="0" distR="0" wp14:anchorId="00CD1C4C" wp14:editId="6E8C7285">
            <wp:extent cx="6400798" cy="465512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8" cy="4655126"/>
                    </a:xfrm>
                    <a:prstGeom prst="rect">
                      <a:avLst/>
                    </a:prstGeom>
                  </pic:spPr>
                </pic:pic>
              </a:graphicData>
            </a:graphic>
          </wp:inline>
        </w:drawing>
      </w:r>
    </w:p>
    <w:p w14:paraId="48067E4F" w14:textId="40F1DE3E" w:rsidR="0074747B" w:rsidRDefault="00857EC0" w:rsidP="00857EC0">
      <w:pPr>
        <w:spacing w:after="0" w:line="240" w:lineRule="auto"/>
      </w:pPr>
      <w:bookmarkStart w:id="21"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21"/>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2" w:name="_Ref5206683"/>
      <w:bookmarkStart w:id="23" w:name="_Ref5206675"/>
      <w:bookmarkEnd w:id="20"/>
    </w:p>
    <w:p w14:paraId="5C694A50" w14:textId="02437719" w:rsidR="001161AF" w:rsidRDefault="001161AF" w:rsidP="001B618E">
      <w:pPr>
        <w:pStyle w:val="Caption"/>
        <w:spacing w:after="0" w:line="360" w:lineRule="auto"/>
      </w:pPr>
      <w:r>
        <w:rPr>
          <w:noProof/>
        </w:rPr>
        <w:lastRenderedPageBreak/>
        <w:drawing>
          <wp:inline distT="0" distB="0" distL="0" distR="0" wp14:anchorId="6BCFBE3F" wp14:editId="498560C1">
            <wp:extent cx="7021902" cy="510683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6905" cy="5117749"/>
                    </a:xfrm>
                    <a:prstGeom prst="rect">
                      <a:avLst/>
                    </a:prstGeom>
                  </pic:spPr>
                </pic:pic>
              </a:graphicData>
            </a:graphic>
          </wp:inline>
        </w:drawing>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24"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2"/>
      <w:bookmarkEnd w:id="24"/>
      <w:r>
        <w:t xml:space="preserve">. </w:t>
      </w:r>
      <w:bookmarkStart w:id="25"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3"/>
      <w:bookmarkEnd w:id="25"/>
    </w:p>
    <w:p w14:paraId="47F38290" w14:textId="7F9023A9" w:rsidR="00857EC0" w:rsidRDefault="00857EC0" w:rsidP="001B618E">
      <w:pPr>
        <w:pStyle w:val="Caption"/>
        <w:spacing w:after="0" w:line="360" w:lineRule="auto"/>
      </w:pPr>
    </w:p>
    <w:bookmarkEnd w:id="16"/>
    <w:bookmarkEnd w:id="18"/>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35CEC511">
            <wp:extent cx="5486399" cy="6858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399" cy="6858000"/>
                    </a:xfrm>
                    <a:prstGeom prst="rect">
                      <a:avLst/>
                    </a:prstGeom>
                  </pic:spPr>
                </pic:pic>
              </a:graphicData>
            </a:graphic>
          </wp:inline>
        </w:drawing>
      </w:r>
    </w:p>
    <w:p w14:paraId="5805B27D" w14:textId="2F8B8A95" w:rsidR="00655F5F" w:rsidRDefault="00A025ED" w:rsidP="001B618E">
      <w:pPr>
        <w:pStyle w:val="Caption"/>
        <w:spacing w:after="0"/>
      </w:pPr>
      <w:bookmarkStart w:id="26"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6"/>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Red</w:t>
      </w:r>
      <w:r w:rsidR="00285614">
        <w:t xml:space="preserve"> dashed</w:t>
      </w:r>
      <w:r w:rsidR="00BC119C">
        <w:t xml:space="preserve"> lines </w:t>
      </w:r>
      <w:r w:rsidR="001F735D">
        <w:t>indicate latitudes</w:t>
      </w:r>
      <w:r w:rsidR="00476FE7">
        <w:t xml:space="preserve">, </w:t>
      </w:r>
      <w:r w:rsidR="001F735D">
        <w:t xml:space="preserve">longitudes </w:t>
      </w:r>
      <w:r w:rsidR="00476FE7">
        <w:t xml:space="preserve">or years </w:t>
      </w:r>
      <w:r w:rsidR="001F735D">
        <w:t xml:space="preserve">that </w:t>
      </w:r>
      <w:r w:rsidR="00367814">
        <w:t>obtained</w:t>
      </w:r>
      <w:r w:rsidR="001F735D">
        <w:t xml:space="preserve"> the highest first derivative and had a confidence interval that did not include zero.</w:t>
      </w:r>
      <w:r w:rsidR="00C479B0">
        <w:t xml:space="preserve"> </w:t>
      </w:r>
      <w:r w:rsidR="00B6218A">
        <w:t>g) map with model-detected breakpoints (red</w:t>
      </w:r>
      <w:r w:rsidR="005A218E">
        <w:t xml:space="preserve"> dashed</w:t>
      </w:r>
      <w:r w:rsidR="00B6218A">
        <w:t xml:space="preserve"> lines)</w:t>
      </w:r>
      <w:r w:rsidR="005D1F29">
        <w:t xml:space="preserve">. </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79693788">
            <wp:extent cx="5689399"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89399" cy="7111749"/>
                    </a:xfrm>
                    <a:prstGeom prst="rect">
                      <a:avLst/>
                    </a:prstGeom>
                    <a:noFill/>
                    <a:ln>
                      <a:noFill/>
                    </a:ln>
                  </pic:spPr>
                </pic:pic>
              </a:graphicData>
            </a:graphic>
          </wp:inline>
        </w:drawing>
      </w:r>
    </w:p>
    <w:p w14:paraId="1A6443BC" w14:textId="61E56349"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27"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7"/>
      <w:r w:rsidR="005A756B">
        <w:rPr>
          <w:noProof/>
        </w:rPr>
        <w:t>.</w:t>
      </w:r>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AB4CA9">
        <w:t>Red dashed lines indicate latitudes, longitudes or years that obtained the highest first derivative and had a confidence interval that did not include zero. g) map with model-detected breakpoints (red</w:t>
      </w:r>
      <w:r w:rsidR="005A218E">
        <w:t xml:space="preserve"> dashed</w:t>
      </w:r>
      <w:r w:rsidR="00AB4CA9">
        <w:t xml:space="preserve"> lines).</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6"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1CB079EA"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2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7</w:t>
      </w:r>
      <w:r w:rsidR="00432FC3">
        <w:rPr>
          <w:noProof/>
        </w:rPr>
        <w:fldChar w:fldCharType="end"/>
      </w:r>
      <w:bookmarkEnd w:id="28"/>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29"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9"/>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0"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D9E0712" w14:textId="07EF88F8" w:rsidR="001930FF" w:rsidRDefault="001930FF" w:rsidP="001930FF">
      <w:pPr>
        <w:pStyle w:val="Caption"/>
        <w:spacing w:after="0"/>
      </w:pPr>
      <w:bookmarkStart w:id="31"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0"/>
      <w:bookmarkEnd w:id="31"/>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 ⁑Time-blocked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*The WC assessment, which is written in Stock Synthesis, does not specify </w:t>
      </w:r>
      <w:r w:rsidRPr="00ED2D44">
        <w:t>L</w:t>
      </w:r>
      <w:r w:rsidRPr="00ED2D44">
        <w:rPr>
          <w:vertAlign w:val="subscript"/>
        </w:rPr>
        <w:t>∞</w:t>
      </w:r>
      <w:r w:rsidRPr="00ED2D44">
        <w:t xml:space="preserve"> nor t</w:t>
      </w:r>
      <w:r w:rsidRPr="00AB2804">
        <w:rPr>
          <w:vertAlign w:val="subscript"/>
        </w:rPr>
        <w:t>0</w:t>
      </w:r>
      <w:r w:rsidRPr="00ED2D44">
        <w:t>, but instead an age-length key</w:t>
      </w:r>
      <w:r>
        <w:t xml:space="preserve"> (with values for minimum and maximum length and ages).</w:t>
      </w:r>
      <w:r w:rsidRPr="00ED2D44">
        <w:t xml:space="preserve"> Values were back-converted for presentation here</w:t>
      </w:r>
      <w:r>
        <w:t>.</w:t>
      </w:r>
    </w:p>
    <w:p w14:paraId="7148A5B5" w14:textId="77777777" w:rsidR="001930FF" w:rsidRDefault="001930FF" w:rsidP="001930FF">
      <w:pPr>
        <w:sectPr w:rsidR="001930FF" w:rsidSect="001930FF">
          <w:footerReference w:type="default" r:id="rId18"/>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2"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 xml:space="preserve">Latitude and Longitude ~ </w:t>
            </w:r>
            <w:proofErr w:type="gramStart"/>
            <w:r>
              <w:t>U[</w:t>
            </w:r>
            <w:proofErr w:type="gramEnd"/>
            <w:r>
              <w:t>0,49]  under growth Regime 1;</w:t>
            </w:r>
          </w:p>
          <w:p w14:paraId="5BCDF1B4" w14:textId="524E2BD8" w:rsidR="00EC0FDD" w:rsidRDefault="00EC0FDD" w:rsidP="001B618E">
            <w:r>
              <w:t xml:space="preserve">Latitude and Longitude ~ </w:t>
            </w:r>
            <w:proofErr w:type="gramStart"/>
            <w:r>
              <w:t>U[</w:t>
            </w:r>
            <w:proofErr w:type="gramEnd"/>
            <w:r>
              <w:t>49,50] under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33" w:name="_Ref872431"/>
      <w:bookmarkStart w:id="34"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3"/>
      <w:r>
        <w:t xml:space="preserve">. Summary of </w:t>
      </w:r>
      <w:r w:rsidR="001B6135">
        <w:t>simulation scenarios</w:t>
      </w:r>
      <w:r>
        <w:t xml:space="preserve"> used to test the </w:t>
      </w:r>
      <w:r w:rsidR="007D5FD4">
        <w:t>proposed</w:t>
      </w:r>
      <w:r>
        <w:t xml:space="preserve"> method </w:t>
      </w:r>
      <w:bookmarkEnd w:id="34"/>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32"/>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5"/>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364AAE5" w14:textId="39C99A16" w:rsidR="00A77394" w:rsidRPr="00A77394" w:rsidRDefault="00BB02E4" w:rsidP="00A77394">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A77394" w:rsidRPr="00A7739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7FD17E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Austin, M.P., 2002. Spatial prediction of species distribution: An interface between ecological theory and statistical modelling. Ecol. Modell. https://doi.org/10.1016/S0304-3800(02)00205-3</w:t>
      </w:r>
    </w:p>
    <w:p w14:paraId="438A53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Baumann, H., Conover, D.O., 2011. Adaptation to climate change: Contrasting patterns of thermal-reaction-norm evolution in Pacific versus Atlantic silversides. Proc. R. Soc. B Biol. Sci. https://doi.org/10.1098/rspb.2010.2479</w:t>
      </w:r>
    </w:p>
    <w:p w14:paraId="2CB9099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1B09A8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7F23FB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Conover, D.O., Present, T.M.C., Conover, D., Present, T.M.C., 1990. Countergradient Variation in Growth Rate : Compensation for Length of the Growing Season among Atlantic Silversides from Different Latitudes 83, 316–324.</w:t>
      </w:r>
    </w:p>
    <w:p w14:paraId="226FEB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Cummins, P.F., Freeland, H.J., 2007. Variability of the North Pacific Current and its bifurcation. Prog. Oceanogr. 75, 253–265. https://doi.org/10.1016/j.pocean.2007.08.006</w:t>
      </w:r>
    </w:p>
    <w:p w14:paraId="3AA920A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Denson, L.S., Sampson, D.B., Stephens, A., 2017. Data needs and spatial structure considerations in stock assessments with regional differences in recruitment and exploitation. Can. J. Fish. Aquat. Sci. 74, 1918–1929. https://doi.org/10.1139/cjfas-2016-0277</w:t>
      </w:r>
    </w:p>
    <w:p w14:paraId="05567A24" w14:textId="069BF260"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Department of Fisheries and Oceans, 2016. A Revised Operating Model for Sablefish (Anoplopoma Fimbria) in British Columbia, Canada. Dep. Fish. Ocean. Canada, 3190 Hammond Bay Road Nanaimo, BC V9T 6N7.</w:t>
      </w:r>
      <w:r w:rsidR="001C1426" w:rsidRPr="001C1426">
        <w:t xml:space="preserve"> </w:t>
      </w:r>
      <w:r w:rsidR="001C1426" w:rsidRPr="001C1426">
        <w:rPr>
          <w:noProof/>
        </w:rPr>
        <w:t>http://www.dfo-mpo.gc.ca/csas-sccs/</w:t>
      </w:r>
      <w:r w:rsidR="001C1426">
        <w:rPr>
          <w:noProof/>
        </w:rPr>
        <w:t xml:space="preserve"> </w:t>
      </w:r>
    </w:p>
    <w:p w14:paraId="619877E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Echave, K.B., Hanselman, D.H., Adkison, M.D., Sigler, M.F., 2012. Interdecadal Change in Growth of Sablefish (</w:t>
      </w:r>
      <w:r w:rsidRPr="00A77394">
        <w:rPr>
          <w:i/>
          <w:iCs/>
          <w:noProof/>
        </w:rPr>
        <w:t>Anoplopoma fimbria</w:t>
      </w:r>
      <w:r w:rsidRPr="00A77394">
        <w:rPr>
          <w:noProof/>
        </w:rPr>
        <w:t>) in the Northeast Pacific Ocean. Fish. Bull. 110, 361–374.</w:t>
      </w:r>
    </w:p>
    <w:p w14:paraId="313C443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Gertseva, V., Matson, S.E., Cope, J., 2017. Spatial growth variability in marine fish: Example from Northeast Pacific groundfish. ICES J. Mar. Sci. 74, 1602–1613. https://doi.org/10.1093/icesjms/fsx016</w:t>
      </w:r>
    </w:p>
    <w:p w14:paraId="7012AC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178004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Guthery, F.S., Burnham, K.P., Anderson, D.R., 2003. Model Selection and Multimodel Inference: A Practical Information-Theoretic Approach. J. Wildl. Manage. https://doi.org/10.2307/3802723</w:t>
      </w:r>
    </w:p>
    <w:p w14:paraId="25382E7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Heifetz, J., Echave, K.B., Dressel, S.C., Jech, J.M., 2015. Move it or lose it: movement and mortality of sablefish tagged in Alaska. Can. J. Fish. Aquat. Sci. 72, 238–</w:t>
      </w:r>
      <w:r w:rsidRPr="00A77394">
        <w:rPr>
          <w:noProof/>
        </w:rPr>
        <w:lastRenderedPageBreak/>
        <w:t>251. https://doi.org/10.1139/cjfas-2014-0251</w:t>
      </w:r>
    </w:p>
    <w:p w14:paraId="775B278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Lunsford, C.R., Rodgveller, C.J., 2017. Assessment of the sablefish stock in Alaska in 2017. Natl. Mar. Fish. Serv. Auke Bay Mar. Stn. 11305 Glacier Highw. Juneau, AK 99801 576–717.</w:t>
      </w:r>
    </w:p>
    <w:p w14:paraId="7F093F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Hilborn, R., Minte-Vera, C. V., 2008. Fisheries-induced changes in growth rates in marine fisheries: Are they significant?, in: Bulletin of Marine Science.</w:t>
      </w:r>
    </w:p>
    <w:p w14:paraId="20D199D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Houde, E.D., 1989. Comparative growth, mortality, and energetics of marine fish larvae: temperature and implied latitudinal effects. Fish. Bull. 87, 471–495.</w:t>
      </w:r>
    </w:p>
    <w:p w14:paraId="2407EE6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Hurst, T.P., Abookire, A.A., 2006. Temporal and spatial variation in potential and realized growth rates of age-0 year northern rock sole. J. Fish Biol. 68, 905–919. https://doi.org/10.1111/j.0022-1112.2006.00985.x</w:t>
      </w:r>
    </w:p>
    <w:p w14:paraId="5F52A835"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Jasonowicz, A.J., Goetz, F.W., Goetz, G.W., Nichols, K.M., 2017. Love the one you’re with: genomic evidence of panmixia in the sablefish (Anoplopoma fimbria). Can. J. Fish. Aquat. Sci. 74, 377–387. https://doi.org/10.1139/cjfas-2016-0012</w:t>
      </w:r>
    </w:p>
    <w:p w14:paraId="010BE69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Johnson, K.F., Rudd, M.B., Pons, M., Akselrud, C.A., Lee, Q., Haltuch, M.A., Hamel, O.S., 2015. Status of the U.S. sablefish resource in 2015.</w:t>
      </w:r>
    </w:p>
    <w:p w14:paraId="40996F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59618E4A"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Kim, H.J., Miller, A.J., McGowan, J., Carter, M.L., 2009. Coastal phytoplankton blooms in the Southern California Bight. Prog. Oceanogr. 82, 137–147. https://doi.org/10.1016/j.pocean.2009.05.002</w:t>
      </w:r>
    </w:p>
    <w:p w14:paraId="0E9C9B4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King, J.R., McFarlane, G.A., Beamish, R.J., 2001. Incorporating the dynamics of marine systems into the stock assessment and management of sablefish. Prog. Oceanogr. 49, 619–639. https://doi.org/10.1016/S0079-6611(01)00044-1</w:t>
      </w:r>
    </w:p>
    <w:p w14:paraId="28FCD57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Kristensen, K., Nielsen, A., Berg, C., Skaug, H., Bell, B., 2016. TMB: Automatic Differentiation and Laplace Approximation. ournal Stat. Softw. 70, 1–21. https://doi.org/10.18637/jss.v070.i05</w:t>
      </w:r>
    </w:p>
    <w:p w14:paraId="06953F2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Levins, R., 1968. Evolution in Changing Environments., Population Studies. Princeton University Press. https://doi.org/10.2307/2173276</w:t>
      </w:r>
    </w:p>
    <w:p w14:paraId="26A53CC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Mackas, D.L., Thomson, R.E., Galbraith, M., 2011. Changes in the zooplankton community of the British Columbia continental margin, 1985-1999, and their covariation with oceanographic conditions. Can. J. Fish. Aquat. Sci. 58, 685–702. https://doi.org/10.1139/f01-009</w:t>
      </w:r>
    </w:p>
    <w:p w14:paraId="2C193D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Mason, J.C., Beamish, R.J., McFarlane, G.A., 1983. Sexual Maturity, Fecundity, Spawning, and Early Life History of Sablefish ( Anoplopoma fimbria ) off the Pacific Coast of Canada. Can. J. Fish. Aquat. Sci. https://doi.org/10.1139/f83-247</w:t>
      </w:r>
    </w:p>
    <w:p w14:paraId="5F6626A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McDevitt, M., 1990. Growth Analysis of Sablefish From Mark-Recapture Data From the Northeast Pacific. University of Washington.</w:t>
      </w:r>
    </w:p>
    <w:p w14:paraId="6CE52AA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McGarvey, R., Fowler, A.J., 2002. Seasonal growth of King George whiting (Sillaginodes punctata) estimated from length-at-age samples of the legal-size harvest. Fish. Bull. 100, 545–558.</w:t>
      </w:r>
    </w:p>
    <w:p w14:paraId="2EA16683" w14:textId="6838E39A" w:rsidR="00A77394" w:rsidRPr="00A77394" w:rsidRDefault="00A77394" w:rsidP="001C1426">
      <w:pPr>
        <w:widowControl w:val="0"/>
        <w:autoSpaceDE w:val="0"/>
        <w:autoSpaceDN w:val="0"/>
        <w:adjustRightInd w:val="0"/>
        <w:spacing w:after="0" w:line="240" w:lineRule="auto"/>
        <w:ind w:left="480" w:hanging="480"/>
        <w:rPr>
          <w:noProof/>
        </w:rPr>
      </w:pPr>
      <w:r w:rsidRPr="00A77394">
        <w:rPr>
          <w:noProof/>
        </w:rPr>
        <w:t>Northwest Fisheries Science Center, 2019. West Coast Groundfish Bottom Trawl Survey Data - Annual West Coast time series groundfish trawl data collection survey from 2010-06-15 to 2010-08-15.</w:t>
      </w:r>
      <w:r w:rsidR="001C1426">
        <w:rPr>
          <w:noProof/>
        </w:rPr>
        <w:t xml:space="preserve"> </w:t>
      </w:r>
      <w:r w:rsidRPr="00A77394">
        <w:rPr>
          <w:noProof/>
        </w:rPr>
        <w:lastRenderedPageBreak/>
        <w:t>https://www.nwfsc.noaa.gov/research/divisions/fram/groundfish/bottom_trawl.cfm</w:t>
      </w:r>
    </w:p>
    <w:p w14:paraId="00E68B88" w14:textId="02695329"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Pacific Fisheries Management Council (PFMC), 2013. Pacific Coast Fishery Ecosystem Plan for the U.S. Portion of the California Current Large Marine Ecosystem. Pacific Fish. Manag. Counc. 7700 NE Ambassad. Place, Suite 101, Portland, Oregon,</w:t>
      </w:r>
      <w:r w:rsidR="001C1426">
        <w:rPr>
          <w:noProof/>
        </w:rPr>
        <w:t xml:space="preserve"> </w:t>
      </w:r>
      <w:r w:rsidRPr="00A77394">
        <w:rPr>
          <w:noProof/>
        </w:rPr>
        <w:t>97220.</w:t>
      </w:r>
      <w:r w:rsidR="001C1426" w:rsidRPr="001C1426">
        <w:t xml:space="preserve"> </w:t>
      </w:r>
      <w:hyperlink r:id="rId19" w:history="1">
        <w:r w:rsidR="001C1426">
          <w:rPr>
            <w:rStyle w:val="Hyperlink"/>
          </w:rPr>
          <w:t>http://www.pcouncil.org/wp-content/uploads/FEP_FINAL.pdf</w:t>
        </w:r>
      </w:hyperlink>
    </w:p>
    <w:p w14:paraId="27838F0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Perretti, C.T., Thorson, J.T., 2019. Spatio-temporal dynamics of summer flounder (Paralichthys dentatus) on the Northeast US shelf. Fish. Res. 215, 62–68. https://doi.org/10.1016/j.fishres.2019.03.006</w:t>
      </w:r>
    </w:p>
    <w:p w14:paraId="7D123F2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Pörtner, H.O., Knust, R., 2007. Climate change affects marine fishes through the oxygen limitation of thermal tolerance. Science (80-. ). https://doi.org/10.1126/science.1135471</w:t>
      </w:r>
    </w:p>
    <w:p w14:paraId="400EABE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2019. Spatial stock assessment methods: A viewpoint on current issues and assumptions. Fish. Res. https://doi.org/10.1016/j.fishres.2019.01.014</w:t>
      </w:r>
    </w:p>
    <w:p w14:paraId="0DE68E0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2003. The performance of a size-structured stock assessment method in the face of spatial heterogeneity in growth. Fish. Res. 65, 391–409. https://doi.org/10.1016/j.fishres.2003.09.028</w:t>
      </w:r>
    </w:p>
    <w:p w14:paraId="60E3375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 Development Core Team, R., 2011. R: A Language and Environment for Statistical Computing, R Foundation for Statistical Computing. https://doi.org/10.1007/978-3-540-74686-7</w:t>
      </w:r>
    </w:p>
    <w:p w14:paraId="07D024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Ricker, W., 1969. Effects of size-selective mortality and sampling bias on estimates of growth, mortality, production and yield. J. Fish. Res. Board Canada. https://doi.org/10.1139/f69-051</w:t>
      </w:r>
    </w:p>
    <w:p w14:paraId="57109A8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 Overland, J.E., 2005. Application of a sequential regime shift detection method to the Bering Sea ecosystem. ICES J. Mar. Sci. 62, 328–332. https://doi.org/10.1016/j.icesjms.2005.01.013</w:t>
      </w:r>
    </w:p>
    <w:p w14:paraId="3304AE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S.N., 2004. A sequential algorithm for testing climate regime shifts. Geophys. Res. Lett. 31, 2–5. https://doi.org/10.1029/2004GL019448</w:t>
      </w:r>
    </w:p>
    <w:p w14:paraId="55B175D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Rutecki, L., Rodgveller, C.J., Lunsford, C.R., 2016. National Marine Fisheries Service Longline Survey Data Report and Survey History , 1990-2014. 17109 Lena Point Loop Road Juneau, AK 99801. https://doi.org/10.7289/V5/TM-AFSC-324</w:t>
      </w:r>
    </w:p>
    <w:p w14:paraId="14035E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Schnute, J., 1981. A Versatile Growth Model with Statistically Stable Parameters. Can. J. Fish. Aquat. Sci. 38, 1128–1140. https://doi.org/10.1139/f81-153</w:t>
      </w:r>
    </w:p>
    <w:p w14:paraId="605C7F8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Shotwell, S.K., Hanselman, D.H., Belkin, I.M., 2014. Toward biophysical synergy: Investigating advection along the Polar Front to identify factors influencing Alaska sablefish recruitment. Deep. Res. Part II 107, 40–53. https://doi.org/10.1016/j.dsr2.2012.08.024</w:t>
      </w:r>
    </w:p>
    <w:p w14:paraId="5796814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Siddon, E., Zador, S., 2018. Ecosystem Status Report 2018: Eastern Bering Sea. North Pacific Fish. Manag. Counc. 605 W. 4th Ave. Suite 306 Anchorage, AK 99301.</w:t>
      </w:r>
    </w:p>
    <w:p w14:paraId="43E9F24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Simpson, G.L., 2018. Modelling palaeoecological time series using generalized additive models. bioRxiv. https://doi.org/10.1101/322248</w:t>
      </w:r>
    </w:p>
    <w:p w14:paraId="00FF9E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Somers, K.A., Pfeiffer, L., Miller, S., Morrison, W., 2018. Using Incentives to Reduce Bycatch and Discarding: Results Under the West Coast Catch Share Program. Coast. Manag. 46, 621–637. https://doi.org/10.1080/08920753.2018.1522492</w:t>
      </w:r>
    </w:p>
    <w:p w14:paraId="69771E6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Stawitz, C.C., Essington, T.E., Branch, T.A., Haltuch, M.A., Hollowed, A.B., Spencer, P.D., 2015. A state-space approach for detecting growth variation and application to North Pacific groundfish. Can. J. Fish. Aquat. Sci. 72, 1316–1328. https://doi.org/10.1139/cjfas-2014-0558</w:t>
      </w:r>
    </w:p>
    <w:p w14:paraId="19D5265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 xml:space="preserve">Stawitz, C.C., Haltuch, M.A., Johnson, K.F., Sciences, F., Fisheries, N., Marine, N., Service, F., Oceanographic, N., 2019. How does growth misspecification affect management advice </w:t>
      </w:r>
      <w:r w:rsidRPr="00A77394">
        <w:rPr>
          <w:noProof/>
        </w:rPr>
        <w:lastRenderedPageBreak/>
        <w:t>derived from an integrated fisheries stock assessment model ? Fish. Res. 213, 12–21. https://doi.org/10.1016/j.fishres.2019.01.004</w:t>
      </w:r>
    </w:p>
    <w:p w14:paraId="212B9D6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Taylor, B.M., Brandl, S.J., Kapur, M., Robbins, W.D., Johnson, G., Huveneers, C., Renaud, P., Choat, J.H., 2018. Bottom-up processes mediated by social systems drive demographic traits of coral-reef fishes. Ecology 99, 642–651. https://doi.org/10.1002/ecy.2127</w:t>
      </w:r>
    </w:p>
    <w:p w14:paraId="2142908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2019a. Guidance for decisions using the Vector Autoregressive Spatio-Temporal (VAST) package in stock, ecosystem, habitat and climate assessments. Fish. Res. https://doi.org/10.1016/j.fishres.2018.10.013</w:t>
      </w:r>
    </w:p>
    <w:p w14:paraId="11AF342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2019b. Guidance for decisions using the Vector Autoregressive Spatio-Temporal (VAST) package in stock, ecosystem, habitat and climate assessments. Fish. Res. 210, 143–161. https://doi.org/10.1016/j.fishres.2018.10.013</w:t>
      </w:r>
    </w:p>
    <w:p w14:paraId="097197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Shelton, A.O., Ward, E.J., Skaug, H.J., 2015. Geostatistical delta-generalized linear mixed models improve precision for estimated abundance indices for West Coast groundfishes. ICES J. Mar. Sci. 72, 1297–1310. https://doi.org/10.1093/icesjms/fsu243</w:t>
      </w:r>
    </w:p>
    <w:p w14:paraId="65DABF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Trip, E.L., Choat, J.H., Wilson, D.T., Robertson, D.R., 2008. Inter-oceanic analysis of demographic variation in a widely distributed Indo-Pacific coral reef fish. Mar. Ecol. Prog. Ser. 373, 97–109. https://doi.org/10.3354/meps07755</w:t>
      </w:r>
    </w:p>
    <w:p w14:paraId="13ED203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von Bertalanffy, L., 1957. Quantitative Laws in Metabolism and Growth. Q. Rev. Biol. https://doi.org/10.1086/401873</w:t>
      </w:r>
    </w:p>
    <w:p w14:paraId="0AF9C35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Wickham, H., Francois, R., Henry, L., Muller, K., 2019. dplyr: A Grammar of Data Manipulation.</w:t>
      </w:r>
    </w:p>
    <w:p w14:paraId="2AC8710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Williams, A.J., Farley, J.H., Hoyle, S.D., Davies, C.R., Nicol, S.J., 2012. Spatial and sex-specific variation in growth of albacore tuna (Thunnus alalunga) across the South Pacific Ocean. PLoS One 7. https://doi.org/10.1371/journal.pone.0039318</w:t>
      </w:r>
    </w:p>
    <w:p w14:paraId="66A59DEB"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2011. Fast stable restricted maximum likelihood and marginal likelihood estimation of semiparametric generalized linear models. J. R. Stat. Soc. Ser. B Stat. Methodol. https://doi.org/10.1111/j.1467-9868.2010.00749.x</w:t>
      </w:r>
    </w:p>
    <w:p w14:paraId="7AA821E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2003. Thin plate regression splines. J. R. Stat. Soc. Ser. B Stat. Methodol. https://doi.org/10.1111/1467-9868.00374</w:t>
      </w:r>
    </w:p>
    <w:p w14:paraId="1F2A6DF9" w14:textId="6EF8EF9F"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Wyeth, M.R., Kronlund, A.R., Elfert, M., 2005. Summary of the 2005 British Columbia Sablefish (Anoplopoma fimbria) Research and Assessment Survey</w:t>
      </w:r>
      <w:r w:rsidR="0047602E">
        <w:rPr>
          <w:noProof/>
        </w:rPr>
        <w:t>.</w:t>
      </w:r>
      <w:r w:rsidRPr="00A77394">
        <w:rPr>
          <w:noProof/>
        </w:rPr>
        <w:t xml:space="preserve"> Canadian Technical Report of Fisheries and Aquatic Sciences 2694. Science Branch, Pacific Region Pacific Biological Station Nanaimo, British Columbia V9T 6N7.</w:t>
      </w:r>
      <w:r w:rsidR="0047602E">
        <w:rPr>
          <w:noProof/>
        </w:rPr>
        <w:t xml:space="preserve"> </w:t>
      </w:r>
      <w:r w:rsidR="0047602E" w:rsidRPr="0047602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CABF4" w14:textId="77777777" w:rsidR="00CC21D8" w:rsidRDefault="00CC21D8" w:rsidP="00F50131">
      <w:pPr>
        <w:spacing w:after="0" w:line="240" w:lineRule="auto"/>
      </w:pPr>
      <w:r>
        <w:separator/>
      </w:r>
    </w:p>
  </w:endnote>
  <w:endnote w:type="continuationSeparator" w:id="0">
    <w:p w14:paraId="10385A41" w14:textId="77777777" w:rsidR="00CC21D8" w:rsidRDefault="00CC21D8"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4C1FEB" w:rsidRDefault="004C1F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4C1FEB" w:rsidRDefault="004C1F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4C1FEB" w:rsidRDefault="004C1FEB">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4C1FEB" w:rsidRDefault="004C1F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4C1FEB" w:rsidRDefault="004C1FEB">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4C1FEB" w:rsidRDefault="004C1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CF6EC" w14:textId="77777777" w:rsidR="00CC21D8" w:rsidRDefault="00CC21D8" w:rsidP="00F50131">
      <w:pPr>
        <w:spacing w:after="0" w:line="240" w:lineRule="auto"/>
      </w:pPr>
      <w:r>
        <w:separator/>
      </w:r>
    </w:p>
  </w:footnote>
  <w:footnote w:type="continuationSeparator" w:id="0">
    <w:p w14:paraId="233EC524" w14:textId="77777777" w:rsidR="00CC21D8" w:rsidRDefault="00CC21D8"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0AA4"/>
    <w:rsid w:val="00034C3F"/>
    <w:rsid w:val="00035951"/>
    <w:rsid w:val="00040589"/>
    <w:rsid w:val="00040834"/>
    <w:rsid w:val="00041153"/>
    <w:rsid w:val="00043307"/>
    <w:rsid w:val="00043BC2"/>
    <w:rsid w:val="00046080"/>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ED3"/>
    <w:rsid w:val="00137B84"/>
    <w:rsid w:val="00137EBD"/>
    <w:rsid w:val="001424C8"/>
    <w:rsid w:val="001441D1"/>
    <w:rsid w:val="00144B33"/>
    <w:rsid w:val="00147E3F"/>
    <w:rsid w:val="001523D4"/>
    <w:rsid w:val="001545FB"/>
    <w:rsid w:val="00160DD0"/>
    <w:rsid w:val="00161E13"/>
    <w:rsid w:val="0016210F"/>
    <w:rsid w:val="0016320C"/>
    <w:rsid w:val="00163329"/>
    <w:rsid w:val="001645EA"/>
    <w:rsid w:val="00164BDA"/>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3D33"/>
    <w:rsid w:val="00285614"/>
    <w:rsid w:val="0028653C"/>
    <w:rsid w:val="002866F4"/>
    <w:rsid w:val="002869DA"/>
    <w:rsid w:val="00287B91"/>
    <w:rsid w:val="00290ECE"/>
    <w:rsid w:val="00291BC9"/>
    <w:rsid w:val="00291EEB"/>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72F8"/>
    <w:rsid w:val="002E7B51"/>
    <w:rsid w:val="002F11B0"/>
    <w:rsid w:val="002F43F1"/>
    <w:rsid w:val="002F46D4"/>
    <w:rsid w:val="002F6DD3"/>
    <w:rsid w:val="0030040E"/>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51C8"/>
    <w:rsid w:val="003365DC"/>
    <w:rsid w:val="003368A1"/>
    <w:rsid w:val="00336DE3"/>
    <w:rsid w:val="00337245"/>
    <w:rsid w:val="003418AD"/>
    <w:rsid w:val="003426F8"/>
    <w:rsid w:val="003437BB"/>
    <w:rsid w:val="003438A6"/>
    <w:rsid w:val="00344618"/>
    <w:rsid w:val="0034490E"/>
    <w:rsid w:val="00347759"/>
    <w:rsid w:val="00352282"/>
    <w:rsid w:val="00352E7D"/>
    <w:rsid w:val="003532CB"/>
    <w:rsid w:val="00357218"/>
    <w:rsid w:val="0035799C"/>
    <w:rsid w:val="00362196"/>
    <w:rsid w:val="003625DB"/>
    <w:rsid w:val="003640BA"/>
    <w:rsid w:val="00367814"/>
    <w:rsid w:val="00370000"/>
    <w:rsid w:val="003737AC"/>
    <w:rsid w:val="00375D00"/>
    <w:rsid w:val="003767BF"/>
    <w:rsid w:val="00377CE3"/>
    <w:rsid w:val="003806D1"/>
    <w:rsid w:val="00383DB6"/>
    <w:rsid w:val="00385DC8"/>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45C3"/>
    <w:rsid w:val="003F6D4D"/>
    <w:rsid w:val="00401105"/>
    <w:rsid w:val="0040193D"/>
    <w:rsid w:val="00411364"/>
    <w:rsid w:val="004144D9"/>
    <w:rsid w:val="00414CCC"/>
    <w:rsid w:val="00416528"/>
    <w:rsid w:val="00420118"/>
    <w:rsid w:val="00421AA6"/>
    <w:rsid w:val="00422D4B"/>
    <w:rsid w:val="00424B2D"/>
    <w:rsid w:val="0042677E"/>
    <w:rsid w:val="00430C18"/>
    <w:rsid w:val="00430D6A"/>
    <w:rsid w:val="00432FC3"/>
    <w:rsid w:val="0043545A"/>
    <w:rsid w:val="00436D36"/>
    <w:rsid w:val="0043794D"/>
    <w:rsid w:val="004409C6"/>
    <w:rsid w:val="0044373E"/>
    <w:rsid w:val="00445820"/>
    <w:rsid w:val="00446FD4"/>
    <w:rsid w:val="0044700A"/>
    <w:rsid w:val="004477B5"/>
    <w:rsid w:val="004505BB"/>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42B76"/>
    <w:rsid w:val="005430FD"/>
    <w:rsid w:val="005443E0"/>
    <w:rsid w:val="005453B8"/>
    <w:rsid w:val="00546272"/>
    <w:rsid w:val="0054799E"/>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972"/>
    <w:rsid w:val="005C4FC5"/>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11BB6"/>
    <w:rsid w:val="00612667"/>
    <w:rsid w:val="00612C17"/>
    <w:rsid w:val="00614748"/>
    <w:rsid w:val="00614FEF"/>
    <w:rsid w:val="00615029"/>
    <w:rsid w:val="006166CD"/>
    <w:rsid w:val="00616824"/>
    <w:rsid w:val="00623282"/>
    <w:rsid w:val="0062357A"/>
    <w:rsid w:val="00623E1F"/>
    <w:rsid w:val="00624211"/>
    <w:rsid w:val="00624B17"/>
    <w:rsid w:val="006264A4"/>
    <w:rsid w:val="00627092"/>
    <w:rsid w:val="006316F6"/>
    <w:rsid w:val="00632139"/>
    <w:rsid w:val="0063253B"/>
    <w:rsid w:val="00632DD4"/>
    <w:rsid w:val="0063752C"/>
    <w:rsid w:val="00637DFE"/>
    <w:rsid w:val="00642D5E"/>
    <w:rsid w:val="00642E3F"/>
    <w:rsid w:val="006478EB"/>
    <w:rsid w:val="00647FF6"/>
    <w:rsid w:val="00655DDF"/>
    <w:rsid w:val="00655F5F"/>
    <w:rsid w:val="006560A9"/>
    <w:rsid w:val="00656B62"/>
    <w:rsid w:val="006604E0"/>
    <w:rsid w:val="006610ED"/>
    <w:rsid w:val="00661E95"/>
    <w:rsid w:val="00662741"/>
    <w:rsid w:val="006639BD"/>
    <w:rsid w:val="006665D1"/>
    <w:rsid w:val="0067044E"/>
    <w:rsid w:val="00672DDF"/>
    <w:rsid w:val="00674D52"/>
    <w:rsid w:val="00674E32"/>
    <w:rsid w:val="00675625"/>
    <w:rsid w:val="006769D1"/>
    <w:rsid w:val="00677B4D"/>
    <w:rsid w:val="00681741"/>
    <w:rsid w:val="00683D81"/>
    <w:rsid w:val="0068598A"/>
    <w:rsid w:val="00687194"/>
    <w:rsid w:val="00692DB0"/>
    <w:rsid w:val="006948C1"/>
    <w:rsid w:val="00694D64"/>
    <w:rsid w:val="00695271"/>
    <w:rsid w:val="006954C4"/>
    <w:rsid w:val="0069630B"/>
    <w:rsid w:val="00697863"/>
    <w:rsid w:val="006A0AAB"/>
    <w:rsid w:val="006A1870"/>
    <w:rsid w:val="006A39A3"/>
    <w:rsid w:val="006A3AFF"/>
    <w:rsid w:val="006A4ECF"/>
    <w:rsid w:val="006A5337"/>
    <w:rsid w:val="006A59E8"/>
    <w:rsid w:val="006A5ACD"/>
    <w:rsid w:val="006A5C39"/>
    <w:rsid w:val="006A61A9"/>
    <w:rsid w:val="006B09E1"/>
    <w:rsid w:val="006B545D"/>
    <w:rsid w:val="006C271B"/>
    <w:rsid w:val="006C4182"/>
    <w:rsid w:val="006C449C"/>
    <w:rsid w:val="006C4713"/>
    <w:rsid w:val="006C5792"/>
    <w:rsid w:val="006D19D2"/>
    <w:rsid w:val="006D560E"/>
    <w:rsid w:val="006D5924"/>
    <w:rsid w:val="006D6090"/>
    <w:rsid w:val="006D6165"/>
    <w:rsid w:val="006E0EB2"/>
    <w:rsid w:val="006E2C2C"/>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1795"/>
    <w:rsid w:val="00724656"/>
    <w:rsid w:val="00724F58"/>
    <w:rsid w:val="00725F8A"/>
    <w:rsid w:val="00730B78"/>
    <w:rsid w:val="0073221D"/>
    <w:rsid w:val="0073661D"/>
    <w:rsid w:val="007426FC"/>
    <w:rsid w:val="00742C57"/>
    <w:rsid w:val="0074747B"/>
    <w:rsid w:val="00751302"/>
    <w:rsid w:val="00753206"/>
    <w:rsid w:val="00756B5F"/>
    <w:rsid w:val="00757002"/>
    <w:rsid w:val="0076147B"/>
    <w:rsid w:val="00761C2B"/>
    <w:rsid w:val="00764D08"/>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50E8"/>
    <w:rsid w:val="009E6008"/>
    <w:rsid w:val="009F0300"/>
    <w:rsid w:val="009F0B03"/>
    <w:rsid w:val="009F1890"/>
    <w:rsid w:val="009F1AA9"/>
    <w:rsid w:val="009F5D8A"/>
    <w:rsid w:val="009F5E6D"/>
    <w:rsid w:val="009F68F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94"/>
    <w:rsid w:val="00A77A77"/>
    <w:rsid w:val="00A77BD4"/>
    <w:rsid w:val="00A834A2"/>
    <w:rsid w:val="00A837CD"/>
    <w:rsid w:val="00A83B9D"/>
    <w:rsid w:val="00A9055E"/>
    <w:rsid w:val="00A905FF"/>
    <w:rsid w:val="00A90E3A"/>
    <w:rsid w:val="00A95169"/>
    <w:rsid w:val="00A9532D"/>
    <w:rsid w:val="00AA00EF"/>
    <w:rsid w:val="00AA0890"/>
    <w:rsid w:val="00AA0B9F"/>
    <w:rsid w:val="00AA168A"/>
    <w:rsid w:val="00AA41DF"/>
    <w:rsid w:val="00AA54DB"/>
    <w:rsid w:val="00AA564B"/>
    <w:rsid w:val="00AA6414"/>
    <w:rsid w:val="00AB1FBA"/>
    <w:rsid w:val="00AB2804"/>
    <w:rsid w:val="00AB3A3F"/>
    <w:rsid w:val="00AB3E57"/>
    <w:rsid w:val="00AB4CA9"/>
    <w:rsid w:val="00AB58CE"/>
    <w:rsid w:val="00AC02E6"/>
    <w:rsid w:val="00AC07CF"/>
    <w:rsid w:val="00AC1DD4"/>
    <w:rsid w:val="00AC2082"/>
    <w:rsid w:val="00AC488E"/>
    <w:rsid w:val="00AD0570"/>
    <w:rsid w:val="00AD0AC7"/>
    <w:rsid w:val="00AD1295"/>
    <w:rsid w:val="00AD2C73"/>
    <w:rsid w:val="00AD45C5"/>
    <w:rsid w:val="00AD52F6"/>
    <w:rsid w:val="00AD5763"/>
    <w:rsid w:val="00AD75A8"/>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E3A"/>
    <w:rsid w:val="00C30B09"/>
    <w:rsid w:val="00C330E3"/>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570A"/>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7936"/>
    <w:rsid w:val="00CD03F1"/>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3064"/>
    <w:rsid w:val="00E52C94"/>
    <w:rsid w:val="00E56DA5"/>
    <w:rsid w:val="00E57469"/>
    <w:rsid w:val="00E61645"/>
    <w:rsid w:val="00E62438"/>
    <w:rsid w:val="00E63843"/>
    <w:rsid w:val="00E64CAF"/>
    <w:rsid w:val="00E65D7F"/>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D3D"/>
    <w:rsid w:val="00EC0FDD"/>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61012"/>
    <w:rsid w:val="00F645DA"/>
    <w:rsid w:val="00F65EE9"/>
    <w:rsid w:val="00F66EB8"/>
    <w:rsid w:val="00F676E3"/>
    <w:rsid w:val="00F70916"/>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C67"/>
    <w:rsid w:val="00F94063"/>
    <w:rsid w:val="00F946EC"/>
    <w:rsid w:val="00F96D86"/>
    <w:rsid w:val="00F96E2F"/>
    <w:rsid w:val="00F97AC5"/>
    <w:rsid w:val="00FA0991"/>
    <w:rsid w:val="00FA1B5B"/>
    <w:rsid w:val="00FA1DC2"/>
    <w:rsid w:val="00FA35CE"/>
    <w:rsid w:val="00FA3AA1"/>
    <w:rsid w:val="00FA3BA8"/>
    <w:rsid w:val="00FB10EE"/>
    <w:rsid w:val="00FB1765"/>
    <w:rsid w:val="00FB3D0D"/>
    <w:rsid w:val="00FB4C98"/>
    <w:rsid w:val="00FB55F0"/>
    <w:rsid w:val="00FB5BF5"/>
    <w:rsid w:val="00FB5C26"/>
    <w:rsid w:val="00FB724B"/>
    <w:rsid w:val="00FC0DCB"/>
    <w:rsid w:val="00FC2884"/>
    <w:rsid w:val="00FC2C60"/>
    <w:rsid w:val="00FC2CF3"/>
    <w:rsid w:val="00FC6A65"/>
    <w:rsid w:val="00FC71E3"/>
    <w:rsid w:val="00FD1CD3"/>
    <w:rsid w:val="00FD1EBA"/>
    <w:rsid w:val="00FD20B7"/>
    <w:rsid w:val="00FD22C9"/>
    <w:rsid w:val="00FD66D6"/>
    <w:rsid w:val="00FE01FF"/>
    <w:rsid w:val="00FE3528"/>
    <w:rsid w:val="00FE3F58"/>
    <w:rsid w:val="00FE4275"/>
    <w:rsid w:val="00FE4723"/>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www.pcouncil.org/wp-content/uploads/FEP_FINAL.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1366A-E51E-4A22-B7B9-ADF78E894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6979</TotalTime>
  <Pages>30</Pages>
  <Words>35983</Words>
  <Characters>205106</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332</cp:revision>
  <cp:lastPrinted>2019-05-20T17:47:00Z</cp:lastPrinted>
  <dcterms:created xsi:type="dcterms:W3CDTF">2019-04-22T16:58:00Z</dcterms:created>
  <dcterms:modified xsi:type="dcterms:W3CDTF">2019-05-22T16:14:00Z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