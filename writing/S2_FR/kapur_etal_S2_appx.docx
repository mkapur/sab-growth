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13D5DB2D"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A.1.4 Assigning Spatio-temporal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Bertalanf</w:t>
      </w:r>
      <w:r w:rsidR="00CE5099" w:rsidRPr="00AD5A40">
        <w:t>f</w:t>
      </w:r>
      <w:r w:rsidRPr="00AD5A40">
        <w:t xml:space="preserve">y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013E8B37" w:rsidR="00EC667E" w:rsidRPr="00AD5A40" w:rsidRDefault="00B41160"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ins w:id="0" w:author="mkapur" w:date="2019-09-27T11:52:00Z">
                <w:rPr>
                  <w:rFonts w:ascii="Cambria Math" w:hAnsi="Cambria Math"/>
                </w:rPr>
                <m:t>)</m:t>
              </w:ins>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r w:rsidR="0046625D" w:rsidRPr="00AD5A40">
        <w:rPr>
          <w:rFonts w:eastAsiaTheme="minorEastAsia"/>
          <w:i/>
        </w:rPr>
        <w:t xml:space="preserve">i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B41160"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69F02987"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 xml:space="preserve">was selected so that the growth increment </w:t>
      </w:r>
      <w:del w:id="1" w:author="mkapur" w:date="2019-09-30T09:50:00Z">
        <w:r w:rsidR="003B6653" w:rsidRPr="00AD5A40" w:rsidDel="00D137DA">
          <w:delText>could vary by</w:delText>
        </w:r>
        <w:r w:rsidR="001467B0" w:rsidRPr="00AD5A40" w:rsidDel="00D137DA">
          <w:delText xml:space="preserve"> up to </w:delText>
        </w:r>
        <w:r w:rsidR="003B6653" w:rsidRPr="00AD5A40" w:rsidDel="00D137DA">
          <w:delText xml:space="preserve">approximately </w:delText>
        </w:r>
        <w:r w:rsidR="00204BEC" w:rsidRPr="00AD5A40" w:rsidDel="00D137DA">
          <w:delText>±1</w:delText>
        </w:r>
        <w:r w:rsidR="003B6653" w:rsidRPr="00AD5A40" w:rsidDel="00D137DA">
          <w:delText>0%</w:delText>
        </w:r>
        <w:r w:rsidR="00204BEC" w:rsidRPr="00AD5A40" w:rsidDel="00D137DA">
          <w:delText>,</w:delText>
        </w:r>
        <w:r w:rsidR="00A873FB" w:rsidRPr="00AD5A40" w:rsidDel="00D137DA">
          <w:delText xml:space="preserve"> similar to the targeted contrast for our synthetic populations.</w:delText>
        </w:r>
      </w:del>
      <w:ins w:id="2" w:author="mkapur" w:date="2019-09-30T09:50:00Z">
        <w:r w:rsidR="00D137DA">
          <w:t>was similar to sablefish.</w:t>
        </w:r>
      </w:ins>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E345670"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U[0,1]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B41160"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lastRenderedPageBreak/>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r w:rsidRPr="00692A9F">
        <w:rPr>
          <w:i/>
        </w:rPr>
        <w:t>i</w:t>
      </w:r>
      <w:r>
        <w:t xml:space="preserve"> is alive (1) or dead (0) during year </w:t>
      </w:r>
      <w:r w:rsidRPr="00692A9F">
        <w:rPr>
          <w:i/>
        </w:rPr>
        <w:t>y</w:t>
      </w:r>
      <w:r>
        <w:t xml:space="preserve"> when it would be of age </w:t>
      </w:r>
      <w:r w:rsidRPr="00692A9F">
        <w:rPr>
          <w:i/>
        </w:rPr>
        <w:t>a</w:t>
      </w:r>
      <w:r>
        <w:t>.</w:t>
      </w:r>
    </w:p>
    <w:p w14:paraId="0BE39C36" w14:textId="767CBD46" w:rsidR="007F0D1A" w:rsidRPr="00AD5A40" w:rsidRDefault="000806E3" w:rsidP="00692A9F">
      <w:pPr>
        <w:spacing w:before="240" w:line="276" w:lineRule="auto"/>
        <w:contextualSpacing w:val="0"/>
        <w:jc w:val="both"/>
        <w:rPr>
          <w:iCs/>
          <w:lang w:val="en"/>
        </w:rPr>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B41160"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B41160"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r w:rsidR="00D9060A" w:rsidRPr="00AD5A40">
        <w:rPr>
          <w:i/>
        </w:rPr>
        <w:t xml:space="preserve">a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B41160"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Beverton-Holt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r w:rsidR="006123F9" w:rsidRPr="00AD5A40">
        <w:rPr>
          <w:i/>
        </w:rPr>
        <w:t xml:space="preserve">i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r w:rsidR="006F6200" w:rsidRPr="00AD5A40">
        <w:rPr>
          <w:i/>
        </w:rPr>
        <w:t>u</w:t>
      </w:r>
      <w:r w:rsidR="00B52061" w:rsidRPr="00AD5A40">
        <w:rPr>
          <w:i/>
          <w:vertAlign w:val="subscript"/>
        </w:rPr>
        <w:t>i</w:t>
      </w:r>
      <w:r w:rsidR="006F6200" w:rsidRPr="00AD5A40">
        <w:t xml:space="preserve"> from U[0,1] and defining the animal as mature if </w:t>
      </w:r>
      <w:r w:rsidR="006F6200" w:rsidRPr="00AD5A40">
        <w:rPr>
          <w:i/>
        </w:rPr>
        <w:t>u</w:t>
      </w:r>
      <w:r w:rsidR="00B52061" w:rsidRPr="00AD5A40">
        <w:rPr>
          <w:i/>
          <w:vertAlign w:val="subscript"/>
        </w:rPr>
        <w:t>i</w:t>
      </w:r>
      <w:r w:rsidR="006F6200" w:rsidRPr="00AD5A40">
        <w:rPr>
          <w:i/>
        </w:rPr>
        <w:t xml:space="preserve"> </w:t>
      </w:r>
      <w:r w:rsidR="006F6200" w:rsidRPr="00AD5A40">
        <w:t xml:space="preserve">is less than </w:t>
      </w:r>
      <w:r w:rsidR="00B52061" w:rsidRPr="00AD5A40">
        <w:rPr>
          <w:i/>
        </w:rPr>
        <w:t>p</w:t>
      </w:r>
      <w:r w:rsidR="00B52061" w:rsidRPr="00AD5A40">
        <w:rPr>
          <w:i/>
          <w:vertAlign w:val="subscript"/>
        </w:rPr>
        <w:t>i,y</w:t>
      </w:r>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B41160"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B41160"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B41160"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B41160"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B41160"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3" w:name="_Ref157361"/>
      <w:r w:rsidRPr="00AD5A40">
        <w:rPr>
          <w:rFonts w:eastAsiaTheme="minorEastAsia"/>
        </w:rPr>
        <w:t xml:space="preserve">A.1.4 </w:t>
      </w:r>
      <w:r w:rsidR="001F239F" w:rsidRPr="00AD5A40">
        <w:rPr>
          <w:rFonts w:eastAsiaTheme="minorEastAsia"/>
        </w:rPr>
        <w:t xml:space="preserve">Assigning </w:t>
      </w:r>
      <w:r w:rsidR="005A36FC">
        <w:rPr>
          <w:rFonts w:eastAsiaTheme="minorEastAsia"/>
        </w:rPr>
        <w:t>s</w:t>
      </w:r>
      <w:r w:rsidR="001F239F" w:rsidRPr="00AD5A40">
        <w:rPr>
          <w:rFonts w:eastAsiaTheme="minorEastAsia"/>
        </w:rPr>
        <w:t xml:space="preserve">patio-temporal </w:t>
      </w:r>
      <w:r w:rsidR="005A36FC">
        <w:rPr>
          <w:rFonts w:eastAsiaTheme="minorEastAsia"/>
        </w:rPr>
        <w:t>v</w:t>
      </w:r>
      <w:r w:rsidR="001F239F" w:rsidRPr="00AD5A40">
        <w:rPr>
          <w:rFonts w:eastAsiaTheme="minorEastAsia"/>
        </w:rPr>
        <w:t>ariation</w:t>
      </w:r>
      <w:bookmarkEnd w:id="3"/>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7CBFC0D9"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5BC3411A">
            <wp:extent cx="5943598" cy="445769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8"/>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4"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4"/>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B41160"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05A963E1" w:rsidR="002E43FF" w:rsidRPr="00AD5A40" w:rsidRDefault="002E43FF" w:rsidP="00692A9F">
            <w:pPr>
              <w:pStyle w:val="Caption"/>
              <w:spacing w:after="0"/>
              <w:contextualSpacing w:val="0"/>
            </w:pPr>
            <w:del w:id="5" w:author="mkapur" w:date="2019-09-27T14:33:00Z">
              <w:r w:rsidRPr="00AD5A40" w:rsidDel="00A86F1E">
                <w:delText xml:space="preserve">62 </w:delText>
              </w:r>
            </w:del>
            <w:ins w:id="6" w:author="mkapur" w:date="2019-09-27T14:33:00Z">
              <w:r w:rsidR="00A86F1E">
                <w:t>10</w:t>
              </w:r>
              <w:r w:rsidR="00A86F1E" w:rsidRPr="00AD5A40">
                <w:t xml:space="preserve"> </w:t>
              </w:r>
            </w:ins>
            <w:r w:rsidRPr="00AD5A40">
              <w:t>(</w:t>
            </w:r>
            <w:r w:rsidR="00AC25F7">
              <w:t>regime</w:t>
            </w:r>
            <w:r w:rsidRPr="00AD5A40">
              <w:t xml:space="preserve"> 1)</w:t>
            </w:r>
          </w:p>
          <w:p w14:paraId="7C883FF3" w14:textId="54E1F66B" w:rsidR="00041698" w:rsidRPr="00AD5A40" w:rsidRDefault="002B773C" w:rsidP="00692A9F">
            <w:pPr>
              <w:pStyle w:val="Caption"/>
              <w:spacing w:after="0"/>
              <w:contextualSpacing w:val="0"/>
            </w:pPr>
            <w:del w:id="7" w:author="mkapur" w:date="2019-09-27T14:33:00Z">
              <w:r w:rsidRPr="00AD5A40" w:rsidDel="00A86F1E">
                <w:delText xml:space="preserve">74 </w:delText>
              </w:r>
            </w:del>
            <w:ins w:id="8" w:author="mkapur" w:date="2019-09-27T14:33:00Z">
              <w:r w:rsidR="00A86F1E">
                <w:t>70</w:t>
              </w:r>
              <w:r w:rsidR="00A86F1E" w:rsidRPr="00AD5A40">
                <w:t xml:space="preserve"> </w:t>
              </w:r>
            </w:ins>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B41160"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67A840B5" w:rsidR="00FC654D" w:rsidRPr="00AD5A40" w:rsidRDefault="002B773C" w:rsidP="00692A9F">
            <w:pPr>
              <w:pStyle w:val="Caption"/>
              <w:spacing w:after="0"/>
              <w:contextualSpacing w:val="0"/>
            </w:pPr>
            <w:del w:id="9" w:author="mkapur" w:date="2019-09-27T14:33:00Z">
              <w:r w:rsidRPr="00AD5A40" w:rsidDel="00A86F1E">
                <w:delText>215</w:delText>
              </w:r>
              <w:r w:rsidR="00FC654D" w:rsidRPr="00AD5A40" w:rsidDel="00A86F1E">
                <w:delText xml:space="preserve"> </w:delText>
              </w:r>
            </w:del>
            <w:ins w:id="10" w:author="mkapur" w:date="2019-09-27T14:33:00Z">
              <w:r w:rsidR="00A86F1E">
                <w:t>12</w:t>
              </w:r>
              <w:r w:rsidR="00A86F1E" w:rsidRPr="00AD5A40">
                <w:t xml:space="preserve"> </w:t>
              </w:r>
            </w:ins>
            <w:r w:rsidR="00FC654D" w:rsidRPr="00AD5A40">
              <w:t>(</w:t>
            </w:r>
            <w:r w:rsidR="00AC25F7">
              <w:t>regime</w:t>
            </w:r>
            <w:r w:rsidR="00FC654D" w:rsidRPr="00AD5A40">
              <w:t xml:space="preserve"> 1)</w:t>
            </w:r>
          </w:p>
          <w:p w14:paraId="368A4C42" w14:textId="26E080C5" w:rsidR="00FC654D" w:rsidRPr="00AD5A40" w:rsidRDefault="002B773C" w:rsidP="00692A9F">
            <w:pPr>
              <w:pStyle w:val="Caption"/>
              <w:spacing w:after="0"/>
              <w:contextualSpacing w:val="0"/>
            </w:pPr>
            <w:del w:id="11" w:author="mkapur" w:date="2019-09-27T14:33:00Z">
              <w:r w:rsidRPr="00AD5A40" w:rsidDel="00A86F1E">
                <w:delText xml:space="preserve">258 </w:delText>
              </w:r>
            </w:del>
            <w:ins w:id="12" w:author="mkapur" w:date="2019-09-27T14:33:00Z">
              <w:r w:rsidR="00A86F1E">
                <w:t>84</w:t>
              </w:r>
              <w:r w:rsidR="00A86F1E" w:rsidRPr="00AD5A40">
                <w:t xml:space="preserve"> </w:t>
              </w:r>
            </w:ins>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7FCFC2C6" w:rsidR="00D5715F" w:rsidRPr="00AD5A40" w:rsidRDefault="00FC654D" w:rsidP="00692A9F">
            <w:pPr>
              <w:pStyle w:val="Caption"/>
              <w:spacing w:after="0"/>
              <w:contextualSpacing w:val="0"/>
            </w:pPr>
            <w:r w:rsidRPr="00AD5A40">
              <w:t>0.</w:t>
            </w:r>
            <w:ins w:id="13" w:author="mkapur" w:date="2019-09-30T09:53:00Z">
              <w:r w:rsidR="00D53141">
                <w:t>30</w:t>
              </w:r>
            </w:ins>
            <w:del w:id="14" w:author="mkapur" w:date="2019-09-30T09:53:00Z">
              <w:r w:rsidRPr="00AD5A40" w:rsidDel="00D53141">
                <w:delText>25</w:delText>
              </w:r>
            </w:del>
            <w:r w:rsidRPr="00AD5A40">
              <w:t xml:space="preserve"> (</w:t>
            </w:r>
            <w:r w:rsidR="00AC25F7">
              <w:t>regime</w:t>
            </w:r>
            <w:r w:rsidRPr="00AD5A40">
              <w:t xml:space="preserve"> 1)</w:t>
            </w:r>
          </w:p>
          <w:p w14:paraId="7E495251" w14:textId="6306E3BB" w:rsidR="00AE1859" w:rsidRPr="00AD5A40" w:rsidRDefault="00FC654D" w:rsidP="00692A9F">
            <w:pPr>
              <w:pStyle w:val="Caption"/>
              <w:spacing w:after="0"/>
              <w:contextualSpacing w:val="0"/>
            </w:pPr>
            <w:r w:rsidRPr="00AD5A40">
              <w:t>0.</w:t>
            </w:r>
            <w:del w:id="15" w:author="mkapur" w:date="2019-09-30T09:53:00Z">
              <w:r w:rsidR="002B773C" w:rsidRPr="00AD5A40" w:rsidDel="00D53141">
                <w:delText>25</w:delText>
              </w:r>
              <w:r w:rsidRPr="00AD5A40" w:rsidDel="00D53141">
                <w:delText xml:space="preserve"> </w:delText>
              </w:r>
            </w:del>
            <w:ins w:id="16" w:author="mkapur" w:date="2019-09-30T09:53:00Z">
              <w:r w:rsidR="00D53141">
                <w:t xml:space="preserve">30 </w:t>
              </w:r>
            </w:ins>
            <w:bookmarkStart w:id="17" w:name="_GoBack"/>
            <w:bookmarkEnd w:id="17"/>
            <w:r w:rsidRPr="00AD5A40">
              <w:t>(</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18" w:name="_Hlk5259652"/>
        <w:tc>
          <w:tcPr>
            <w:tcW w:w="1448" w:type="dxa"/>
            <w:tcBorders>
              <w:top w:val="nil"/>
              <w:left w:val="nil"/>
              <w:bottom w:val="nil"/>
              <w:right w:val="nil"/>
            </w:tcBorders>
          </w:tcPr>
          <w:p w14:paraId="013B473B" w14:textId="23F468FF" w:rsidR="00FC654D" w:rsidRPr="00AD5A40" w:rsidRDefault="00B41160"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18"/>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550F30A9" w:rsidR="00FC654D" w:rsidRPr="00AD5A40" w:rsidRDefault="00FC654D" w:rsidP="00692A9F">
            <w:pPr>
              <w:pStyle w:val="Caption"/>
              <w:spacing w:after="0"/>
              <w:contextualSpacing w:val="0"/>
            </w:pPr>
            <w:del w:id="19" w:author="mkapur" w:date="2019-09-27T14:33:00Z">
              <w:r w:rsidRPr="00AD5A40" w:rsidDel="00A86F1E">
                <w:delText>0</w:delText>
              </w:r>
            </w:del>
            <w:ins w:id="20" w:author="mkapur" w:date="2019-09-27T14:33:00Z">
              <w:r w:rsidR="00A86F1E">
                <w:t>3</w:t>
              </w:r>
            </w:ins>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B41160"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6DB62B5F" w:rsidR="00FC654D" w:rsidRPr="00AD5A40" w:rsidRDefault="00FC654D" w:rsidP="00692A9F">
            <w:pPr>
              <w:pStyle w:val="Caption"/>
              <w:spacing w:after="0"/>
              <w:contextualSpacing w:val="0"/>
            </w:pPr>
            <w:del w:id="21" w:author="mkapur" w:date="2019-09-30T09:51:00Z">
              <w:r w:rsidRPr="00AD5A40" w:rsidDel="00D137DA">
                <w:delText>15</w:delText>
              </w:r>
            </w:del>
            <w:ins w:id="22" w:author="mkapur" w:date="2019-09-30T09:51:00Z">
              <w:r w:rsidR="00D137DA">
                <w:t>30</w:t>
              </w:r>
            </w:ins>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B41160"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1642AFC7" w:rsidR="00FC654D" w:rsidRPr="00AD5A40" w:rsidRDefault="00FC654D" w:rsidP="00692A9F">
            <w:pPr>
              <w:pStyle w:val="Caption"/>
              <w:spacing w:after="0"/>
              <w:contextualSpacing w:val="0"/>
            </w:pPr>
            <w:r w:rsidRPr="00AD5A40">
              <w:t>0.</w:t>
            </w:r>
            <w:ins w:id="23" w:author="mkapur" w:date="2019-09-27T14:33:00Z">
              <w:r w:rsidR="00A86F1E">
                <w:t>1</w:t>
              </w:r>
            </w:ins>
            <w:del w:id="24" w:author="mkapur" w:date="2019-09-27T14:33:00Z">
              <w:r w:rsidRPr="00AD5A40" w:rsidDel="00A86F1E">
                <w:delText>025</w:delText>
              </w:r>
            </w:del>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0F018076" w:rsidR="00FC654D" w:rsidRPr="00AD5A40" w:rsidRDefault="00F2785D" w:rsidP="00692A9F">
            <w:pPr>
              <w:pStyle w:val="Caption"/>
              <w:spacing w:after="0"/>
              <w:contextualSpacing w:val="0"/>
            </w:pPr>
            <w:del w:id="25" w:author="mkapur" w:date="2019-09-27T14:34:00Z">
              <w:r w:rsidDel="00A86F1E">
                <w:delText>75</w:delText>
              </w:r>
            </w:del>
            <w:ins w:id="26" w:author="mkapur" w:date="2019-09-27T14:34:00Z">
              <w:r w:rsidR="00A86F1E">
                <w:t>44</w:t>
              </w:r>
            </w:ins>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Steepness of Beverton-Holt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692A9F">
        <w:trPr>
          <w:cantSplit/>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B41160"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6F46FF41" w:rsidR="00CF36A9" w:rsidRPr="00AD5A40" w:rsidRDefault="007B4FD6" w:rsidP="00AD5A40">
      <w:pPr>
        <w:pStyle w:val="Caption"/>
        <w:spacing w:line="276" w:lineRule="auto"/>
      </w:pPr>
      <w:bookmarkStart w:id="27"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27"/>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Change w:id="28">
          <w:tblGrid>
            <w:gridCol w:w="889"/>
            <w:gridCol w:w="1104"/>
            <w:gridCol w:w="956"/>
            <w:gridCol w:w="1070"/>
            <w:gridCol w:w="1069"/>
            <w:gridCol w:w="1070"/>
            <w:gridCol w:w="1069"/>
            <w:gridCol w:w="1062"/>
            <w:gridCol w:w="1061"/>
          </w:tblGrid>
        </w:tblGridChange>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4467A0" w:rsidRPr="00AD5A40" w14:paraId="7CECF20E" w14:textId="79F1B466" w:rsidTr="004728E3">
        <w:tblPrEx>
          <w:tblW w:w="9350" w:type="dxa"/>
          <w:tblPrExChange w:id="29" w:author="mkapur" w:date="2019-09-27T16:13:00Z">
            <w:tblPrEx>
              <w:tblW w:w="9350" w:type="dxa"/>
            </w:tblPrEx>
          </w:tblPrExChange>
        </w:tblPrEx>
        <w:trPr>
          <w:trHeight w:val="9"/>
          <w:trPrChange w:id="30" w:author="mkapur" w:date="2019-09-27T16:13:00Z">
            <w:trPr>
              <w:trHeight w:val="9"/>
            </w:trPr>
          </w:trPrChange>
        </w:trPr>
        <w:tc>
          <w:tcPr>
            <w:tcW w:w="889" w:type="dxa"/>
            <w:tcPrChange w:id="31" w:author="mkapur" w:date="2019-09-27T16:13:00Z">
              <w:tcPr>
                <w:tcW w:w="889" w:type="dxa"/>
              </w:tcPr>
            </w:tcPrChange>
          </w:tcPr>
          <w:p w14:paraId="69EBCA52" w14:textId="77777777" w:rsidR="004467A0" w:rsidRPr="00AD5A40" w:rsidRDefault="004467A0" w:rsidP="004467A0">
            <w:pPr>
              <w:spacing w:line="276" w:lineRule="auto"/>
              <w:rPr>
                <w:sz w:val="20"/>
                <w:szCs w:val="20"/>
              </w:rPr>
            </w:pPr>
            <w:r w:rsidRPr="00AD5A40">
              <w:rPr>
                <w:sz w:val="20"/>
                <w:szCs w:val="20"/>
              </w:rPr>
              <w:t>1</w:t>
            </w:r>
          </w:p>
        </w:tc>
        <w:tc>
          <w:tcPr>
            <w:tcW w:w="1104" w:type="dxa"/>
            <w:tcPrChange w:id="32" w:author="mkapur" w:date="2019-09-27T16:13:00Z">
              <w:tcPr>
                <w:tcW w:w="1104" w:type="dxa"/>
              </w:tcPr>
            </w:tcPrChange>
          </w:tcPr>
          <w:p w14:paraId="15BD9644" w14:textId="77777777" w:rsidR="004467A0" w:rsidRPr="00AD5A40" w:rsidRDefault="004467A0" w:rsidP="004467A0">
            <w:pPr>
              <w:spacing w:line="276" w:lineRule="auto"/>
              <w:rPr>
                <w:sz w:val="20"/>
                <w:szCs w:val="20"/>
              </w:rPr>
            </w:pPr>
            <w:r w:rsidRPr="00AD5A40">
              <w:rPr>
                <w:sz w:val="20"/>
                <w:szCs w:val="20"/>
              </w:rPr>
              <w:t>No spatial breaks</w:t>
            </w:r>
          </w:p>
        </w:tc>
        <w:tc>
          <w:tcPr>
            <w:tcW w:w="956" w:type="dxa"/>
            <w:tcPrChange w:id="33" w:author="mkapur" w:date="2019-09-27T16:13:00Z">
              <w:tcPr>
                <w:tcW w:w="956" w:type="dxa"/>
              </w:tcPr>
            </w:tcPrChange>
          </w:tcPr>
          <w:p w14:paraId="253A6674" w14:textId="77777777" w:rsidR="004467A0" w:rsidRPr="00AD5A40" w:rsidRDefault="004467A0" w:rsidP="004467A0">
            <w:pPr>
              <w:spacing w:line="276" w:lineRule="auto"/>
              <w:rPr>
                <w:sz w:val="20"/>
                <w:szCs w:val="20"/>
              </w:rPr>
            </w:pPr>
            <w:r w:rsidRPr="00AD5A40">
              <w:rPr>
                <w:sz w:val="20"/>
                <w:szCs w:val="20"/>
              </w:rPr>
              <w:t>None</w:t>
            </w:r>
          </w:p>
        </w:tc>
        <w:tc>
          <w:tcPr>
            <w:tcW w:w="1070" w:type="dxa"/>
            <w:vAlign w:val="bottom"/>
            <w:tcPrChange w:id="34" w:author="mkapur" w:date="2019-09-27T16:13:00Z">
              <w:tcPr>
                <w:tcW w:w="1070" w:type="dxa"/>
                <w:vAlign w:val="center"/>
              </w:tcPr>
            </w:tcPrChange>
          </w:tcPr>
          <w:p w14:paraId="4C792903" w14:textId="6FA87513" w:rsidR="004467A0" w:rsidRPr="004467A0" w:rsidRDefault="004467A0" w:rsidP="004467A0">
            <w:pPr>
              <w:spacing w:line="276" w:lineRule="auto"/>
              <w:rPr>
                <w:sz w:val="20"/>
                <w:szCs w:val="20"/>
              </w:rPr>
            </w:pPr>
            <w:ins w:id="35" w:author="mkapur" w:date="2019-09-27T16:13:00Z">
              <w:r w:rsidRPr="004467A0">
                <w:rPr>
                  <w:color w:val="000000"/>
                  <w:sz w:val="22"/>
                  <w:szCs w:val="22"/>
                  <w:rPrChange w:id="36" w:author="mkapur" w:date="2019-09-27T16:13:00Z">
                    <w:rPr>
                      <w:rFonts w:ascii="Calibri" w:hAnsi="Calibri" w:cs="Calibri"/>
                      <w:color w:val="000000"/>
                      <w:sz w:val="22"/>
                      <w:szCs w:val="22"/>
                    </w:rPr>
                  </w:rPrChange>
                </w:rPr>
                <w:t>0.96, 0.74</w:t>
              </w:r>
            </w:ins>
            <w:del w:id="37" w:author="mkapur" w:date="2019-09-27T16:13:00Z">
              <w:r w:rsidRPr="004467A0" w:rsidDel="004728E3">
                <w:rPr>
                  <w:color w:val="000000"/>
                  <w:sz w:val="20"/>
                  <w:szCs w:val="20"/>
                </w:rPr>
                <w:delText>0.64, 0.03</w:delText>
              </w:r>
            </w:del>
          </w:p>
        </w:tc>
        <w:tc>
          <w:tcPr>
            <w:tcW w:w="1069" w:type="dxa"/>
            <w:vAlign w:val="bottom"/>
            <w:tcPrChange w:id="38" w:author="mkapur" w:date="2019-09-27T16:13:00Z">
              <w:tcPr>
                <w:tcW w:w="1069" w:type="dxa"/>
                <w:vAlign w:val="center"/>
              </w:tcPr>
            </w:tcPrChange>
          </w:tcPr>
          <w:p w14:paraId="5F272CC2" w14:textId="1CF2E379" w:rsidR="004467A0" w:rsidRPr="004467A0" w:rsidRDefault="004467A0" w:rsidP="004467A0">
            <w:pPr>
              <w:spacing w:line="276" w:lineRule="auto"/>
              <w:rPr>
                <w:sz w:val="20"/>
                <w:szCs w:val="20"/>
              </w:rPr>
            </w:pPr>
            <w:ins w:id="39" w:author="mkapur" w:date="2019-09-27T16:13:00Z">
              <w:r w:rsidRPr="004467A0">
                <w:rPr>
                  <w:color w:val="000000"/>
                  <w:sz w:val="22"/>
                  <w:szCs w:val="22"/>
                  <w:rPrChange w:id="40" w:author="mkapur" w:date="2019-09-27T16:13:00Z">
                    <w:rPr>
                      <w:rFonts w:ascii="Calibri" w:hAnsi="Calibri" w:cs="Calibri"/>
                      <w:color w:val="000000"/>
                      <w:sz w:val="22"/>
                      <w:szCs w:val="22"/>
                    </w:rPr>
                  </w:rPrChange>
                </w:rPr>
                <w:t>0.86, 0.86, 0.82</w:t>
              </w:r>
            </w:ins>
            <w:del w:id="41" w:author="mkapur" w:date="2019-09-27T16:13:00Z">
              <w:r w:rsidRPr="004467A0" w:rsidDel="004728E3">
                <w:rPr>
                  <w:color w:val="000000"/>
                  <w:sz w:val="20"/>
                  <w:szCs w:val="20"/>
                </w:rPr>
                <w:delText>0.89, 0.92, 0.75</w:delText>
              </w:r>
            </w:del>
          </w:p>
        </w:tc>
        <w:tc>
          <w:tcPr>
            <w:tcW w:w="1070" w:type="dxa"/>
            <w:vAlign w:val="bottom"/>
            <w:tcPrChange w:id="42" w:author="mkapur" w:date="2019-09-27T16:13:00Z">
              <w:tcPr>
                <w:tcW w:w="1070" w:type="dxa"/>
                <w:vAlign w:val="center"/>
              </w:tcPr>
            </w:tcPrChange>
          </w:tcPr>
          <w:p w14:paraId="4684E5DA" w14:textId="765340CA" w:rsidR="004467A0" w:rsidRPr="004467A0" w:rsidRDefault="004467A0" w:rsidP="004467A0">
            <w:pPr>
              <w:spacing w:line="276" w:lineRule="auto"/>
              <w:rPr>
                <w:sz w:val="20"/>
                <w:szCs w:val="20"/>
              </w:rPr>
            </w:pPr>
            <w:ins w:id="43" w:author="mkapur" w:date="2019-09-27T16:13:00Z">
              <w:r w:rsidRPr="004467A0">
                <w:rPr>
                  <w:color w:val="000000"/>
                  <w:sz w:val="22"/>
                  <w:szCs w:val="22"/>
                  <w:rPrChange w:id="44" w:author="mkapur" w:date="2019-09-27T16:13:00Z">
                    <w:rPr>
                      <w:rFonts w:ascii="Calibri" w:hAnsi="Calibri" w:cs="Calibri"/>
                      <w:color w:val="000000"/>
                      <w:sz w:val="22"/>
                      <w:szCs w:val="22"/>
                    </w:rPr>
                  </w:rPrChange>
                </w:rPr>
                <w:t>0.96, 0.02</w:t>
              </w:r>
            </w:ins>
            <w:del w:id="45" w:author="mkapur" w:date="2019-09-27T16:13:00Z">
              <w:r w:rsidRPr="004467A0" w:rsidDel="004728E3">
                <w:rPr>
                  <w:color w:val="000000"/>
                  <w:sz w:val="20"/>
                  <w:szCs w:val="20"/>
                </w:rPr>
                <w:delText>0.66, 0.04</w:delText>
              </w:r>
            </w:del>
          </w:p>
        </w:tc>
        <w:tc>
          <w:tcPr>
            <w:tcW w:w="1069" w:type="dxa"/>
            <w:vAlign w:val="bottom"/>
            <w:tcPrChange w:id="46" w:author="mkapur" w:date="2019-09-27T16:13:00Z">
              <w:tcPr>
                <w:tcW w:w="1069" w:type="dxa"/>
                <w:vAlign w:val="center"/>
              </w:tcPr>
            </w:tcPrChange>
          </w:tcPr>
          <w:p w14:paraId="32C3F4B3" w14:textId="0F9C5446" w:rsidR="004467A0" w:rsidRPr="004467A0" w:rsidRDefault="004467A0" w:rsidP="004467A0">
            <w:pPr>
              <w:spacing w:line="276" w:lineRule="auto"/>
              <w:rPr>
                <w:sz w:val="20"/>
                <w:szCs w:val="20"/>
              </w:rPr>
            </w:pPr>
            <w:ins w:id="47" w:author="mkapur" w:date="2019-09-27T16:13:00Z">
              <w:r w:rsidRPr="004467A0">
                <w:rPr>
                  <w:color w:val="000000"/>
                  <w:sz w:val="22"/>
                  <w:szCs w:val="22"/>
                  <w:rPrChange w:id="48" w:author="mkapur" w:date="2019-09-27T16:13:00Z">
                    <w:rPr>
                      <w:rFonts w:ascii="Calibri" w:hAnsi="Calibri" w:cs="Calibri"/>
                      <w:color w:val="000000"/>
                      <w:sz w:val="22"/>
                      <w:szCs w:val="22"/>
                    </w:rPr>
                  </w:rPrChange>
                </w:rPr>
                <w:t>0.95, 0.93, 0.75</w:t>
              </w:r>
            </w:ins>
            <w:del w:id="49" w:author="mkapur" w:date="2019-09-27T16:13:00Z">
              <w:r w:rsidRPr="004467A0" w:rsidDel="004728E3">
                <w:rPr>
                  <w:color w:val="000000"/>
                  <w:sz w:val="20"/>
                  <w:szCs w:val="20"/>
                </w:rPr>
                <w:delText>0.91, 0.93, 0.7</w:delText>
              </w:r>
            </w:del>
          </w:p>
        </w:tc>
        <w:tc>
          <w:tcPr>
            <w:tcW w:w="1062" w:type="dxa"/>
            <w:vAlign w:val="bottom"/>
            <w:tcPrChange w:id="50" w:author="mkapur" w:date="2019-09-27T16:13:00Z">
              <w:tcPr>
                <w:tcW w:w="1062" w:type="dxa"/>
                <w:vAlign w:val="center"/>
              </w:tcPr>
            </w:tcPrChange>
          </w:tcPr>
          <w:p w14:paraId="14C929A7" w14:textId="3E77B7AF" w:rsidR="004467A0" w:rsidRPr="004467A0" w:rsidRDefault="004467A0" w:rsidP="004467A0">
            <w:pPr>
              <w:spacing w:line="276" w:lineRule="auto"/>
              <w:rPr>
                <w:sz w:val="20"/>
                <w:szCs w:val="20"/>
              </w:rPr>
            </w:pPr>
            <w:ins w:id="51" w:author="mkapur" w:date="2019-09-27T16:13:00Z">
              <w:r w:rsidRPr="004467A0">
                <w:rPr>
                  <w:color w:val="000000"/>
                  <w:sz w:val="22"/>
                  <w:szCs w:val="22"/>
                  <w:rPrChange w:id="52" w:author="mkapur" w:date="2019-09-27T16:13:00Z">
                    <w:rPr>
                      <w:rFonts w:ascii="Calibri" w:hAnsi="Calibri" w:cs="Calibri"/>
                      <w:color w:val="000000"/>
                      <w:sz w:val="22"/>
                      <w:szCs w:val="22"/>
                    </w:rPr>
                  </w:rPrChange>
                </w:rPr>
                <w:t>0.95, 0.01</w:t>
              </w:r>
            </w:ins>
            <w:del w:id="53" w:author="mkapur" w:date="2019-09-27T16:13:00Z">
              <w:r w:rsidRPr="004467A0" w:rsidDel="004728E3">
                <w:rPr>
                  <w:color w:val="000000"/>
                  <w:sz w:val="20"/>
                  <w:szCs w:val="20"/>
                </w:rPr>
                <w:delText>0.63, 0.05</w:delText>
              </w:r>
            </w:del>
          </w:p>
        </w:tc>
        <w:tc>
          <w:tcPr>
            <w:tcW w:w="1061" w:type="dxa"/>
            <w:vAlign w:val="bottom"/>
            <w:tcPrChange w:id="54" w:author="mkapur" w:date="2019-09-27T16:13:00Z">
              <w:tcPr>
                <w:tcW w:w="1061" w:type="dxa"/>
                <w:vAlign w:val="center"/>
              </w:tcPr>
            </w:tcPrChange>
          </w:tcPr>
          <w:p w14:paraId="48A29355" w14:textId="397CE9BC" w:rsidR="004467A0" w:rsidRPr="004467A0" w:rsidRDefault="004467A0" w:rsidP="004467A0">
            <w:pPr>
              <w:spacing w:line="276" w:lineRule="auto"/>
              <w:rPr>
                <w:sz w:val="20"/>
                <w:szCs w:val="20"/>
              </w:rPr>
            </w:pPr>
            <w:ins w:id="55" w:author="mkapur" w:date="2019-09-27T16:13:00Z">
              <w:r w:rsidRPr="004467A0">
                <w:rPr>
                  <w:color w:val="000000"/>
                  <w:sz w:val="22"/>
                  <w:szCs w:val="22"/>
                  <w:rPrChange w:id="56" w:author="mkapur" w:date="2019-09-27T16:13:00Z">
                    <w:rPr>
                      <w:rFonts w:ascii="Calibri" w:hAnsi="Calibri" w:cs="Calibri"/>
                      <w:color w:val="000000"/>
                      <w:sz w:val="22"/>
                      <w:szCs w:val="22"/>
                    </w:rPr>
                  </w:rPrChange>
                </w:rPr>
                <w:t>0.95, 0.91, 0.83</w:t>
              </w:r>
            </w:ins>
            <w:del w:id="57" w:author="mkapur" w:date="2019-09-27T16:13:00Z">
              <w:r w:rsidRPr="004467A0" w:rsidDel="004728E3">
                <w:rPr>
                  <w:color w:val="000000"/>
                  <w:sz w:val="20"/>
                  <w:szCs w:val="20"/>
                </w:rPr>
                <w:delText>0.88, 0.96, 0.76</w:delText>
              </w:r>
            </w:del>
          </w:p>
        </w:tc>
      </w:tr>
      <w:tr w:rsidR="004467A0" w:rsidRPr="00AD5A40" w14:paraId="1A561C3D" w14:textId="1FFAFB79" w:rsidTr="004728E3">
        <w:tblPrEx>
          <w:tblW w:w="9350" w:type="dxa"/>
          <w:tblPrExChange w:id="58" w:author="mkapur" w:date="2019-09-27T16:13:00Z">
            <w:tblPrEx>
              <w:tblW w:w="9350" w:type="dxa"/>
            </w:tblPrEx>
          </w:tblPrExChange>
        </w:tblPrEx>
        <w:trPr>
          <w:trHeight w:val="9"/>
          <w:trPrChange w:id="59" w:author="mkapur" w:date="2019-09-27T16:13:00Z">
            <w:trPr>
              <w:trHeight w:val="9"/>
            </w:trPr>
          </w:trPrChange>
        </w:trPr>
        <w:tc>
          <w:tcPr>
            <w:tcW w:w="889" w:type="dxa"/>
            <w:tcPrChange w:id="60" w:author="mkapur" w:date="2019-09-27T16:13:00Z">
              <w:tcPr>
                <w:tcW w:w="889" w:type="dxa"/>
              </w:tcPr>
            </w:tcPrChange>
          </w:tcPr>
          <w:p w14:paraId="290EEC49" w14:textId="77777777" w:rsidR="004467A0" w:rsidRPr="00AD5A40" w:rsidRDefault="004467A0" w:rsidP="004467A0">
            <w:pPr>
              <w:spacing w:line="276" w:lineRule="auto"/>
              <w:rPr>
                <w:sz w:val="20"/>
                <w:szCs w:val="20"/>
              </w:rPr>
            </w:pPr>
            <w:r w:rsidRPr="00AD5A40">
              <w:rPr>
                <w:sz w:val="20"/>
                <w:szCs w:val="20"/>
              </w:rPr>
              <w:t>2</w:t>
            </w:r>
          </w:p>
        </w:tc>
        <w:tc>
          <w:tcPr>
            <w:tcW w:w="1104" w:type="dxa"/>
            <w:tcPrChange w:id="61" w:author="mkapur" w:date="2019-09-27T16:13:00Z">
              <w:tcPr>
                <w:tcW w:w="1104" w:type="dxa"/>
              </w:tcPr>
            </w:tcPrChange>
          </w:tcPr>
          <w:p w14:paraId="3C8B8742" w14:textId="77777777" w:rsidR="004467A0" w:rsidRPr="00AD5A40" w:rsidRDefault="004467A0" w:rsidP="004467A0">
            <w:pPr>
              <w:spacing w:line="276" w:lineRule="auto"/>
              <w:rPr>
                <w:sz w:val="20"/>
                <w:szCs w:val="20"/>
              </w:rPr>
            </w:pPr>
            <w:r w:rsidRPr="00AD5A40">
              <w:rPr>
                <w:sz w:val="20"/>
                <w:szCs w:val="20"/>
              </w:rPr>
              <w:t>Single, spatial break in middle of range, with no overlap and strong contrast</w:t>
            </w:r>
          </w:p>
        </w:tc>
        <w:tc>
          <w:tcPr>
            <w:tcW w:w="956" w:type="dxa"/>
            <w:tcPrChange w:id="62" w:author="mkapur" w:date="2019-09-27T16:13:00Z">
              <w:tcPr>
                <w:tcW w:w="956" w:type="dxa"/>
              </w:tcPr>
            </w:tcPrChange>
          </w:tcPr>
          <w:p w14:paraId="4FD0C78B" w14:textId="77777777" w:rsidR="004467A0" w:rsidRPr="00AD5A40" w:rsidRDefault="004467A0" w:rsidP="004467A0">
            <w:pPr>
              <w:spacing w:line="276" w:lineRule="auto"/>
              <w:rPr>
                <w:sz w:val="20"/>
                <w:szCs w:val="20"/>
              </w:rPr>
            </w:pPr>
            <w:r w:rsidRPr="00AD5A40">
              <w:rPr>
                <w:sz w:val="20"/>
                <w:szCs w:val="20"/>
              </w:rPr>
              <w:t>25° Latitude and 25° Longitude</w:t>
            </w:r>
          </w:p>
        </w:tc>
        <w:tc>
          <w:tcPr>
            <w:tcW w:w="1070" w:type="dxa"/>
            <w:vAlign w:val="bottom"/>
            <w:tcPrChange w:id="63" w:author="mkapur" w:date="2019-09-27T16:13:00Z">
              <w:tcPr>
                <w:tcW w:w="1070" w:type="dxa"/>
                <w:vAlign w:val="center"/>
              </w:tcPr>
            </w:tcPrChange>
          </w:tcPr>
          <w:p w14:paraId="1783EDCD" w14:textId="431A6232" w:rsidR="004467A0" w:rsidRPr="004467A0" w:rsidRDefault="004467A0" w:rsidP="004467A0">
            <w:pPr>
              <w:spacing w:line="276" w:lineRule="auto"/>
              <w:rPr>
                <w:sz w:val="20"/>
                <w:szCs w:val="20"/>
              </w:rPr>
            </w:pPr>
            <w:ins w:id="64" w:author="mkapur" w:date="2019-09-27T16:13:00Z">
              <w:r w:rsidRPr="004467A0">
                <w:rPr>
                  <w:color w:val="000000"/>
                  <w:sz w:val="22"/>
                  <w:szCs w:val="22"/>
                  <w:rPrChange w:id="65" w:author="mkapur" w:date="2019-09-27T16:13:00Z">
                    <w:rPr>
                      <w:rFonts w:ascii="Calibri" w:hAnsi="Calibri" w:cs="Calibri"/>
                      <w:color w:val="000000"/>
                      <w:sz w:val="22"/>
                      <w:szCs w:val="22"/>
                    </w:rPr>
                  </w:rPrChange>
                </w:rPr>
                <w:t>0.48, 0.43</w:t>
              </w:r>
            </w:ins>
            <w:del w:id="66" w:author="mkapur" w:date="2019-09-27T16:13:00Z">
              <w:r w:rsidRPr="004467A0" w:rsidDel="004728E3">
                <w:rPr>
                  <w:color w:val="000000"/>
                  <w:sz w:val="20"/>
                  <w:szCs w:val="20"/>
                </w:rPr>
                <w:delText>0.32, 0.04</w:delText>
              </w:r>
            </w:del>
          </w:p>
        </w:tc>
        <w:tc>
          <w:tcPr>
            <w:tcW w:w="1069" w:type="dxa"/>
            <w:vAlign w:val="bottom"/>
            <w:tcPrChange w:id="67" w:author="mkapur" w:date="2019-09-27T16:13:00Z">
              <w:tcPr>
                <w:tcW w:w="1069" w:type="dxa"/>
                <w:vAlign w:val="center"/>
              </w:tcPr>
            </w:tcPrChange>
          </w:tcPr>
          <w:p w14:paraId="3B467DD5" w14:textId="3EBFDFF7" w:rsidR="004467A0" w:rsidRPr="004467A0" w:rsidRDefault="004467A0" w:rsidP="004467A0">
            <w:pPr>
              <w:spacing w:line="276" w:lineRule="auto"/>
              <w:rPr>
                <w:sz w:val="20"/>
                <w:szCs w:val="20"/>
              </w:rPr>
            </w:pPr>
            <w:ins w:id="68" w:author="mkapur" w:date="2019-09-27T16:13:00Z">
              <w:r w:rsidRPr="004467A0">
                <w:rPr>
                  <w:color w:val="000000"/>
                  <w:sz w:val="22"/>
                  <w:szCs w:val="22"/>
                  <w:rPrChange w:id="69" w:author="mkapur" w:date="2019-09-27T16:13:00Z">
                    <w:rPr>
                      <w:rFonts w:ascii="Calibri" w:hAnsi="Calibri" w:cs="Calibri"/>
                      <w:color w:val="000000"/>
                      <w:sz w:val="22"/>
                      <w:szCs w:val="22"/>
                    </w:rPr>
                  </w:rPrChange>
                </w:rPr>
                <w:t>0.92, 0.99, 0.89</w:t>
              </w:r>
            </w:ins>
            <w:del w:id="70" w:author="mkapur" w:date="2019-09-27T16:13:00Z">
              <w:r w:rsidRPr="004467A0" w:rsidDel="004728E3">
                <w:rPr>
                  <w:color w:val="000000"/>
                  <w:sz w:val="20"/>
                  <w:szCs w:val="20"/>
                </w:rPr>
                <w:delText>0.97, 0.99, 0.82</w:delText>
              </w:r>
            </w:del>
          </w:p>
        </w:tc>
        <w:tc>
          <w:tcPr>
            <w:tcW w:w="1070" w:type="dxa"/>
            <w:vAlign w:val="bottom"/>
            <w:tcPrChange w:id="71" w:author="mkapur" w:date="2019-09-27T16:13:00Z">
              <w:tcPr>
                <w:tcW w:w="1070" w:type="dxa"/>
                <w:vAlign w:val="center"/>
              </w:tcPr>
            </w:tcPrChange>
          </w:tcPr>
          <w:p w14:paraId="14C0D1CC" w14:textId="5F17EA6F" w:rsidR="004467A0" w:rsidRPr="004467A0" w:rsidRDefault="004467A0" w:rsidP="004467A0">
            <w:pPr>
              <w:spacing w:line="276" w:lineRule="auto"/>
              <w:rPr>
                <w:sz w:val="20"/>
                <w:szCs w:val="20"/>
              </w:rPr>
            </w:pPr>
            <w:ins w:id="72" w:author="mkapur" w:date="2019-09-27T16:13:00Z">
              <w:r w:rsidRPr="004467A0">
                <w:rPr>
                  <w:color w:val="000000"/>
                  <w:sz w:val="22"/>
                  <w:szCs w:val="22"/>
                  <w:rPrChange w:id="73" w:author="mkapur" w:date="2019-09-27T16:13:00Z">
                    <w:rPr>
                      <w:rFonts w:ascii="Calibri" w:hAnsi="Calibri" w:cs="Calibri"/>
                      <w:color w:val="000000"/>
                      <w:sz w:val="22"/>
                      <w:szCs w:val="22"/>
                    </w:rPr>
                  </w:rPrChange>
                </w:rPr>
                <w:t>0.47, 0.02</w:t>
              </w:r>
            </w:ins>
            <w:del w:id="74" w:author="mkapur" w:date="2019-09-27T16:13:00Z">
              <w:r w:rsidRPr="004467A0" w:rsidDel="004728E3">
                <w:rPr>
                  <w:color w:val="000000"/>
                  <w:sz w:val="20"/>
                  <w:szCs w:val="20"/>
                </w:rPr>
                <w:delText>0.30, 0.03</w:delText>
              </w:r>
            </w:del>
          </w:p>
        </w:tc>
        <w:tc>
          <w:tcPr>
            <w:tcW w:w="1069" w:type="dxa"/>
            <w:vAlign w:val="bottom"/>
            <w:tcPrChange w:id="75" w:author="mkapur" w:date="2019-09-27T16:13:00Z">
              <w:tcPr>
                <w:tcW w:w="1069" w:type="dxa"/>
                <w:vAlign w:val="center"/>
              </w:tcPr>
            </w:tcPrChange>
          </w:tcPr>
          <w:p w14:paraId="6D40FBC9" w14:textId="3C862542" w:rsidR="004467A0" w:rsidRPr="004467A0" w:rsidRDefault="004467A0" w:rsidP="004467A0">
            <w:pPr>
              <w:spacing w:line="276" w:lineRule="auto"/>
              <w:rPr>
                <w:sz w:val="20"/>
                <w:szCs w:val="20"/>
              </w:rPr>
            </w:pPr>
            <w:ins w:id="76" w:author="mkapur" w:date="2019-09-27T16:13:00Z">
              <w:r w:rsidRPr="004467A0">
                <w:rPr>
                  <w:color w:val="000000"/>
                  <w:sz w:val="22"/>
                  <w:szCs w:val="22"/>
                  <w:rPrChange w:id="77" w:author="mkapur" w:date="2019-09-27T16:13:00Z">
                    <w:rPr>
                      <w:rFonts w:ascii="Calibri" w:hAnsi="Calibri" w:cs="Calibri"/>
                      <w:color w:val="000000"/>
                      <w:sz w:val="22"/>
                      <w:szCs w:val="22"/>
                    </w:rPr>
                  </w:rPrChange>
                </w:rPr>
                <w:t>0.78, 0.8, 0.87</w:t>
              </w:r>
            </w:ins>
            <w:del w:id="78" w:author="mkapur" w:date="2019-09-27T16:13:00Z">
              <w:r w:rsidRPr="004467A0" w:rsidDel="004728E3">
                <w:rPr>
                  <w:color w:val="000000"/>
                  <w:sz w:val="20"/>
                  <w:szCs w:val="20"/>
                </w:rPr>
                <w:delText>0.85, 0.87, 0.89</w:delText>
              </w:r>
            </w:del>
          </w:p>
        </w:tc>
        <w:tc>
          <w:tcPr>
            <w:tcW w:w="1062" w:type="dxa"/>
            <w:vAlign w:val="bottom"/>
            <w:tcPrChange w:id="79" w:author="mkapur" w:date="2019-09-27T16:13:00Z">
              <w:tcPr>
                <w:tcW w:w="1062" w:type="dxa"/>
                <w:vAlign w:val="center"/>
              </w:tcPr>
            </w:tcPrChange>
          </w:tcPr>
          <w:p w14:paraId="7F8789DE" w14:textId="7BADDEC4" w:rsidR="004467A0" w:rsidRPr="004467A0" w:rsidRDefault="004467A0" w:rsidP="004467A0">
            <w:pPr>
              <w:spacing w:line="276" w:lineRule="auto"/>
              <w:rPr>
                <w:sz w:val="20"/>
                <w:szCs w:val="20"/>
              </w:rPr>
            </w:pPr>
            <w:ins w:id="80" w:author="mkapur" w:date="2019-09-27T16:13:00Z">
              <w:r w:rsidRPr="004467A0">
                <w:rPr>
                  <w:color w:val="000000"/>
                  <w:sz w:val="22"/>
                  <w:szCs w:val="22"/>
                  <w:rPrChange w:id="81" w:author="mkapur" w:date="2019-09-27T16:13:00Z">
                    <w:rPr>
                      <w:rFonts w:ascii="Calibri" w:hAnsi="Calibri" w:cs="Calibri"/>
                      <w:color w:val="000000"/>
                      <w:sz w:val="22"/>
                      <w:szCs w:val="22"/>
                    </w:rPr>
                  </w:rPrChange>
                </w:rPr>
                <w:t>0.48, 0</w:t>
              </w:r>
            </w:ins>
            <w:del w:id="82" w:author="mkapur" w:date="2019-09-27T16:13:00Z">
              <w:r w:rsidRPr="004467A0" w:rsidDel="004728E3">
                <w:rPr>
                  <w:color w:val="000000"/>
                  <w:sz w:val="20"/>
                  <w:szCs w:val="20"/>
                </w:rPr>
                <w:delText>0.34, 0.04</w:delText>
              </w:r>
            </w:del>
          </w:p>
        </w:tc>
        <w:tc>
          <w:tcPr>
            <w:tcW w:w="1061" w:type="dxa"/>
            <w:vAlign w:val="bottom"/>
            <w:tcPrChange w:id="83" w:author="mkapur" w:date="2019-09-27T16:13:00Z">
              <w:tcPr>
                <w:tcW w:w="1061" w:type="dxa"/>
                <w:vAlign w:val="center"/>
              </w:tcPr>
            </w:tcPrChange>
          </w:tcPr>
          <w:p w14:paraId="7A8E1164" w14:textId="153CF3E9" w:rsidR="004467A0" w:rsidRPr="004467A0" w:rsidRDefault="004467A0" w:rsidP="004467A0">
            <w:pPr>
              <w:spacing w:line="276" w:lineRule="auto"/>
              <w:rPr>
                <w:sz w:val="20"/>
                <w:szCs w:val="20"/>
              </w:rPr>
            </w:pPr>
            <w:ins w:id="84" w:author="mkapur" w:date="2019-09-27T16:13:00Z">
              <w:r w:rsidRPr="004467A0">
                <w:rPr>
                  <w:color w:val="000000"/>
                  <w:sz w:val="22"/>
                  <w:szCs w:val="22"/>
                  <w:rPrChange w:id="85" w:author="mkapur" w:date="2019-09-27T16:13:00Z">
                    <w:rPr>
                      <w:rFonts w:ascii="Calibri" w:hAnsi="Calibri" w:cs="Calibri"/>
                      <w:color w:val="000000"/>
                      <w:sz w:val="22"/>
                      <w:szCs w:val="22"/>
                    </w:rPr>
                  </w:rPrChange>
                </w:rPr>
                <w:t>0.82, 0.92, 0.86</w:t>
              </w:r>
            </w:ins>
            <w:del w:id="86" w:author="mkapur" w:date="2019-09-27T16:13:00Z">
              <w:r w:rsidRPr="004467A0" w:rsidDel="004728E3">
                <w:rPr>
                  <w:color w:val="000000"/>
                  <w:sz w:val="20"/>
                  <w:szCs w:val="20"/>
                </w:rPr>
                <w:delText>0.94, 0.90, 0.77</w:delText>
              </w:r>
            </w:del>
          </w:p>
        </w:tc>
      </w:tr>
      <w:tr w:rsidR="004467A0" w:rsidRPr="00AD5A40" w14:paraId="06BB36DA" w14:textId="373E31A0" w:rsidTr="004728E3">
        <w:tblPrEx>
          <w:tblW w:w="9350" w:type="dxa"/>
          <w:tblPrExChange w:id="87" w:author="mkapur" w:date="2019-09-27T16:13:00Z">
            <w:tblPrEx>
              <w:tblW w:w="9350" w:type="dxa"/>
            </w:tblPrEx>
          </w:tblPrExChange>
        </w:tblPrEx>
        <w:trPr>
          <w:trHeight w:val="9"/>
          <w:trPrChange w:id="88" w:author="mkapur" w:date="2019-09-27T16:13:00Z">
            <w:trPr>
              <w:trHeight w:val="9"/>
            </w:trPr>
          </w:trPrChange>
        </w:trPr>
        <w:tc>
          <w:tcPr>
            <w:tcW w:w="889" w:type="dxa"/>
            <w:tcPrChange w:id="89" w:author="mkapur" w:date="2019-09-27T16:13:00Z">
              <w:tcPr>
                <w:tcW w:w="889" w:type="dxa"/>
              </w:tcPr>
            </w:tcPrChange>
          </w:tcPr>
          <w:p w14:paraId="74860B0D" w14:textId="77777777" w:rsidR="004467A0" w:rsidRPr="00AD5A40" w:rsidRDefault="004467A0" w:rsidP="004467A0">
            <w:pPr>
              <w:spacing w:line="276" w:lineRule="auto"/>
              <w:rPr>
                <w:sz w:val="20"/>
                <w:szCs w:val="20"/>
              </w:rPr>
            </w:pPr>
            <w:r w:rsidRPr="00AD5A40">
              <w:rPr>
                <w:sz w:val="20"/>
                <w:szCs w:val="20"/>
              </w:rPr>
              <w:t>3</w:t>
            </w:r>
          </w:p>
        </w:tc>
        <w:tc>
          <w:tcPr>
            <w:tcW w:w="1104" w:type="dxa"/>
            <w:tcPrChange w:id="90" w:author="mkapur" w:date="2019-09-27T16:13:00Z">
              <w:tcPr>
                <w:tcW w:w="1104" w:type="dxa"/>
              </w:tcPr>
            </w:tcPrChange>
          </w:tcPr>
          <w:p w14:paraId="5562E915" w14:textId="76569A36" w:rsidR="004467A0" w:rsidRPr="00AD5A40" w:rsidRDefault="004467A0" w:rsidP="004467A0">
            <w:pPr>
              <w:spacing w:line="276" w:lineRule="auto"/>
              <w:rPr>
                <w:sz w:val="20"/>
                <w:szCs w:val="20"/>
              </w:rPr>
            </w:pPr>
            <w:r w:rsidRPr="00AD5A40">
              <w:rPr>
                <w:sz w:val="20"/>
                <w:szCs w:val="20"/>
              </w:rPr>
              <w:t>Some overlap between regions</w:t>
            </w:r>
          </w:p>
        </w:tc>
        <w:tc>
          <w:tcPr>
            <w:tcW w:w="956" w:type="dxa"/>
            <w:tcPrChange w:id="91" w:author="mkapur" w:date="2019-09-27T16:13:00Z">
              <w:tcPr>
                <w:tcW w:w="956" w:type="dxa"/>
              </w:tcPr>
            </w:tcPrChange>
          </w:tcPr>
          <w:p w14:paraId="4E94B21B" w14:textId="77777777" w:rsidR="004467A0" w:rsidRPr="00AD5A40" w:rsidRDefault="004467A0" w:rsidP="004467A0">
            <w:pPr>
              <w:spacing w:line="276" w:lineRule="auto"/>
              <w:rPr>
                <w:sz w:val="20"/>
                <w:szCs w:val="20"/>
              </w:rPr>
            </w:pPr>
            <w:r w:rsidRPr="00AD5A40">
              <w:rPr>
                <w:sz w:val="20"/>
                <w:szCs w:val="20"/>
              </w:rPr>
              <w:t>Between 20° and 25° Latitude</w:t>
            </w:r>
          </w:p>
        </w:tc>
        <w:tc>
          <w:tcPr>
            <w:tcW w:w="1070" w:type="dxa"/>
            <w:vAlign w:val="bottom"/>
            <w:tcPrChange w:id="92" w:author="mkapur" w:date="2019-09-27T16:13:00Z">
              <w:tcPr>
                <w:tcW w:w="1070" w:type="dxa"/>
                <w:vAlign w:val="center"/>
              </w:tcPr>
            </w:tcPrChange>
          </w:tcPr>
          <w:p w14:paraId="398189BB" w14:textId="06082874" w:rsidR="004467A0" w:rsidRPr="004467A0" w:rsidRDefault="004467A0" w:rsidP="004467A0">
            <w:pPr>
              <w:spacing w:line="276" w:lineRule="auto"/>
              <w:rPr>
                <w:sz w:val="20"/>
                <w:szCs w:val="20"/>
              </w:rPr>
            </w:pPr>
            <w:ins w:id="93" w:author="mkapur" w:date="2019-09-27T16:13:00Z">
              <w:r w:rsidRPr="004467A0">
                <w:rPr>
                  <w:color w:val="000000"/>
                  <w:sz w:val="22"/>
                  <w:szCs w:val="22"/>
                  <w:rPrChange w:id="94" w:author="mkapur" w:date="2019-09-27T16:13:00Z">
                    <w:rPr>
                      <w:rFonts w:ascii="Calibri" w:hAnsi="Calibri" w:cs="Calibri"/>
                      <w:color w:val="000000"/>
                      <w:sz w:val="22"/>
                      <w:szCs w:val="22"/>
                    </w:rPr>
                  </w:rPrChange>
                </w:rPr>
                <w:t>0.85, 0.58</w:t>
              </w:r>
            </w:ins>
            <w:del w:id="95" w:author="mkapur" w:date="2019-09-27T16:13:00Z">
              <w:r w:rsidRPr="004467A0" w:rsidDel="004728E3">
                <w:rPr>
                  <w:color w:val="000000"/>
                  <w:sz w:val="20"/>
                  <w:szCs w:val="20"/>
                </w:rPr>
                <w:delText>0.24, 0.07</w:delText>
              </w:r>
            </w:del>
          </w:p>
        </w:tc>
        <w:tc>
          <w:tcPr>
            <w:tcW w:w="1069" w:type="dxa"/>
            <w:vAlign w:val="bottom"/>
            <w:tcPrChange w:id="96" w:author="mkapur" w:date="2019-09-27T16:13:00Z">
              <w:tcPr>
                <w:tcW w:w="1069" w:type="dxa"/>
                <w:vAlign w:val="center"/>
              </w:tcPr>
            </w:tcPrChange>
          </w:tcPr>
          <w:p w14:paraId="398D8F32" w14:textId="0229B3FB" w:rsidR="004467A0" w:rsidRPr="004467A0" w:rsidRDefault="004467A0" w:rsidP="004467A0">
            <w:pPr>
              <w:spacing w:line="276" w:lineRule="auto"/>
              <w:rPr>
                <w:sz w:val="20"/>
                <w:szCs w:val="20"/>
              </w:rPr>
            </w:pPr>
            <w:ins w:id="97" w:author="mkapur" w:date="2019-09-27T16:13:00Z">
              <w:r w:rsidRPr="004467A0">
                <w:rPr>
                  <w:color w:val="000000"/>
                  <w:sz w:val="22"/>
                  <w:szCs w:val="22"/>
                  <w:rPrChange w:id="98" w:author="mkapur" w:date="2019-09-27T16:13:00Z">
                    <w:rPr>
                      <w:rFonts w:ascii="Calibri" w:hAnsi="Calibri" w:cs="Calibri"/>
                      <w:color w:val="000000"/>
                      <w:sz w:val="22"/>
                      <w:szCs w:val="22"/>
                    </w:rPr>
                  </w:rPrChange>
                </w:rPr>
                <w:t>0.84, 0.11, 0.91</w:t>
              </w:r>
            </w:ins>
            <w:del w:id="99" w:author="mkapur" w:date="2019-09-27T16:13:00Z">
              <w:r w:rsidRPr="004467A0" w:rsidDel="004728E3">
                <w:rPr>
                  <w:color w:val="000000"/>
                  <w:sz w:val="20"/>
                  <w:szCs w:val="20"/>
                </w:rPr>
                <w:delText>1.00, 1.00, 0.87</w:delText>
              </w:r>
            </w:del>
          </w:p>
        </w:tc>
        <w:tc>
          <w:tcPr>
            <w:tcW w:w="1070" w:type="dxa"/>
            <w:vAlign w:val="bottom"/>
            <w:tcPrChange w:id="100" w:author="mkapur" w:date="2019-09-27T16:13:00Z">
              <w:tcPr>
                <w:tcW w:w="1070" w:type="dxa"/>
                <w:vAlign w:val="center"/>
              </w:tcPr>
            </w:tcPrChange>
          </w:tcPr>
          <w:p w14:paraId="796BC5F0" w14:textId="2F87374D" w:rsidR="004467A0" w:rsidRPr="004467A0" w:rsidRDefault="004467A0" w:rsidP="004467A0">
            <w:pPr>
              <w:spacing w:line="276" w:lineRule="auto"/>
              <w:rPr>
                <w:sz w:val="20"/>
                <w:szCs w:val="20"/>
              </w:rPr>
            </w:pPr>
            <w:ins w:id="101" w:author="mkapur" w:date="2019-09-27T16:13:00Z">
              <w:r w:rsidRPr="004467A0">
                <w:rPr>
                  <w:color w:val="000000"/>
                  <w:sz w:val="22"/>
                  <w:szCs w:val="22"/>
                  <w:rPrChange w:id="102" w:author="mkapur" w:date="2019-09-27T16:13:00Z">
                    <w:rPr>
                      <w:rFonts w:ascii="Calibri" w:hAnsi="Calibri" w:cs="Calibri"/>
                      <w:color w:val="000000"/>
                      <w:sz w:val="22"/>
                      <w:szCs w:val="22"/>
                    </w:rPr>
                  </w:rPrChange>
                </w:rPr>
                <w:t>0.86, 0</w:t>
              </w:r>
            </w:ins>
            <w:del w:id="103" w:author="mkapur" w:date="2019-09-27T16:13:00Z">
              <w:r w:rsidRPr="004467A0" w:rsidDel="004728E3">
                <w:rPr>
                  <w:color w:val="000000"/>
                  <w:sz w:val="20"/>
                  <w:szCs w:val="20"/>
                </w:rPr>
                <w:delText>0.26, 0.10</w:delText>
              </w:r>
            </w:del>
          </w:p>
        </w:tc>
        <w:tc>
          <w:tcPr>
            <w:tcW w:w="1069" w:type="dxa"/>
            <w:vAlign w:val="bottom"/>
            <w:tcPrChange w:id="104" w:author="mkapur" w:date="2019-09-27T16:13:00Z">
              <w:tcPr>
                <w:tcW w:w="1069" w:type="dxa"/>
                <w:vAlign w:val="center"/>
              </w:tcPr>
            </w:tcPrChange>
          </w:tcPr>
          <w:p w14:paraId="65A53E5A" w14:textId="4AA49A7E" w:rsidR="004467A0" w:rsidRPr="004467A0" w:rsidRDefault="004467A0" w:rsidP="004467A0">
            <w:pPr>
              <w:spacing w:line="276" w:lineRule="auto"/>
              <w:rPr>
                <w:sz w:val="20"/>
                <w:szCs w:val="20"/>
              </w:rPr>
            </w:pPr>
            <w:ins w:id="105" w:author="mkapur" w:date="2019-09-27T16:13:00Z">
              <w:r w:rsidRPr="004467A0">
                <w:rPr>
                  <w:color w:val="000000"/>
                  <w:sz w:val="22"/>
                  <w:szCs w:val="22"/>
                  <w:rPrChange w:id="106" w:author="mkapur" w:date="2019-09-27T16:13:00Z">
                    <w:rPr>
                      <w:rFonts w:ascii="Calibri" w:hAnsi="Calibri" w:cs="Calibri"/>
                      <w:color w:val="000000"/>
                      <w:sz w:val="22"/>
                      <w:szCs w:val="22"/>
                    </w:rPr>
                  </w:rPrChange>
                </w:rPr>
                <w:t>0.75, 0.21, 0.8</w:t>
              </w:r>
            </w:ins>
            <w:del w:id="107" w:author="mkapur" w:date="2019-09-27T16:13:00Z">
              <w:r w:rsidRPr="004467A0" w:rsidDel="004728E3">
                <w:rPr>
                  <w:color w:val="000000"/>
                  <w:sz w:val="20"/>
                  <w:szCs w:val="20"/>
                </w:rPr>
                <w:delText>0.99, 1.00, 0.87</w:delText>
              </w:r>
            </w:del>
          </w:p>
        </w:tc>
        <w:tc>
          <w:tcPr>
            <w:tcW w:w="1062" w:type="dxa"/>
            <w:vAlign w:val="bottom"/>
            <w:tcPrChange w:id="108" w:author="mkapur" w:date="2019-09-27T16:13:00Z">
              <w:tcPr>
                <w:tcW w:w="1062" w:type="dxa"/>
                <w:vAlign w:val="center"/>
              </w:tcPr>
            </w:tcPrChange>
          </w:tcPr>
          <w:p w14:paraId="3ED52246" w14:textId="31FA761B" w:rsidR="004467A0" w:rsidRPr="004467A0" w:rsidRDefault="004467A0" w:rsidP="004467A0">
            <w:pPr>
              <w:spacing w:line="276" w:lineRule="auto"/>
              <w:rPr>
                <w:sz w:val="20"/>
                <w:szCs w:val="20"/>
              </w:rPr>
            </w:pPr>
            <w:ins w:id="109" w:author="mkapur" w:date="2019-09-27T16:13:00Z">
              <w:r w:rsidRPr="004467A0">
                <w:rPr>
                  <w:color w:val="000000"/>
                  <w:sz w:val="22"/>
                  <w:szCs w:val="22"/>
                  <w:rPrChange w:id="110" w:author="mkapur" w:date="2019-09-27T16:13:00Z">
                    <w:rPr>
                      <w:rFonts w:ascii="Calibri" w:hAnsi="Calibri" w:cs="Calibri"/>
                      <w:color w:val="000000"/>
                      <w:sz w:val="22"/>
                      <w:szCs w:val="22"/>
                    </w:rPr>
                  </w:rPrChange>
                </w:rPr>
                <w:t>0.87, 0</w:t>
              </w:r>
            </w:ins>
            <w:del w:id="111" w:author="mkapur" w:date="2019-09-27T16:13:00Z">
              <w:r w:rsidRPr="004467A0" w:rsidDel="004728E3">
                <w:rPr>
                  <w:color w:val="000000"/>
                  <w:sz w:val="20"/>
                  <w:szCs w:val="20"/>
                </w:rPr>
                <w:delText>0.24, 0.08</w:delText>
              </w:r>
            </w:del>
          </w:p>
        </w:tc>
        <w:tc>
          <w:tcPr>
            <w:tcW w:w="1061" w:type="dxa"/>
            <w:vAlign w:val="bottom"/>
            <w:tcPrChange w:id="112" w:author="mkapur" w:date="2019-09-27T16:13:00Z">
              <w:tcPr>
                <w:tcW w:w="1061" w:type="dxa"/>
                <w:vAlign w:val="center"/>
              </w:tcPr>
            </w:tcPrChange>
          </w:tcPr>
          <w:p w14:paraId="68028A2F" w14:textId="1DBEDB1C" w:rsidR="004467A0" w:rsidRPr="004467A0" w:rsidRDefault="004467A0" w:rsidP="004467A0">
            <w:pPr>
              <w:spacing w:line="276" w:lineRule="auto"/>
              <w:rPr>
                <w:sz w:val="20"/>
                <w:szCs w:val="20"/>
              </w:rPr>
            </w:pPr>
            <w:ins w:id="113" w:author="mkapur" w:date="2019-09-27T16:13:00Z">
              <w:r w:rsidRPr="004467A0">
                <w:rPr>
                  <w:color w:val="000000"/>
                  <w:sz w:val="22"/>
                  <w:szCs w:val="22"/>
                  <w:rPrChange w:id="114" w:author="mkapur" w:date="2019-09-27T16:13:00Z">
                    <w:rPr>
                      <w:rFonts w:ascii="Calibri" w:hAnsi="Calibri" w:cs="Calibri"/>
                      <w:color w:val="000000"/>
                      <w:sz w:val="22"/>
                      <w:szCs w:val="22"/>
                    </w:rPr>
                  </w:rPrChange>
                </w:rPr>
                <w:t>0.79, 0.14, 0.88</w:t>
              </w:r>
            </w:ins>
            <w:del w:id="115" w:author="mkapur" w:date="2019-09-27T16:13:00Z">
              <w:r w:rsidRPr="004467A0" w:rsidDel="004728E3">
                <w:rPr>
                  <w:color w:val="000000"/>
                  <w:sz w:val="20"/>
                  <w:szCs w:val="20"/>
                </w:rPr>
                <w:delText>1.00, 1.00, 0.83</w:delText>
              </w:r>
            </w:del>
          </w:p>
        </w:tc>
      </w:tr>
      <w:tr w:rsidR="004467A0" w:rsidRPr="00AD5A40" w14:paraId="773AAFEF" w14:textId="447C1CB8" w:rsidTr="004728E3">
        <w:tblPrEx>
          <w:tblW w:w="9350" w:type="dxa"/>
          <w:tblPrExChange w:id="116" w:author="mkapur" w:date="2019-09-27T16:13:00Z">
            <w:tblPrEx>
              <w:tblW w:w="9350" w:type="dxa"/>
            </w:tblPrEx>
          </w:tblPrExChange>
        </w:tblPrEx>
        <w:trPr>
          <w:trHeight w:val="9"/>
          <w:trPrChange w:id="117" w:author="mkapur" w:date="2019-09-27T16:13:00Z">
            <w:trPr>
              <w:trHeight w:val="9"/>
            </w:trPr>
          </w:trPrChange>
        </w:trPr>
        <w:tc>
          <w:tcPr>
            <w:tcW w:w="889" w:type="dxa"/>
            <w:tcPrChange w:id="118" w:author="mkapur" w:date="2019-09-27T16:13:00Z">
              <w:tcPr>
                <w:tcW w:w="889" w:type="dxa"/>
              </w:tcPr>
            </w:tcPrChange>
          </w:tcPr>
          <w:p w14:paraId="5733F9D3" w14:textId="77777777" w:rsidR="004467A0" w:rsidRPr="00AD5A40" w:rsidRDefault="004467A0" w:rsidP="004467A0">
            <w:pPr>
              <w:spacing w:line="276" w:lineRule="auto"/>
              <w:rPr>
                <w:sz w:val="20"/>
                <w:szCs w:val="20"/>
              </w:rPr>
            </w:pPr>
            <w:r w:rsidRPr="00AD5A40">
              <w:rPr>
                <w:sz w:val="20"/>
                <w:szCs w:val="20"/>
              </w:rPr>
              <w:t>4</w:t>
            </w:r>
          </w:p>
        </w:tc>
        <w:tc>
          <w:tcPr>
            <w:tcW w:w="1104" w:type="dxa"/>
            <w:tcPrChange w:id="119" w:author="mkapur" w:date="2019-09-27T16:13:00Z">
              <w:tcPr>
                <w:tcW w:w="1104" w:type="dxa"/>
              </w:tcPr>
            </w:tcPrChange>
          </w:tcPr>
          <w:p w14:paraId="0003E913" w14:textId="77777777" w:rsidR="004467A0" w:rsidRPr="00AD5A40" w:rsidRDefault="004467A0" w:rsidP="004467A0">
            <w:pPr>
              <w:spacing w:line="276" w:lineRule="auto"/>
              <w:rPr>
                <w:sz w:val="20"/>
                <w:szCs w:val="20"/>
              </w:rPr>
            </w:pPr>
            <w:r w:rsidRPr="00AD5A40">
              <w:rPr>
                <w:sz w:val="20"/>
                <w:szCs w:val="20"/>
              </w:rPr>
              <w:t xml:space="preserve">Single spatial break at edge of range with no overlap </w:t>
            </w:r>
          </w:p>
        </w:tc>
        <w:tc>
          <w:tcPr>
            <w:tcW w:w="956" w:type="dxa"/>
            <w:tcPrChange w:id="120" w:author="mkapur" w:date="2019-09-27T16:13:00Z">
              <w:tcPr>
                <w:tcW w:w="956" w:type="dxa"/>
              </w:tcPr>
            </w:tcPrChange>
          </w:tcPr>
          <w:p w14:paraId="31113414" w14:textId="6F78AB54" w:rsidR="004467A0" w:rsidRPr="00AD5A40" w:rsidRDefault="004467A0" w:rsidP="004467A0">
            <w:pPr>
              <w:spacing w:line="276" w:lineRule="auto"/>
              <w:rPr>
                <w:sz w:val="20"/>
                <w:szCs w:val="20"/>
              </w:rPr>
            </w:pPr>
            <w:r w:rsidRPr="00AD5A40">
              <w:rPr>
                <w:sz w:val="20"/>
                <w:szCs w:val="20"/>
              </w:rPr>
              <w:t>48° Longitude</w:t>
            </w:r>
          </w:p>
          <w:p w14:paraId="7C07A341" w14:textId="77777777" w:rsidR="004467A0" w:rsidRPr="00AD5A40" w:rsidRDefault="004467A0" w:rsidP="004467A0">
            <w:pPr>
              <w:spacing w:line="276" w:lineRule="auto"/>
              <w:rPr>
                <w:sz w:val="20"/>
                <w:szCs w:val="20"/>
              </w:rPr>
            </w:pPr>
          </w:p>
        </w:tc>
        <w:tc>
          <w:tcPr>
            <w:tcW w:w="1070" w:type="dxa"/>
            <w:vAlign w:val="bottom"/>
            <w:tcPrChange w:id="121" w:author="mkapur" w:date="2019-09-27T16:13:00Z">
              <w:tcPr>
                <w:tcW w:w="1070" w:type="dxa"/>
                <w:vAlign w:val="center"/>
              </w:tcPr>
            </w:tcPrChange>
          </w:tcPr>
          <w:p w14:paraId="4C0EE0EC" w14:textId="1C9B95C7" w:rsidR="004467A0" w:rsidRPr="004467A0" w:rsidRDefault="004467A0" w:rsidP="004467A0">
            <w:pPr>
              <w:spacing w:line="276" w:lineRule="auto"/>
              <w:rPr>
                <w:sz w:val="20"/>
                <w:szCs w:val="20"/>
              </w:rPr>
            </w:pPr>
            <w:ins w:id="122" w:author="mkapur" w:date="2019-09-27T16:13:00Z">
              <w:r w:rsidRPr="004467A0">
                <w:rPr>
                  <w:color w:val="000000"/>
                  <w:sz w:val="22"/>
                  <w:szCs w:val="22"/>
                  <w:rPrChange w:id="123" w:author="mkapur" w:date="2019-09-27T16:13:00Z">
                    <w:rPr>
                      <w:rFonts w:ascii="Calibri" w:hAnsi="Calibri" w:cs="Calibri"/>
                      <w:color w:val="000000"/>
                      <w:sz w:val="22"/>
                      <w:szCs w:val="22"/>
                    </w:rPr>
                  </w:rPrChange>
                </w:rPr>
                <w:t>0.27, 0.16</w:t>
              </w:r>
            </w:ins>
            <w:del w:id="124" w:author="mkapur" w:date="2019-09-27T16:13:00Z">
              <w:r w:rsidRPr="004467A0" w:rsidDel="004728E3">
                <w:rPr>
                  <w:color w:val="000000"/>
                  <w:sz w:val="20"/>
                  <w:szCs w:val="20"/>
                </w:rPr>
                <w:delText>0.58, 0.26</w:delText>
              </w:r>
            </w:del>
          </w:p>
        </w:tc>
        <w:tc>
          <w:tcPr>
            <w:tcW w:w="1069" w:type="dxa"/>
            <w:vAlign w:val="bottom"/>
            <w:tcPrChange w:id="125" w:author="mkapur" w:date="2019-09-27T16:13:00Z">
              <w:tcPr>
                <w:tcW w:w="1069" w:type="dxa"/>
                <w:vAlign w:val="center"/>
              </w:tcPr>
            </w:tcPrChange>
          </w:tcPr>
          <w:p w14:paraId="71D799F8" w14:textId="1C3BCF1B" w:rsidR="004467A0" w:rsidRPr="004467A0" w:rsidRDefault="004467A0" w:rsidP="004467A0">
            <w:pPr>
              <w:spacing w:line="276" w:lineRule="auto"/>
              <w:rPr>
                <w:sz w:val="20"/>
                <w:szCs w:val="20"/>
              </w:rPr>
            </w:pPr>
            <w:ins w:id="126" w:author="mkapur" w:date="2019-09-27T16:13:00Z">
              <w:r w:rsidRPr="004467A0">
                <w:rPr>
                  <w:color w:val="000000"/>
                  <w:sz w:val="22"/>
                  <w:szCs w:val="22"/>
                  <w:rPrChange w:id="127" w:author="mkapur" w:date="2019-09-27T16:13:00Z">
                    <w:rPr>
                      <w:rFonts w:ascii="Calibri" w:hAnsi="Calibri" w:cs="Calibri"/>
                      <w:color w:val="000000"/>
                      <w:sz w:val="22"/>
                      <w:szCs w:val="22"/>
                    </w:rPr>
                  </w:rPrChange>
                </w:rPr>
                <w:t>1, 1, 0.85</w:t>
              </w:r>
            </w:ins>
            <w:del w:id="128" w:author="mkapur" w:date="2019-09-27T16:13:00Z">
              <w:r w:rsidRPr="004467A0" w:rsidDel="004728E3">
                <w:rPr>
                  <w:color w:val="000000"/>
                  <w:sz w:val="20"/>
                  <w:szCs w:val="20"/>
                </w:rPr>
                <w:delText>0.73, 0.15, 0.83</w:delText>
              </w:r>
            </w:del>
          </w:p>
        </w:tc>
        <w:tc>
          <w:tcPr>
            <w:tcW w:w="1070" w:type="dxa"/>
            <w:vAlign w:val="bottom"/>
            <w:tcPrChange w:id="129" w:author="mkapur" w:date="2019-09-27T16:13:00Z">
              <w:tcPr>
                <w:tcW w:w="1070" w:type="dxa"/>
                <w:vAlign w:val="center"/>
              </w:tcPr>
            </w:tcPrChange>
          </w:tcPr>
          <w:p w14:paraId="22282FDF" w14:textId="2FBA32EB" w:rsidR="004467A0" w:rsidRPr="004467A0" w:rsidRDefault="004467A0" w:rsidP="004467A0">
            <w:pPr>
              <w:spacing w:line="276" w:lineRule="auto"/>
              <w:rPr>
                <w:sz w:val="20"/>
                <w:szCs w:val="20"/>
              </w:rPr>
            </w:pPr>
            <w:ins w:id="130" w:author="mkapur" w:date="2019-09-27T16:13:00Z">
              <w:r w:rsidRPr="004467A0">
                <w:rPr>
                  <w:color w:val="000000"/>
                  <w:sz w:val="22"/>
                  <w:szCs w:val="22"/>
                  <w:rPrChange w:id="131" w:author="mkapur" w:date="2019-09-27T16:13:00Z">
                    <w:rPr>
                      <w:rFonts w:ascii="Calibri" w:hAnsi="Calibri" w:cs="Calibri"/>
                      <w:color w:val="000000"/>
                      <w:sz w:val="22"/>
                      <w:szCs w:val="22"/>
                    </w:rPr>
                  </w:rPrChange>
                </w:rPr>
                <w:t>0.3, 0.02</w:t>
              </w:r>
            </w:ins>
            <w:del w:id="132" w:author="mkapur" w:date="2019-09-27T16:13:00Z">
              <w:r w:rsidRPr="004467A0" w:rsidDel="004728E3">
                <w:rPr>
                  <w:color w:val="000000"/>
                  <w:sz w:val="20"/>
                  <w:szCs w:val="20"/>
                </w:rPr>
                <w:delText>0.54, 0.27</w:delText>
              </w:r>
            </w:del>
          </w:p>
        </w:tc>
        <w:tc>
          <w:tcPr>
            <w:tcW w:w="1069" w:type="dxa"/>
            <w:vAlign w:val="bottom"/>
            <w:tcPrChange w:id="133" w:author="mkapur" w:date="2019-09-27T16:13:00Z">
              <w:tcPr>
                <w:tcW w:w="1069" w:type="dxa"/>
                <w:vAlign w:val="center"/>
              </w:tcPr>
            </w:tcPrChange>
          </w:tcPr>
          <w:p w14:paraId="6C4AC1D1" w14:textId="75364773" w:rsidR="004467A0" w:rsidRPr="004467A0" w:rsidRDefault="004467A0" w:rsidP="004467A0">
            <w:pPr>
              <w:spacing w:line="276" w:lineRule="auto"/>
              <w:rPr>
                <w:sz w:val="20"/>
                <w:szCs w:val="20"/>
              </w:rPr>
            </w:pPr>
            <w:ins w:id="134" w:author="mkapur" w:date="2019-09-27T16:13:00Z">
              <w:r w:rsidRPr="004467A0">
                <w:rPr>
                  <w:color w:val="000000"/>
                  <w:sz w:val="22"/>
                  <w:szCs w:val="22"/>
                  <w:rPrChange w:id="135" w:author="mkapur" w:date="2019-09-27T16:13:00Z">
                    <w:rPr>
                      <w:rFonts w:ascii="Calibri" w:hAnsi="Calibri" w:cs="Calibri"/>
                      <w:color w:val="000000"/>
                      <w:sz w:val="22"/>
                      <w:szCs w:val="22"/>
                    </w:rPr>
                  </w:rPrChange>
                </w:rPr>
                <w:t>0.99, 0.97, 0.92</w:t>
              </w:r>
            </w:ins>
            <w:del w:id="136" w:author="mkapur" w:date="2019-09-27T16:13:00Z">
              <w:r w:rsidRPr="004467A0" w:rsidDel="004728E3">
                <w:rPr>
                  <w:color w:val="000000"/>
                  <w:sz w:val="20"/>
                  <w:szCs w:val="20"/>
                </w:rPr>
                <w:delText>0.67, 0.11, 0.81</w:delText>
              </w:r>
            </w:del>
          </w:p>
        </w:tc>
        <w:tc>
          <w:tcPr>
            <w:tcW w:w="1062" w:type="dxa"/>
            <w:vAlign w:val="bottom"/>
            <w:tcPrChange w:id="137" w:author="mkapur" w:date="2019-09-27T16:13:00Z">
              <w:tcPr>
                <w:tcW w:w="1062" w:type="dxa"/>
                <w:vAlign w:val="center"/>
              </w:tcPr>
            </w:tcPrChange>
          </w:tcPr>
          <w:p w14:paraId="7712D40E" w14:textId="02ED7479" w:rsidR="004467A0" w:rsidRPr="004467A0" w:rsidRDefault="004467A0" w:rsidP="004467A0">
            <w:pPr>
              <w:spacing w:line="276" w:lineRule="auto"/>
              <w:rPr>
                <w:sz w:val="20"/>
                <w:szCs w:val="20"/>
              </w:rPr>
            </w:pPr>
            <w:ins w:id="138" w:author="mkapur" w:date="2019-09-27T16:13:00Z">
              <w:r w:rsidRPr="004467A0">
                <w:rPr>
                  <w:color w:val="000000"/>
                  <w:sz w:val="22"/>
                  <w:szCs w:val="22"/>
                  <w:rPrChange w:id="139" w:author="mkapur" w:date="2019-09-27T16:13:00Z">
                    <w:rPr>
                      <w:rFonts w:ascii="Calibri" w:hAnsi="Calibri" w:cs="Calibri"/>
                      <w:color w:val="000000"/>
                      <w:sz w:val="22"/>
                      <w:szCs w:val="22"/>
                    </w:rPr>
                  </w:rPrChange>
                </w:rPr>
                <w:t>0.29, 0.02</w:t>
              </w:r>
            </w:ins>
            <w:del w:id="140" w:author="mkapur" w:date="2019-09-27T16:13:00Z">
              <w:r w:rsidRPr="004467A0" w:rsidDel="004728E3">
                <w:rPr>
                  <w:color w:val="000000"/>
                  <w:sz w:val="20"/>
                  <w:szCs w:val="20"/>
                </w:rPr>
                <w:delText>0.58, 0.29</w:delText>
              </w:r>
            </w:del>
          </w:p>
        </w:tc>
        <w:tc>
          <w:tcPr>
            <w:tcW w:w="1061" w:type="dxa"/>
            <w:vAlign w:val="bottom"/>
            <w:tcPrChange w:id="141" w:author="mkapur" w:date="2019-09-27T16:13:00Z">
              <w:tcPr>
                <w:tcW w:w="1061" w:type="dxa"/>
                <w:vAlign w:val="center"/>
              </w:tcPr>
            </w:tcPrChange>
          </w:tcPr>
          <w:p w14:paraId="68668B0B" w14:textId="2C5C7E12" w:rsidR="004467A0" w:rsidRPr="004467A0" w:rsidRDefault="004467A0" w:rsidP="004467A0">
            <w:pPr>
              <w:spacing w:line="276" w:lineRule="auto"/>
              <w:rPr>
                <w:sz w:val="20"/>
                <w:szCs w:val="20"/>
              </w:rPr>
            </w:pPr>
            <w:ins w:id="142" w:author="mkapur" w:date="2019-09-27T16:13:00Z">
              <w:r w:rsidRPr="004467A0">
                <w:rPr>
                  <w:color w:val="000000"/>
                  <w:sz w:val="22"/>
                  <w:szCs w:val="22"/>
                  <w:rPrChange w:id="143" w:author="mkapur" w:date="2019-09-27T16:13:00Z">
                    <w:rPr>
                      <w:rFonts w:ascii="Calibri" w:hAnsi="Calibri" w:cs="Calibri"/>
                      <w:color w:val="000000"/>
                      <w:sz w:val="22"/>
                      <w:szCs w:val="22"/>
                    </w:rPr>
                  </w:rPrChange>
                </w:rPr>
                <w:t>0.99, 0.97, 0.79</w:t>
              </w:r>
            </w:ins>
            <w:del w:id="144" w:author="mkapur" w:date="2019-09-27T16:13:00Z">
              <w:r w:rsidRPr="004467A0" w:rsidDel="004728E3">
                <w:rPr>
                  <w:color w:val="000000"/>
                  <w:sz w:val="20"/>
                  <w:szCs w:val="20"/>
                </w:rPr>
                <w:delText>0.71, 0.14, 0.76</w:delText>
              </w:r>
            </w:del>
          </w:p>
        </w:tc>
      </w:tr>
      <w:tr w:rsidR="004467A0" w:rsidRPr="00AD5A40" w14:paraId="0648F431" w14:textId="40F11AC9" w:rsidTr="004728E3">
        <w:tblPrEx>
          <w:tblW w:w="9350" w:type="dxa"/>
          <w:tblPrExChange w:id="145" w:author="mkapur" w:date="2019-09-27T16:13:00Z">
            <w:tblPrEx>
              <w:tblW w:w="9350" w:type="dxa"/>
            </w:tblPrEx>
          </w:tblPrExChange>
        </w:tblPrEx>
        <w:trPr>
          <w:trHeight w:val="9"/>
          <w:trPrChange w:id="146" w:author="mkapur" w:date="2019-09-27T16:13:00Z">
            <w:trPr>
              <w:trHeight w:val="9"/>
            </w:trPr>
          </w:trPrChange>
        </w:trPr>
        <w:tc>
          <w:tcPr>
            <w:tcW w:w="889" w:type="dxa"/>
            <w:tcPrChange w:id="147" w:author="mkapur" w:date="2019-09-27T16:13:00Z">
              <w:tcPr>
                <w:tcW w:w="889" w:type="dxa"/>
              </w:tcPr>
            </w:tcPrChange>
          </w:tcPr>
          <w:p w14:paraId="217C52F2" w14:textId="77777777" w:rsidR="004467A0" w:rsidRPr="00AD5A40" w:rsidRDefault="004467A0" w:rsidP="004467A0">
            <w:pPr>
              <w:spacing w:line="276" w:lineRule="auto"/>
              <w:rPr>
                <w:sz w:val="20"/>
                <w:szCs w:val="20"/>
              </w:rPr>
            </w:pPr>
            <w:r w:rsidRPr="00AD5A40">
              <w:rPr>
                <w:sz w:val="20"/>
                <w:szCs w:val="20"/>
              </w:rPr>
              <w:t>5</w:t>
            </w:r>
          </w:p>
        </w:tc>
        <w:tc>
          <w:tcPr>
            <w:tcW w:w="1104" w:type="dxa"/>
            <w:tcPrChange w:id="148" w:author="mkapur" w:date="2019-09-27T16:13:00Z">
              <w:tcPr>
                <w:tcW w:w="1104" w:type="dxa"/>
              </w:tcPr>
            </w:tcPrChange>
          </w:tcPr>
          <w:p w14:paraId="3986CFC7" w14:textId="77777777" w:rsidR="004467A0" w:rsidRPr="00AD5A40" w:rsidRDefault="004467A0" w:rsidP="004467A0">
            <w:pPr>
              <w:spacing w:line="276" w:lineRule="auto"/>
              <w:rPr>
                <w:sz w:val="20"/>
                <w:szCs w:val="20"/>
              </w:rPr>
            </w:pPr>
            <w:r w:rsidRPr="00AD5A40">
              <w:rPr>
                <w:sz w:val="20"/>
                <w:szCs w:val="20"/>
              </w:rPr>
              <w:t>Single temporal break at year 50 (of 100); no spatial variability</w:t>
            </w:r>
          </w:p>
        </w:tc>
        <w:tc>
          <w:tcPr>
            <w:tcW w:w="956" w:type="dxa"/>
            <w:tcPrChange w:id="149" w:author="mkapur" w:date="2019-09-27T16:13:00Z">
              <w:tcPr>
                <w:tcW w:w="956" w:type="dxa"/>
              </w:tcPr>
            </w:tcPrChange>
          </w:tcPr>
          <w:p w14:paraId="03DDD22C" w14:textId="3A821C79" w:rsidR="004467A0" w:rsidRPr="00AD5A40" w:rsidRDefault="004467A0" w:rsidP="004467A0">
            <w:pPr>
              <w:spacing w:line="276" w:lineRule="auto"/>
              <w:rPr>
                <w:sz w:val="20"/>
                <w:szCs w:val="20"/>
              </w:rPr>
            </w:pPr>
            <w:r w:rsidRPr="00AD5A40">
              <w:rPr>
                <w:sz w:val="20"/>
                <w:szCs w:val="20"/>
              </w:rPr>
              <w:t xml:space="preserve">None for latitude or longitude; all fish under </w:t>
            </w:r>
            <w:r>
              <w:rPr>
                <w:sz w:val="20"/>
                <w:szCs w:val="20"/>
              </w:rPr>
              <w:t>regime</w:t>
            </w:r>
            <w:r w:rsidRPr="00AD5A40">
              <w:rPr>
                <w:sz w:val="20"/>
                <w:szCs w:val="20"/>
              </w:rPr>
              <w:t xml:space="preserve"> 1 from years 0 to 49 and </w:t>
            </w:r>
            <w:r>
              <w:rPr>
                <w:sz w:val="20"/>
                <w:szCs w:val="20"/>
              </w:rPr>
              <w:t>regime</w:t>
            </w:r>
            <w:r w:rsidRPr="00AD5A40">
              <w:rPr>
                <w:sz w:val="20"/>
                <w:szCs w:val="20"/>
              </w:rPr>
              <w:t xml:space="preserve"> 2 thereafter</w:t>
            </w:r>
          </w:p>
        </w:tc>
        <w:tc>
          <w:tcPr>
            <w:tcW w:w="1070" w:type="dxa"/>
            <w:vAlign w:val="bottom"/>
            <w:tcPrChange w:id="150" w:author="mkapur" w:date="2019-09-27T16:13:00Z">
              <w:tcPr>
                <w:tcW w:w="1070" w:type="dxa"/>
                <w:vAlign w:val="center"/>
              </w:tcPr>
            </w:tcPrChange>
          </w:tcPr>
          <w:p w14:paraId="6FD4A365" w14:textId="5CEC3365" w:rsidR="004467A0" w:rsidRPr="004467A0" w:rsidRDefault="004467A0" w:rsidP="004467A0">
            <w:pPr>
              <w:spacing w:line="276" w:lineRule="auto"/>
              <w:rPr>
                <w:sz w:val="20"/>
                <w:szCs w:val="20"/>
              </w:rPr>
            </w:pPr>
            <w:ins w:id="151" w:author="mkapur" w:date="2019-09-27T16:13:00Z">
              <w:r w:rsidRPr="004467A0">
                <w:rPr>
                  <w:color w:val="000000"/>
                  <w:sz w:val="22"/>
                  <w:szCs w:val="22"/>
                  <w:rPrChange w:id="152" w:author="mkapur" w:date="2019-09-27T16:13:00Z">
                    <w:rPr>
                      <w:rFonts w:ascii="Calibri" w:hAnsi="Calibri" w:cs="Calibri"/>
                      <w:color w:val="000000"/>
                      <w:sz w:val="22"/>
                      <w:szCs w:val="22"/>
                    </w:rPr>
                  </w:rPrChange>
                </w:rPr>
                <w:t>0.97, 0.78</w:t>
              </w:r>
            </w:ins>
            <w:del w:id="153" w:author="mkapur" w:date="2019-09-27T16:13:00Z">
              <w:r w:rsidRPr="004467A0" w:rsidDel="004728E3">
                <w:rPr>
                  <w:color w:val="000000"/>
                  <w:sz w:val="20"/>
                  <w:szCs w:val="20"/>
                </w:rPr>
                <w:delText>0.69, 0.17</w:delText>
              </w:r>
            </w:del>
          </w:p>
        </w:tc>
        <w:tc>
          <w:tcPr>
            <w:tcW w:w="1069" w:type="dxa"/>
            <w:vAlign w:val="bottom"/>
            <w:tcPrChange w:id="154" w:author="mkapur" w:date="2019-09-27T16:13:00Z">
              <w:tcPr>
                <w:tcW w:w="1069" w:type="dxa"/>
                <w:vAlign w:val="center"/>
              </w:tcPr>
            </w:tcPrChange>
          </w:tcPr>
          <w:p w14:paraId="4B8D497C" w14:textId="2C0F8F82" w:rsidR="004467A0" w:rsidRPr="004467A0" w:rsidRDefault="004467A0" w:rsidP="004467A0">
            <w:pPr>
              <w:spacing w:line="276" w:lineRule="auto"/>
              <w:rPr>
                <w:sz w:val="20"/>
                <w:szCs w:val="20"/>
              </w:rPr>
            </w:pPr>
            <w:ins w:id="155" w:author="mkapur" w:date="2019-09-27T16:13:00Z">
              <w:r w:rsidRPr="004467A0">
                <w:rPr>
                  <w:color w:val="000000"/>
                  <w:sz w:val="22"/>
                  <w:szCs w:val="22"/>
                  <w:rPrChange w:id="156" w:author="mkapur" w:date="2019-09-27T16:13:00Z">
                    <w:rPr>
                      <w:rFonts w:ascii="Calibri" w:hAnsi="Calibri" w:cs="Calibri"/>
                      <w:color w:val="000000"/>
                      <w:sz w:val="22"/>
                      <w:szCs w:val="22"/>
                    </w:rPr>
                  </w:rPrChange>
                </w:rPr>
                <w:t>0.92, 0.96, 0.5</w:t>
              </w:r>
            </w:ins>
            <w:del w:id="157" w:author="mkapur" w:date="2019-09-27T16:13:00Z">
              <w:r w:rsidRPr="004467A0" w:rsidDel="004728E3">
                <w:rPr>
                  <w:color w:val="000000"/>
                  <w:sz w:val="20"/>
                  <w:szCs w:val="20"/>
                </w:rPr>
                <w:delText>0.94, 0.91, 0.63</w:delText>
              </w:r>
            </w:del>
          </w:p>
        </w:tc>
        <w:tc>
          <w:tcPr>
            <w:tcW w:w="1070" w:type="dxa"/>
            <w:vAlign w:val="bottom"/>
            <w:tcPrChange w:id="158" w:author="mkapur" w:date="2019-09-27T16:13:00Z">
              <w:tcPr>
                <w:tcW w:w="1070" w:type="dxa"/>
                <w:vAlign w:val="center"/>
              </w:tcPr>
            </w:tcPrChange>
          </w:tcPr>
          <w:p w14:paraId="60A8792D" w14:textId="7A096165" w:rsidR="004467A0" w:rsidRPr="004467A0" w:rsidRDefault="004467A0" w:rsidP="004467A0">
            <w:pPr>
              <w:spacing w:line="276" w:lineRule="auto"/>
              <w:rPr>
                <w:sz w:val="20"/>
                <w:szCs w:val="20"/>
              </w:rPr>
            </w:pPr>
            <w:ins w:id="159" w:author="mkapur" w:date="2019-09-27T16:13:00Z">
              <w:r w:rsidRPr="004467A0">
                <w:rPr>
                  <w:color w:val="000000"/>
                  <w:sz w:val="22"/>
                  <w:szCs w:val="22"/>
                  <w:rPrChange w:id="160" w:author="mkapur" w:date="2019-09-27T16:13:00Z">
                    <w:rPr>
                      <w:rFonts w:ascii="Calibri" w:hAnsi="Calibri" w:cs="Calibri"/>
                      <w:color w:val="000000"/>
                      <w:sz w:val="22"/>
                      <w:szCs w:val="22"/>
                    </w:rPr>
                  </w:rPrChange>
                </w:rPr>
                <w:t>0.9, 0.13</w:t>
              </w:r>
            </w:ins>
            <w:del w:id="161" w:author="mkapur" w:date="2019-09-27T16:13:00Z">
              <w:r w:rsidRPr="004467A0" w:rsidDel="004728E3">
                <w:rPr>
                  <w:color w:val="000000"/>
                  <w:sz w:val="20"/>
                  <w:szCs w:val="20"/>
                </w:rPr>
                <w:delText>0.7, 0.35</w:delText>
              </w:r>
            </w:del>
          </w:p>
        </w:tc>
        <w:tc>
          <w:tcPr>
            <w:tcW w:w="1069" w:type="dxa"/>
            <w:vAlign w:val="bottom"/>
            <w:tcPrChange w:id="162" w:author="mkapur" w:date="2019-09-27T16:13:00Z">
              <w:tcPr>
                <w:tcW w:w="1069" w:type="dxa"/>
                <w:vAlign w:val="center"/>
              </w:tcPr>
            </w:tcPrChange>
          </w:tcPr>
          <w:p w14:paraId="44695807" w14:textId="55B16D9C" w:rsidR="004467A0" w:rsidRPr="004467A0" w:rsidRDefault="004467A0" w:rsidP="004467A0">
            <w:pPr>
              <w:spacing w:line="276" w:lineRule="auto"/>
              <w:rPr>
                <w:sz w:val="20"/>
                <w:szCs w:val="20"/>
              </w:rPr>
            </w:pPr>
            <w:ins w:id="163" w:author="mkapur" w:date="2019-09-27T16:13:00Z">
              <w:r w:rsidRPr="004467A0">
                <w:rPr>
                  <w:color w:val="000000"/>
                  <w:sz w:val="22"/>
                  <w:szCs w:val="22"/>
                  <w:rPrChange w:id="164" w:author="mkapur" w:date="2019-09-27T16:13:00Z">
                    <w:rPr>
                      <w:rFonts w:ascii="Calibri" w:hAnsi="Calibri" w:cs="Calibri"/>
                      <w:color w:val="000000"/>
                      <w:sz w:val="22"/>
                      <w:szCs w:val="22"/>
                    </w:rPr>
                  </w:rPrChange>
                </w:rPr>
                <w:t>0.95, 0.96, 0.25</w:t>
              </w:r>
            </w:ins>
            <w:del w:id="165" w:author="mkapur" w:date="2019-09-27T16:13:00Z">
              <w:r w:rsidRPr="004467A0" w:rsidDel="004728E3">
                <w:rPr>
                  <w:color w:val="000000"/>
                  <w:sz w:val="20"/>
                  <w:szCs w:val="20"/>
                </w:rPr>
                <w:delText>0.91, 0.91, 0.30</w:delText>
              </w:r>
            </w:del>
          </w:p>
        </w:tc>
        <w:tc>
          <w:tcPr>
            <w:tcW w:w="1062" w:type="dxa"/>
            <w:vAlign w:val="bottom"/>
            <w:tcPrChange w:id="166" w:author="mkapur" w:date="2019-09-27T16:13:00Z">
              <w:tcPr>
                <w:tcW w:w="1062" w:type="dxa"/>
                <w:vAlign w:val="center"/>
              </w:tcPr>
            </w:tcPrChange>
          </w:tcPr>
          <w:p w14:paraId="3B3DACBC" w14:textId="7162321D" w:rsidR="004467A0" w:rsidRPr="004467A0" w:rsidRDefault="004467A0" w:rsidP="004467A0">
            <w:pPr>
              <w:spacing w:line="276" w:lineRule="auto"/>
              <w:rPr>
                <w:sz w:val="20"/>
                <w:szCs w:val="20"/>
              </w:rPr>
            </w:pPr>
            <w:ins w:id="167" w:author="mkapur" w:date="2019-09-27T16:13:00Z">
              <w:r w:rsidRPr="004467A0">
                <w:rPr>
                  <w:color w:val="000000"/>
                  <w:sz w:val="22"/>
                  <w:szCs w:val="22"/>
                  <w:rPrChange w:id="168" w:author="mkapur" w:date="2019-09-27T16:13:00Z">
                    <w:rPr>
                      <w:rFonts w:ascii="Calibri" w:hAnsi="Calibri" w:cs="Calibri"/>
                      <w:color w:val="000000"/>
                      <w:sz w:val="22"/>
                      <w:szCs w:val="22"/>
                    </w:rPr>
                  </w:rPrChange>
                </w:rPr>
                <w:t>0.95, 0.08</w:t>
              </w:r>
            </w:ins>
            <w:del w:id="169" w:author="mkapur" w:date="2019-09-27T16:13:00Z">
              <w:r w:rsidRPr="004467A0" w:rsidDel="004728E3">
                <w:rPr>
                  <w:color w:val="000000"/>
                  <w:sz w:val="20"/>
                  <w:szCs w:val="20"/>
                </w:rPr>
                <w:delText>0.67, 0.25</w:delText>
              </w:r>
            </w:del>
          </w:p>
        </w:tc>
        <w:tc>
          <w:tcPr>
            <w:tcW w:w="1061" w:type="dxa"/>
            <w:vAlign w:val="bottom"/>
            <w:tcPrChange w:id="170" w:author="mkapur" w:date="2019-09-27T16:13:00Z">
              <w:tcPr>
                <w:tcW w:w="1061" w:type="dxa"/>
                <w:vAlign w:val="center"/>
              </w:tcPr>
            </w:tcPrChange>
          </w:tcPr>
          <w:p w14:paraId="7C9D592C" w14:textId="19F67064" w:rsidR="004467A0" w:rsidRPr="004467A0" w:rsidRDefault="004467A0" w:rsidP="004467A0">
            <w:pPr>
              <w:spacing w:line="276" w:lineRule="auto"/>
              <w:rPr>
                <w:sz w:val="20"/>
                <w:szCs w:val="20"/>
              </w:rPr>
            </w:pPr>
            <w:ins w:id="171" w:author="mkapur" w:date="2019-09-27T16:13:00Z">
              <w:r w:rsidRPr="004467A0">
                <w:rPr>
                  <w:color w:val="000000"/>
                  <w:sz w:val="22"/>
                  <w:szCs w:val="22"/>
                  <w:rPrChange w:id="172" w:author="mkapur" w:date="2019-09-27T16:13:00Z">
                    <w:rPr>
                      <w:rFonts w:ascii="Calibri" w:hAnsi="Calibri" w:cs="Calibri"/>
                      <w:color w:val="000000"/>
                      <w:sz w:val="22"/>
                      <w:szCs w:val="22"/>
                    </w:rPr>
                  </w:rPrChange>
                </w:rPr>
                <w:t>0.92, 0.96, 0.33</w:t>
              </w:r>
            </w:ins>
            <w:del w:id="173" w:author="mkapur" w:date="2019-09-27T16:13:00Z">
              <w:r w:rsidRPr="004467A0" w:rsidDel="004728E3">
                <w:rPr>
                  <w:color w:val="000000"/>
                  <w:sz w:val="20"/>
                  <w:szCs w:val="20"/>
                </w:rPr>
                <w:delText>0.92, 0.91, 0.41</w:delText>
              </w:r>
            </w:del>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692A9F">
        <w:trPr>
          <w:trHeight w:val="281"/>
        </w:trPr>
        <w:tc>
          <w:tcPr>
            <w:tcW w:w="1435" w:type="dxa"/>
            <w:shd w:val="clear" w:color="auto" w:fill="auto"/>
            <w:noWrap/>
            <w:vAlign w:val="center"/>
            <w:hideMark/>
          </w:tcPr>
          <w:p w14:paraId="0F9AE8D6" w14:textId="7B38439B"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1DA9E940"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 xml:space="preserve">Average error in </w:t>
            </w:r>
            <w:r w:rsidRPr="00AD5A40">
              <w:rPr>
                <w:b/>
                <w:i/>
                <w:sz w:val="22"/>
                <w:szCs w:val="22"/>
              </w:rPr>
              <w:t>L</w:t>
            </w:r>
            <w:r w:rsidRPr="00AD5A40">
              <w:rPr>
                <w:b/>
                <w:i/>
                <w:sz w:val="22"/>
                <w:szCs w:val="22"/>
                <w:vertAlign w:val="subscript"/>
              </w:rPr>
              <w:t>2</w:t>
            </w:r>
            <w:r w:rsidRPr="00AD5A40">
              <w:rPr>
                <w:rFonts w:eastAsia="Times New Roman"/>
                <w:b/>
                <w:color w:val="000000"/>
                <w:spacing w:val="0"/>
                <w:kern w:val="0"/>
                <w:sz w:val="22"/>
                <w:szCs w:val="22"/>
              </w:rPr>
              <w:t xml:space="preserve"> (cm)</w:t>
            </w:r>
          </w:p>
        </w:tc>
      </w:tr>
      <w:tr w:rsidR="00B268DA" w:rsidRPr="00AD5A40" w14:paraId="0EEB38B2" w14:textId="77777777" w:rsidTr="00692A9F">
        <w:trPr>
          <w:trHeight w:val="281"/>
        </w:trPr>
        <w:tc>
          <w:tcPr>
            <w:tcW w:w="1435" w:type="dxa"/>
            <w:shd w:val="clear" w:color="auto" w:fill="auto"/>
            <w:noWrap/>
            <w:vAlign w:val="center"/>
          </w:tcPr>
          <w:p w14:paraId="5004AEC0" w14:textId="2D1DF575"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2209156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0.303911</w:t>
            </w:r>
          </w:p>
        </w:tc>
      </w:tr>
      <w:tr w:rsidR="00B268DA" w:rsidRPr="00AD5A40" w14:paraId="638682F9" w14:textId="77777777" w:rsidTr="00692A9F">
        <w:trPr>
          <w:trHeight w:val="281"/>
        </w:trPr>
        <w:tc>
          <w:tcPr>
            <w:tcW w:w="1435" w:type="dxa"/>
            <w:shd w:val="clear" w:color="auto" w:fill="auto"/>
            <w:noWrap/>
            <w:vAlign w:val="center"/>
          </w:tcPr>
          <w:p w14:paraId="70EAC1BA" w14:textId="5187DCA6"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2E92DED7"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0.316632</w:t>
            </w:r>
          </w:p>
        </w:tc>
      </w:tr>
      <w:tr w:rsidR="00B268DA" w:rsidRPr="00AD5A40" w14:paraId="68744A5F" w14:textId="77777777" w:rsidTr="00692A9F">
        <w:trPr>
          <w:trHeight w:val="281"/>
        </w:trPr>
        <w:tc>
          <w:tcPr>
            <w:tcW w:w="1435" w:type="dxa"/>
            <w:shd w:val="clear" w:color="auto" w:fill="auto"/>
            <w:noWrap/>
            <w:vAlign w:val="center"/>
            <w:hideMark/>
          </w:tcPr>
          <w:p w14:paraId="63FF52BE" w14:textId="6E76310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25.54596</w:t>
            </w:r>
          </w:p>
        </w:tc>
      </w:tr>
      <w:tr w:rsidR="00B268DA" w:rsidRPr="00AD5A40" w14:paraId="3FBB1879" w14:textId="77777777" w:rsidTr="00692A9F">
        <w:trPr>
          <w:trHeight w:val="281"/>
        </w:trPr>
        <w:tc>
          <w:tcPr>
            <w:tcW w:w="1435" w:type="dxa"/>
            <w:shd w:val="clear" w:color="auto" w:fill="auto"/>
            <w:noWrap/>
            <w:vAlign w:val="center"/>
            <w:hideMark/>
          </w:tcPr>
          <w:p w14:paraId="50561127" w14:textId="18BC0D5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22.18996</w:t>
            </w:r>
          </w:p>
        </w:tc>
      </w:tr>
      <w:tr w:rsidR="00B268DA" w:rsidRPr="00AD5A40" w14:paraId="1CE5E857" w14:textId="77777777" w:rsidTr="00692A9F">
        <w:trPr>
          <w:trHeight w:val="281"/>
        </w:trPr>
        <w:tc>
          <w:tcPr>
            <w:tcW w:w="1435" w:type="dxa"/>
            <w:shd w:val="clear" w:color="auto" w:fill="auto"/>
            <w:noWrap/>
            <w:vAlign w:val="center"/>
            <w:hideMark/>
          </w:tcPr>
          <w:p w14:paraId="07A6BD51" w14:textId="186AB8E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1.826258</w:t>
            </w:r>
          </w:p>
        </w:tc>
      </w:tr>
      <w:tr w:rsidR="00B268DA" w:rsidRPr="00AD5A40" w14:paraId="3ADFAA60" w14:textId="77777777" w:rsidTr="00692A9F">
        <w:trPr>
          <w:trHeight w:val="281"/>
        </w:trPr>
        <w:tc>
          <w:tcPr>
            <w:tcW w:w="1435" w:type="dxa"/>
            <w:shd w:val="clear" w:color="auto" w:fill="auto"/>
            <w:noWrap/>
            <w:vAlign w:val="center"/>
            <w:hideMark/>
          </w:tcPr>
          <w:p w14:paraId="3B0F041C" w14:textId="70346223"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3.516556</w:t>
            </w:r>
          </w:p>
        </w:tc>
      </w:tr>
      <w:tr w:rsidR="00B268DA" w:rsidRPr="00AD5A40" w14:paraId="6C714B20" w14:textId="77777777" w:rsidTr="00692A9F">
        <w:trPr>
          <w:trHeight w:val="281"/>
        </w:trPr>
        <w:tc>
          <w:tcPr>
            <w:tcW w:w="1435" w:type="dxa"/>
            <w:shd w:val="clear" w:color="auto" w:fill="auto"/>
            <w:noWrap/>
            <w:vAlign w:val="center"/>
            <w:hideMark/>
          </w:tcPr>
          <w:p w14:paraId="3197F80C" w14:textId="110EF5D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22.58879</w:t>
            </w:r>
          </w:p>
        </w:tc>
      </w:tr>
      <w:tr w:rsidR="00B268DA" w:rsidRPr="00AD5A40" w14:paraId="419C410B" w14:textId="77777777" w:rsidTr="00692A9F">
        <w:trPr>
          <w:trHeight w:val="281"/>
        </w:trPr>
        <w:tc>
          <w:tcPr>
            <w:tcW w:w="1435" w:type="dxa"/>
            <w:shd w:val="clear" w:color="auto" w:fill="auto"/>
            <w:noWrap/>
            <w:vAlign w:val="center"/>
            <w:hideMark/>
          </w:tcPr>
          <w:p w14:paraId="515C0342" w14:textId="098A22E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20.16338</w:t>
            </w:r>
          </w:p>
        </w:tc>
      </w:tr>
      <w:tr w:rsidR="00B268DA" w:rsidRPr="00AD5A40" w14:paraId="0A01D56E" w14:textId="77777777" w:rsidTr="00692A9F">
        <w:trPr>
          <w:trHeight w:val="281"/>
        </w:trPr>
        <w:tc>
          <w:tcPr>
            <w:tcW w:w="1435" w:type="dxa"/>
            <w:shd w:val="clear" w:color="auto" w:fill="auto"/>
            <w:noWrap/>
            <w:vAlign w:val="center"/>
            <w:hideMark/>
          </w:tcPr>
          <w:p w14:paraId="4595D214" w14:textId="7B8A097C"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0.956835</w:t>
            </w:r>
          </w:p>
        </w:tc>
      </w:tr>
      <w:tr w:rsidR="00B268DA" w:rsidRPr="00AD5A40" w14:paraId="578B8A8B" w14:textId="77777777" w:rsidTr="00692A9F">
        <w:trPr>
          <w:trHeight w:val="281"/>
        </w:trPr>
        <w:tc>
          <w:tcPr>
            <w:tcW w:w="1435" w:type="dxa"/>
            <w:shd w:val="clear" w:color="auto" w:fill="auto"/>
            <w:noWrap/>
            <w:vAlign w:val="center"/>
            <w:hideMark/>
          </w:tcPr>
          <w:p w14:paraId="03658F3E" w14:textId="1192A7CA"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0.292469</w:t>
            </w:r>
          </w:p>
        </w:tc>
      </w:tr>
    </w:tbl>
    <w:p w14:paraId="74388C2A" w14:textId="77777777" w:rsidR="00617165" w:rsidRDefault="00617165" w:rsidP="00692A9F">
      <w:pPr>
        <w:pStyle w:val="Caption"/>
        <w:spacing w:line="276" w:lineRule="auto"/>
        <w:jc w:val="both"/>
      </w:pPr>
    </w:p>
    <w:p w14:paraId="56767CD4" w14:textId="5881234A"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r w:rsidR="00F60C74" w:rsidRPr="00AD5A40">
        <w:rPr>
          <w:i/>
          <w:vertAlign w:val="subscript"/>
        </w:rPr>
        <w:t xml:space="preserve">2  </w:t>
      </w:r>
      <w:r w:rsidR="00E0582F" w:rsidRPr="00AD5A40">
        <w:t>across 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2C1536D1">
            <wp:extent cx="6324599" cy="758951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8"/>
                    </a:xfrm>
                    <a:prstGeom prst="rect">
                      <a:avLst/>
                    </a:prstGeom>
                  </pic:spPr>
                </pic:pic>
              </a:graphicData>
            </a:graphic>
          </wp:inline>
        </w:drawing>
      </w:r>
    </w:p>
    <w:p w14:paraId="5925DB92" w14:textId="6F415EDC"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20 and 25 degrees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59F6545B">
            <wp:extent cx="5943599" cy="7132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7132319"/>
                    </a:xfrm>
                    <a:prstGeom prst="rect">
                      <a:avLst/>
                    </a:prstGeom>
                  </pic:spPr>
                </pic:pic>
              </a:graphicData>
            </a:graphic>
          </wp:inline>
        </w:drawing>
      </w:r>
    </w:p>
    <w:p w14:paraId="5C649494" w14:textId="71BC2DFE"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r w:rsidR="00617165">
        <w:t xml:space="preserve">the </w:t>
      </w:r>
      <w:r w:rsidRPr="00AD5A40">
        <w:t>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174"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174"/>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(a,c,e) Plots of smoothers for Year, Latitude, and Longitude, and first derivatives thereof for age-four male sablefish (b,d,f).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(a,c,e) Plots of smoothers for Year, Latitude, and Longitude, and first derivatives thereof for </w:t>
      </w:r>
      <w:r w:rsidR="001C2C6B" w:rsidRPr="00AD5A40">
        <w:t>male age six</w:t>
      </w:r>
      <w:r w:rsidRPr="00AD5A40">
        <w:t xml:space="preserve"> sablefish (b,d,f). Red lines indicate latitudes or longitudes that produced the highest first derivative and had a confidence interval that did not include zero.g)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(a,c,e) Plots of smoothers for Year, Latitude, and Longitude, and first derivatives thereof for </w:t>
      </w:r>
      <w:r w:rsidR="001C2C6B" w:rsidRPr="00AD5A40">
        <w:t xml:space="preserve">female age thirty </w:t>
      </w:r>
      <w:r w:rsidRPr="00AD5A40">
        <w:t xml:space="preserve">sablefish (b,d,f). Red lines indicate latitudes or longitudes that produced the highest first derivative and had a confidence interval that did not include zero.g)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(a,c,e) Plots of smoothers for Year, Latitude, and Longitude, and first derivatives thereof for </w:t>
      </w:r>
      <w:r w:rsidR="001C2C6B" w:rsidRPr="00AD5A40">
        <w:t>male age thirty</w:t>
      </w:r>
      <w:r w:rsidR="007F0CE3" w:rsidRPr="00AD5A40">
        <w:t xml:space="preserve"> sablefish (b,d,f).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175"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175"/>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Bertalanffy growth function (black lines) to data for Phase 1 spatio-temporal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692A9F">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Pr="00AD5A40" w:rsidRDefault="007E1CCD"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DAF8F" w14:textId="77777777" w:rsidR="00B41160" w:rsidRDefault="00B41160" w:rsidP="001F239F">
      <w:pPr>
        <w:spacing w:line="240" w:lineRule="auto"/>
      </w:pPr>
      <w:r>
        <w:separator/>
      </w:r>
    </w:p>
  </w:endnote>
  <w:endnote w:type="continuationSeparator" w:id="0">
    <w:p w14:paraId="22B4E056" w14:textId="77777777" w:rsidR="00B41160" w:rsidRDefault="00B41160"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FC2445" w:rsidRDefault="00FC244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FD22D71" w14:textId="77777777" w:rsidR="00FC2445" w:rsidRDefault="00FC2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7AE67" w14:textId="77777777" w:rsidR="00B41160" w:rsidRDefault="00B41160" w:rsidP="001F239F">
      <w:pPr>
        <w:spacing w:line="240" w:lineRule="auto"/>
      </w:pPr>
      <w:r>
        <w:separator/>
      </w:r>
    </w:p>
  </w:footnote>
  <w:footnote w:type="continuationSeparator" w:id="0">
    <w:p w14:paraId="1DA7E82C" w14:textId="77777777" w:rsidR="00B41160" w:rsidRDefault="00B41160"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213"/>
    <w:rsid w:val="00192C09"/>
    <w:rsid w:val="001A146D"/>
    <w:rsid w:val="001A2D4F"/>
    <w:rsid w:val="001A6FB3"/>
    <w:rsid w:val="001A7DEE"/>
    <w:rsid w:val="001B23D7"/>
    <w:rsid w:val="001C2C6B"/>
    <w:rsid w:val="001E319E"/>
    <w:rsid w:val="001F239F"/>
    <w:rsid w:val="001F4DA7"/>
    <w:rsid w:val="001F6D48"/>
    <w:rsid w:val="001F786C"/>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467A0"/>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4F67"/>
    <w:rsid w:val="0057595A"/>
    <w:rsid w:val="00587FAD"/>
    <w:rsid w:val="005A068D"/>
    <w:rsid w:val="005A36FC"/>
    <w:rsid w:val="005A41F0"/>
    <w:rsid w:val="005B39C6"/>
    <w:rsid w:val="005B3CD6"/>
    <w:rsid w:val="005B56D9"/>
    <w:rsid w:val="005B593C"/>
    <w:rsid w:val="005B5F08"/>
    <w:rsid w:val="005D13C2"/>
    <w:rsid w:val="005D1F9C"/>
    <w:rsid w:val="005D5BE6"/>
    <w:rsid w:val="006055D3"/>
    <w:rsid w:val="006123F9"/>
    <w:rsid w:val="00616545"/>
    <w:rsid w:val="00617165"/>
    <w:rsid w:val="006265F8"/>
    <w:rsid w:val="00626771"/>
    <w:rsid w:val="00627CE2"/>
    <w:rsid w:val="00633E50"/>
    <w:rsid w:val="00640358"/>
    <w:rsid w:val="0065797E"/>
    <w:rsid w:val="00660368"/>
    <w:rsid w:val="00660D93"/>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385A"/>
    <w:rsid w:val="00944A54"/>
    <w:rsid w:val="00952953"/>
    <w:rsid w:val="00956348"/>
    <w:rsid w:val="00965B0D"/>
    <w:rsid w:val="009706E4"/>
    <w:rsid w:val="00974CDD"/>
    <w:rsid w:val="00976DBF"/>
    <w:rsid w:val="00982B51"/>
    <w:rsid w:val="00983FE0"/>
    <w:rsid w:val="00985465"/>
    <w:rsid w:val="00985784"/>
    <w:rsid w:val="009C23E1"/>
    <w:rsid w:val="009E53D5"/>
    <w:rsid w:val="009F12B0"/>
    <w:rsid w:val="009F6E81"/>
    <w:rsid w:val="00A0336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6F1E"/>
    <w:rsid w:val="00A873FB"/>
    <w:rsid w:val="00A875F3"/>
    <w:rsid w:val="00A878C2"/>
    <w:rsid w:val="00A90F25"/>
    <w:rsid w:val="00A94970"/>
    <w:rsid w:val="00AB486E"/>
    <w:rsid w:val="00AC25F7"/>
    <w:rsid w:val="00AD5059"/>
    <w:rsid w:val="00AD5A40"/>
    <w:rsid w:val="00AD5B98"/>
    <w:rsid w:val="00AE1859"/>
    <w:rsid w:val="00AE44B1"/>
    <w:rsid w:val="00B01012"/>
    <w:rsid w:val="00B240CD"/>
    <w:rsid w:val="00B268DA"/>
    <w:rsid w:val="00B41160"/>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9508E"/>
    <w:rsid w:val="00CA2754"/>
    <w:rsid w:val="00CA2760"/>
    <w:rsid w:val="00CA30EE"/>
    <w:rsid w:val="00CA3694"/>
    <w:rsid w:val="00CC6D56"/>
    <w:rsid w:val="00CD1ABD"/>
    <w:rsid w:val="00CE3799"/>
    <w:rsid w:val="00CE5099"/>
    <w:rsid w:val="00CE63AF"/>
    <w:rsid w:val="00CF36A9"/>
    <w:rsid w:val="00D0511B"/>
    <w:rsid w:val="00D137DA"/>
    <w:rsid w:val="00D20F47"/>
    <w:rsid w:val="00D22326"/>
    <w:rsid w:val="00D25F60"/>
    <w:rsid w:val="00D32F4C"/>
    <w:rsid w:val="00D37AF4"/>
    <w:rsid w:val="00D40AA6"/>
    <w:rsid w:val="00D437F5"/>
    <w:rsid w:val="00D44E57"/>
    <w:rsid w:val="00D45F4D"/>
    <w:rsid w:val="00D53141"/>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7BDF"/>
    <w:rsid w:val="00F43D94"/>
    <w:rsid w:val="00F508DF"/>
    <w:rsid w:val="00F609B3"/>
    <w:rsid w:val="00F60C74"/>
    <w:rsid w:val="00F64BB8"/>
    <w:rsid w:val="00F705A6"/>
    <w:rsid w:val="00F70969"/>
    <w:rsid w:val="00F74C71"/>
    <w:rsid w:val="00F81946"/>
    <w:rsid w:val="00FB1DD4"/>
    <w:rsid w:val="00FC2445"/>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74331-B33A-4254-8F96-095EFB59A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24</Pages>
  <Words>3627</Words>
  <Characters>20677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10</cp:revision>
  <cp:lastPrinted>2019-06-24T16:44:00Z</cp:lastPrinted>
  <dcterms:created xsi:type="dcterms:W3CDTF">2019-07-02T15:18:00Z</dcterms:created>
  <dcterms:modified xsi:type="dcterms:W3CDTF">2019-09-30T16:53:00Z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