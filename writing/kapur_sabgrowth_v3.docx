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58AA4812" w:rsidR="0084205B" w:rsidRDefault="0084205B" w:rsidP="00560355">
      <w:pPr>
        <w:pStyle w:val="Title"/>
        <w:spacing w:after="0" w:line="276" w:lineRule="auto"/>
      </w:pPr>
      <w:bookmarkStart w:id="0" w:name="_Hlk2088139"/>
      <w:r>
        <w:t>Data driven approach reveals oceanographic features delineate growth zonation in NE pacific sablefish</w:t>
      </w:r>
    </w:p>
    <w:p w14:paraId="179BC0BE" w14:textId="77777777" w:rsidR="00AD45C5" w:rsidRPr="00AD45C5" w:rsidRDefault="00AD45C5" w:rsidP="00560355">
      <w:pPr>
        <w:spacing w:line="276" w:lineRule="auto"/>
      </w:pPr>
    </w:p>
    <w:p w14:paraId="146DD023" w14:textId="44F3A7E4" w:rsidR="00F502D0" w:rsidRDefault="00F502D0" w:rsidP="00560355">
      <w:pPr>
        <w:spacing w:after="0" w:line="276" w:lineRule="auto"/>
      </w:pPr>
      <w:r w:rsidRPr="0010075F">
        <w:t xml:space="preserve">Kapur, M., </w:t>
      </w:r>
      <w:proofErr w:type="spellStart"/>
      <w:r w:rsidRPr="0010075F">
        <w:t>Haltuch</w:t>
      </w:r>
      <w:proofErr w:type="spellEnd"/>
      <w:r w:rsidRPr="0010075F">
        <w:t xml:space="preserve">, M., </w:t>
      </w:r>
      <w:r w:rsidR="004A6F3D">
        <w:rPr>
          <w:color w:val="222222"/>
          <w:shd w:val="clear" w:color="auto" w:fill="FFFFFF"/>
        </w:rPr>
        <w:t xml:space="preserve">[others] </w:t>
      </w:r>
      <w:r w:rsidRPr="0010075F">
        <w:t>Punt, A.</w:t>
      </w:r>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20852776" w:rsidR="00924E93" w:rsidRDefault="00924E93" w:rsidP="00560355">
      <w:pPr>
        <w:spacing w:after="0" w:line="276" w:lineRule="auto"/>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Results indicate that NE Pacific sablefish length-at-age increases with latitude, which is consistent with 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E41D4AC"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458433A3" w:rsidR="00C240B4" w:rsidRPr="001142BC" w:rsidRDefault="00724656" w:rsidP="00560355">
      <w:pPr>
        <w:pStyle w:val="CommentText"/>
        <w:spacing w:after="0" w:line="276" w:lineRule="auto"/>
        <w:rPr>
          <w:sz w:val="24"/>
          <w:szCs w:val="24"/>
        </w:rPr>
      </w:pPr>
      <w:r w:rsidRPr="001142BC">
        <w:rPr>
          <w:sz w:val="24"/>
          <w:szCs w:val="24"/>
        </w:rPr>
        <w:t>Fish populations can display spatial patterns in their traits which 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C240B4" w:rsidRPr="003F6D4D">
        <w:rPr>
          <w:sz w:val="24"/>
          <w:szCs w:val="24"/>
        </w:rPr>
        <w:t xml:space="preserve"> </w:t>
      </w:r>
      <w:r w:rsidR="0050070A">
        <w:rPr>
          <w:sz w:val="24"/>
          <w:szCs w:val="24"/>
        </w:rPr>
        <w:t xml:space="preserve">at 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which 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the current management scale is appropriate to 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(like 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4477B5">
        <w:rPr>
          <w:sz w:val="24"/>
          <w:szCs w:val="24"/>
        </w:rPr>
        <w:t>are</w:t>
      </w:r>
      <w:r w:rsidR="008262D4" w:rsidRPr="003F6D4D">
        <w:rPr>
          <w:sz w:val="24"/>
          <w:szCs w:val="24"/>
        </w:rPr>
        <w:t xml:space="preserve"> informative towards the </w:t>
      </w:r>
      <w:r w:rsidR="0050070A">
        <w:rPr>
          <w:sz w:val="24"/>
          <w:szCs w:val="24"/>
        </w:rPr>
        <w:t>implementation</w:t>
      </w:r>
      <w:r w:rsidR="008262D4" w:rsidRPr="003F6D4D">
        <w:rPr>
          <w:sz w:val="24"/>
          <w:szCs w:val="24"/>
        </w:rPr>
        <w:t xml:space="preserve"> of ecosystem-based fisheries management.</w:t>
      </w:r>
    </w:p>
    <w:p w14:paraId="44998793" w14:textId="48A7D5F9" w:rsidR="00924E93" w:rsidRDefault="00D72180" w:rsidP="00560355">
      <w:pPr>
        <w:spacing w:after="0" w:line="276" w:lineRule="auto"/>
        <w:ind w:firstLine="36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the ecological context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344A86A4" w:rsidR="00551B60" w:rsidRDefault="00924E93" w:rsidP="00560355">
      <w:pPr>
        <w:spacing w:after="0" w:line="276" w:lineRule="auto"/>
        <w:ind w:firstLine="360"/>
      </w:pPr>
      <w:r>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actually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522D5456" w:rsidR="00B0174F" w:rsidRDefault="00B10712" w:rsidP="00560355">
      <w:pPr>
        <w:spacing w:after="0" w:line="276" w:lineRule="auto"/>
        <w:ind w:firstLine="360"/>
      </w:pPr>
      <w:r>
        <w:lastRenderedPageBreak/>
        <w:t xml:space="preserve">Attempts to quantify spatial variation in somatic growth typically face a trade-off </w:t>
      </w:r>
      <w:r w:rsidR="00A51BDE">
        <w:t>between superimposing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of 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8257962" w:rsidR="00B10712" w:rsidRDefault="00B1424C" w:rsidP="00560355">
      <w:pPr>
        <w:spacing w:after="0" w:line="276" w:lineRule="auto"/>
        <w:ind w:firstLine="360"/>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1"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mean great-circle distance of 191 km in a single year,</w:t>
      </w:r>
      <w:r w:rsidR="002360BE">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during the past few decades have increased concern about the status </w:t>
      </w:r>
      <w:r w:rsidR="00B10712">
        <w:t xml:space="preserve">of sablefish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occurred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730C9681" w:rsidR="00B10712" w:rsidRDefault="00F07D97" w:rsidP="00560355">
      <w:pPr>
        <w:spacing w:before="240" w:after="0" w:line="276" w:lineRule="auto"/>
      </w:pPr>
      <w:r>
        <w:t>T</w:t>
      </w:r>
      <w:r w:rsidR="00231872">
        <w:t xml:space="preserve">he method </w:t>
      </w:r>
      <w:r w:rsidR="00DB1412">
        <w:t>fits</w:t>
      </w:r>
      <w:r w:rsidR="00231872">
        <w:t xml:space="preserve"> a Generalized Additive Model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 xml:space="preserve">for year, latitude, and longitude. This is achieved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560355">
      <w:pPr>
        <w:spacing w:after="0" w:line="276"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
    </w:p>
    <w:p w14:paraId="178FD8AD" w14:textId="6C981858" w:rsidR="00F502D0" w:rsidRPr="00BE53B7" w:rsidRDefault="00B10712" w:rsidP="00560355">
      <w:pPr>
        <w:spacing w:after="0" w:line="276" w:lineRule="auto"/>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though we did not account for or simulate error or bias introduced from the age-determination method.</w:t>
      </w:r>
      <w:r w:rsidR="00600B2A">
        <w:t xml:space="preserve"> </w:t>
      </w:r>
    </w:p>
    <w:p w14:paraId="2DD9C96B" w14:textId="4D0796E8" w:rsidR="00064049" w:rsidRDefault="00064049" w:rsidP="00560355">
      <w:pPr>
        <w:spacing w:after="0" w:line="276" w:lineRule="auto"/>
        <w:ind w:firstLine="360"/>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560355">
      <w:pPr>
        <w:pStyle w:val="Caption"/>
        <w:spacing w:after="0" w:line="276" w:lineRule="auto"/>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560355">
      <w:pPr>
        <w:spacing w:after="0" w:line="276"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560355">
      <w:pPr>
        <w:spacing w:after="0" w:line="276" w:lineRule="auto"/>
        <w:ind w:firstLine="360"/>
      </w:pPr>
      <w:r>
        <w:t xml:space="preserve">The uncertainty in derivative estimates are computed </w:t>
      </w:r>
      <w:r w:rsidR="00C2617A">
        <w:t>as</w:t>
      </w:r>
      <w:r>
        <w:t>:</w:t>
      </w:r>
    </w:p>
    <w:p w14:paraId="184A31C7" w14:textId="3AB2F605" w:rsidR="00B67BB0" w:rsidRPr="00E424C1" w:rsidRDefault="00B67BB0" w:rsidP="00560355">
      <w:pPr>
        <w:pStyle w:val="Caption"/>
        <w:spacing w:before="120" w:after="0" w:line="276" w:lineRule="auto"/>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7233967" w:rsidR="00F502D0" w:rsidRDefault="00B67BB0" w:rsidP="00560355">
      <w:pPr>
        <w:spacing w:after="0" w:line="276" w:lineRule="auto"/>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3" w:name="_Hlk3457523"/>
      <w:bookmarkStart w:id="4" w:name="_Hlk2063522"/>
      <w:r w:rsidR="005E0FFF">
        <w:t xml:space="preserve">These steps are repeated </w:t>
      </w:r>
      <w:r w:rsidR="002360BE">
        <w:t xml:space="preserve">across the range </w:t>
      </w:r>
      <w:r w:rsidR="008F627F">
        <w:t xml:space="preserve">of explored </w:t>
      </w:r>
      <w:r w:rsidR="005E0FFF">
        <w:t>years and longitudes</w:t>
      </w:r>
      <w:bookmarkEnd w:id="3"/>
      <w:r w:rsidR="005E0FFF">
        <w:t xml:space="preserve">. For each parameter, we identify </w:t>
      </w:r>
      <w:r w:rsidR="00B10712">
        <w:t xml:space="preserve">at which </w:t>
      </w:r>
      <w:r w:rsidR="00FE67CC">
        <w:t>predictor</w:t>
      </w:r>
      <w:r w:rsidR="00B10712">
        <w:t xml:space="preserve"> value (i.e.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4"/>
      <w:r w:rsidR="00254EB5">
        <w:t xml:space="preserve">The rounding step was implemented to ease comparison in the simulation study; we did not wish to treat a breakpoint estimate as incorrect if it were only off by less than half of one degree </w:t>
      </w:r>
      <w:r w:rsidR="00254EB5">
        <w:lastRenderedPageBreak/>
        <w:t xml:space="preserve">(approximately 33 miles). </w:t>
      </w:r>
      <w:r w:rsidR="00EB497B">
        <w:fldChar w:fldCharType="begin"/>
      </w:r>
      <w:r w:rsidR="00EB497B">
        <w:instrText xml:space="preserve"> REF _Ref2061301 \h  \* MERGEFORMAT </w:instrText>
      </w:r>
      <w:r w:rsidR="00EB497B">
        <w:fldChar w:fldCharType="separate"/>
      </w:r>
      <w:r w:rsidR="00EF1C91">
        <w:t xml:space="preserve">Figure </w:t>
      </w:r>
      <w:r w:rsidR="00EF1C91">
        <w:rPr>
          <w:noProof/>
        </w:rPr>
        <w:t>1</w:t>
      </w:r>
      <w:r w:rsidR="00EB497B">
        <w:fldChar w:fldCharType="end"/>
      </w:r>
      <w:r w:rsidR="00EB497B">
        <w:t xml:space="preserve"> and </w:t>
      </w:r>
      <w:r w:rsidR="00EB497B">
        <w:fldChar w:fldCharType="begin"/>
      </w:r>
      <w:r w:rsidR="00EB497B">
        <w:instrText xml:space="preserve"> REF _Ref2061305 \h  \* MERGEFORMAT </w:instrText>
      </w:r>
      <w:r w:rsidR="00EB497B">
        <w:fldChar w:fldCharType="separate"/>
      </w:r>
      <w:r w:rsidR="00EF1C91">
        <w:t xml:space="preserve">Figure </w:t>
      </w:r>
      <w:r w:rsidR="00EF1C91">
        <w:rPr>
          <w:noProof/>
        </w:rPr>
        <w:t>2</w:t>
      </w:r>
      <w:r w:rsidR="00EB497B">
        <w:fldChar w:fldCharType="end"/>
      </w:r>
      <w:r w:rsidR="000759C3">
        <w:t xml:space="preserve"> </w:t>
      </w:r>
      <w:r w:rsidR="000B4A0E">
        <w:t xml:space="preserve">illustrate the raw data, smoothers and first 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F25DAED" w14:textId="4F829D70" w:rsidR="00EF678E" w:rsidRPr="00EF678E" w:rsidRDefault="00F502D0" w:rsidP="00560355">
      <w:pPr>
        <w:spacing w:before="120" w:after="0" w:line="276" w:lineRule="auto"/>
        <w:rPr>
          <w:rFonts w:eastAsiaTheme="minorEastAsia"/>
        </w:rPr>
      </w:pPr>
      <w:bookmarkStart w:id="5"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5"/>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43D78683" w:rsidR="00F502D0" w:rsidRDefault="00F502D0" w:rsidP="00560355">
      <w:pPr>
        <w:spacing w:before="120" w:after="0" w:line="276"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560355">
      <w:pPr>
        <w:pStyle w:val="Heading2"/>
        <w:spacing w:line="276" w:lineRule="auto"/>
      </w:pPr>
      <w:r>
        <w:t xml:space="preserve">2.2 </w:t>
      </w:r>
      <w:r w:rsidRPr="00101B12">
        <w:t>Simulation Testing</w:t>
      </w:r>
    </w:p>
    <w:p w14:paraId="062CC497" w14:textId="51EBFD5D" w:rsidR="00715ED3" w:rsidRDefault="00715ED3" w:rsidP="00560355">
      <w:pPr>
        <w:pStyle w:val="Heading3"/>
        <w:spacing w:line="276" w:lineRule="auto"/>
      </w:pPr>
      <w:r>
        <w:t>2.2.1 Outline and design</w:t>
      </w:r>
    </w:p>
    <w:p w14:paraId="1E4940F0" w14:textId="738EBE3D" w:rsidR="00F75BC7" w:rsidRDefault="00AA168A" w:rsidP="00560355">
      <w:pPr>
        <w:spacing w:after="0" w:line="276" w:lineRule="auto"/>
        <w:ind w:firstLine="360"/>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560355">
      <w:pPr>
        <w:pStyle w:val="Caption"/>
        <w:spacing w:before="120" w:after="0" w:line="276" w:lineRule="auto"/>
      </w:pPr>
      <w:bookmarkStart w:id="6"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6"/>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694D000C" w:rsidR="00E05953" w:rsidRDefault="003368A1" w:rsidP="00560355">
      <w:pPr>
        <w:spacing w:after="0" w:line="276" w:lineRule="auto"/>
      </w:pPr>
      <w:bookmarkStart w:id="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AC02E6">
        <w:rPr>
          <w:rFonts w:eastAsiaTheme="minorEastAsia"/>
        </w:rPr>
        <w:t xml:space="preserve">a </w:t>
      </w:r>
      <w:r w:rsidR="009E50E8">
        <w:rPr>
          <w:rFonts w:eastAsiaTheme="minorEastAsia"/>
        </w:rPr>
        <w:t xml:space="preserve">bias-corrected </w:t>
      </w:r>
      <w:r w:rsidR="00642D5E">
        <w:rPr>
          <w:rFonts w:eastAsiaTheme="minorEastAsia"/>
        </w:rPr>
        <w:t>lognormal error term.</w:t>
      </w:r>
      <w:r w:rsidR="00C41D19">
        <w:t xml:space="preserve"> </w:t>
      </w:r>
      <w:r w:rsidR="002360BE">
        <w:t xml:space="preserve">We considered </w:t>
      </w:r>
      <w:r w:rsidR="00DB1D12">
        <w:t>five</w:t>
      </w:r>
      <w:r w:rsidR="002360BE">
        <w:t xml:space="preserve"> growth scenarios consisting of </w:t>
      </w:r>
      <w:r w:rsidR="00E02C5F">
        <w:t>two</w:t>
      </w:r>
      <w:r w:rsidR="002360BE">
        <w:t xml:space="preserve"> different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Regimes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8"/>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101B12">
        <w:t xml:space="preserve">Regime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Regime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parameters 20% higher than Regime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the </w:t>
      </w:r>
      <w:r w:rsidR="00527F2F">
        <w:t>Supplementary Material</w:t>
      </w:r>
      <w:r w:rsidR="00730B78">
        <w:t xml:space="preserve"> Figure A1</w:t>
      </w:r>
      <w:r w:rsidR="00585ACF">
        <w:t>.</w:t>
      </w:r>
    </w:p>
    <w:p w14:paraId="686DCC8B" w14:textId="4F2FC88E" w:rsidR="001E05C4" w:rsidRDefault="00991E7A" w:rsidP="001E05C4">
      <w:pPr>
        <w:spacing w:after="0" w:line="276" w:lineRule="auto"/>
        <w:jc w:val="both"/>
      </w:pPr>
      <w:r>
        <w:t xml:space="preserve">The simulated spatial extent ranges from 0° to 50° in latitude and longitude. </w:t>
      </w:r>
      <w:r w:rsidR="003057E6">
        <w:t>The</w:t>
      </w:r>
      <w:r w:rsidR="002360BE">
        <w:t>se</w:t>
      </w:r>
      <w:r w:rsidR="003057E6">
        <w:t xml:space="preser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locations of fish grown under a certain Regime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F04629">
        <w:rPr>
          <w:rFonts w:eastAsiaTheme="minorEastAsia"/>
        </w:rPr>
        <w:t xml:space="preserve">In Scenario 1 (no spatial or temporal variation) all fish </w:t>
      </w:r>
      <w:r w:rsidR="00952B81">
        <w:rPr>
          <w:rFonts w:eastAsiaTheme="minorEastAsia"/>
        </w:rPr>
        <w:t>were</w:t>
      </w:r>
      <w:r w:rsidR="00F04629">
        <w:rPr>
          <w:rFonts w:eastAsiaTheme="minorEastAsia"/>
        </w:rPr>
        <w:t xml:space="preserve"> grown under Regime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In Scenario 2,</w:t>
      </w:r>
      <w:r>
        <w:t xml:space="preserve"> </w:t>
      </w:r>
      <w:r w:rsidR="00473F2A">
        <w:rPr>
          <w:rFonts w:eastAsiaTheme="minorEastAsia"/>
        </w:rPr>
        <w:t xml:space="preserve">the latitude and longitude of fish </w:t>
      </w:r>
      <w:r w:rsidR="00473F2A">
        <w:rPr>
          <w:rFonts w:eastAsiaTheme="minorEastAsia"/>
        </w:rPr>
        <w:lastRenderedPageBreak/>
        <w:t xml:space="preserve">grown under Regime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Regime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Scenario 3 with the change that fish grown under Regime 2 </w:t>
      </w:r>
      <w:r w:rsidR="00952B81">
        <w:t>had</w:t>
      </w:r>
      <w:r>
        <w:t xml:space="preserve"> </w:t>
      </w:r>
      <w:r>
        <w:rPr>
          <w:rFonts w:eastAsiaTheme="minorEastAsia"/>
        </w:rPr>
        <w:t xml:space="preserve">latitude and longitude </w:t>
      </w:r>
      <w:r>
        <w:t>sampled uniformly from 20° to 50°, thus creating an overlapping zone</w:t>
      </w:r>
      <w:r w:rsidR="00A1156A">
        <w:t xml:space="preserve"> between 20° and 25°</w:t>
      </w:r>
      <w:r>
        <w:t xml:space="preserve">. </w:t>
      </w:r>
      <w:r w:rsidR="001E05C4">
        <w:t xml:space="preserve">°. In Scenario 4, all simulated fish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 Regime 2 were assigned longitudes sampled randomly from 0° to 48° and fish simulated under Regime two have longitudes sampled randomly from 48° to 50°, forming a vertical “band” of larger fish in higher longitudes.</w:t>
      </w:r>
    </w:p>
    <w:p w14:paraId="099BA7BD" w14:textId="70903C7F" w:rsidR="00CE3A12" w:rsidRPr="00AB3E57" w:rsidRDefault="00C1213E" w:rsidP="001E05C4">
      <w:pPr>
        <w:spacing w:after="0" w:line="276" w:lineRule="auto"/>
        <w:ind w:firstLine="360"/>
      </w:pPr>
      <w:r w:rsidRPr="002F43F1">
        <w:t>Our final simulation scenario</w:t>
      </w:r>
      <w:r w:rsidR="00AF4913">
        <w:t xml:space="preserve"> (Scenario 5)</w:t>
      </w:r>
      <w:r w:rsidRPr="002F43F1">
        <w:t xml:space="preserve"> </w:t>
      </w:r>
      <w:r>
        <w:t>involved</w:t>
      </w:r>
      <w:r w:rsidRPr="002F43F1">
        <w:t xml:space="preserve"> temporal changes in growth, with a change from growth Regime 1 to Regime 2 in year 50. This mean</w:t>
      </w:r>
      <w:r w:rsidR="00A1156A">
        <w:t>t</w:t>
      </w:r>
      <w:r w:rsidRPr="002F43F1">
        <w:t xml:space="preserve"> that the growth increment generally increased for individuals whose lifespan covers this breakpoint</w:t>
      </w:r>
      <w:r>
        <w:t>, though note that</w:t>
      </w:r>
      <w:r w:rsidRPr="002F43F1">
        <w:t xml:space="preserve"> the GAM is fit to fish of a fixed age. Fish locations for the temporal break scenario are sampled identically to the scenario without spatial variation.</w:t>
      </w:r>
      <w:r>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ages, (</w:t>
      </w:r>
      <w:r w:rsidR="00CE3A12" w:rsidRPr="00B9623A">
        <w:rPr>
          <w:i/>
        </w:rPr>
        <w:t>L</w:t>
      </w:r>
      <w:r w:rsidR="00CE3A12" w:rsidRPr="00B9623A">
        <w:rPr>
          <w:vertAlign w:val="subscript"/>
        </w:rPr>
        <w:t>2</w:t>
      </w:r>
      <w:r w:rsidR="00CE3A12">
        <w:rPr>
          <w:vertAlign w:val="subscript"/>
        </w:rPr>
        <w:t>)</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CE3A12" w:rsidRDefault="0023745F" w:rsidP="00560355">
      <w:pPr>
        <w:pStyle w:val="Heading3"/>
        <w:spacing w:line="276" w:lineRule="auto"/>
      </w:pPr>
      <w:bookmarkStart w:id="9" w:name="_Ref5258267"/>
      <w:r w:rsidRPr="00CE3A12">
        <w:t>2.</w:t>
      </w:r>
      <w:r w:rsidR="00715ED3" w:rsidRPr="00CE3A12">
        <w:t>2.2</w:t>
      </w:r>
      <w:r w:rsidRPr="00CE3A12">
        <w:t xml:space="preserve"> </w:t>
      </w:r>
      <w:r w:rsidR="001D6A18" w:rsidRPr="00CE3A12">
        <w:t xml:space="preserve">Performance </w:t>
      </w:r>
      <w:r w:rsidR="00715ED3" w:rsidRPr="00CE3A12">
        <w:t>m</w:t>
      </w:r>
      <w:r w:rsidR="001D6A18" w:rsidRPr="00CE3A12">
        <w:t>etrics</w:t>
      </w:r>
      <w:bookmarkEnd w:id="9"/>
    </w:p>
    <w:p w14:paraId="5ED8337B" w14:textId="62351A09" w:rsidR="009C3DE6" w:rsidRDefault="001D6A18" w:rsidP="00560355">
      <w:pPr>
        <w:spacing w:after="0" w:line="276" w:lineRule="auto"/>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1E20BC">
        <w:t>year</w:t>
      </w:r>
      <w:r w:rsidR="00E4187E">
        <w:t>;</w:t>
      </w:r>
      <w:r>
        <w:t xml:space="preserve"> and 2) the coverage probabilities</w:t>
      </w:r>
      <w:r w:rsidR="009F1E35">
        <w:t xml:space="preserve"> (determined bye the 95% confidence interval)</w:t>
      </w:r>
      <w:r>
        <w:t xml:space="preserve"> </w:t>
      </w:r>
      <w:r w:rsidR="00715ED3">
        <w:t xml:space="preserve">for </w:t>
      </w:r>
      <w:r w:rsidR="00283D33">
        <w:t xml:space="preserve">the endpoints of the growth curve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4E2368">
        <w:t>Scenario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7984CE81" w:rsidR="001D6A18" w:rsidRDefault="001D6A18" w:rsidP="00560355">
      <w:pPr>
        <w:spacing w:after="0" w:line="276" w:lineRule="auto"/>
        <w:ind w:firstLine="360"/>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w:t>
      </w:r>
      <w:r w:rsidR="005C55E6">
        <w:t>.</w:t>
      </w:r>
      <w:r>
        <w:t xml:space="preserve">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w:t>
      </w:r>
      <w:r w:rsidR="006A39A3">
        <w:lastRenderedPageBreak/>
        <w:t xml:space="preserve">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w:t>
      </w:r>
      <w:r w:rsidR="00AA3CA5">
        <w:t>4</w:t>
      </w:r>
      <w:r w:rsidR="00257CAD">
        <w:t xml:space="preserve">° to 50°, </w:t>
      </w:r>
      <w:r w:rsidR="00AA3CA5">
        <w:t>and/</w:t>
      </w:r>
      <w:r w:rsidR="00257CAD">
        <w:t xml:space="preserve">or a “late” period, would be compared to whichever Regime generated the majority of fish therein.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3EFCEA7" w:rsidR="002C6B59" w:rsidRPr="002C6B59" w:rsidRDefault="002C6B59" w:rsidP="009F6E32">
      <w:pPr>
        <w:spacing w:after="0" w:line="276" w:lineRule="auto"/>
        <w:ind w:firstLine="360"/>
      </w:pPr>
      <w:r>
        <w:t xml:space="preserve">To facilitate comparison between the proposed method and an extant approach, we applied the </w:t>
      </w:r>
      <w:r w:rsidRPr="002C6B59">
        <w:t>sequential t-test analysis of regime shifts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
    <w:bookmarkEnd w:id="7"/>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4FDB057B" w:rsidR="00F13628" w:rsidRPr="00F13628" w:rsidRDefault="00971118" w:rsidP="00560355">
      <w:pPr>
        <w:spacing w:after="0" w:line="276" w:lineRule="auto"/>
        <w:ind w:firstLine="360"/>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Alaska Fisheries Science Center and 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4AB31A8D" w:rsidR="00E275EB" w:rsidRPr="00F13628" w:rsidRDefault="009F1890" w:rsidP="00560355">
      <w:pPr>
        <w:spacing w:after="0" w:line="276" w:lineRule="auto"/>
        <w:ind w:firstLine="360"/>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described above </w:t>
      </w:r>
      <w:r w:rsidR="00E275EB" w:rsidRPr="00D30CB6">
        <w:t xml:space="preserve">produced a data set with an average of </w:t>
      </w:r>
      <w:r w:rsidR="00E275EB" w:rsidRPr="00825F33">
        <w:t>1315</w:t>
      </w:r>
      <w:r w:rsidR="00E275EB">
        <w:t xml:space="preserve"> </w:t>
      </w:r>
      <w:r w:rsidR="00E275EB" w:rsidRPr="00825F33">
        <w:t>age 4, 1283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t>
      </w:r>
      <w:r w:rsidR="00E275EB">
        <w:lastRenderedPageBreak/>
        <w:t>was performed using all available data from each of the three management regions (</w:t>
      </w:r>
      <w:r w:rsidR="00614FEF">
        <w:t xml:space="preserve">see </w:t>
      </w:r>
      <w:r w:rsidR="00527F2F">
        <w:t>Supplementary Material</w:t>
      </w:r>
      <w:r w:rsidR="00614FEF">
        <w:t xml:space="preserve"> Table A</w:t>
      </w:r>
      <w:r w:rsidR="00272120">
        <w:t>3</w:t>
      </w:r>
      <w:r w:rsidR="00614FEF">
        <w:t xml:space="preserve"> for sample sizes</w:t>
      </w:r>
      <w:r w:rsidR="00E275EB">
        <w:t>).</w:t>
      </w:r>
      <w:r w:rsidR="00E275EB" w:rsidRPr="00D30CB6">
        <w:t xml:space="preserve"> </w:t>
      </w:r>
    </w:p>
    <w:p w14:paraId="1476FCB4" w14:textId="75945FCE" w:rsidR="008038A0" w:rsidRDefault="00246B09" w:rsidP="0065303C">
      <w:pPr>
        <w:spacing w:after="0" w:line="276" w:lineRule="auto"/>
        <w:ind w:firstLine="360"/>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w:t>
      </w:r>
      <w:proofErr w:type="spellStart"/>
      <w:r>
        <w:t>AICc</w:t>
      </w:r>
      <w:proofErr w:type="spellEnd"/>
      <w:r>
        <w:t xml:space="preserve"> over the initial model (without autoregressive structure). </w:t>
      </w:r>
      <w:r w:rsidR="006D5924">
        <w:t xml:space="preserve">We re-aggregated </w:t>
      </w:r>
      <w:r w:rsidR="004D3306">
        <w:t xml:space="preserve">all </w:t>
      </w:r>
      <w:r w:rsidR="006D5924">
        <w:t xml:space="preserve">data to match the breakpoints </w:t>
      </w:r>
      <w:r w:rsidR="00261A35">
        <w:t xml:space="preserve">which appeared in the 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which only examines fish larger and/or older than recruits. </w:t>
      </w:r>
      <w:r w:rsidR="00D57199" w:rsidRPr="00DB4524">
        <w:rPr>
          <w:noProof/>
        </w:rPr>
        <w:t>The North Pacific Fishery Management Council uses this location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D36395">
        <w:t>,</w:t>
      </w:r>
      <w:r w:rsidR="009F78DF">
        <w:t xml:space="preserve"> for any temporally-split datasets from the same region (e.g.</w:t>
      </w:r>
      <w:r w:rsidR="00BD3500">
        <w:t>,</w:t>
      </w:r>
      <w:r w:rsidR="009F78DF">
        <w:t xml:space="preserve"> Region 1 female sablefish data before </w:t>
      </w:r>
      <w:r w:rsidR="0032668E">
        <w:t xml:space="preserve">and during </w:t>
      </w:r>
      <w:r w:rsidR="009F78DF">
        <w:t>2010 and after 2010)</w:t>
      </w:r>
      <w:r w:rsidR="00D36395">
        <w:t>,</w:t>
      </w:r>
      <w:r w:rsidR="009F78DF">
        <w:t xml:space="preserve"> </w:t>
      </w:r>
      <w:r w:rsidR="00D36395">
        <w:t xml:space="preserve">the </w:t>
      </w:r>
      <w:r w:rsidR="009F78DF">
        <w:t xml:space="preserve">95% confidence intervals for </w:t>
      </w:r>
      <w:r w:rsidR="003D1CAA">
        <w:t>L</w:t>
      </w:r>
      <w:r w:rsidR="003D1CAA" w:rsidRPr="00F77ACF">
        <w:rPr>
          <w:vertAlign w:val="subscript"/>
        </w:rPr>
        <w:t>∞</w:t>
      </w:r>
      <w:r w:rsidR="009F78DF">
        <w:t xml:space="preserve"> overlapped.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towards 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10" w:name="_Ref5718407"/>
      <w:r>
        <w:t xml:space="preserve">3.1 </w:t>
      </w:r>
      <w:r w:rsidR="00506E17">
        <w:t>Simulation Study</w:t>
      </w:r>
      <w:bookmarkEnd w:id="10"/>
    </w:p>
    <w:p w14:paraId="3DCC6CA4" w14:textId="23AD0965" w:rsidR="00C65F22" w:rsidRDefault="00DB2D68" w:rsidP="00764D08">
      <w:pPr>
        <w:spacing w:after="0" w:line="276" w:lineRule="auto"/>
        <w:ind w:firstLine="360"/>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 with the exception</w:t>
      </w:r>
      <w:r w:rsidR="00CA1E81">
        <w:t xml:space="preserve"> a scenario</w:t>
      </w:r>
      <w:r w:rsidR="006D19D2">
        <w:t xml:space="preserve"> where the spatial break occurred near the edge of the study region at </w:t>
      </w:r>
      <w:r w:rsidR="00A77355">
        <w:t>48°</w:t>
      </w:r>
      <w:r w:rsidR="00555EB1">
        <w:t xml:space="preserve"> longitude</w:t>
      </w:r>
      <w:r w:rsidR="00A77355">
        <w:t>, where it only detected the break location correctly in 20% of simulations</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Supplementary Material</w:t>
      </w:r>
      <w:r w:rsidR="00CA1E81" w:rsidRPr="00A70944">
        <w:t xml:space="preserve"> </w:t>
      </w:r>
      <w:r w:rsidR="00272120" w:rsidRPr="00A70944">
        <w:t>Figure A2</w:t>
      </w:r>
      <w:r w:rsidR="00CA1E81">
        <w:t xml:space="preserve"> presents a histogram of detected breaks for each scenario.</w:t>
      </w:r>
    </w:p>
    <w:p w14:paraId="4B623BA1" w14:textId="3100EFF4" w:rsidR="003625DB" w:rsidRDefault="00FF414A" w:rsidP="003916BA">
      <w:pPr>
        <w:spacing w:after="0" w:line="276" w:lineRule="auto"/>
        <w:ind w:firstLine="360"/>
      </w:pPr>
      <w:r>
        <w:t xml:space="preserve">For all scenarios, the method obtained </w:t>
      </w:r>
      <w:r w:rsidR="00C91C53">
        <w:t>the highest</w:t>
      </w:r>
      <w:r>
        <w:t xml:space="preserve"> coverage probabilit</w:t>
      </w:r>
      <w:r w:rsidR="00CA1E81">
        <w:t>ies</w:t>
      </w:r>
      <w:r>
        <w:t xml:space="preserve"> for the length at age zero (</w:t>
      </w:r>
      <w:r w:rsidRPr="00845D2A">
        <w:rPr>
          <w:i/>
        </w:rPr>
        <w:t>L</w:t>
      </w:r>
      <w:r w:rsidRPr="00845D2A">
        <w:rPr>
          <w:i/>
          <w:vertAlign w:val="subscript"/>
        </w:rPr>
        <w:t>1</w:t>
      </w:r>
      <w:r>
        <w:t xml:space="preserve">), </w:t>
      </w:r>
      <w:r w:rsidR="00845D2A">
        <w:t>at</w:t>
      </w:r>
      <w:r w:rsidR="00FB0B61">
        <w:t xml:space="preserve"> </w:t>
      </w:r>
      <w:r w:rsidR="00A77355">
        <w:t>63</w:t>
      </w:r>
      <w:r>
        <w:t>%-</w:t>
      </w:r>
      <w:r w:rsidR="00A77355">
        <w:t>95</w:t>
      </w:r>
      <w:r>
        <w:t xml:space="preserve">% coverage for </w:t>
      </w:r>
      <w:r w:rsidR="00506BD6">
        <w:t xml:space="preserve">three </w:t>
      </w:r>
      <w:r w:rsidR="0076504C">
        <w:t>scenarios</w:t>
      </w:r>
      <w:r>
        <w:t xml:space="preserve"> and </w:t>
      </w:r>
      <w:r w:rsidR="00FB0B61">
        <w:t>2</w:t>
      </w:r>
      <w:r w:rsidR="00A77355">
        <w:t>6</w:t>
      </w:r>
      <w:r>
        <w:t>% in the scenario with overlap</w:t>
      </w:r>
      <w:r w:rsidR="0074747B">
        <w:t xml:space="preserve">. </w:t>
      </w:r>
      <w:r>
        <w:lastRenderedPageBreak/>
        <w:t>Coverage probabilities for length at age 15 (</w:t>
      </w:r>
      <w:r w:rsidRPr="00845D2A">
        <w:rPr>
          <w:i/>
        </w:rPr>
        <w:t>L</w:t>
      </w:r>
      <w:r w:rsidRPr="00845D2A">
        <w:rPr>
          <w:i/>
          <w:vertAlign w:val="subscript"/>
        </w:rPr>
        <w:t>2</w:t>
      </w:r>
      <w:r>
        <w:t xml:space="preserve">) </w:t>
      </w:r>
      <w:r w:rsidR="00FB0B61">
        <w:t>were</w:t>
      </w:r>
      <w:r w:rsidR="00A77355">
        <w:t xml:space="preserve"> slightly</w:t>
      </w:r>
      <w:r w:rsidR="00FB0B61">
        <w:t xml:space="preserve"> lower, </w:t>
      </w:r>
      <w:r w:rsidR="002934B0">
        <w:t>ranging</w:t>
      </w:r>
      <w:r w:rsidR="00FB0B61">
        <w:t xml:space="preserve"> from </w:t>
      </w:r>
      <w:r w:rsidR="00A77355">
        <w:t>47</w:t>
      </w:r>
      <w:r w:rsidR="00FB0B61">
        <w:t>% - 8</w:t>
      </w:r>
      <w:r w:rsidR="00A77355">
        <w:t>9</w:t>
      </w:r>
      <w:r w:rsidR="00FB0B61">
        <w:t>% for three scenarios and 2</w:t>
      </w:r>
      <w:r w:rsidR="00A77355">
        <w:t>4</w:t>
      </w:r>
      <w:r w:rsidR="00FB0B61">
        <w:t xml:space="preserve">% in the scenario with overlap.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506BD6">
        <w:t xml:space="preserve">Where </w:t>
      </w:r>
      <w:r w:rsidR="009E50E8">
        <w:t xml:space="preserve">true </w:t>
      </w:r>
      <w:r w:rsidR="00506BD6">
        <w:t>length</w:t>
      </w:r>
      <w:r w:rsidR="009E50E8">
        <w:t>-at-age patterns contained zero spatial breaks, our analysis correctly detected this pattern in</w:t>
      </w:r>
      <w:r>
        <w:t xml:space="preserve"> </w:t>
      </w:r>
      <w:r w:rsidR="00A77355">
        <w:t>over 90</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 xml:space="preserve">the accurate breakpoints for </w:t>
      </w:r>
      <w:r w:rsidR="00F277A3">
        <w:t>Scenario 4,</w:t>
      </w:r>
      <w:r w:rsidR="009E50E8">
        <w:t xml:space="preserve"> with a “true” spatial break at </w:t>
      </w:r>
      <w:r w:rsidR="00A77355">
        <w:t>48°</w:t>
      </w:r>
      <w:r>
        <w:t xml:space="preserve">, assigning the break </w:t>
      </w:r>
      <w:r w:rsidR="00A77355">
        <w:t>between</w:t>
      </w:r>
      <w:r>
        <w:t xml:space="preserve"> </w:t>
      </w:r>
      <w:r w:rsidR="00A77355">
        <w:t xml:space="preserve">45° </w:t>
      </w:r>
      <w:proofErr w:type="gramStart"/>
      <w:r w:rsidR="00A77355">
        <w:t xml:space="preserve">and  </w:t>
      </w:r>
      <w:r>
        <w:t>50</w:t>
      </w:r>
      <w:proofErr w:type="gramEnd"/>
      <w:r>
        <w:t xml:space="preserve">° </w:t>
      </w:r>
      <w:r w:rsidR="00A77355">
        <w:t>longitude</w:t>
      </w:r>
      <w:r w:rsidR="00883CE8">
        <w:t xml:space="preserve"> </w:t>
      </w:r>
      <w:r>
        <w:t xml:space="preserve">in </w:t>
      </w:r>
      <w:r w:rsidR="00A77355" w:rsidRPr="00A77355">
        <w:t>78</w:t>
      </w:r>
      <w:r>
        <w:t>% of simulations</w:t>
      </w:r>
      <w:r w:rsidR="00764D08">
        <w:t xml:space="preserve">; similarly, for the scenario with a single breakpoint at 25° degrees, </w:t>
      </w:r>
      <w:r w:rsidR="00A77355">
        <w:t>100</w:t>
      </w:r>
      <w:r w:rsidR="00764D08">
        <w:t>% of mis-detected breakpoints were incorrect by a single degree (assigning latitude and/or longitude to be 24° or 26°).</w:t>
      </w:r>
      <w:r w:rsidR="000C31F1">
        <w:t xml:space="preserve"> </w:t>
      </w:r>
      <w:r w:rsidR="00191AED">
        <w:t>The resultant accuracy of parameter estimates</w:t>
      </w:r>
      <w:r w:rsidR="00506BD6">
        <w:t xml:space="preserve"> for </w:t>
      </w:r>
      <w:r w:rsidR="00764D08">
        <w:t>the</w:t>
      </w:r>
      <w:r w:rsidR="00506BD6">
        <w:t xml:space="preserve"> scenario with a spatial break at </w:t>
      </w:r>
      <w:r w:rsidR="00A77355">
        <w:t>48°</w:t>
      </w:r>
      <w:r w:rsidR="00191AED">
        <w:t xml:space="preserve"> was </w:t>
      </w:r>
      <w:r w:rsidR="003916BA">
        <w:t xml:space="preserve">never more than </w:t>
      </w:r>
      <w:r w:rsidR="00EB7A8E">
        <w:t>63</w:t>
      </w:r>
      <w:r w:rsidR="003916BA">
        <w:t>%.</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Scenario 4 </w:t>
      </w:r>
      <w:r w:rsidR="000C31F1">
        <w:t xml:space="preserve">were much higher. </w:t>
      </w:r>
      <w:r w:rsidR="009E50E8">
        <w:t xml:space="preserve">The method obtained </w:t>
      </w:r>
      <w:r w:rsidR="00EB7A8E">
        <w:t>61</w:t>
      </w:r>
      <w:r w:rsidR="009E50E8">
        <w:t>%-</w:t>
      </w:r>
      <w:r w:rsidR="00EB7A8E">
        <w:t>85</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Though the method only detected the correct temporal break (year 50) in 2</w:t>
      </w:r>
      <w:r w:rsidR="00EB7A8E">
        <w:t>9</w:t>
      </w:r>
      <w:r w:rsidR="003916BA">
        <w:t>% of time-varying simulations, over half of the remaining simulations assigned the breaks to year 49 or 51, bringing the total detection between years 49, 50 and 51 to 7</w:t>
      </w:r>
      <w:r w:rsidR="00AB4D89">
        <w:t>3</w:t>
      </w:r>
      <w:r w:rsidR="003916BA">
        <w:t xml:space="preserve">%. 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Material Table A2.</w:t>
      </w:r>
    </w:p>
    <w:p w14:paraId="48875BAF" w14:textId="77777777" w:rsidR="00FB4C98" w:rsidRDefault="00FB4C98" w:rsidP="00560355">
      <w:pPr>
        <w:spacing w:after="0" w:line="276" w:lineRule="auto"/>
        <w:ind w:firstLine="360"/>
        <w:rPr>
          <w:ins w:id="11" w:author="Maia Kapur" w:date="2019-05-09T09:33:00Z"/>
        </w:rPr>
      </w:pPr>
    </w:p>
    <w:p w14:paraId="01225238" w14:textId="2A921C1D" w:rsidR="00D12C7C" w:rsidRDefault="00D12C7C" w:rsidP="00560355">
      <w:pPr>
        <w:pStyle w:val="Heading2"/>
        <w:spacing w:line="276" w:lineRule="auto"/>
      </w:pPr>
      <w:r>
        <w:t>3.2 Comparison to STARS Method</w:t>
      </w:r>
    </w:p>
    <w:p w14:paraId="1CB8DE86" w14:textId="1ACE972D" w:rsidR="00D12C7C" w:rsidRPr="00D12C7C" w:rsidRDefault="00D12C7C" w:rsidP="00560355">
      <w:pPr>
        <w:spacing w:after="0" w:line="276" w:lineRule="auto"/>
      </w:pPr>
      <w:r>
        <w:t>The STARS method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(Scenario 4)</w:t>
      </w:r>
      <w:r w:rsidR="005B235A">
        <w:t>. 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6A0E2E">
        <w:t>22</w:t>
      </w:r>
      <w:r w:rsidR="00BE59CB">
        <w:t xml:space="preserve">% of datasets. For all other scenarios, it averaged </w:t>
      </w:r>
      <w:r w:rsidR="00E42F9D">
        <w:t>16</w:t>
      </w:r>
      <w:r w:rsidR="00BE59CB">
        <w:t xml:space="preserve">% accuracy in detecting latitude, </w:t>
      </w:r>
      <w:r w:rsidR="00E42F9D">
        <w:t>1</w:t>
      </w:r>
      <w:r w:rsidR="006A0E2E">
        <w:t>8</w:t>
      </w:r>
      <w:r w:rsidR="00BE59CB">
        <w:t xml:space="preserve">% accuracy in detecting longitude, and only </w:t>
      </w:r>
      <w:r w:rsidR="006A0E2E">
        <w:t>50</w:t>
      </w:r>
      <w:r w:rsidR="00BE59CB">
        <w:t xml:space="preserve">% accuracy for year breaks (compared to </w:t>
      </w:r>
      <w:r w:rsidR="00E42F9D">
        <w:t>95</w:t>
      </w:r>
      <w:r w:rsidR="00BE59CB">
        <w:t xml:space="preserve">%, </w:t>
      </w:r>
      <w:r w:rsidR="006A0E2E">
        <w:t>95</w:t>
      </w:r>
      <w:r w:rsidR="00BE59CB">
        <w:t xml:space="preserve">% and </w:t>
      </w:r>
      <w:r w:rsidR="00E42F9D">
        <w:t>6</w:t>
      </w:r>
      <w:r w:rsidR="006A0E2E">
        <w:t>3</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6A0E2E">
        <w:t>57</w:t>
      </w:r>
      <w:r w:rsidR="00BE59CB">
        <w:t>% vs 6</w:t>
      </w:r>
      <w:r w:rsidR="00AE049E">
        <w:t>2</w:t>
      </w:r>
      <w:r w:rsidR="00BE59CB">
        <w:t xml:space="preserve">% for the GAM-based method) </w:t>
      </w:r>
      <w:r w:rsidR="006A0E2E">
        <w:t>and equivalently</w:t>
      </w:r>
      <w:r w:rsidR="00BE59CB">
        <w:t xml:space="preserve"> in terms of coverage probability for </w:t>
      </w:r>
      <w:r w:rsidR="00A13D12" w:rsidRPr="00845D2A">
        <w:rPr>
          <w:i/>
        </w:rPr>
        <w:t>L</w:t>
      </w:r>
      <w:r w:rsidR="00A13D12" w:rsidRPr="00845D2A">
        <w:rPr>
          <w:i/>
          <w:vertAlign w:val="subscript"/>
        </w:rPr>
        <w:t>2</w:t>
      </w:r>
      <w:r w:rsidR="00BE59CB">
        <w:t xml:space="preserve">, </w:t>
      </w:r>
      <w:r w:rsidR="00A13D12">
        <w:t>(</w:t>
      </w:r>
      <w:r w:rsidR="006A0E2E">
        <w:t>59</w:t>
      </w:r>
      <w:r w:rsidR="00BE59CB">
        <w:t xml:space="preserve">% </w:t>
      </w:r>
      <w:r w:rsidR="00A13D12">
        <w:t xml:space="preserve">for </w:t>
      </w:r>
      <w:r w:rsidR="006A0E2E">
        <w:t>both</w:t>
      </w:r>
      <w:r w:rsidR="00BE59CB">
        <w:t xml:space="preserve">).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20EFCF64" w:rsidR="00445820" w:rsidRDefault="002869DA" w:rsidP="00AD1295">
      <w:pPr>
        <w:spacing w:after="0" w:line="276" w:lineRule="auto"/>
        <w:ind w:firstLine="360"/>
        <w:rPr>
          <w:ins w:id="12" w:author="Maia Kapur" w:date="2019-05-09T09:16:00Z"/>
        </w:rPr>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 xml:space="preserve">Figure </w:t>
      </w:r>
      <w:r w:rsidR="00EF1C91">
        <w:rPr>
          <w:noProof/>
        </w:rPr>
        <w:t>5</w:t>
      </w:r>
      <w:r w:rsidR="00A767F7">
        <w:fldChar w:fldCharType="end"/>
      </w:r>
      <w:r w:rsidR="00B04E49">
        <w:t>c</w:t>
      </w:r>
      <w:r w:rsidR="006F1452">
        <w:t xml:space="preserve"> </w:t>
      </w:r>
      <w:r w:rsidR="005875F9">
        <w:t xml:space="preserve">and </w:t>
      </w:r>
      <w:r w:rsidR="00A767F7">
        <w:fldChar w:fldCharType="begin"/>
      </w:r>
      <w:r w:rsidR="00A767F7">
        <w:instrText xml:space="preserve"> REF _Ref5721192 \h </w:instrText>
      </w:r>
      <w:r w:rsidR="00B815FF">
        <w:instrText xml:space="preserve"> \* MERGEFORMAT </w:instrText>
      </w:r>
      <w:r w:rsidR="00A767F7">
        <w:fldChar w:fldCharType="separate"/>
      </w:r>
      <w:r w:rsidR="00EF1C91">
        <w:t>Figure 6</w:t>
      </w:r>
      <w:r w:rsidR="00A767F7">
        <w:fldChar w:fldCharType="end"/>
      </w:r>
      <w:r w:rsidR="00B04E49">
        <w:t>c</w:t>
      </w:r>
      <w:r w:rsidR="005875F9">
        <w:t xml:space="preserve"> </w:t>
      </w:r>
      <w:r w:rsidR="00527F2F" w:rsidRPr="00527F2F">
        <w:t>and Supplementary Material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estimates were consistently over 70</w:t>
      </w:r>
      <w:r w:rsidR="000B1158">
        <w:t xml:space="preserve"> </w:t>
      </w:r>
      <w:r w:rsidR="00AD1295">
        <w:t xml:space="preserve">cm, whereas they were </w:t>
      </w:r>
      <w:r w:rsidR="00C2505F">
        <w:t>consistently</w:t>
      </w:r>
      <w:r w:rsidR="00AD1295">
        <w:t xml:space="preserve"> below 66</w:t>
      </w:r>
      <w:r w:rsidR="00C2505F">
        <w:t xml:space="preserve"> </w:t>
      </w:r>
      <w:r w:rsidR="00AD1295">
        <w:t>cm south of it.</w:t>
      </w:r>
      <w:r w:rsidR="00337245">
        <w:t xml:space="preserve"> </w:t>
      </w:r>
      <w:r w:rsidR="00274FD3">
        <w:t>Both age six and age 30 female sablefish identified a breakpoint of 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lastRenderedPageBreak/>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7C3C07">
        <w:t>R</w:t>
      </w:r>
      <w:r w:rsidR="00873AEB">
        <w:t>egions</w:t>
      </w:r>
      <w:r w:rsidR="004E2DEE">
        <w:t xml:space="preserve"> and for females in Regions 3, 4 and 5</w:t>
      </w:r>
      <w:r w:rsidR="00362196">
        <w:t xml:space="preserve"> </w:t>
      </w:r>
      <w:r w:rsidR="004E2DEE">
        <w:t xml:space="preserve">(see </w:t>
      </w:r>
      <w:r w:rsidR="00527F2F">
        <w:t>Supplementary Material</w:t>
      </w:r>
      <w:r w:rsidR="00362196">
        <w:t xml:space="preserve"> Figure A1</w:t>
      </w:r>
      <w:r w:rsidR="00AD1295">
        <w:t>2</w:t>
      </w:r>
      <w:r w:rsidR="00362196">
        <w:t>)</w:t>
      </w:r>
      <w:r w:rsidR="00445820">
        <w:t>.</w:t>
      </w:r>
      <w:r w:rsidR="00362196">
        <w:t xml:space="preserve"> </w:t>
      </w:r>
      <w:r w:rsidR="009E50E8">
        <w:t xml:space="preserve">After combining </w:t>
      </w:r>
      <w:r w:rsidR="00147E3F">
        <w:t xml:space="preserve">years of data for </w:t>
      </w:r>
      <w:r w:rsidR="009E50E8">
        <w:t xml:space="preserve">region-sex combinations where overlap was found in the second phase, the total number of </w:t>
      </w:r>
      <w:r w:rsidR="00F946EC">
        <w:t>spatiotemporal</w:t>
      </w:r>
      <w:r w:rsidR="009E50E8">
        <w:t xml:space="preserve"> strata was reduced to 13</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Supplementary Material</w:t>
      </w:r>
      <w:r w:rsidR="00362196">
        <w:t xml:space="preserve">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4 consists of datapoints </w:t>
      </w:r>
      <w:r w:rsidR="0030725B">
        <w:t xml:space="preserve">collected 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3D222C66" w:rsidR="007A77A0" w:rsidRDefault="007A77A0" w:rsidP="00560355">
      <w:pPr>
        <w:spacing w:after="0" w:line="276" w:lineRule="auto"/>
        <w:ind w:firstLine="360"/>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1E292957" w:rsidR="00FF414A" w:rsidRDefault="0023745F" w:rsidP="00560355">
      <w:pPr>
        <w:pStyle w:val="Heading2"/>
        <w:spacing w:before="240" w:line="276" w:lineRule="auto"/>
      </w:pPr>
      <w:r>
        <w:t xml:space="preserve">4.2 </w:t>
      </w:r>
      <w:r w:rsidR="00E273B9">
        <w:t>Implications of Simulation Results</w:t>
      </w:r>
    </w:p>
    <w:p w14:paraId="526A7D44" w14:textId="18AD58E5"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Regimes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which obtained </w:t>
      </w:r>
      <w:r w:rsidR="00E273B9" w:rsidRPr="00D73DFA">
        <w:t xml:space="preserve">the maximum first derivative and b) </w:t>
      </w:r>
      <w:r w:rsidR="005B42E2">
        <w:t>which 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 xml:space="preserve">This still did not preclude detection of spurious spatial or temporal breaks in ~13% of simulations for which no </w:t>
      </w:r>
      <w:r w:rsidR="00E273B9" w:rsidRPr="0089790E">
        <w:lastRenderedPageBreak/>
        <w:t>variability was present</w:t>
      </w:r>
      <w:r w:rsidR="00E273B9">
        <w:t>. However, some erroneous detection can be expected considering 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corrected for if overlapping growth estimates were disregarded (our simulation analysis was interested in the accuracy of the first stage). </w:t>
      </w:r>
      <w:r w:rsidR="00E273B9">
        <w:t>We evaluated if an autoregressive structure improved our models as length at age can be time-dependent but it did not; this may not be the case for other fisheries.</w:t>
      </w:r>
    </w:p>
    <w:p w14:paraId="5905C13A" w14:textId="23CD7E93" w:rsidR="00E273B9" w:rsidRPr="008102AB" w:rsidRDefault="00E273B9" w:rsidP="00560355">
      <w:pPr>
        <w:spacing w:after="0" w:line="276" w:lineRule="auto"/>
        <w:ind w:firstLine="360"/>
        <w:rPr>
          <w:highlight w:val="yellow"/>
        </w:rPr>
      </w:pPr>
      <w:r>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t xml:space="preserve">; relaxing the matching criteria to include neighboring points would increase the performance for the spatial </w:t>
      </w:r>
      <w:r w:rsidRPr="005A62A5">
        <w:t>metrics by</w:t>
      </w:r>
      <w:r w:rsidRPr="00CE3A12">
        <w:t xml:space="preserve"> allowing </w:t>
      </w:r>
      <w:r w:rsidR="004D5185">
        <w:t>a greater range of</w:t>
      </w:r>
      <w:r w:rsidRPr="00CE3A12">
        <w:t xml:space="preserve"> detected breakpoints to be counted as correct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 xml:space="preserve">In addition, we did not simulate nor consider error or bias in the aging (i.e.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5C3E112E" w:rsidR="00AB3A3F" w:rsidRDefault="00A90E3A" w:rsidP="002E0D29">
      <w:pPr>
        <w:spacing w:after="0" w:line="276" w:lineRule="auto"/>
        <w:ind w:firstLine="720"/>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45° and 50°.</w:t>
      </w:r>
      <w:r w:rsidR="00506BD6">
        <w:t xml:space="preserve"> Th</w:t>
      </w:r>
      <w:r w:rsidR="00BB7C15">
        <w:t xml:space="preserve">is outcome, and the </w:t>
      </w:r>
      <w:r w:rsidR="00506BD6">
        <w:t xml:space="preserve">resultant low coverage probabilities for parameters </w:t>
      </w:r>
      <w:r w:rsidR="00E273B9">
        <w:t>L</w:t>
      </w:r>
      <w:r w:rsidR="00506BD6" w:rsidRPr="00E273B9">
        <w:rPr>
          <w:vertAlign w:val="subscript"/>
        </w:rPr>
        <w:t>1</w:t>
      </w:r>
      <w:r w:rsidR="00506BD6">
        <w:t xml:space="preserve"> and </w:t>
      </w:r>
      <w:r w:rsidR="00E273B9">
        <w:t>L</w:t>
      </w:r>
      <w:r w:rsidR="00506BD6" w:rsidRPr="00E273B9">
        <w:rPr>
          <w:vertAlign w:val="subscript"/>
        </w:rPr>
        <w:t>2</w:t>
      </w:r>
      <w:r w:rsidR="00010460">
        <w:t xml:space="preserve"> </w:t>
      </w:r>
      <w:r w:rsidR="004D5185">
        <w:t>in 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the completely aggregated data uninformative. </w:t>
      </w:r>
      <w:r>
        <w:t xml:space="preserve">This suggests that fishery scientists and managers may need alternative tools to detect and appropriately consider variations in growth at the extremes of </w:t>
      </w:r>
      <w:r w:rsidR="00FE4723">
        <w:t>a stock’s</w:t>
      </w:r>
      <w:r w:rsidR="00FE4723" w:rsidRPr="00D73DFA">
        <w:t xml:space="preserve"> spatial domain</w:t>
      </w:r>
      <w:r w:rsidR="00FE4723">
        <w:t>,</w:t>
      </w:r>
      <w:r w:rsidR="00FE4723" w:rsidRPr="00D73DFA">
        <w:t xml:space="preserve"> or </w:t>
      </w:r>
      <w:r>
        <w:t xml:space="preserve">occurring at the present moment.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presented a reduced ability to correctly estimate 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The GAM appeared to be more sensitive to temporal signals in the datasets, and though it correctly detected (or correctly failed to detect) a temporal breakpoint in the majority of datasets, when it mis-</w:t>
      </w:r>
      <w:r w:rsidR="00AB3A3F">
        <w:lastRenderedPageBreak/>
        <w:t xml:space="preserve">detected a year break it did so seemingly at random, thus splitting the dataset into arbitrary groups and harming the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 xml:space="preserve">relies on fish near the terminal age, of which there are typically fewer, and can lead to bias in the resultant 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 xml:space="preserve">However, the t-test approach requires tuning by the researcher to control the level of significance that determines a regime shift (or breakpoint), presenting the same challenge encountered here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methods </w:t>
      </w:r>
      <w:r w:rsidR="003F2C17">
        <w:t xml:space="preserve">which </w:t>
      </w:r>
      <w:r w:rsidR="00AB3A3F">
        <w:t xml:space="preserve">estimate VBGF growth parameters </w:t>
      </w:r>
      <w:r w:rsidR="003F2C17">
        <w:t>within</w:t>
      </w:r>
      <w:r w:rsidR="00AB3A3F">
        <w:t xml:space="preserve"> the assessment model, this low-data/low-accuracy issue for the terminal length may induce greater uncertainty (e.g., the need for larger priors) until targeted survey sampling can improve precision in less-represented regions.</w:t>
      </w:r>
    </w:p>
    <w:p w14:paraId="228B6A7A" w14:textId="522DAFD8" w:rsidR="00A90E3A" w:rsidRDefault="00436D36" w:rsidP="00AB3A3F">
      <w:pPr>
        <w:spacing w:after="0" w:line="276" w:lineRule="auto"/>
        <w:ind w:firstLine="360"/>
        <w:rPr>
          <w:highlight w:val="yellow"/>
        </w:rPr>
      </w:pPr>
      <w:r>
        <w:t xml:space="preserve">It is also relevant that neither approach 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 xml:space="preserve">It is likely there are thresholds in </w:t>
      </w:r>
      <w:r w:rsidR="00FE4723">
        <w:t xml:space="preserve">or types of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research. </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4AE7457E" w:rsidR="00BE59CB" w:rsidRDefault="00A90E3A" w:rsidP="00560355">
      <w:pPr>
        <w:spacing w:after="0" w:line="276" w:lineRule="auto"/>
        <w:ind w:firstLine="360"/>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in 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However, the assigned ‘zonation’ of these populations necessarily combined fish with contrasting growth curves into a single dataset for estimation, and resulted in a loss in accuracy (coverage probability) for the endpoints of the growth curve. We suggest scientists use the method 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07E7E5CC" w:rsidR="00CE4A1D" w:rsidRDefault="00CE4A1D" w:rsidP="00560355">
      <w:pPr>
        <w:pStyle w:val="Heading2"/>
        <w:spacing w:line="276" w:lineRule="auto"/>
      </w:pPr>
      <w:r>
        <w:lastRenderedPageBreak/>
        <w:t>4.</w:t>
      </w:r>
      <w:r w:rsidR="00D12C7C">
        <w:t xml:space="preserve">4 </w:t>
      </w:r>
      <w:r>
        <w:t>Northeast Pacific Sablefish</w:t>
      </w:r>
    </w:p>
    <w:p w14:paraId="7A5BCE0A" w14:textId="6B8DD9C3" w:rsidR="00555EB1" w:rsidRPr="00555EB1" w:rsidRDefault="00A90E3A" w:rsidP="00560355">
      <w:pPr>
        <w:spacing w:after="0" w:line="276" w:lineRule="auto"/>
      </w:pPr>
      <w:r>
        <w:t xml:space="preserve">Our evaluation of size-at-age for NE Pacific sablefish was directly motivated by the notion that sablefish growth may vary at a scale that is </w:t>
      </w:r>
      <w:r w:rsidR="008A56ED">
        <w:t>different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by 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2E0EAF19" w:rsidR="007D1370" w:rsidRDefault="00D24852" w:rsidP="00E53E91">
      <w:pPr>
        <w:spacing w:after="0" w:line="276"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 xml:space="preserve">Figure </w:t>
      </w:r>
      <w:r w:rsidR="00EF1C91">
        <w:rPr>
          <w:noProof/>
        </w:rPr>
        <w:t>5</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EF1C91">
        <w:rPr>
          <w:noProof/>
        </w:rPr>
        <w:t>Figure</w:t>
      </w:r>
      <w:r w:rsidR="00EF1C91">
        <w:t xml:space="preserve"> </w:t>
      </w:r>
      <w:r w:rsidR="00EF1C91">
        <w:rPr>
          <w:noProof/>
        </w:rPr>
        <w:t>6</w:t>
      </w:r>
      <w:r w:rsidR="00DC2CFC">
        <w:fldChar w:fldCharType="end"/>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which is incidentally a management sub-boundary used by the PFMC</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which 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1D7DC0">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lastRenderedPageBreak/>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21F7E2BE" w:rsidR="00992E9D" w:rsidRPr="0028653C" w:rsidRDefault="00212215" w:rsidP="0028653C">
      <w:pPr>
        <w:spacing w:after="0" w:line="276" w:lineRule="auto"/>
        <w:ind w:firstLine="360"/>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(se</w:t>
      </w:r>
      <w:r w:rsidR="0028653C">
        <w:t xml:space="preserve">e </w:t>
      </w:r>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5754D204" w:rsidR="00614748" w:rsidRDefault="0000580A" w:rsidP="00560355">
      <w:pPr>
        <w:spacing w:after="0" w:line="276" w:lineRule="auto"/>
        <w:ind w:firstLine="360"/>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into the Alaska and California currents as it approaches the west coast of North America. The location of this bifurcation varies but is generally centered off </w:t>
      </w:r>
      <w:r w:rsidR="007F11A4">
        <w:t>the coast of</w:t>
      </w:r>
      <w:r w:rsidR="00046080" w:rsidRPr="00BD380D">
        <w:t xml:space="preserve"> British Columbia </w:t>
      </w:r>
      <w:r w:rsidR="00046080" w:rsidRPr="00BD380D">
        <w:fldChar w:fldCharType="begin" w:fldLock="1"/>
      </w:r>
      <w:r w:rsidR="0072075C">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see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2075C">
        <w:rPr>
          <w:noProof/>
        </w:rPr>
        <w:t xml:space="preserve">, see </w:t>
      </w:r>
      <w:r w:rsidR="0072075C">
        <w:rPr>
          <w:noProof/>
        </w:rPr>
        <w:fldChar w:fldCharType="begin"/>
      </w:r>
      <w:r w:rsidR="0072075C">
        <w:rPr>
          <w:noProof/>
        </w:rPr>
        <w:instrText xml:space="preserve"> REF _Ref5281391 \h </w:instrText>
      </w:r>
      <w:r w:rsidR="0072075C">
        <w:rPr>
          <w:noProof/>
        </w:rPr>
      </w:r>
      <w:r w:rsidR="0072075C">
        <w:rPr>
          <w:noProof/>
        </w:rPr>
        <w:fldChar w:fldCharType="separate"/>
      </w:r>
      <w:r w:rsidR="0072075C">
        <w:t xml:space="preserve">Figure </w:t>
      </w:r>
      <w:r w:rsidR="0072075C">
        <w:rPr>
          <w:noProof/>
        </w:rPr>
        <w:t>7</w:t>
      </w:r>
      <w:r w:rsidR="0072075C">
        <w:rPr>
          <w:noProof/>
        </w:rPr>
        <w:fldChar w:fldCharType="end"/>
      </w:r>
      <w:r w:rsidR="0072075C">
        <w:rPr>
          <w:noProof/>
        </w:rPr>
        <w:t xml:space="preserve"> in this paper</w:t>
      </w:r>
      <w:bookmarkStart w:id="13" w:name="_GoBack"/>
      <w:bookmarkEnd w:id="13"/>
      <w:r w:rsidR="00046080" w:rsidRPr="00BD380D">
        <w:rPr>
          <w:noProof/>
        </w:rPr>
        <w:t>)</w:t>
      </w:r>
      <w:r w:rsidR="00046080" w:rsidRPr="00BD380D">
        <w:fldChar w:fldCharType="end"/>
      </w:r>
      <w:r w:rsidR="00046080" w:rsidRPr="00BD380D">
        <w:t>.</w:t>
      </w:r>
      <w:r w:rsidR="002B3C33" w:rsidRPr="00BD380D">
        <w:t xml:space="preserve"> Like 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which could influence resource availability and subsequent growth</w:t>
      </w:r>
      <w:r w:rsidR="005430FD" w:rsidRPr="007A77A0">
        <w:t xml:space="preserve">. </w:t>
      </w:r>
    </w:p>
    <w:p w14:paraId="5693942E" w14:textId="2B3902E1" w:rsidR="009A4F3C" w:rsidRPr="009A4F3C" w:rsidRDefault="005430FD" w:rsidP="006C67D2">
      <w:pPr>
        <w:spacing w:after="0" w:line="276" w:lineRule="auto"/>
        <w:ind w:firstLine="360"/>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The hypothesis states that two populations may exhibit similar phenotypes (</w:t>
      </w:r>
      <w:r w:rsidR="00DF53DB" w:rsidRPr="007A77A0">
        <w:t xml:space="preserve">i.e.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in which the </w:t>
      </w:r>
      <w:proofErr w:type="spellStart"/>
      <w:r w:rsidR="006C67D2">
        <w:t>countergradient</w:t>
      </w:r>
      <w:proofErr w:type="spellEnd"/>
      <w:r w:rsidR="006C67D2">
        <w:t xml:space="preserve"> hypothesis was confirmed was Atlantic silverside, which like 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2F1C7F30" w:rsidR="0000580A" w:rsidRPr="000E79C7" w:rsidRDefault="00692DB0" w:rsidP="00560355">
      <w:pPr>
        <w:spacing w:after="0" w:line="276" w:lineRule="auto"/>
        <w:ind w:firstLine="360"/>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regions (such as </w:t>
      </w:r>
      <w:r w:rsidR="009A4F3C">
        <w:lastRenderedPageBreak/>
        <w:t>Regions 1 and 2, which are mostly comprised of CC data).</w:t>
      </w:r>
      <w:r>
        <w:t xml:space="preserve"> Preliminary analyses of sablefish movement rates from tagging data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1D7DC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560355">
      <w:pPr>
        <w:pStyle w:val="CommentText"/>
        <w:spacing w:after="0" w:line="276" w:lineRule="auto"/>
        <w:ind w:firstLine="360"/>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628CB6" w14:textId="135A3112" w:rsidR="00EE7F97" w:rsidRDefault="004B74A5" w:rsidP="00A56EFE">
      <w:pPr>
        <w:spacing w:after="0" w:line="276" w:lineRule="auto"/>
        <w:ind w:firstLine="360"/>
        <w:rPr>
          <w:ins w:id="14" w:author="Maia Kapur" w:date="2019-05-06T14:23:00Z"/>
        </w:rPr>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 at 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w:t>
      </w:r>
      <w:r w:rsidR="00E03826">
        <w:lastRenderedPageBreak/>
        <w:t xml:space="preserve">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rPr>
          <w:ins w:id="15"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1B618E">
      <w:pPr>
        <w:spacing w:after="0" w:line="360" w:lineRule="auto"/>
      </w:pPr>
      <w:bookmarkStart w:id="16" w:name="_Hlk2063740"/>
      <w:r>
        <w:rPr>
          <w:noProof/>
          <w:lang w:val="en-AU" w:eastAsia="en-AU"/>
        </w:rPr>
        <w:drawing>
          <wp:inline distT="0" distB="0" distL="0" distR="0" wp14:anchorId="54C7F376" wp14:editId="52B30307">
            <wp:extent cx="6400798"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727AFA37" w14:textId="495C5C18" w:rsidR="00CE4A1D" w:rsidRDefault="00CE5DA5" w:rsidP="001B618E">
      <w:pPr>
        <w:pStyle w:val="Caption"/>
        <w:spacing w:after="0" w:line="360" w:lineRule="auto"/>
      </w:pPr>
      <w:bookmarkStart w:id="17"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7"/>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0"/>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8" w:name="_Hlk3275656"/>
      <w:r>
        <w:rPr>
          <w:noProof/>
          <w:lang w:val="en-AU" w:eastAsia="en-AU"/>
        </w:rPr>
        <w:lastRenderedPageBreak/>
        <w:drawing>
          <wp:inline distT="0" distB="0" distL="0" distR="0" wp14:anchorId="2A57BA8C" wp14:editId="40A320D0">
            <wp:extent cx="6400798" cy="465512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00798" cy="4655126"/>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1B618E">
      <w:pPr>
        <w:pStyle w:val="Caption"/>
        <w:spacing w:after="0"/>
      </w:pPr>
      <w:bookmarkStart w:id="1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9"/>
      <w:r>
        <w:t xml:space="preserve">. </w:t>
      </w:r>
      <w:r w:rsidR="00081EE8">
        <w:t>(</w:t>
      </w:r>
      <w:proofErr w:type="spellStart"/>
      <w:proofErr w:type="gramStart"/>
      <w:r w:rsidR="00081EE8">
        <w:t>a,c</w:t>
      </w:r>
      <w:proofErr w:type="gramEnd"/>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20" w:name="_Hlk2063726"/>
      <w:r>
        <w:rPr>
          <w:noProof/>
          <w:lang w:val="en-AU" w:eastAsia="en-AU"/>
        </w:rPr>
        <w:lastRenderedPageBreak/>
        <w:drawing>
          <wp:inline distT="0" distB="0" distL="0" distR="0" wp14:anchorId="00CD1C4C" wp14:editId="4D732A06">
            <wp:extent cx="6400797" cy="46551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7" cy="4655125"/>
                    </a:xfrm>
                    <a:prstGeom prst="rect">
                      <a:avLst/>
                    </a:prstGeom>
                  </pic:spPr>
                </pic:pic>
              </a:graphicData>
            </a:graphic>
          </wp:inline>
        </w:drawing>
      </w:r>
    </w:p>
    <w:p w14:paraId="48067E4F" w14:textId="40F1DE3E" w:rsidR="0074747B" w:rsidRDefault="00857EC0" w:rsidP="00857EC0">
      <w:pPr>
        <w:spacing w:after="0" w:line="240" w:lineRule="auto"/>
      </w:pPr>
      <w:bookmarkStart w:id="21"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21"/>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22" w:name="_Ref5206683"/>
      <w:bookmarkStart w:id="23" w:name="_Ref5206675"/>
      <w:bookmarkEnd w:id="20"/>
    </w:p>
    <w:p w14:paraId="5C694A50" w14:textId="02437719" w:rsidR="001161AF" w:rsidRDefault="001161AF" w:rsidP="001B618E">
      <w:pPr>
        <w:pStyle w:val="Caption"/>
        <w:spacing w:after="0" w:line="360" w:lineRule="auto"/>
      </w:pPr>
      <w:r>
        <w:rPr>
          <w:noProof/>
        </w:rPr>
        <w:lastRenderedPageBreak/>
        <w:drawing>
          <wp:inline distT="0" distB="0" distL="0" distR="0" wp14:anchorId="6BCFBE3F" wp14:editId="43152D18">
            <wp:extent cx="7036903" cy="51177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6903" cy="5117748"/>
                    </a:xfrm>
                    <a:prstGeom prst="rect">
                      <a:avLst/>
                    </a:prstGeom>
                  </pic:spPr>
                </pic:pic>
              </a:graphicData>
            </a:graphic>
          </wp:inline>
        </w:drawing>
      </w:r>
    </w:p>
    <w:p w14:paraId="4E9EEACF" w14:textId="7BD79E55" w:rsidR="00B27C79" w:rsidRDefault="001127D8" w:rsidP="00B27C79">
      <w:pPr>
        <w:pStyle w:val="Caption"/>
        <w:spacing w:after="0" w:line="360" w:lineRule="auto"/>
        <w:sectPr w:rsidR="00B27C79" w:rsidSect="00B27C79">
          <w:pgSz w:w="15840" w:h="12240" w:orient="landscape"/>
          <w:pgMar w:top="1440" w:right="1440" w:bottom="1440" w:left="1440" w:header="720" w:footer="720" w:gutter="0"/>
          <w:cols w:space="720"/>
          <w:docGrid w:linePitch="360"/>
        </w:sectPr>
      </w:pPr>
      <w:bookmarkStart w:id="24"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22"/>
      <w:bookmarkEnd w:id="24"/>
      <w:r>
        <w:t xml:space="preserve">. </w:t>
      </w:r>
      <w:bookmarkStart w:id="25"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23"/>
      <w:bookmarkEnd w:id="25"/>
    </w:p>
    <w:p w14:paraId="47F38290" w14:textId="7F9023A9" w:rsidR="00857EC0" w:rsidRDefault="00857EC0" w:rsidP="001B618E">
      <w:pPr>
        <w:pStyle w:val="Caption"/>
        <w:spacing w:after="0" w:line="360" w:lineRule="auto"/>
      </w:pPr>
    </w:p>
    <w:bookmarkEnd w:id="16"/>
    <w:bookmarkEnd w:id="18"/>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00960D5C" w:rsidR="00655F5F" w:rsidRDefault="00A025ED" w:rsidP="001B618E">
      <w:pPr>
        <w:pStyle w:val="Caption"/>
        <w:spacing w:after="0"/>
      </w:pPr>
      <w:bookmarkStart w:id="26"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26"/>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On a-f, vertical dashed lines indicate latitudes, longitudes or years that obtained 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4E369BD4" w:rsidR="00655F5F" w:rsidRPr="00655F5F" w:rsidRDefault="000F0C3E" w:rsidP="00AB4CA9">
      <w:pPr>
        <w:pStyle w:val="Caption"/>
        <w:spacing w:after="0"/>
        <w:sectPr w:rsidR="00655F5F" w:rsidRPr="00655F5F" w:rsidSect="00305832">
          <w:pgSz w:w="12240" w:h="15840"/>
          <w:pgMar w:top="1440" w:right="1440" w:bottom="1440" w:left="1440" w:header="720" w:footer="720" w:gutter="0"/>
          <w:cols w:space="720"/>
          <w:docGrid w:linePitch="360"/>
        </w:sectPr>
      </w:pPr>
      <w:bookmarkStart w:id="27"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27"/>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 obtained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0AECE29">
            <wp:extent cx="4366685" cy="460824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66685" cy="4608246"/>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6AD99336" w:rsidR="001F735D" w:rsidRDefault="00AA564B" w:rsidP="001B618E">
      <w:pPr>
        <w:pStyle w:val="Caption"/>
        <w:spacing w:after="0"/>
        <w:sectPr w:rsidR="001F735D" w:rsidSect="00305832">
          <w:pgSz w:w="12240" w:h="15840"/>
          <w:pgMar w:top="1440" w:right="1440" w:bottom="1440" w:left="1440" w:header="720" w:footer="720" w:gutter="0"/>
          <w:cols w:space="720"/>
          <w:docGrid w:linePitch="360"/>
        </w:sectPr>
      </w:pPr>
      <w:bookmarkStart w:id="28"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28"/>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r w:rsidR="00A77355">
        <w:t xml:space="preserve"> Map made in R using current data from: </w:t>
      </w:r>
      <w:hyperlink r:id="rId17"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1F4F15BA" w:rsidR="003B4E84" w:rsidRDefault="00F94063" w:rsidP="001B618E">
      <w:pPr>
        <w:pStyle w:val="Caption"/>
        <w:spacing w:after="0" w:line="360" w:lineRule="auto"/>
        <w:sectPr w:rsidR="003B4E84" w:rsidSect="00871B3A">
          <w:pgSz w:w="12240" w:h="15840"/>
          <w:pgMar w:top="1440" w:right="1440" w:bottom="1440" w:left="1440" w:header="720" w:footer="720" w:gutter="0"/>
          <w:cols w:space="720"/>
          <w:docGrid w:linePitch="360"/>
        </w:sectPr>
      </w:pPr>
      <w:bookmarkStart w:id="29"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29"/>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r w:rsidR="00F946EC">
        <w:t>spatiotemporal</w:t>
      </w:r>
      <w:r w:rsidR="00262084">
        <w:t xml:space="preserve"> aggregation</w:t>
      </w:r>
      <w:r>
        <w:t>.</w:t>
      </w:r>
      <w:r w:rsidR="00871B3A">
        <w:t xml:space="preserve"> Points are raw survey data colored by their source.</w:t>
      </w:r>
      <w:r w:rsidR="00CD479F">
        <w:t xml:space="preserve"> Line types denote whether 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30"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77777777" w:rsidR="001930FF" w:rsidRPr="005C76FF" w:rsidRDefault="001930FF" w:rsidP="00D66940">
            <w:pPr>
              <w:pStyle w:val="Caption"/>
              <w:spacing w:after="0"/>
              <w:jc w:val="center"/>
              <w:rPr>
                <w:sz w:val="20"/>
                <w:szCs w:val="20"/>
              </w:rPr>
            </w:pPr>
            <w:r w:rsidRPr="005C76FF">
              <w:rPr>
                <w:sz w:val="20"/>
                <w:szCs w:val="20"/>
              </w:rPr>
              <w:t>7778</w:t>
            </w:r>
          </w:p>
        </w:tc>
        <w:tc>
          <w:tcPr>
            <w:tcW w:w="1318" w:type="dxa"/>
            <w:vAlign w:val="center"/>
          </w:tcPr>
          <w:p w14:paraId="40FFA5E6" w14:textId="77777777" w:rsidR="001930FF" w:rsidRPr="005C76FF" w:rsidRDefault="001930FF" w:rsidP="00D66940">
            <w:pPr>
              <w:pStyle w:val="Caption"/>
              <w:spacing w:after="0"/>
              <w:jc w:val="center"/>
              <w:rPr>
                <w:sz w:val="20"/>
                <w:szCs w:val="20"/>
              </w:rPr>
            </w:pPr>
            <w:r w:rsidRPr="005C76FF">
              <w:rPr>
                <w:sz w:val="20"/>
                <w:szCs w:val="20"/>
              </w:rPr>
              <w:t>7222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77777777" w:rsidR="001930FF" w:rsidRPr="005C76FF" w:rsidRDefault="001930FF" w:rsidP="00D66940">
            <w:pPr>
              <w:pStyle w:val="Caption"/>
              <w:spacing w:after="0"/>
              <w:jc w:val="center"/>
              <w:rPr>
                <w:sz w:val="20"/>
                <w:szCs w:val="20"/>
              </w:rPr>
            </w:pPr>
            <w:r w:rsidRPr="005C76FF">
              <w:rPr>
                <w:sz w:val="20"/>
                <w:szCs w:val="20"/>
              </w:rPr>
              <w:t>6912</w:t>
            </w:r>
          </w:p>
        </w:tc>
        <w:tc>
          <w:tcPr>
            <w:tcW w:w="1318" w:type="dxa"/>
            <w:vAlign w:val="center"/>
          </w:tcPr>
          <w:p w14:paraId="4014369F" w14:textId="77777777" w:rsidR="001930FF" w:rsidRPr="005C76FF" w:rsidRDefault="001930FF" w:rsidP="00D66940">
            <w:pPr>
              <w:pStyle w:val="Caption"/>
              <w:spacing w:after="0"/>
              <w:jc w:val="center"/>
              <w:rPr>
                <w:sz w:val="20"/>
                <w:szCs w:val="20"/>
              </w:rPr>
            </w:pPr>
            <w:r w:rsidRPr="005C76FF">
              <w:rPr>
                <w:sz w:val="20"/>
                <w:szCs w:val="20"/>
              </w:rPr>
              <w:t>8088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77777777" w:rsidR="001930FF" w:rsidRPr="005C76FF" w:rsidRDefault="001930FF" w:rsidP="00D66940">
            <w:pPr>
              <w:pStyle w:val="Caption"/>
              <w:spacing w:after="0"/>
              <w:jc w:val="center"/>
              <w:rPr>
                <w:sz w:val="20"/>
                <w:szCs w:val="20"/>
              </w:rPr>
            </w:pPr>
            <w:r w:rsidRPr="005C76FF">
              <w:rPr>
                <w:sz w:val="20"/>
                <w:szCs w:val="20"/>
              </w:rPr>
              <w:t>6818</w:t>
            </w:r>
          </w:p>
        </w:tc>
        <w:tc>
          <w:tcPr>
            <w:tcW w:w="1318" w:type="dxa"/>
            <w:vAlign w:val="center"/>
          </w:tcPr>
          <w:p w14:paraId="2ABA914E" w14:textId="77777777" w:rsidR="001930FF" w:rsidRPr="005C76FF" w:rsidRDefault="001930FF" w:rsidP="00D66940">
            <w:pPr>
              <w:pStyle w:val="Caption"/>
              <w:spacing w:after="0"/>
              <w:jc w:val="center"/>
              <w:rPr>
                <w:sz w:val="20"/>
                <w:szCs w:val="20"/>
              </w:rPr>
            </w:pPr>
            <w:r w:rsidRPr="005C76FF">
              <w:rPr>
                <w:sz w:val="20"/>
                <w:szCs w:val="20"/>
              </w:rPr>
              <w:t>8182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0353A469" w14:textId="77777777" w:rsidR="00334EE1" w:rsidRDefault="001930FF" w:rsidP="001930FF">
      <w:pPr>
        <w:pStyle w:val="Caption"/>
        <w:spacing w:after="0"/>
      </w:pPr>
      <w:bookmarkStart w:id="31" w:name="_Ref8372254"/>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30"/>
      <w:bookmarkEnd w:id="31"/>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3AD6F935"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19"/>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2"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72C3F3B7" w:rsidR="00EC0FDD" w:rsidRDefault="00EC0FDD" w:rsidP="001B618E">
            <w:r>
              <w:t xml:space="preserve">Latitude and Longitude ~ </w:t>
            </w:r>
            <w:proofErr w:type="gramStart"/>
            <w:r>
              <w:t>U[</w:t>
            </w:r>
            <w:proofErr w:type="gramEnd"/>
            <w:r>
              <w:t xml:space="preserve">0,50], all fish under Regime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77777777" w:rsidR="00EC0FDD" w:rsidRDefault="00EC0FDD" w:rsidP="001B618E">
            <w:r>
              <w:t xml:space="preserve">Latitude and Longitude ~ </w:t>
            </w:r>
            <w:proofErr w:type="gramStart"/>
            <w:r>
              <w:t>U[</w:t>
            </w:r>
            <w:proofErr w:type="gramEnd"/>
            <w:r>
              <w:t xml:space="preserve">0,25]  under growth Regime 1; </w:t>
            </w:r>
          </w:p>
          <w:p w14:paraId="19536133" w14:textId="250D8D43" w:rsidR="00EC0FDD" w:rsidRDefault="00EC0FDD" w:rsidP="001B618E">
            <w:r>
              <w:t xml:space="preserve">Latitude and Longitude ~ </w:t>
            </w:r>
            <w:proofErr w:type="gramStart"/>
            <w:r>
              <w:t>U[</w:t>
            </w:r>
            <w:proofErr w:type="gramEnd"/>
            <w:r>
              <w:t>25,50] under Regime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77777777" w:rsidR="00EC0FDD" w:rsidRDefault="00EC0FDD" w:rsidP="001B618E">
            <w:r>
              <w:t xml:space="preserve">Latitude and Longitude ~ </w:t>
            </w:r>
            <w:proofErr w:type="gramStart"/>
            <w:r>
              <w:t>U[</w:t>
            </w:r>
            <w:proofErr w:type="gramEnd"/>
            <w:r>
              <w:t xml:space="preserve">0,25]  under growth Regime 1; </w:t>
            </w:r>
          </w:p>
          <w:p w14:paraId="4E5E73F6" w14:textId="2AEE3099" w:rsidR="00EC0FDD" w:rsidRDefault="00EC0FDD" w:rsidP="001B618E">
            <w:r>
              <w:t xml:space="preserve">Latitude and Longitude ~ </w:t>
            </w:r>
            <w:proofErr w:type="gramStart"/>
            <w:r>
              <w:t>U[</w:t>
            </w:r>
            <w:proofErr w:type="gramEnd"/>
            <w:r>
              <w:t>20,50] under Regime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4DFDB09E" w:rsidR="00EC0FDD" w:rsidRDefault="00EC0FDD" w:rsidP="001B618E">
            <w:r>
              <w:t xml:space="preserve">Latitude ~ </w:t>
            </w:r>
            <w:proofErr w:type="gramStart"/>
            <w:r>
              <w:t>U[</w:t>
            </w:r>
            <w:proofErr w:type="gramEnd"/>
            <w:r>
              <w:t>0,</w:t>
            </w:r>
            <w:r w:rsidR="00135AEA">
              <w:t>50</w:t>
            </w:r>
            <w:r>
              <w:t xml:space="preserve">]  </w:t>
            </w:r>
            <w:r w:rsidR="00762364">
              <w:t>for Regimes 1 and 2</w:t>
            </w:r>
            <w:r>
              <w:t>;</w:t>
            </w:r>
          </w:p>
          <w:p w14:paraId="14D18029" w14:textId="1CD7CB59" w:rsidR="00762364" w:rsidRDefault="00762364" w:rsidP="001B618E">
            <w:r>
              <w:t xml:space="preserve">Longitude ~ </w:t>
            </w:r>
            <w:proofErr w:type="gramStart"/>
            <w:r>
              <w:t>U[</w:t>
            </w:r>
            <w:proofErr w:type="gramEnd"/>
            <w:r>
              <w:t xml:space="preserve">0,48] for Regime </w:t>
            </w:r>
            <w:r w:rsidR="003F7577">
              <w:t>1</w:t>
            </w:r>
          </w:p>
          <w:p w14:paraId="5BCDF1B4" w14:textId="53057E77" w:rsidR="00EC0FDD" w:rsidRDefault="00EC0FDD" w:rsidP="001B618E">
            <w:r>
              <w:t xml:space="preserve">Longitude ~ </w:t>
            </w:r>
            <w:proofErr w:type="gramStart"/>
            <w:r>
              <w:t>U[</w:t>
            </w:r>
            <w:proofErr w:type="gramEnd"/>
            <w:r>
              <w:t>4</w:t>
            </w:r>
            <w:r w:rsidR="00762364">
              <w:t>8</w:t>
            </w:r>
            <w:r>
              <w:t xml:space="preserve">,50] </w:t>
            </w:r>
            <w:r w:rsidR="00762364">
              <w:t>for</w:t>
            </w:r>
            <w:r>
              <w:t xml:space="preserve"> Regime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786140E5" w:rsidR="00EC0FDD" w:rsidRDefault="00EC0FDD" w:rsidP="001B618E">
            <w:r>
              <w:t xml:space="preserve">Latitude and Longitude ~ </w:t>
            </w:r>
            <w:proofErr w:type="gramStart"/>
            <w:r>
              <w:t>U[</w:t>
            </w:r>
            <w:proofErr w:type="gramEnd"/>
            <w:r>
              <w:t>0,50], all fish under Regime 1 from years 0 to 49 and Regime 2 thereafter</w:t>
            </w:r>
          </w:p>
        </w:tc>
      </w:tr>
    </w:tbl>
    <w:p w14:paraId="7E51E9F0" w14:textId="1141F3BE" w:rsidR="000645CA" w:rsidRDefault="00B82748" w:rsidP="001B618E">
      <w:pPr>
        <w:pStyle w:val="Caption"/>
        <w:spacing w:before="240" w:after="0" w:line="360" w:lineRule="auto"/>
      </w:pPr>
      <w:bookmarkStart w:id="33" w:name="_Ref872431"/>
      <w:bookmarkStart w:id="34"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3"/>
      <w:r>
        <w:t xml:space="preserve">. Summary of </w:t>
      </w:r>
      <w:r w:rsidR="001B6135">
        <w:t>simulation scenarios</w:t>
      </w:r>
      <w:r>
        <w:t xml:space="preserve"> used to test the </w:t>
      </w:r>
      <w:r w:rsidR="007D5FD4">
        <w:t>proposed</w:t>
      </w:r>
      <w:r>
        <w:t xml:space="preserve"> method </w:t>
      </w:r>
      <w:bookmarkEnd w:id="34"/>
      <w:r w:rsidR="007D5FD4">
        <w:t>against various degrees of spatial growth variation, and a single temporal scenario.</w:t>
      </w:r>
    </w:p>
    <w:p w14:paraId="1064F9E2" w14:textId="77777777" w:rsidR="00611BB6" w:rsidRDefault="00611BB6" w:rsidP="001B618E">
      <w:pPr>
        <w:pStyle w:val="Caption"/>
        <w:spacing w:before="240" w:after="0" w:line="360" w:lineRule="auto"/>
      </w:pPr>
    </w:p>
    <w:bookmarkEnd w:id="32"/>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0D255D">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0D255D">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0D255D">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0D255D">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0D255D">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0D255D">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0D255D">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0D255D">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0D255D">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0D255D">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5"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5"/>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BA519BB" w14:textId="44E90369" w:rsidR="001D7DC0" w:rsidRPr="001D7DC0" w:rsidRDefault="00BB02E4" w:rsidP="001D7DC0">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1D7DC0" w:rsidRPr="001D7DC0">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07D905A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Austin, M.P., 2002. Spatial prediction of species distribution: An interface between ecological theory and statistical modelling. Ecol. Modell. https://doi.org/10.1016/S0304-3800(02)00205-3</w:t>
      </w:r>
    </w:p>
    <w:p w14:paraId="2BB9E48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Baumann, H., Conover, D.O., 2011. Adaptation to climate change: Contrasting patterns of thermal-reaction-norm evolution in Pacific versus Atlantic silversides. Proc. R. Soc. B Biol. Sci. https://doi.org/10.1098/rspb.2010.2479</w:t>
      </w:r>
    </w:p>
    <w:p w14:paraId="157FFBB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9E9311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20D18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Conover, D.O., Present, T.M.C., Conover, D., Present, T.M.C., 1990. Countergradient Variation in Growth Rate : Compensation for Length of the Growing Season among Atlantic Silversides from Different Latitudes 83, 316–324.</w:t>
      </w:r>
    </w:p>
    <w:p w14:paraId="3B6CC64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Cope, J.M., Punt, A.E., 2007. Erratum: Admitting ageing error when fitting growth curves: an example using the von Bertalanffy growth function with random effects. Can. J. Fish. Aquat. Sci. https://doi.org/10.1139/f07-095</w:t>
      </w:r>
    </w:p>
    <w:p w14:paraId="56FEB25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Cummins, P.F., Freeland, H.J., 2007. Variability of the North Pacific Current and its bifurcation. Prog. Oceanogr. 75, 253–265. https://doi.org/10.1016/j.pocean.2007.08.006</w:t>
      </w:r>
    </w:p>
    <w:p w14:paraId="040C57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Denson, L.S., Sampson, D.B., Stephens, A., 2017. Data needs and spatial structure considerations in stock assessments with regional differences in recruitment and exploitation. Can. J. Fish. Aquat. Sci. 74, 1918–1929. https://doi.org/10.1139/cjfas-2016-0277</w:t>
      </w:r>
    </w:p>
    <w:p w14:paraId="687FBD7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Department of Fisheries and Oceans, 2016. A Revised Operating Model for Sablefish (Anoplopoma Fimbria) in British Columbia, Canada. Dep. Fish. Ocean. Canada, 3190 Hammond Bay Road Nanaimo, BC V9T 6N7. https://doi.org/http://www.dfo-mpo.gc.ca/csas-sccs/</w:t>
      </w:r>
    </w:p>
    <w:p w14:paraId="0794205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Echave, K.B., Hanselman, D.H., Adkison, M.D., Sigler, M.F., 2012. Interdecadal Change in Growth of Sablefish (</w:t>
      </w:r>
      <w:r w:rsidRPr="001D7DC0">
        <w:rPr>
          <w:i/>
          <w:iCs/>
          <w:noProof/>
        </w:rPr>
        <w:t>Anoplopoma fimbria</w:t>
      </w:r>
      <w:r w:rsidRPr="001D7DC0">
        <w:rPr>
          <w:noProof/>
        </w:rPr>
        <w:t>) in the Northeast Pacific Ocean. Fish. Bull. 110, 361–374.</w:t>
      </w:r>
    </w:p>
    <w:p w14:paraId="58A8DC6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Gertseva, V., Matson, S.E., Cope, J., 2017. Spatial growth variability in marine fish: Example from Northeast Pacific groundfish. ICES J. Mar. Sci. 74, 1602–1613. https://doi.org/10.1093/icesjms/fsx016</w:t>
      </w:r>
    </w:p>
    <w:p w14:paraId="611D3E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39EDED1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 xml:space="preserve">Guthery, F.S., Burnham, K.P., Anderson, D.R., 2003. Model Selection and Multimodel </w:t>
      </w:r>
      <w:r w:rsidRPr="001D7DC0">
        <w:rPr>
          <w:noProof/>
        </w:rPr>
        <w:lastRenderedPageBreak/>
        <w:t>Inference: A Practical Information-Theoretic Approach. J. Wildl. Manage. https://doi.org/10.2307/3802723</w:t>
      </w:r>
    </w:p>
    <w:p w14:paraId="77AD88D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Heifetz, J., Echave, K.B., Dressel, S.C., Jech, J.M., 2015. Move it or lose it: movement and mortality of sablefish tagged in Alaska. Can. J. Fish. Aquat. Sci. 72, 238–251. https://doi.org/10.1139/cjfas-2014-0251</w:t>
      </w:r>
    </w:p>
    <w:p w14:paraId="57684347" w14:textId="2B4582C5"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Lunsford, C.R., Rodgveller, C.J., 201</w:t>
      </w:r>
      <w:r w:rsidR="007438EA">
        <w:rPr>
          <w:noProof/>
        </w:rPr>
        <w:t>6</w:t>
      </w:r>
      <w:r w:rsidRPr="001D7DC0">
        <w:rPr>
          <w:noProof/>
        </w:rPr>
        <w:t>. Assessment of the sablefish stock in Alaska in 2017. Natl. Mar. Fish. Serv. Auke Bay Mar. Stn. 11305 Glacier Highw. Juneau, AK 99801 576–717.</w:t>
      </w:r>
      <w:r w:rsidR="007438EA">
        <w:rPr>
          <w:noProof/>
        </w:rPr>
        <w:t xml:space="preserve"> </w:t>
      </w:r>
      <w:r w:rsidR="007438EA" w:rsidRPr="007438EA">
        <w:rPr>
          <w:noProof/>
        </w:rPr>
        <w:t>https://www.afsc.noaa.gov/REFM/Docs/2016/GOAsablefish.pdf</w:t>
      </w:r>
      <w:r w:rsidR="007438EA">
        <w:rPr>
          <w:noProof/>
        </w:rPr>
        <w:t xml:space="preserve"> </w:t>
      </w:r>
    </w:p>
    <w:p w14:paraId="55E9C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Hilborn, R., Minte-Vera, C. V., 2008. Fisheries-induced changes in growth rates in marine fisheries: Are they significant?, in: Bulletin of Marine Science.</w:t>
      </w:r>
    </w:p>
    <w:p w14:paraId="05C025D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Houde, E.D., 1989. Comparative growth, mortality, and energetics of marine fish larvae: temperature and implied latitudinal effects. Fish. Bull. 87, 471–495.</w:t>
      </w:r>
    </w:p>
    <w:p w14:paraId="377851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Hurst, T.P., Abookire, A.A., 2006. Temporal and spatial variation in potential and realized growth rates of age-0 year northern rock sole. J. Fish Biol. 68, 905–919. https://doi.org/10.1111/j.0022-1112.2006.00985.x</w:t>
      </w:r>
    </w:p>
    <w:p w14:paraId="1DEC642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Jasonowicz, A.J., Goetz, F.W., Goetz, G.W., Nichols, K.M., 2017. Love the one you’re with: genomic evidence of panmixia in the sablefish (Anoplopoma fimbria). Can. J. Fish. Aquat. Sci. 74, 377–387. https://doi.org/10.1139/cjfas-2016-0012</w:t>
      </w:r>
    </w:p>
    <w:p w14:paraId="10CB8264" w14:textId="77F3B24C"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Johnson, K.F., Rudd, M.B., Pons, M., Akselrud, C.A., Lee, Q., Haltuch, M.A., Hamel, O.S., 2015. Status of the U.S. sablefish resource in 2015.</w:t>
      </w:r>
      <w:r w:rsidR="006762CD">
        <w:rPr>
          <w:noProof/>
        </w:rPr>
        <w:t xml:space="preserve"> </w:t>
      </w:r>
      <w:r w:rsidR="006762CD" w:rsidRPr="006762CD">
        <w:rPr>
          <w:noProof/>
        </w:rPr>
        <w:t>National Marine Fisheries Service Northwest Fisheries Science Center 2725 Montlake Blvd. E. Seattle WA, 98122</w:t>
      </w:r>
      <w:r w:rsidR="006762CD">
        <w:rPr>
          <w:noProof/>
        </w:rPr>
        <w:t xml:space="preserve">. </w:t>
      </w:r>
      <w:r w:rsidR="006762CD" w:rsidRPr="006762CD">
        <w:rPr>
          <w:noProof/>
        </w:rPr>
        <w:t>http://www.pcouncil.org/wp-content/uploads/2016/04/Sablefish_2015_Final.pdf</w:t>
      </w:r>
    </w:p>
    <w:p w14:paraId="6A55F5B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7EC060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Kim, H.J., Miller, A.J., McGowan, J., Carter, M.L., 2009. Coastal phytoplankton blooms in the Southern California Bight. Prog. Oceanogr. 82, 137–147. https://doi.org/10.1016/j.pocean.2009.05.002</w:t>
      </w:r>
    </w:p>
    <w:p w14:paraId="3553FA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King, J.R., McFarlane, G.A., Beamish, R.J., 2001. Incorporating the dynamics of marine systems into the stock assessment and management of sablefish. Prog. Oceanogr. 49, 619–639. https://doi.org/10.1016/S0079-6611(01)00044-1</w:t>
      </w:r>
    </w:p>
    <w:p w14:paraId="71B38CD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Kristensen, K., Nielsen, A., Berg, C., Skaug, H., Bell, B., 2016. TMB: Automatic Differentiation and Laplace Approximation. ournal Stat. Softw. 70, 1–21. https://doi.org/10.18637/jss.v070.i05</w:t>
      </w:r>
    </w:p>
    <w:p w14:paraId="102FD58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Levins, R., 1968. Evolution in Changing Environments., Population Studies. Princeton University Press. https://doi.org/10.2307/2173276</w:t>
      </w:r>
    </w:p>
    <w:p w14:paraId="16203EF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Mackas, D.L., Thomson, R.E., Galbraith, M., 2011. Changes in the zooplankton community of the British Columbia continental margin, 1985-1999, and their covariation with oceanographic conditions. Can. J. Fish. Aquat. Sci. 58, 685–702. https://doi.org/10.1139/f01-009</w:t>
      </w:r>
    </w:p>
    <w:p w14:paraId="6E1D55A9" w14:textId="1F9FEF9E"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Mason, J.C., Beamish, R.J., McFarlane, G.A., 1983. Sexual Maturity, Fecundity, Spawning, and Early Life History of Sablefish (Anoplopoma fimbria) off the Pacific Coast of Canada. Can. J. Fish. Aquat. Sci. https://doi.org/10.1139/f83-247</w:t>
      </w:r>
    </w:p>
    <w:p w14:paraId="766C27DB" w14:textId="09CBF89F"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McDevitt, M., 1990. Growth Analysis of Sablefish From Mark-Recapture Data From the Northeast Pacific.</w:t>
      </w:r>
      <w:r w:rsidR="00EC3E93">
        <w:rPr>
          <w:noProof/>
        </w:rPr>
        <w:t xml:space="preserve"> Thesis,</w:t>
      </w:r>
      <w:r w:rsidRPr="001D7DC0">
        <w:rPr>
          <w:noProof/>
        </w:rPr>
        <w:t xml:space="preserve"> University of Washington.</w:t>
      </w:r>
    </w:p>
    <w:p w14:paraId="2E41F95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McGarvey, R., Fowler, A.J., 2002. Seasonal growth of King George whiting (Sillaginodes punctata) estimated from length-at-age samples of the legal-size harvest. Fish. Bull. 100, 545–558.</w:t>
      </w:r>
    </w:p>
    <w:p w14:paraId="34065C89"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7318D1E0" w14:textId="38D6936B"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Pacific Fisheries Management Council (PFMC), 2013. Pacific Coast Fishery Ecosystem Plan for the U.S. Portion of the California Current Large Marine Ecosystem. Pacific Fish. Manag. Counc. 7700 NE Ambassad. Place, Suite 101, Portland, Oregon,</w:t>
      </w:r>
      <w:r w:rsidR="00CD1DC6">
        <w:rPr>
          <w:noProof/>
        </w:rPr>
        <w:t xml:space="preserve"> </w:t>
      </w:r>
      <w:r w:rsidRPr="001D7DC0">
        <w:rPr>
          <w:noProof/>
        </w:rPr>
        <w:t>97220.</w:t>
      </w:r>
      <w:r w:rsidR="005377B8">
        <w:rPr>
          <w:noProof/>
        </w:rPr>
        <w:t xml:space="preserve"> </w:t>
      </w:r>
      <w:r w:rsidR="005377B8" w:rsidRPr="005377B8">
        <w:rPr>
          <w:noProof/>
        </w:rPr>
        <w:t>https://www.nwfsc.noaa.gov/research/divisions/fram/groundfish/bottom_trawl.cfm</w:t>
      </w:r>
    </w:p>
    <w:p w14:paraId="1A3883F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Perretti, C.T., Thorson, J.T., 2019. Spatio-temporal dynamics of summer flounder (Paralichthys dentatus) on the Northeast US shelf. Fish. Res. 215, 62–68. https://doi.org/10.1016/j.fishres.2019.03.006</w:t>
      </w:r>
    </w:p>
    <w:p w14:paraId="052BBC3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Pörtner, H.O., Knust, R., 2007. Climate change affects marine fishes through the oxygen limitation of thermal tolerance. Science (80-. ). https://doi.org/10.1126/science.1135471</w:t>
      </w:r>
    </w:p>
    <w:p w14:paraId="79DFDB1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2019. Spatial stock assessment methods: A viewpoint on current issues and assumptions. Fish. Res. https://doi.org/10.1016/j.fishres.2019.01.014</w:t>
      </w:r>
    </w:p>
    <w:p w14:paraId="1BE44CF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2003. The performance of a size-structured stock assessment method in the face of spatial heterogeneity in growth. Fish. Res. 65, 391–409. https://doi.org/10.1016/j.fishres.2003.09.028</w:t>
      </w:r>
    </w:p>
    <w:p w14:paraId="206A146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 Development Core Team, R., 2011. R: A Language and Environment for Statistical Computing, R Foundation for Statistical Computing. https://doi.org/10.1007/978-3-540-74686-7</w:t>
      </w:r>
    </w:p>
    <w:p w14:paraId="209C5C8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Ricker, W., 1969. Effects of size-selective mortality and sampling bias on estimates of growth, mortality, production and yield. J. Fish. Res. Board Canada. https://doi.org/10.1139/f69-051</w:t>
      </w:r>
    </w:p>
    <w:p w14:paraId="29965C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 Overland, J.E., 2005. Application of a sequential regime shift detection method to the Bering Sea ecosystem. ICES J. Mar. Sci. 62, 328–332. https://doi.org/10.1016/j.icesjms.2005.01.013</w:t>
      </w:r>
    </w:p>
    <w:p w14:paraId="086BEE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S.N., 2004. A sequential algorithm for testing climate regime shifts. Geophys. Res. Lett. 31, 2–5. https://doi.org/10.1029/2004GL019448</w:t>
      </w:r>
    </w:p>
    <w:p w14:paraId="2FA4653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Rutecki, L., Rodgveller, C.J., Lunsford, C.R., 2016. National Marine Fisheries Service Longline Survey Data Report and Survey History , 1990-2014. 17109 Lena Point Loop Road Juneau, AK 99801. https://doi.org/10.7289/V5/TM-AFSC-324</w:t>
      </w:r>
    </w:p>
    <w:p w14:paraId="50CCADE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Schnute, J., 1981. A Versatile Growth Model with Statistically Stable Parameters. Can. J. Fish. Aquat. Sci. 38, 1128–1140. https://doi.org/10.1139/f81-153</w:t>
      </w:r>
    </w:p>
    <w:p w14:paraId="5737469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Shotwell, S.K., Hanselman, D.H., Belkin, I.M., 2014. Toward biophysical synergy: Investigating advection along the Polar Front to identify factors influencing Alaska sablefish recruitment. Deep. Res. Part II 107, 40–53. https://doi.org/10.1016/j.dsr2.2012.08.024</w:t>
      </w:r>
    </w:p>
    <w:p w14:paraId="7E9CBF8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Siddon, E., Zador, S., 2018. Ecosystem Status Report 2018: Eastern Bering Sea. North Pacific Fish. Manag. Counc. 605 W. 4th Ave. Suite 306 Anchorage, AK 99301.</w:t>
      </w:r>
    </w:p>
    <w:p w14:paraId="5E6BF38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Simpson, G.L., 2018. Modelling palaeoecological time series using generalized additive models. bioRxiv. https://doi.org/10.1101/322248</w:t>
      </w:r>
    </w:p>
    <w:p w14:paraId="6E6B8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Somers, K.A., Pfeiffer, L., Miller, S., Morrison, W., 2018. Using Incentives to Reduce Bycatch and Discarding: Results Under the West Coast Catch Share Program. Coast. Manag. 46, 621–637. https://doi.org/10.1080/08920753.2018.1522492</w:t>
      </w:r>
    </w:p>
    <w:p w14:paraId="2F62EC4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Stawitz, C.C., Essington, T.E., Branch, T.A., Haltuch, M.A., Hollowed, A.B., Spencer, P.D., 2015. A state-space approach for detecting growth variation and application to North Pacific groundfish. Can. J. Fish. Aquat. Sci. 72, 1316–1328. https://doi.org/10.1139/cjfas-2014-0558</w:t>
      </w:r>
    </w:p>
    <w:p w14:paraId="010F46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421CB6C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Taylor, B.M., Brandl, S.J., Kapur, M., Robbins, W.D., Johnson, G., Huveneers, C., Renaud, P., Choat, J.H., 2018. Bottom-up processes mediated by social systems drive demographic traits of coral-reef fishes. Ecology 99, 642–651. https://doi.org/10.1002/ecy.2127</w:t>
      </w:r>
    </w:p>
    <w:p w14:paraId="629C33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2019a. Guidance for decisions using the Vector Autoregressive Spatio-Temporal (VAST) package in stock, ecosystem, habitat and climate assessments. Fish. Res. https://doi.org/10.1016/j.fishres.2018.10.013</w:t>
      </w:r>
    </w:p>
    <w:p w14:paraId="1D7D1AE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2019b. Guidance for decisions using the Vector Autoregressive Spatio-Temporal (VAST) package in stock, ecosystem, habitat and climate assessments. Fish. Res. 210, 143–161. https://doi.org/10.1016/j.fishres.2018.10.013</w:t>
      </w:r>
    </w:p>
    <w:p w14:paraId="637E671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Shelton, A.O., Ward, E.J., Skaug, H.J., 2015. Geostatistical delta-generalized linear mixed models improve precision for estimated abundance indices for West Coast groundfishes. ICES J. Mar. Sci. 72, 1297–1310. https://doi.org/10.1093/icesjms/fsu243</w:t>
      </w:r>
    </w:p>
    <w:p w14:paraId="034690C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Trip, E.L., Choat, J.H., Wilson, D.T., Robertson, D.R., 2008. Inter-oceanic analysis of demographic variation in a widely distributed Indo-Pacific coral reef fish. Mar. Ecol. Prog. Ser. 373, 97–109. https://doi.org/10.3354/meps07755</w:t>
      </w:r>
    </w:p>
    <w:p w14:paraId="452D534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von Bertalanffy, L., 1957. Quantitative Laws in Metabolism and Growth. Q. Rev. Biol. https://doi.org/10.1086/401873</w:t>
      </w:r>
    </w:p>
    <w:p w14:paraId="76E07F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Wickham, H., Francois, R., Henry, L., Muller, K., 2019. dplyr: A Grammar of Data Manipulation.</w:t>
      </w:r>
    </w:p>
    <w:p w14:paraId="1D8CC36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Williams, A.J., Farley, J.H., Hoyle, S.D., Davies, C.R., Nicol, S.J., 2012. Spatial and sex-specific variation in growth of albacore tuna (Thunnus alalunga) across the South Pacific Ocean. PLoS One 7. https://doi.org/10.1371/journal.pone.0039318</w:t>
      </w:r>
    </w:p>
    <w:p w14:paraId="3C318C7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2011. Fast stable restricted maximum likelihood and marginal likelihood estimation of semiparametric generalized linear models. J. R. Stat. Soc. Ser. B Stat. Methodol. https://doi.org/10.1111/j.1467-9868.2010.00749.x</w:t>
      </w:r>
    </w:p>
    <w:p w14:paraId="53E61AE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2003. Thin plate regression splines. J. R. Stat. Soc. Ser. B Stat. Methodol. https://doi.org/10.1111/1467-9868.00374</w:t>
      </w:r>
    </w:p>
    <w:p w14:paraId="3DA2E4D0" w14:textId="22247B43"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r w:rsidR="00A8116E">
        <w:rPr>
          <w:noProof/>
        </w:rPr>
        <w:t xml:space="preserve"> </w:t>
      </w:r>
      <w:r w:rsidR="00A8116E" w:rsidRPr="00A8116E">
        <w:rPr>
          <w:noProof/>
        </w:rPr>
        <w:t>http://publications.gc.ca/collections/collection_2012/mpo-dfo/Fs97-6-2694-eng.pdf</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2EEA4" w14:textId="77777777" w:rsidR="005514B8" w:rsidRDefault="005514B8" w:rsidP="00F50131">
      <w:pPr>
        <w:spacing w:after="0" w:line="240" w:lineRule="auto"/>
      </w:pPr>
      <w:r>
        <w:separator/>
      </w:r>
    </w:p>
  </w:endnote>
  <w:endnote w:type="continuationSeparator" w:id="0">
    <w:p w14:paraId="407956C6" w14:textId="77777777" w:rsidR="005514B8" w:rsidRDefault="005514B8"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EC3E93" w:rsidRDefault="00EC3E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996BCC" w14:textId="77777777" w:rsidR="00EC3E93" w:rsidRDefault="00EC3E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EC3E93" w:rsidRDefault="00EC3E93">
    <w:pPr>
      <w:pStyle w:val="Footer"/>
      <w:jc w:val="right"/>
    </w:pPr>
    <w:r>
      <w:fldChar w:fldCharType="begin"/>
    </w:r>
    <w:r>
      <w:instrText xml:space="preserve"> PAGE   \* MERGEFORMAT </w:instrText>
    </w:r>
    <w:r>
      <w:fldChar w:fldCharType="separate"/>
    </w:r>
    <w:r>
      <w:rPr>
        <w:noProof/>
      </w:rPr>
      <w:t>9</w:t>
    </w:r>
    <w:r>
      <w:rPr>
        <w:noProof/>
      </w:rPr>
      <w:fldChar w:fldCharType="end"/>
    </w:r>
  </w:p>
  <w:p w14:paraId="2D8C35D5" w14:textId="77777777" w:rsidR="00EC3E93" w:rsidRDefault="00EC3E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25397"/>
      <w:docPartObj>
        <w:docPartGallery w:val="Page Numbers (Bottom of Page)"/>
        <w:docPartUnique/>
      </w:docPartObj>
    </w:sdtPr>
    <w:sdtEndPr>
      <w:rPr>
        <w:noProof/>
      </w:rPr>
    </w:sdtEndPr>
    <w:sdtContent>
      <w:p w14:paraId="7838837D" w14:textId="45F42E06" w:rsidR="00EC3E93" w:rsidRDefault="00EC3E93">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193F6F" w14:textId="77777777" w:rsidR="00EC3E93" w:rsidRDefault="00EC3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1684B" w14:textId="77777777" w:rsidR="005514B8" w:rsidRDefault="005514B8" w:rsidP="00F50131">
      <w:pPr>
        <w:spacing w:after="0" w:line="240" w:lineRule="auto"/>
      </w:pPr>
      <w:r>
        <w:separator/>
      </w:r>
    </w:p>
  </w:footnote>
  <w:footnote w:type="continuationSeparator" w:id="0">
    <w:p w14:paraId="1EFAEED6" w14:textId="77777777" w:rsidR="005514B8" w:rsidRDefault="005514B8"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2CBF"/>
    <w:rsid w:val="00023B3D"/>
    <w:rsid w:val="00023BC7"/>
    <w:rsid w:val="00024702"/>
    <w:rsid w:val="00027205"/>
    <w:rsid w:val="00030AA4"/>
    <w:rsid w:val="00034C3F"/>
    <w:rsid w:val="00035951"/>
    <w:rsid w:val="00040589"/>
    <w:rsid w:val="00040834"/>
    <w:rsid w:val="00041153"/>
    <w:rsid w:val="00043307"/>
    <w:rsid w:val="00043BC2"/>
    <w:rsid w:val="00046080"/>
    <w:rsid w:val="00046EBA"/>
    <w:rsid w:val="00047BCB"/>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69FD"/>
    <w:rsid w:val="000C10D1"/>
    <w:rsid w:val="000C1CD9"/>
    <w:rsid w:val="000C2205"/>
    <w:rsid w:val="000C31F1"/>
    <w:rsid w:val="000C47E4"/>
    <w:rsid w:val="000C6B26"/>
    <w:rsid w:val="000D2048"/>
    <w:rsid w:val="000D255D"/>
    <w:rsid w:val="000D36AA"/>
    <w:rsid w:val="000D42C3"/>
    <w:rsid w:val="000E082B"/>
    <w:rsid w:val="000E391C"/>
    <w:rsid w:val="000E57B8"/>
    <w:rsid w:val="000E651C"/>
    <w:rsid w:val="000E654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24C5"/>
    <w:rsid w:val="001837FD"/>
    <w:rsid w:val="00184A9E"/>
    <w:rsid w:val="001866EE"/>
    <w:rsid w:val="00186954"/>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2282"/>
    <w:rsid w:val="00352E7D"/>
    <w:rsid w:val="003532CB"/>
    <w:rsid w:val="00357218"/>
    <w:rsid w:val="0035799C"/>
    <w:rsid w:val="00362196"/>
    <w:rsid w:val="003625DB"/>
    <w:rsid w:val="003640BA"/>
    <w:rsid w:val="00367814"/>
    <w:rsid w:val="00367BDB"/>
    <w:rsid w:val="00370000"/>
    <w:rsid w:val="003737AC"/>
    <w:rsid w:val="00375D00"/>
    <w:rsid w:val="003767BF"/>
    <w:rsid w:val="00377CE3"/>
    <w:rsid w:val="003806D1"/>
    <w:rsid w:val="00383DB6"/>
    <w:rsid w:val="00385DC8"/>
    <w:rsid w:val="00387138"/>
    <w:rsid w:val="00390CEC"/>
    <w:rsid w:val="003916BA"/>
    <w:rsid w:val="003918D8"/>
    <w:rsid w:val="00392042"/>
    <w:rsid w:val="00392551"/>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45C3"/>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FC3"/>
    <w:rsid w:val="0043545A"/>
    <w:rsid w:val="00436D36"/>
    <w:rsid w:val="0043732C"/>
    <w:rsid w:val="0043794D"/>
    <w:rsid w:val="004409C6"/>
    <w:rsid w:val="0044373E"/>
    <w:rsid w:val="00445820"/>
    <w:rsid w:val="00446FD4"/>
    <w:rsid w:val="0044700A"/>
    <w:rsid w:val="004477B5"/>
    <w:rsid w:val="004505BB"/>
    <w:rsid w:val="0045661E"/>
    <w:rsid w:val="00457B0D"/>
    <w:rsid w:val="00460C34"/>
    <w:rsid w:val="00460E61"/>
    <w:rsid w:val="004613FD"/>
    <w:rsid w:val="00461B39"/>
    <w:rsid w:val="00463541"/>
    <w:rsid w:val="00466B36"/>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7735"/>
    <w:rsid w:val="005226AD"/>
    <w:rsid w:val="00523065"/>
    <w:rsid w:val="005234B9"/>
    <w:rsid w:val="00527F2F"/>
    <w:rsid w:val="00531519"/>
    <w:rsid w:val="00533635"/>
    <w:rsid w:val="005359CF"/>
    <w:rsid w:val="005377B8"/>
    <w:rsid w:val="00540318"/>
    <w:rsid w:val="00542B76"/>
    <w:rsid w:val="005430FD"/>
    <w:rsid w:val="005443E0"/>
    <w:rsid w:val="005453B8"/>
    <w:rsid w:val="00546272"/>
    <w:rsid w:val="0054799E"/>
    <w:rsid w:val="005514B8"/>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271B"/>
    <w:rsid w:val="006C4182"/>
    <w:rsid w:val="006C449C"/>
    <w:rsid w:val="006C4713"/>
    <w:rsid w:val="006C5792"/>
    <w:rsid w:val="006C67D2"/>
    <w:rsid w:val="006D19D2"/>
    <w:rsid w:val="006D560E"/>
    <w:rsid w:val="006D5924"/>
    <w:rsid w:val="006D6090"/>
    <w:rsid w:val="006D6165"/>
    <w:rsid w:val="006E0EB2"/>
    <w:rsid w:val="006E2C2C"/>
    <w:rsid w:val="006E4709"/>
    <w:rsid w:val="006E7F19"/>
    <w:rsid w:val="006F1452"/>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26FC"/>
    <w:rsid w:val="00742C57"/>
    <w:rsid w:val="007438EA"/>
    <w:rsid w:val="0074747B"/>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913"/>
    <w:rsid w:val="00AF7365"/>
    <w:rsid w:val="00B00740"/>
    <w:rsid w:val="00B00F21"/>
    <w:rsid w:val="00B0174F"/>
    <w:rsid w:val="00B0287C"/>
    <w:rsid w:val="00B03F3F"/>
    <w:rsid w:val="00B04E49"/>
    <w:rsid w:val="00B06507"/>
    <w:rsid w:val="00B06C3A"/>
    <w:rsid w:val="00B07A6F"/>
    <w:rsid w:val="00B10712"/>
    <w:rsid w:val="00B11828"/>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222D"/>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30E3"/>
    <w:rsid w:val="00C33784"/>
    <w:rsid w:val="00C34BB1"/>
    <w:rsid w:val="00C37393"/>
    <w:rsid w:val="00C409C1"/>
    <w:rsid w:val="00C40B51"/>
    <w:rsid w:val="00C40E68"/>
    <w:rsid w:val="00C41D19"/>
    <w:rsid w:val="00C4256E"/>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F22"/>
    <w:rsid w:val="00C6606C"/>
    <w:rsid w:val="00C700C7"/>
    <w:rsid w:val="00C700EA"/>
    <w:rsid w:val="00C70F75"/>
    <w:rsid w:val="00C7661B"/>
    <w:rsid w:val="00C77238"/>
    <w:rsid w:val="00C778A2"/>
    <w:rsid w:val="00C828F6"/>
    <w:rsid w:val="00C82C3C"/>
    <w:rsid w:val="00C82FC1"/>
    <w:rsid w:val="00C8377A"/>
    <w:rsid w:val="00C85DA0"/>
    <w:rsid w:val="00C87747"/>
    <w:rsid w:val="00C87B6A"/>
    <w:rsid w:val="00C87D44"/>
    <w:rsid w:val="00C91C53"/>
    <w:rsid w:val="00C9472F"/>
    <w:rsid w:val="00C94EBC"/>
    <w:rsid w:val="00C954DB"/>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628D"/>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7B6B"/>
    <w:rsid w:val="00D90467"/>
    <w:rsid w:val="00D91843"/>
    <w:rsid w:val="00D94719"/>
    <w:rsid w:val="00D949F9"/>
    <w:rsid w:val="00D965FB"/>
    <w:rsid w:val="00D9693B"/>
    <w:rsid w:val="00DA0B59"/>
    <w:rsid w:val="00DA25A6"/>
    <w:rsid w:val="00DA564E"/>
    <w:rsid w:val="00DB1412"/>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15F4"/>
    <w:rsid w:val="00E83451"/>
    <w:rsid w:val="00E86935"/>
    <w:rsid w:val="00E86BA0"/>
    <w:rsid w:val="00E86CA8"/>
    <w:rsid w:val="00E878D9"/>
    <w:rsid w:val="00E908CE"/>
    <w:rsid w:val="00E90F7D"/>
    <w:rsid w:val="00E92C2C"/>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A8E"/>
    <w:rsid w:val="00EB7D3D"/>
    <w:rsid w:val="00EC0FDD"/>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111"/>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38F2"/>
    <w:rsid w:val="00F5448F"/>
    <w:rsid w:val="00F54EAA"/>
    <w:rsid w:val="00F61012"/>
    <w:rsid w:val="00F645DA"/>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A77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a.amerigeoss.org/en_AU/dataset/major-ocean-currents-arrowpolys-30m-8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A8250-E853-4EC9-9CD3-F5E6CE663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12686</TotalTime>
  <Pages>31</Pages>
  <Words>37470</Words>
  <Characters>213585</Characters>
  <Application>Microsoft Office Word</Application>
  <DocSecurity>0</DocSecurity>
  <Lines>1779</Lines>
  <Paragraphs>501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395</cp:revision>
  <cp:lastPrinted>2019-05-20T17:47:00Z</cp:lastPrinted>
  <dcterms:created xsi:type="dcterms:W3CDTF">2019-04-22T16:58:00Z</dcterms:created>
  <dcterms:modified xsi:type="dcterms:W3CDTF">2019-06-11T16:47:00Z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