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483554A0" w:rsidR="007C6A64" w:rsidRDefault="007C6A64">
      <w:pPr>
        <w:spacing w:line="240" w:lineRule="auto"/>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79344508" w:rsidR="00EC667E" w:rsidRDefault="00C61754"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C35067">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1D1E49" w:rsidR="00EC667E" w:rsidRDefault="00C61754"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C35067">
        <w:rPr>
          <w:noProof/>
        </w:rPr>
        <w:t>2</w:t>
      </w:r>
      <w:r w:rsidR="00162700">
        <w:fldChar w:fldCharType="end"/>
      </w:r>
    </w:p>
    <w:p w14:paraId="45398842" w14:textId="13EB2748"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756645">
        <w:t>Table A</w:t>
      </w:r>
      <w:r w:rsidR="00756645">
        <w:rPr>
          <w:noProof/>
        </w:rPr>
        <w:t>1</w:t>
      </w:r>
      <w:r w:rsidR="00756645">
        <w:fldChar w:fldCharType="end"/>
      </w:r>
      <w:r w:rsidR="00756645">
        <w:t>)</w:t>
      </w:r>
      <w:r w:rsidR="005B3CD6">
        <w:t>.</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4B9C8435" w:rsidR="00756645" w:rsidRPr="00E373E1" w:rsidRDefault="00E373E1" w:rsidP="00A22AB0">
      <w:pPr>
        <w:spacing w:line="240" w:lineRule="auto"/>
        <w:jc w:val="both"/>
        <w:rPr>
          <w:lang w:val="en"/>
        </w:rPr>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Pr>
          <w:lang w:val="en"/>
        </w:rPr>
        <w:t>,</w:t>
      </w:r>
      <w:r w:rsidRPr="00D55CA8">
        <w:rPr>
          <w:lang w:val="en"/>
        </w:rPr>
        <w:t xml:space="preserve"> </w:t>
      </w:r>
      <w:r>
        <w:rPr>
          <w:lang w:val="en"/>
        </w:rPr>
        <w:t>which in consists only of natural mortality (set to 0.25yr</w:t>
      </w:r>
      <w:r w:rsidRPr="000B13A7">
        <w:rPr>
          <w:vertAlign w:val="superscript"/>
          <w:lang w:val="en"/>
        </w:rPr>
        <w:t>-1</w:t>
      </w:r>
      <w:r>
        <w:rPr>
          <w:lang w:val="en"/>
        </w:rPr>
        <w:t xml:space="preserve"> for all ages for all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Pr>
          <w:lang w:val="en"/>
        </w:rPr>
        <w:t xml:space="preserve"> </w:t>
      </w:r>
      <w:r w:rsidR="00756645">
        <w:rPr>
          <w:color w:val="FF0000"/>
        </w:rPr>
        <w:t xml:space="preserve">An individual </w:t>
      </w:r>
      <w:r w:rsidR="00756645" w:rsidRPr="00756645">
        <w:rPr>
          <w:color w:val="FF0000"/>
        </w:rPr>
        <w:t>surviving the year is simulated by randomly drawing a number</w:t>
      </w:r>
      <w:r w:rsidR="00756645">
        <w:rPr>
          <w:color w:val="FF0000"/>
        </w:rPr>
        <w:t xml:space="preserve"> </w:t>
      </w:r>
      <w:r w:rsidR="00756645">
        <w:rPr>
          <w:i/>
          <w:color w:val="FF0000"/>
        </w:rPr>
        <w:t>u</w:t>
      </w:r>
      <w:r w:rsidR="00756645" w:rsidRPr="00756645">
        <w:rPr>
          <w:color w:val="FF0000"/>
        </w:rPr>
        <w:t xml:space="preserve"> from </w:t>
      </w:r>
      <w:proofErr w:type="gramStart"/>
      <w:r w:rsidR="00756645" w:rsidRPr="00756645">
        <w:rPr>
          <w:color w:val="FF0000"/>
        </w:rPr>
        <w:t>U[</w:t>
      </w:r>
      <w:proofErr w:type="gramEnd"/>
      <w:r w:rsidR="00756645" w:rsidRPr="00756645">
        <w:rPr>
          <w:color w:val="FF0000"/>
        </w:rPr>
        <w:t>0,1] and allowing the individual to survive if this number is less than exp(-</w:t>
      </w:r>
      <w:r w:rsidR="00756645" w:rsidRPr="00756645">
        <w:rPr>
          <w:i/>
          <w:color w:val="FF0000"/>
        </w:rPr>
        <w:t>M</w:t>
      </w:r>
      <w:r w:rsidR="00756645" w:rsidRPr="00756645">
        <w:rPr>
          <w:color w:val="FF0000"/>
        </w:rPr>
        <w:t>)</w:t>
      </w:r>
      <w:r>
        <w:rPr>
          <w:color w:val="FF0000"/>
        </w:rPr>
        <w:t>.</w:t>
      </w:r>
    </w:p>
    <w:p w14:paraId="7341A3A2" w14:textId="57BD998B" w:rsidR="00756645" w:rsidRDefault="00C61754" w:rsidP="00756645">
      <w:pPr>
        <w:pStyle w:val="Caption"/>
        <w:rPr>
          <w:rFonts w:eastAsiaTheme="minorEastAsia"/>
          <w:spacing w:val="0"/>
          <w:kern w:val="0"/>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eastAsiaTheme="majorEastAsia" w:hAnsi="Cambria Math"/>
                                        <w:i/>
                                        <w:sz w:val="22"/>
                                        <w:szCs w:val="24"/>
                                      </w:rPr>
                                    </m:ctrlPr>
                                  </m:fPr>
                                  <m:num>
                                    <m:r>
                                      <w:rPr>
                                        <w:rFonts w:ascii="Cambria Math" w:eastAsiaTheme="majorEastAsia" w:hAnsi="Cambria Math"/>
                                        <w:szCs w:val="24"/>
                                      </w:rPr>
                                      <m:t>1</m:t>
                                    </m:r>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f>
                                  <m:fPr>
                                    <m:ctrlPr>
                                      <w:rPr>
                                        <w:rFonts w:ascii="Cambria Math" w:eastAsiaTheme="majorEastAsia" w:hAnsi="Cambria Math"/>
                                        <w:i/>
                                        <w:sz w:val="22"/>
                                        <w:szCs w:val="24"/>
                                      </w:rPr>
                                    </m:ctrlPr>
                                  </m:fPr>
                                  <m:num>
                                    <m:r>
                                      <w:rPr>
                                        <w:rFonts w:ascii="Cambria Math" w:eastAsiaTheme="majorEastAsia" w:hAnsi="Cambria Math"/>
                                        <w:szCs w:val="24"/>
                                      </w:rPr>
                                      <m:t>1</m:t>
                                    </m:r>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mr>
                          </m:m>
                          <m:r>
                            <w:rPr>
                              <w:rFonts w:ascii="Cambria Math" w:eastAsiaTheme="majorEastAsia" w:hAnsi="Cambria Math"/>
                              <w:szCs w:val="24"/>
                            </w:rPr>
                            <m:t xml:space="preserve">             for a= a</m:t>
                          </m:r>
                        </m:e>
                        <m:sub>
                          <m:r>
                            <w:rPr>
                              <w:rFonts w:ascii="Cambria Math" w:eastAsiaTheme="majorEastAsia" w:hAnsi="Cambria Math"/>
                              <w:szCs w:val="24"/>
                            </w:rPr>
                            <m:t>2</m:t>
                          </m:r>
                        </m:sub>
                      </m:sSub>
                    </m:e>
                    <m:sup/>
                  </m:sSup>
                </m:e>
              </m:mr>
            </m:m>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3</w:t>
      </w:r>
      <w:r w:rsidR="00756645">
        <w:fldChar w:fldCharType="end"/>
      </w:r>
    </w:p>
    <w:p w14:paraId="6FDD56F1" w14:textId="7F335A07" w:rsidR="00756645" w:rsidRPr="00756645" w:rsidRDefault="00756645" w:rsidP="00756645">
      <w:pPr>
        <w:spacing w:line="240" w:lineRule="auto"/>
        <w:jc w:val="both"/>
        <w:rPr>
          <w:color w:val="FF0000"/>
          <w:lang w:val="en"/>
        </w:rPr>
      </w:pPr>
      <w:r>
        <w:rPr>
          <w:color w:val="FF0000"/>
        </w:rPr>
        <w:t xml:space="preserve">The total population of individuals in the population at year </w:t>
      </w:r>
      <w:r>
        <w:rPr>
          <w:i/>
          <w:color w:val="FF0000"/>
        </w:rPr>
        <w:t>y</w:t>
      </w:r>
      <w:r>
        <w:rPr>
          <w:color w:val="FF0000"/>
        </w:rPr>
        <w:t xml:space="preserve"> and age </w:t>
      </w:r>
      <w:r>
        <w:rPr>
          <w:i/>
          <w:color w:val="FF0000"/>
        </w:rPr>
        <w:t xml:space="preserve">a </w:t>
      </w:r>
      <w:r>
        <w:rPr>
          <w:color w:val="FF0000"/>
        </w:rPr>
        <w:t xml:space="preserve">is given by: </w:t>
      </w:r>
    </w:p>
    <w:p w14:paraId="1C1705C7" w14:textId="77777777" w:rsidR="00756645" w:rsidRDefault="00756645" w:rsidP="00756645">
      <w:pPr>
        <w:spacing w:line="240" w:lineRule="auto"/>
        <w:rPr>
          <w:rFonts w:eastAsiaTheme="minorEastAsia"/>
        </w:rPr>
      </w:pPr>
    </w:p>
    <w:p w14:paraId="382F7271" w14:textId="711883B0" w:rsidR="00756645" w:rsidRDefault="00C61754"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4</w:t>
      </w:r>
      <w:r w:rsidR="00756645">
        <w:fldChar w:fldCharType="end"/>
      </w:r>
    </w:p>
    <w:p w14:paraId="4416C0C9" w14:textId="60A72929" w:rsidR="00EC667E" w:rsidRDefault="00EC667E" w:rsidP="000B517C">
      <w:pPr>
        <w:pStyle w:val="Caption"/>
      </w:pPr>
      <w:r>
        <w:rPr>
          <w:iCs w:val="0"/>
          <w:szCs w:val="24"/>
        </w:rPr>
        <w:tab/>
      </w:r>
      <w:r>
        <w:rPr>
          <w:iCs w:val="0"/>
          <w:szCs w:val="24"/>
        </w:rPr>
        <w:tab/>
      </w: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2FF40DAB"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w:t>
      </w:r>
      <w:r w:rsidR="00170D58">
        <w:t>in a given year</w:t>
      </w:r>
      <w:r w:rsidR="006123F9">
        <w:t xml:space="preserve"> </w:t>
      </w:r>
      <w:commentRangeStart w:id="0"/>
      <w:r w:rsidR="006123F9" w:rsidRPr="00170D58">
        <w:rPr>
          <w:strike/>
        </w:rPr>
        <w:t>age</w:t>
      </w:r>
      <w:r w:rsidR="006123F9">
        <w:t xml:space="preserve"> </w:t>
      </w:r>
      <w:commentRangeEnd w:id="0"/>
      <w:r w:rsidR="000B517C">
        <w:rPr>
          <w:rStyle w:val="CommentReference"/>
          <w:rFonts w:eastAsiaTheme="minorHAnsi"/>
          <w:spacing w:val="0"/>
          <w:kern w:val="0"/>
        </w:rPr>
        <w:commentReference w:id="0"/>
      </w:r>
      <w:r w:rsidR="00176213">
        <w:rPr>
          <w:i/>
        </w:rPr>
        <w:t>y</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176213">
        <w:t>Similarly to survival, this is determined via a</w:t>
      </w:r>
      <w:r w:rsidR="00176213" w:rsidRPr="00176213">
        <w:t xml:space="preserve"> </w:t>
      </w:r>
      <w:r w:rsidR="00176213">
        <w:t xml:space="preserve">random </w:t>
      </w:r>
      <w:r w:rsidR="00176213">
        <w:t xml:space="preserve">variable </w:t>
      </w:r>
      <w:proofErr w:type="spellStart"/>
      <w:r w:rsidR="00176213">
        <w:rPr>
          <w:i/>
        </w:rPr>
        <w:t>u</w:t>
      </w:r>
      <w:r w:rsidR="00176213">
        <w:rPr>
          <w:i/>
          <w:vertAlign w:val="subscript"/>
        </w:rPr>
        <w:t>i</w:t>
      </w:r>
      <w:proofErr w:type="spellEnd"/>
      <w:r w:rsidR="00176213">
        <w:t xml:space="preserve"> drawn from </w:t>
      </w:r>
      <w:proofErr w:type="gramStart"/>
      <w:r w:rsidR="00176213">
        <w:t>U[</w:t>
      </w:r>
      <w:proofErr w:type="gramEnd"/>
      <w:r w:rsidR="00176213">
        <w:t xml:space="preserve">0,1] </w:t>
      </w:r>
      <w:r w:rsidR="00176213">
        <w:t xml:space="preserve">for each individual. The individual is deemed mature if this variable is less than the expected maturity ogive at that individual’s length in year y </w:t>
      </w:r>
      <m:oMath>
        <m:sSub>
          <m:sSubPr>
            <m:ctrlPr>
              <w:rPr>
                <w:rFonts w:ascii="Cambria Math" w:hAnsi="Cambria Math"/>
                <w:i/>
              </w:rPr>
            </m:ctrlPr>
          </m:sSubPr>
          <m:e>
            <m:r>
              <w:rPr>
                <w:rFonts w:ascii="Cambria Math" w:hAnsi="Cambria Math"/>
              </w:rPr>
              <m:t>L</m:t>
            </m:r>
          </m:e>
          <m:sub>
            <m:r>
              <w:rPr>
                <w:rFonts w:ascii="Cambria Math" w:hAnsi="Cambria Math"/>
              </w:rPr>
              <m:t>i,y</m:t>
            </m:r>
          </m:sub>
        </m:sSub>
      </m:oMath>
      <w:r w:rsidR="00176213">
        <w:t>.</w:t>
      </w:r>
    </w:p>
    <w:p w14:paraId="0D6D1400" w14:textId="376C33A4" w:rsidR="00C35067" w:rsidRDefault="00D22326" w:rsidP="00C35067">
      <w:pPr>
        <w:spacing w:line="240" w:lineRule="auto"/>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r w:rsidR="0085512E">
        <w:t xml:space="preserve">for </w:t>
      </w:r>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w:t>
      </w:r>
      <w:r w:rsidR="007A1BD9">
        <w:t xml:space="preserve"> </w:t>
      </w:r>
      <w:r w:rsidR="00350BEF" w:rsidRPr="00350BEF">
        <w:t>cm</w:t>
      </w:r>
      <w:r w:rsidR="003D0184">
        <w:t xml:space="preserve">, and the slope of the ogive at -0.1034. </w:t>
      </w:r>
      <w:r w:rsidR="000D7662" w:rsidRPr="000D7662">
        <w:rPr>
          <w:highlight w:val="yellow"/>
        </w:rPr>
        <w:t xml:space="preserve">The starting stock spawning biomass (SSB0) is calculated using </w:t>
      </w:r>
      <w:r w:rsidR="000D7662" w:rsidRPr="006C6E41">
        <w:rPr>
          <w:highlight w:val="yellow"/>
        </w:rPr>
        <w:t xml:space="preserve">the </w:t>
      </w:r>
      <w:r w:rsidR="00170D58" w:rsidRPr="006C6E41">
        <w:rPr>
          <w:highlight w:val="yellow"/>
        </w:rPr>
        <w:t>sum of the product of each individual’s weight and maturity in year one.</w:t>
      </w:r>
      <w:r w:rsidR="00170D58">
        <w:t xml:space="preserve"> Recruitment </w:t>
      </w:r>
      <w:r>
        <w:t xml:space="preserve">happens at a </w:t>
      </w:r>
      <w:r w:rsidR="00170D58">
        <w:t>point midway into the year</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p>
    <w:p w14:paraId="775BE5F8" w14:textId="0E2773F6" w:rsidR="00C35067" w:rsidRPr="00C35067" w:rsidRDefault="00C35067" w:rsidP="00C35067">
      <w:pPr>
        <w:pStyle w:val="Caption"/>
        <w:rPr>
          <w:szCs w:val="24"/>
          <w:lang w:val="en-US"/>
        </w:rPr>
      </w:pPr>
      <m:oMath>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
                  <m:r>
                    <w:rPr>
                      <w:rFonts w:ascii="Cambria Math" w:hAnsi="Cambria Math"/>
                      <w:szCs w:val="24"/>
                    </w:rPr>
                    <m:t xml:space="preserve">    </m:t>
                  </m:r>
                </m:e>
              </m:mr>
            </m:m>
          </m:e>
        </m:d>
      </m:oMath>
      <w:r>
        <w:rPr>
          <w:szCs w:val="24"/>
        </w:rPr>
        <w:tab/>
      </w:r>
      <w:r>
        <w:rPr>
          <w:szCs w:val="24"/>
        </w:rPr>
        <w:tab/>
      </w:r>
      <w:r>
        <w:rPr>
          <w:szCs w:val="24"/>
        </w:rPr>
        <w:tab/>
      </w:r>
      <w:r>
        <w:rPr>
          <w:szCs w:val="24"/>
        </w:rPr>
        <w:tab/>
      </w:r>
      <w:r>
        <w:rPr>
          <w:szCs w:val="24"/>
        </w:rPr>
        <w:tab/>
      </w:r>
      <w:r>
        <w:t xml:space="preserve">App. Equation </w:t>
      </w:r>
      <w:r>
        <w:fldChar w:fldCharType="begin"/>
      </w:r>
      <w:r>
        <w:instrText xml:space="preserve"> SEQ App._Equation \* ARABIC </w:instrText>
      </w:r>
      <w:r>
        <w:fldChar w:fldCharType="separate"/>
      </w:r>
      <w:r>
        <w:rPr>
          <w:noProof/>
        </w:rPr>
        <w:t>5</w:t>
      </w:r>
      <w:r>
        <w:fldChar w:fldCharType="end"/>
      </w:r>
    </w:p>
    <w:p w14:paraId="4D772C74" w14:textId="4F65A50C" w:rsidR="00162700" w:rsidRPr="000B517C" w:rsidRDefault="00C61754"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6</w:t>
      </w:r>
      <w:r w:rsidR="00162700" w:rsidRPr="000B517C">
        <w:rPr>
          <w:szCs w:val="24"/>
        </w:rPr>
        <w:fldChar w:fldCharType="end"/>
      </w:r>
    </w:p>
    <w:p w14:paraId="58FCE005" w14:textId="462B6C05" w:rsidR="00D22326" w:rsidRPr="000B517C" w:rsidRDefault="00C61754"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w:commentRangeStart w:id="1"/>
                          <m:r>
                            <w:rPr>
                              <w:rFonts w:ascii="Cambria Math" w:hAnsi="Cambria Math"/>
                              <w:szCs w:val="24"/>
                            </w:rPr>
                            <m:t>SSB</m:t>
                          </m:r>
                          <w:commentRangeEnd w:id="1"/>
                          <m:r>
                            <m:rPr>
                              <m:sty m:val="p"/>
                            </m:rPr>
                            <w:rPr>
                              <w:rStyle w:val="CommentReference"/>
                              <w:rFonts w:eastAsiaTheme="minorHAnsi"/>
                              <w:iCs w:val="0"/>
                              <w:spacing w:val="0"/>
                              <w:kern w:val="0"/>
                              <w:lang w:val="en-US"/>
                            </w:rPr>
                            <w:commentReference w:id="1"/>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i,1</m:t>
                              </m:r>
                            </m:sub>
                          </m:sSub>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7</w:t>
      </w:r>
      <w:r w:rsidR="00162700" w:rsidRPr="000B517C">
        <w:rPr>
          <w:szCs w:val="24"/>
        </w:rPr>
        <w:fldChar w:fldCharType="end"/>
      </w:r>
    </w:p>
    <w:p w14:paraId="6ACC49BB" w14:textId="0ABE740D" w:rsidR="00162700" w:rsidRPr="000B517C" w:rsidRDefault="00C61754"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8</w:t>
      </w:r>
      <w:r w:rsidR="00162700" w:rsidRPr="000B517C">
        <w:rPr>
          <w:szCs w:val="24"/>
        </w:rPr>
        <w:fldChar w:fldCharType="end"/>
      </w:r>
      <m:oMath>
        <m:r>
          <w:rPr>
            <w:rFonts w:ascii="Cambria Math" w:hAnsi="Cambria Math"/>
            <w:szCs w:val="24"/>
          </w:rPr>
          <m:t xml:space="preserve"> </m:t>
        </m:r>
      </m:oMath>
    </w:p>
    <w:p w14:paraId="57EFB4D8" w14:textId="68941392" w:rsidR="00A2616C" w:rsidRPr="000B517C" w:rsidRDefault="00C61754"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9</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2"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2"/>
    </w:p>
    <w:p w14:paraId="4D4A0EF0" w14:textId="635969B2" w:rsidR="00E85F98" w:rsidRDefault="00E9779C" w:rsidP="00844C95">
      <w:pPr>
        <w:spacing w:line="240" w:lineRule="auto"/>
        <w:jc w:val="both"/>
        <w:sectPr w:rsidR="00E85F98" w:rsidSect="00976DBF">
          <w:footerReference w:type="default" r:id="rId12"/>
          <w:pgSz w:w="12240" w:h="15840"/>
          <w:pgMar w:top="1440" w:right="1440" w:bottom="1440" w:left="1440" w:header="720" w:footer="720" w:gutter="0"/>
          <w:lnNumType w:countBy="1" w:restart="continuous"/>
          <w:cols w:space="720"/>
          <w:docGrid w:linePitch="360"/>
        </w:sectPr>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BA49B6">
        <w:t>Regimes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30% between regions; </w:t>
      </w:r>
      <w:r w:rsidR="006668BB">
        <w:t>we used</w:t>
      </w:r>
      <w:r w:rsidR="00BA49B6">
        <w:t xml:space="preserve"> a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To simulate spatial zones, fish locations were sampled from a uniform distribution with boundaries specific to a certain growth Regime. In all except Scenario 4, where the break is located at 49</w:t>
      </w:r>
      <w:r w:rsidR="00E85F98">
        <w:t xml:space="preserve">° </w:t>
      </w:r>
      <w:r w:rsidR="00E85F98">
        <w:rPr>
          <w:rFonts w:eastAsiaTheme="minorEastAsia"/>
        </w:rPr>
        <w:t xml:space="preserve">and non-spatial scenarios, the latitude and longitude of fish grown under Regime 1 were </w:t>
      </w:r>
      <w:r w:rsidR="00E85F98">
        <w:t xml:space="preserve">sampled independently and at random from a uniform distribution between 0° and 25°; for simulations with spatial variation, fish grown under Regime 2 have </w:t>
      </w:r>
      <w:r w:rsidR="00E85F98">
        <w:rPr>
          <w:rFonts w:eastAsiaTheme="minorEastAsia"/>
        </w:rPr>
        <w:t xml:space="preserve">latitude and longitude </w:t>
      </w:r>
      <w:r w:rsidR="00E85F98">
        <w:t xml:space="preserve">sampled uniformly from 25° to 50°. In Scenario 4, fish simulated under life history Regime 1 </w:t>
      </w:r>
      <w:r w:rsidR="00E85F98">
        <w:rPr>
          <w:rFonts w:eastAsiaTheme="minorEastAsia"/>
        </w:rPr>
        <w:t xml:space="preserve">were assigned latitudes and longitudes </w:t>
      </w:r>
      <w:r w:rsidR="00E85F98">
        <w:t xml:space="preserve">sampled independently and at random from a uniform distribution from 1° to 49°, and those simulated under Regime 2 have coordinates sampled similarly with both latitude and longitude ranging from 49° to 50°. </w:t>
      </w: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5580B2ED" w:rsidR="005A41F0" w:rsidRDefault="00F37BDF" w:rsidP="0090493F">
      <w:pPr>
        <w:pStyle w:val="Caption"/>
        <w:jc w:val="both"/>
        <w:sectPr w:rsidR="005A41F0" w:rsidSect="00976DBF">
          <w:pgSz w:w="12240" w:h="15840"/>
          <w:pgMar w:top="1440" w:right="1440" w:bottom="1440" w:left="1440" w:header="720" w:footer="720" w:gutter="0"/>
          <w:lnNumType w:countBy="1" w:restart="continuous"/>
          <w:cols w:space="720"/>
          <w:docGrid w:linePitch="360"/>
        </w:sectPr>
      </w:pPr>
      <w:bookmarkStart w:id="3" w:name="_Ref6556365"/>
      <w:r>
        <w:t>Figure A</w:t>
      </w:r>
      <w:r>
        <w:fldChar w:fldCharType="begin"/>
      </w:r>
      <w:r>
        <w:instrText xml:space="preserve"> SEQ Figure_A \* ARABIC </w:instrText>
      </w:r>
      <w:r>
        <w:fldChar w:fldCharType="separate"/>
      </w:r>
      <w:r w:rsidR="005D1F9C">
        <w:rPr>
          <w:noProof/>
        </w:rPr>
        <w:t>1</w:t>
      </w:r>
      <w:r>
        <w:fldChar w:fldCharType="end"/>
      </w:r>
      <w:bookmarkEnd w:id="3"/>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C61754">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C61754">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56B0483E" w:rsidR="00FC654D" w:rsidRDefault="00A878C2">
            <w:pPr>
              <w:pStyle w:val="Caption"/>
            </w:pPr>
            <w:r>
              <w:t xml:space="preserve">Growth </w:t>
            </w:r>
            <w:r w:rsidRPr="00204691">
              <w:t>coefficient</w:t>
            </w:r>
            <w:r w:rsidR="00204691" w:rsidRPr="00204691">
              <w:t xml:space="preserve"> </w:t>
            </w:r>
            <w:r w:rsidR="00204691" w:rsidRPr="00844C95">
              <w:t xml:space="preserve">(years </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4" w:name="_Hlk5259652"/>
        <w:tc>
          <w:tcPr>
            <w:tcW w:w="1448" w:type="dxa"/>
          </w:tcPr>
          <w:p w14:paraId="013B473B" w14:textId="23F468FF" w:rsidR="00FC654D" w:rsidRDefault="00C61754">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4"/>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C61754">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6A457055" w:rsidR="00FC654D" w:rsidRPr="007E1CCD" w:rsidRDefault="00C61754">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C61754">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5EE5BC74" w:rsidR="00CF36A9" w:rsidRDefault="007B4FD6" w:rsidP="00855A9D">
      <w:pPr>
        <w:pStyle w:val="Caption"/>
      </w:pPr>
      <w:bookmarkStart w:id="5" w:name="_Ref9575210"/>
      <w:r>
        <w:t>Table A</w:t>
      </w:r>
      <w:r>
        <w:fldChar w:fldCharType="begin"/>
      </w:r>
      <w:r>
        <w:instrText xml:space="preserve"> SEQ Table_A \* ARABIC </w:instrText>
      </w:r>
      <w:r>
        <w:fldChar w:fldCharType="separate"/>
      </w:r>
      <w:r w:rsidR="00D437F5">
        <w:rPr>
          <w:noProof/>
        </w:rPr>
        <w:t>1</w:t>
      </w:r>
      <w:r>
        <w:fldChar w:fldCharType="end"/>
      </w:r>
      <w:bookmarkEnd w:id="5"/>
      <w:r w:rsidR="00041698">
        <w:t>. Parameter symbols, definitions and values used in the s</w:t>
      </w:r>
      <w:bookmarkStart w:id="6" w:name="_GoBack"/>
      <w:bookmarkEnd w:id="6"/>
      <w:r w:rsidR="00041698">
        <w:t xml:space="preserve">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4722E8">
        <w:trPr>
          <w:trHeight w:val="9"/>
        </w:trPr>
        <w:tc>
          <w:tcPr>
            <w:tcW w:w="3411" w:type="dxa"/>
            <w:gridSpan w:val="3"/>
          </w:tcPr>
          <w:p w14:paraId="271E0CD3" w14:textId="77777777" w:rsidR="00952953" w:rsidRPr="00234BF7" w:rsidRDefault="00952953">
            <w:pPr>
              <w:spacing w:line="240" w:lineRule="auto"/>
              <w:rPr>
                <w:b/>
                <w:sz w:val="20"/>
                <w:szCs w:val="20"/>
              </w:rPr>
            </w:pPr>
          </w:p>
        </w:tc>
        <w:tc>
          <w:tcPr>
            <w:tcW w:w="2485"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530)</w:t>
            </w:r>
          </w:p>
        </w:tc>
        <w:tc>
          <w:tcPr>
            <w:tcW w:w="2485"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969"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0B56E4">
        <w:trPr>
          <w:trHeight w:val="9"/>
        </w:trPr>
        <w:tc>
          <w:tcPr>
            <w:tcW w:w="1023"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283"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1105"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244"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241"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244"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241"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550"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419"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234BF7" w:rsidRPr="00234BF7" w14:paraId="7CECF20E" w14:textId="79F1B466" w:rsidTr="000B56E4">
        <w:trPr>
          <w:trHeight w:val="9"/>
        </w:trPr>
        <w:tc>
          <w:tcPr>
            <w:tcW w:w="1023" w:type="dxa"/>
          </w:tcPr>
          <w:p w14:paraId="69EBCA52" w14:textId="77777777" w:rsidR="00952953" w:rsidRPr="00234BF7" w:rsidRDefault="00952953" w:rsidP="000B56E4">
            <w:pPr>
              <w:spacing w:line="240" w:lineRule="auto"/>
              <w:rPr>
                <w:sz w:val="20"/>
                <w:szCs w:val="20"/>
              </w:rPr>
            </w:pPr>
            <w:r w:rsidRPr="00234BF7">
              <w:rPr>
                <w:sz w:val="20"/>
                <w:szCs w:val="20"/>
              </w:rPr>
              <w:t>1</w:t>
            </w:r>
          </w:p>
        </w:tc>
        <w:tc>
          <w:tcPr>
            <w:tcW w:w="1283" w:type="dxa"/>
          </w:tcPr>
          <w:p w14:paraId="15BD9644" w14:textId="77777777" w:rsidR="00952953" w:rsidRPr="00234BF7" w:rsidRDefault="00952953" w:rsidP="000B56E4">
            <w:pPr>
              <w:spacing w:line="240" w:lineRule="auto"/>
              <w:rPr>
                <w:sz w:val="20"/>
                <w:szCs w:val="20"/>
              </w:rPr>
            </w:pPr>
            <w:r w:rsidRPr="00234BF7">
              <w:rPr>
                <w:sz w:val="20"/>
                <w:szCs w:val="20"/>
              </w:rPr>
              <w:t>No spatial breaks</w:t>
            </w:r>
          </w:p>
        </w:tc>
        <w:tc>
          <w:tcPr>
            <w:tcW w:w="1105" w:type="dxa"/>
          </w:tcPr>
          <w:p w14:paraId="253A6674" w14:textId="77777777" w:rsidR="00952953" w:rsidRPr="00234BF7" w:rsidRDefault="00952953" w:rsidP="000B56E4">
            <w:pPr>
              <w:spacing w:line="240" w:lineRule="auto"/>
              <w:rPr>
                <w:sz w:val="20"/>
                <w:szCs w:val="20"/>
              </w:rPr>
            </w:pPr>
            <w:r w:rsidRPr="00234BF7">
              <w:rPr>
                <w:sz w:val="20"/>
                <w:szCs w:val="20"/>
              </w:rPr>
              <w:t>None</w:t>
            </w:r>
          </w:p>
        </w:tc>
        <w:tc>
          <w:tcPr>
            <w:tcW w:w="1244" w:type="dxa"/>
          </w:tcPr>
          <w:p w14:paraId="4C792903" w14:textId="4B14B2A1" w:rsidR="00952953" w:rsidRPr="00234BF7" w:rsidRDefault="00952953" w:rsidP="000B56E4">
            <w:pPr>
              <w:spacing w:line="240" w:lineRule="auto"/>
              <w:rPr>
                <w:sz w:val="20"/>
                <w:szCs w:val="20"/>
              </w:rPr>
            </w:pPr>
            <w:r w:rsidRPr="00234BF7">
              <w:rPr>
                <w:sz w:val="20"/>
                <w:szCs w:val="20"/>
              </w:rPr>
              <w:t>0.99, 0.</w:t>
            </w:r>
            <w:r w:rsidR="008D2ECF">
              <w:rPr>
                <w:sz w:val="20"/>
                <w:szCs w:val="20"/>
              </w:rPr>
              <w:t>88</w:t>
            </w:r>
          </w:p>
        </w:tc>
        <w:tc>
          <w:tcPr>
            <w:tcW w:w="1241" w:type="dxa"/>
          </w:tcPr>
          <w:p w14:paraId="5F272CC2" w14:textId="6B348F8B" w:rsidR="00952953" w:rsidRPr="00234BF7" w:rsidRDefault="00952953" w:rsidP="000B56E4">
            <w:pPr>
              <w:spacing w:line="240" w:lineRule="auto"/>
              <w:rPr>
                <w:sz w:val="20"/>
                <w:szCs w:val="20"/>
              </w:rPr>
            </w:pPr>
            <w:r w:rsidRPr="00234BF7">
              <w:rPr>
                <w:sz w:val="20"/>
                <w:szCs w:val="20"/>
              </w:rPr>
              <w:t>0.9</w:t>
            </w:r>
            <w:r w:rsidR="008D2ECF">
              <w:rPr>
                <w:sz w:val="20"/>
                <w:szCs w:val="20"/>
              </w:rPr>
              <w:t>7</w:t>
            </w:r>
            <w:r w:rsidRPr="00234BF7">
              <w:rPr>
                <w:sz w:val="20"/>
                <w:szCs w:val="20"/>
              </w:rPr>
              <w:t>, 0.</w:t>
            </w:r>
            <w:r w:rsidR="008D2ECF">
              <w:rPr>
                <w:sz w:val="20"/>
                <w:szCs w:val="20"/>
              </w:rPr>
              <w:t>96</w:t>
            </w:r>
            <w:r w:rsidRPr="00234BF7">
              <w:rPr>
                <w:sz w:val="20"/>
                <w:szCs w:val="20"/>
              </w:rPr>
              <w:t>, 0.</w:t>
            </w:r>
            <w:r w:rsidR="008D2ECF">
              <w:rPr>
                <w:sz w:val="20"/>
                <w:szCs w:val="20"/>
              </w:rPr>
              <w:t>69</w:t>
            </w:r>
          </w:p>
        </w:tc>
        <w:tc>
          <w:tcPr>
            <w:tcW w:w="1244" w:type="dxa"/>
          </w:tcPr>
          <w:p w14:paraId="4684E5DA" w14:textId="54A9A7F9" w:rsidR="00952953" w:rsidRPr="00E066C0" w:rsidRDefault="004722E8">
            <w:pPr>
              <w:spacing w:line="240" w:lineRule="auto"/>
              <w:rPr>
                <w:sz w:val="20"/>
                <w:szCs w:val="20"/>
              </w:rPr>
            </w:pPr>
            <w:r w:rsidRPr="00E066C0">
              <w:rPr>
                <w:sz w:val="20"/>
                <w:szCs w:val="20"/>
              </w:rPr>
              <w:t>0.99, 0.</w:t>
            </w:r>
            <w:r w:rsidR="00E066C0" w:rsidRPr="00E066C0">
              <w:rPr>
                <w:sz w:val="20"/>
                <w:szCs w:val="20"/>
              </w:rPr>
              <w:t>9</w:t>
            </w:r>
          </w:p>
        </w:tc>
        <w:tc>
          <w:tcPr>
            <w:tcW w:w="1241" w:type="dxa"/>
          </w:tcPr>
          <w:p w14:paraId="32C3F4B3" w14:textId="37854AA9" w:rsidR="00952953" w:rsidRPr="00E066C0" w:rsidRDefault="004722E8">
            <w:pPr>
              <w:spacing w:line="240" w:lineRule="auto"/>
              <w:rPr>
                <w:sz w:val="20"/>
                <w:szCs w:val="20"/>
              </w:rPr>
            </w:pPr>
            <w:r w:rsidRPr="00E066C0">
              <w:rPr>
                <w:sz w:val="20"/>
                <w:szCs w:val="20"/>
              </w:rPr>
              <w:t>0.</w:t>
            </w:r>
            <w:r w:rsidR="00E066C0" w:rsidRPr="00E066C0">
              <w:rPr>
                <w:sz w:val="20"/>
                <w:szCs w:val="20"/>
              </w:rPr>
              <w:t>87,</w:t>
            </w:r>
            <w:r w:rsidRPr="00E066C0">
              <w:rPr>
                <w:sz w:val="20"/>
                <w:szCs w:val="20"/>
              </w:rPr>
              <w:t xml:space="preserve"> 0.</w:t>
            </w:r>
            <w:r w:rsidR="00E066C0" w:rsidRPr="00E066C0">
              <w:rPr>
                <w:sz w:val="20"/>
                <w:szCs w:val="20"/>
              </w:rPr>
              <w:t>86</w:t>
            </w:r>
            <w:r w:rsidRPr="00E066C0">
              <w:rPr>
                <w:sz w:val="20"/>
                <w:szCs w:val="20"/>
              </w:rPr>
              <w:t>, 0.7</w:t>
            </w:r>
            <w:r w:rsidR="00E066C0" w:rsidRPr="00E066C0">
              <w:rPr>
                <w:sz w:val="20"/>
                <w:szCs w:val="20"/>
              </w:rPr>
              <w:t>5</w:t>
            </w:r>
          </w:p>
        </w:tc>
        <w:tc>
          <w:tcPr>
            <w:tcW w:w="550" w:type="dxa"/>
          </w:tcPr>
          <w:p w14:paraId="14C929A7" w14:textId="524CFB6C" w:rsidR="00952953" w:rsidRPr="00E066C0" w:rsidRDefault="00E066C0">
            <w:pPr>
              <w:spacing w:line="240" w:lineRule="auto"/>
              <w:rPr>
                <w:sz w:val="20"/>
                <w:szCs w:val="20"/>
              </w:rPr>
            </w:pPr>
            <w:r w:rsidRPr="00E066C0">
              <w:rPr>
                <w:sz w:val="20"/>
                <w:szCs w:val="20"/>
              </w:rPr>
              <w:t>0.99, 0.88</w:t>
            </w:r>
          </w:p>
        </w:tc>
        <w:tc>
          <w:tcPr>
            <w:tcW w:w="419" w:type="dxa"/>
          </w:tcPr>
          <w:p w14:paraId="48A29355" w14:textId="757305A3" w:rsidR="00952953" w:rsidRPr="00E066C0" w:rsidRDefault="004722E8">
            <w:pPr>
              <w:spacing w:line="240" w:lineRule="auto"/>
              <w:rPr>
                <w:sz w:val="20"/>
                <w:szCs w:val="20"/>
              </w:rPr>
            </w:pPr>
            <w:r w:rsidRPr="00E066C0">
              <w:rPr>
                <w:sz w:val="20"/>
                <w:szCs w:val="20"/>
              </w:rPr>
              <w:t>0.9</w:t>
            </w:r>
            <w:r w:rsidR="00E066C0" w:rsidRPr="00E066C0">
              <w:rPr>
                <w:sz w:val="20"/>
                <w:szCs w:val="20"/>
              </w:rPr>
              <w:t>3, 0.91, 0.82</w:t>
            </w:r>
          </w:p>
        </w:tc>
      </w:tr>
      <w:tr w:rsidR="00234BF7" w:rsidRPr="00234BF7" w14:paraId="1A561C3D" w14:textId="1FFAFB79" w:rsidTr="000B56E4">
        <w:trPr>
          <w:trHeight w:val="9"/>
        </w:trPr>
        <w:tc>
          <w:tcPr>
            <w:tcW w:w="1023" w:type="dxa"/>
          </w:tcPr>
          <w:p w14:paraId="290EEC49" w14:textId="77777777" w:rsidR="00952953" w:rsidRPr="00234BF7" w:rsidRDefault="00952953" w:rsidP="000B56E4">
            <w:pPr>
              <w:spacing w:line="240" w:lineRule="auto"/>
              <w:rPr>
                <w:sz w:val="20"/>
                <w:szCs w:val="20"/>
              </w:rPr>
            </w:pPr>
            <w:r w:rsidRPr="00234BF7">
              <w:rPr>
                <w:sz w:val="20"/>
                <w:szCs w:val="20"/>
              </w:rPr>
              <w:t>2</w:t>
            </w:r>
          </w:p>
        </w:tc>
        <w:tc>
          <w:tcPr>
            <w:tcW w:w="1283" w:type="dxa"/>
          </w:tcPr>
          <w:p w14:paraId="3C8B8742" w14:textId="77777777" w:rsidR="00952953" w:rsidRPr="00234BF7" w:rsidRDefault="00952953" w:rsidP="000B56E4">
            <w:pPr>
              <w:spacing w:line="240" w:lineRule="auto"/>
              <w:rPr>
                <w:sz w:val="20"/>
                <w:szCs w:val="20"/>
              </w:rPr>
            </w:pPr>
            <w:r w:rsidRPr="00234BF7">
              <w:rPr>
                <w:sz w:val="20"/>
                <w:szCs w:val="20"/>
              </w:rPr>
              <w:t>Single, spatial break in middle of range, with no overlap and strong contrast</w:t>
            </w:r>
          </w:p>
        </w:tc>
        <w:tc>
          <w:tcPr>
            <w:tcW w:w="1105" w:type="dxa"/>
          </w:tcPr>
          <w:p w14:paraId="4FD0C78B" w14:textId="77777777" w:rsidR="00952953" w:rsidRPr="00234BF7" w:rsidRDefault="00952953" w:rsidP="000B56E4">
            <w:pPr>
              <w:spacing w:line="240" w:lineRule="auto"/>
              <w:rPr>
                <w:sz w:val="20"/>
                <w:szCs w:val="20"/>
              </w:rPr>
            </w:pPr>
            <w:r w:rsidRPr="00234BF7">
              <w:rPr>
                <w:sz w:val="20"/>
                <w:szCs w:val="20"/>
              </w:rPr>
              <w:t>25° Latitude and 25° Longitude</w:t>
            </w:r>
          </w:p>
        </w:tc>
        <w:tc>
          <w:tcPr>
            <w:tcW w:w="1244" w:type="dxa"/>
          </w:tcPr>
          <w:p w14:paraId="1783EDCD" w14:textId="05303E32" w:rsidR="00952953" w:rsidRPr="00234BF7" w:rsidRDefault="00952953" w:rsidP="000B56E4">
            <w:pPr>
              <w:spacing w:line="240" w:lineRule="auto"/>
              <w:rPr>
                <w:sz w:val="20"/>
                <w:szCs w:val="20"/>
              </w:rPr>
            </w:pPr>
            <w:r w:rsidRPr="00234BF7">
              <w:rPr>
                <w:sz w:val="20"/>
                <w:szCs w:val="20"/>
              </w:rPr>
              <w:t>0.</w:t>
            </w:r>
            <w:r w:rsidR="008D2ECF">
              <w:rPr>
                <w:sz w:val="20"/>
                <w:szCs w:val="20"/>
              </w:rPr>
              <w:t>49</w:t>
            </w:r>
            <w:r w:rsidRPr="00234BF7">
              <w:rPr>
                <w:sz w:val="20"/>
                <w:szCs w:val="20"/>
              </w:rPr>
              <w:t>, 0.</w:t>
            </w:r>
            <w:r w:rsidR="008D2ECF">
              <w:rPr>
                <w:sz w:val="20"/>
                <w:szCs w:val="20"/>
              </w:rPr>
              <w:t>48</w:t>
            </w:r>
          </w:p>
        </w:tc>
        <w:tc>
          <w:tcPr>
            <w:tcW w:w="1241" w:type="dxa"/>
          </w:tcPr>
          <w:p w14:paraId="3B467DD5" w14:textId="1FEF84DC" w:rsidR="00952953" w:rsidRPr="00234BF7" w:rsidRDefault="00952953" w:rsidP="000B56E4">
            <w:pPr>
              <w:spacing w:line="240" w:lineRule="auto"/>
              <w:rPr>
                <w:sz w:val="20"/>
                <w:szCs w:val="20"/>
              </w:rPr>
            </w:pPr>
            <w:r w:rsidRPr="00234BF7">
              <w:rPr>
                <w:sz w:val="20"/>
                <w:szCs w:val="20"/>
              </w:rPr>
              <w:t>0.</w:t>
            </w:r>
            <w:r w:rsidR="008D2ECF">
              <w:rPr>
                <w:sz w:val="20"/>
                <w:szCs w:val="20"/>
              </w:rPr>
              <w:t>91</w:t>
            </w:r>
            <w:r w:rsidRPr="00234BF7">
              <w:rPr>
                <w:sz w:val="20"/>
                <w:szCs w:val="20"/>
              </w:rPr>
              <w:t>, 0.</w:t>
            </w:r>
            <w:r w:rsidR="008D2ECF">
              <w:rPr>
                <w:sz w:val="20"/>
                <w:szCs w:val="20"/>
              </w:rPr>
              <w:t>94</w:t>
            </w:r>
            <w:r w:rsidRPr="00234BF7">
              <w:rPr>
                <w:sz w:val="20"/>
                <w:szCs w:val="20"/>
              </w:rPr>
              <w:t>, 0.</w:t>
            </w:r>
            <w:r w:rsidR="008D2ECF">
              <w:rPr>
                <w:sz w:val="20"/>
                <w:szCs w:val="20"/>
              </w:rPr>
              <w:t>77</w:t>
            </w:r>
          </w:p>
        </w:tc>
        <w:tc>
          <w:tcPr>
            <w:tcW w:w="1244" w:type="dxa"/>
          </w:tcPr>
          <w:p w14:paraId="14C0D1CC" w14:textId="29890DA1" w:rsidR="00952953" w:rsidRPr="00E066C0" w:rsidRDefault="004722E8">
            <w:pPr>
              <w:spacing w:line="240" w:lineRule="auto"/>
              <w:rPr>
                <w:sz w:val="20"/>
                <w:szCs w:val="20"/>
              </w:rPr>
            </w:pPr>
            <w:r w:rsidRPr="00E066C0">
              <w:rPr>
                <w:sz w:val="20"/>
                <w:szCs w:val="20"/>
              </w:rPr>
              <w:t>0.</w:t>
            </w:r>
            <w:r w:rsidR="00E066C0" w:rsidRPr="00E066C0">
              <w:rPr>
                <w:sz w:val="20"/>
                <w:szCs w:val="20"/>
              </w:rPr>
              <w:t>48</w:t>
            </w:r>
            <w:r w:rsidRPr="00E066C0">
              <w:rPr>
                <w:sz w:val="20"/>
                <w:szCs w:val="20"/>
              </w:rPr>
              <w:t>, 0.</w:t>
            </w:r>
            <w:r w:rsidR="00E066C0" w:rsidRPr="00E066C0">
              <w:rPr>
                <w:sz w:val="20"/>
                <w:szCs w:val="20"/>
              </w:rPr>
              <w:t>48</w:t>
            </w:r>
          </w:p>
        </w:tc>
        <w:tc>
          <w:tcPr>
            <w:tcW w:w="1241" w:type="dxa"/>
          </w:tcPr>
          <w:p w14:paraId="6D40FBC9" w14:textId="4A49B307" w:rsidR="00952953" w:rsidRPr="00E066C0" w:rsidRDefault="004722E8">
            <w:pPr>
              <w:spacing w:line="240" w:lineRule="auto"/>
              <w:rPr>
                <w:sz w:val="20"/>
                <w:szCs w:val="20"/>
              </w:rPr>
            </w:pPr>
            <w:r w:rsidRPr="00E066C0">
              <w:rPr>
                <w:sz w:val="20"/>
                <w:szCs w:val="20"/>
              </w:rPr>
              <w:t>0.</w:t>
            </w:r>
            <w:r w:rsidR="008D2ECF" w:rsidRPr="00E066C0">
              <w:rPr>
                <w:sz w:val="20"/>
                <w:szCs w:val="20"/>
              </w:rPr>
              <w:t>74</w:t>
            </w:r>
            <w:r w:rsidRPr="00E066C0">
              <w:rPr>
                <w:sz w:val="20"/>
                <w:szCs w:val="20"/>
              </w:rPr>
              <w:t>, 0.</w:t>
            </w:r>
            <w:r w:rsidR="00E066C0" w:rsidRPr="00E066C0">
              <w:rPr>
                <w:sz w:val="20"/>
                <w:szCs w:val="20"/>
              </w:rPr>
              <w:t>74</w:t>
            </w:r>
            <w:r w:rsidRPr="00E066C0">
              <w:rPr>
                <w:sz w:val="20"/>
                <w:szCs w:val="20"/>
              </w:rPr>
              <w:t>, 0.8</w:t>
            </w:r>
            <w:r w:rsidR="008D2ECF" w:rsidRPr="00E066C0">
              <w:rPr>
                <w:sz w:val="20"/>
                <w:szCs w:val="20"/>
              </w:rPr>
              <w:t>0</w:t>
            </w:r>
          </w:p>
        </w:tc>
        <w:tc>
          <w:tcPr>
            <w:tcW w:w="550" w:type="dxa"/>
          </w:tcPr>
          <w:p w14:paraId="7F8789DE" w14:textId="7B9C859B" w:rsidR="00952953" w:rsidRPr="00E066C0" w:rsidRDefault="00E066C0">
            <w:pPr>
              <w:spacing w:line="240" w:lineRule="auto"/>
              <w:rPr>
                <w:sz w:val="20"/>
                <w:szCs w:val="20"/>
              </w:rPr>
            </w:pPr>
            <w:r w:rsidRPr="00E066C0">
              <w:rPr>
                <w:sz w:val="20"/>
                <w:szCs w:val="20"/>
              </w:rPr>
              <w:t>0.51, 0.51</w:t>
            </w:r>
          </w:p>
        </w:tc>
        <w:tc>
          <w:tcPr>
            <w:tcW w:w="419" w:type="dxa"/>
          </w:tcPr>
          <w:p w14:paraId="7A8E1164" w14:textId="1B066498" w:rsidR="00952953" w:rsidRPr="00E066C0" w:rsidRDefault="004722E8">
            <w:pPr>
              <w:spacing w:line="240" w:lineRule="auto"/>
              <w:rPr>
                <w:sz w:val="20"/>
                <w:szCs w:val="20"/>
              </w:rPr>
            </w:pPr>
            <w:r w:rsidRPr="00E066C0">
              <w:rPr>
                <w:sz w:val="20"/>
                <w:szCs w:val="20"/>
              </w:rPr>
              <w:t>0</w:t>
            </w:r>
            <w:r w:rsidR="00E066C0" w:rsidRPr="00E066C0">
              <w:rPr>
                <w:sz w:val="20"/>
                <w:szCs w:val="20"/>
              </w:rPr>
              <w:t>.91, 0.88, 0.87</w:t>
            </w:r>
          </w:p>
        </w:tc>
      </w:tr>
      <w:tr w:rsidR="00234BF7" w:rsidRPr="00234BF7" w14:paraId="06BB36DA" w14:textId="373E31A0" w:rsidTr="000B56E4">
        <w:trPr>
          <w:trHeight w:val="9"/>
        </w:trPr>
        <w:tc>
          <w:tcPr>
            <w:tcW w:w="1023" w:type="dxa"/>
          </w:tcPr>
          <w:p w14:paraId="74860B0D" w14:textId="77777777" w:rsidR="00952953" w:rsidRPr="00234BF7" w:rsidRDefault="00952953" w:rsidP="000B56E4">
            <w:pPr>
              <w:spacing w:line="240" w:lineRule="auto"/>
              <w:rPr>
                <w:sz w:val="20"/>
                <w:szCs w:val="20"/>
              </w:rPr>
            </w:pPr>
            <w:r w:rsidRPr="00234BF7">
              <w:rPr>
                <w:sz w:val="20"/>
                <w:szCs w:val="20"/>
              </w:rPr>
              <w:t>3</w:t>
            </w:r>
          </w:p>
        </w:tc>
        <w:tc>
          <w:tcPr>
            <w:tcW w:w="1283" w:type="dxa"/>
          </w:tcPr>
          <w:p w14:paraId="5562E915" w14:textId="76569A36" w:rsidR="00952953" w:rsidRPr="00234BF7" w:rsidRDefault="004722E8" w:rsidP="000B56E4">
            <w:pPr>
              <w:spacing w:line="240" w:lineRule="auto"/>
              <w:rPr>
                <w:sz w:val="20"/>
                <w:szCs w:val="20"/>
              </w:rPr>
            </w:pPr>
            <w:r w:rsidRPr="00234BF7">
              <w:rPr>
                <w:sz w:val="20"/>
                <w:szCs w:val="20"/>
              </w:rPr>
              <w:t>Some overlap between regions</w:t>
            </w:r>
          </w:p>
        </w:tc>
        <w:tc>
          <w:tcPr>
            <w:tcW w:w="1105" w:type="dxa"/>
          </w:tcPr>
          <w:p w14:paraId="4E94B21B" w14:textId="77777777" w:rsidR="00952953" w:rsidRPr="00234BF7" w:rsidRDefault="00952953" w:rsidP="000B56E4">
            <w:pPr>
              <w:spacing w:line="240" w:lineRule="auto"/>
              <w:rPr>
                <w:sz w:val="20"/>
                <w:szCs w:val="20"/>
              </w:rPr>
            </w:pPr>
            <w:r w:rsidRPr="00234BF7">
              <w:rPr>
                <w:sz w:val="20"/>
                <w:szCs w:val="20"/>
              </w:rPr>
              <w:t>Between 20° and 25° Latitude</w:t>
            </w:r>
          </w:p>
        </w:tc>
        <w:tc>
          <w:tcPr>
            <w:tcW w:w="1244" w:type="dxa"/>
          </w:tcPr>
          <w:p w14:paraId="398189BB" w14:textId="3521BC87" w:rsidR="00952953" w:rsidRPr="00234BF7" w:rsidRDefault="00952953" w:rsidP="000B56E4">
            <w:pPr>
              <w:spacing w:line="240" w:lineRule="auto"/>
              <w:rPr>
                <w:sz w:val="20"/>
                <w:szCs w:val="20"/>
              </w:rPr>
            </w:pPr>
            <w:r w:rsidRPr="00234BF7">
              <w:rPr>
                <w:sz w:val="20"/>
                <w:szCs w:val="20"/>
              </w:rPr>
              <w:t>0.</w:t>
            </w:r>
            <w:r w:rsidR="008D2ECF">
              <w:rPr>
                <w:sz w:val="20"/>
                <w:szCs w:val="20"/>
              </w:rPr>
              <w:t>27</w:t>
            </w:r>
            <w:r w:rsidRPr="00234BF7">
              <w:rPr>
                <w:sz w:val="20"/>
                <w:szCs w:val="20"/>
              </w:rPr>
              <w:t>, 0.</w:t>
            </w:r>
            <w:r w:rsidR="008D2ECF">
              <w:rPr>
                <w:sz w:val="20"/>
                <w:szCs w:val="20"/>
              </w:rPr>
              <w:t>26</w:t>
            </w:r>
          </w:p>
        </w:tc>
        <w:tc>
          <w:tcPr>
            <w:tcW w:w="1241" w:type="dxa"/>
          </w:tcPr>
          <w:p w14:paraId="398D8F32" w14:textId="33D47234" w:rsidR="00952953" w:rsidRPr="00234BF7" w:rsidRDefault="00952953" w:rsidP="000B56E4">
            <w:pPr>
              <w:spacing w:line="240" w:lineRule="auto"/>
              <w:rPr>
                <w:sz w:val="20"/>
                <w:szCs w:val="20"/>
              </w:rPr>
            </w:pPr>
            <w:r w:rsidRPr="00234BF7">
              <w:rPr>
                <w:sz w:val="20"/>
                <w:szCs w:val="20"/>
              </w:rPr>
              <w:t>0.9</w:t>
            </w:r>
            <w:r w:rsidR="008D2ECF">
              <w:rPr>
                <w:sz w:val="20"/>
                <w:szCs w:val="20"/>
              </w:rPr>
              <w:t>9</w:t>
            </w:r>
            <w:r w:rsidRPr="00234BF7">
              <w:rPr>
                <w:sz w:val="20"/>
                <w:szCs w:val="20"/>
              </w:rPr>
              <w:t>, 0.9</w:t>
            </w:r>
            <w:r w:rsidR="008D2ECF">
              <w:rPr>
                <w:sz w:val="20"/>
                <w:szCs w:val="20"/>
              </w:rPr>
              <w:t>9</w:t>
            </w:r>
            <w:r w:rsidRPr="00234BF7">
              <w:rPr>
                <w:sz w:val="20"/>
                <w:szCs w:val="20"/>
              </w:rPr>
              <w:t>, 0.</w:t>
            </w:r>
            <w:r w:rsidR="008D2ECF">
              <w:rPr>
                <w:sz w:val="20"/>
                <w:szCs w:val="20"/>
              </w:rPr>
              <w:t>75</w:t>
            </w:r>
          </w:p>
        </w:tc>
        <w:tc>
          <w:tcPr>
            <w:tcW w:w="1244" w:type="dxa"/>
          </w:tcPr>
          <w:p w14:paraId="796BC5F0" w14:textId="078983F2" w:rsidR="00952953" w:rsidRPr="00E066C0" w:rsidRDefault="004722E8">
            <w:pPr>
              <w:spacing w:line="240" w:lineRule="auto"/>
              <w:rPr>
                <w:sz w:val="20"/>
                <w:szCs w:val="20"/>
              </w:rPr>
            </w:pPr>
            <w:r w:rsidRPr="00E066C0">
              <w:rPr>
                <w:sz w:val="20"/>
                <w:szCs w:val="20"/>
              </w:rPr>
              <w:t>0.</w:t>
            </w:r>
            <w:r w:rsidR="00E066C0" w:rsidRPr="00E066C0">
              <w:rPr>
                <w:sz w:val="20"/>
                <w:szCs w:val="20"/>
              </w:rPr>
              <w:t>28</w:t>
            </w:r>
            <w:r w:rsidRPr="00E066C0">
              <w:rPr>
                <w:sz w:val="20"/>
                <w:szCs w:val="20"/>
              </w:rPr>
              <w:t>, 0</w:t>
            </w:r>
            <w:r w:rsidR="00E066C0" w:rsidRPr="00E066C0">
              <w:rPr>
                <w:sz w:val="20"/>
                <w:szCs w:val="20"/>
              </w:rPr>
              <w:t>.28</w:t>
            </w:r>
          </w:p>
        </w:tc>
        <w:tc>
          <w:tcPr>
            <w:tcW w:w="1241" w:type="dxa"/>
          </w:tcPr>
          <w:p w14:paraId="65A53E5A" w14:textId="1FC441E4" w:rsidR="00952953" w:rsidRPr="00E066C0" w:rsidRDefault="008D2ECF">
            <w:pPr>
              <w:spacing w:line="240" w:lineRule="auto"/>
              <w:rPr>
                <w:sz w:val="20"/>
                <w:szCs w:val="20"/>
              </w:rPr>
            </w:pPr>
            <w:r w:rsidRPr="00E066C0">
              <w:rPr>
                <w:sz w:val="20"/>
                <w:szCs w:val="20"/>
              </w:rPr>
              <w:t>1.00</w:t>
            </w:r>
            <w:r w:rsidR="004722E8" w:rsidRPr="00E066C0">
              <w:rPr>
                <w:sz w:val="20"/>
                <w:szCs w:val="20"/>
              </w:rPr>
              <w:t>, 0.</w:t>
            </w:r>
            <w:r w:rsidRPr="00E066C0">
              <w:rPr>
                <w:sz w:val="20"/>
                <w:szCs w:val="20"/>
              </w:rPr>
              <w:t>96</w:t>
            </w:r>
            <w:r w:rsidR="004722E8" w:rsidRPr="00E066C0">
              <w:rPr>
                <w:sz w:val="20"/>
                <w:szCs w:val="20"/>
              </w:rPr>
              <w:t>, 0.</w:t>
            </w:r>
            <w:r w:rsidRPr="00E066C0">
              <w:rPr>
                <w:sz w:val="20"/>
                <w:szCs w:val="20"/>
              </w:rPr>
              <w:t>83</w:t>
            </w:r>
          </w:p>
        </w:tc>
        <w:tc>
          <w:tcPr>
            <w:tcW w:w="550" w:type="dxa"/>
          </w:tcPr>
          <w:p w14:paraId="3ED52246" w14:textId="7295D552" w:rsidR="00952953" w:rsidRPr="00E066C0" w:rsidRDefault="00E066C0">
            <w:pPr>
              <w:spacing w:line="240" w:lineRule="auto"/>
              <w:rPr>
                <w:sz w:val="20"/>
                <w:szCs w:val="20"/>
              </w:rPr>
            </w:pPr>
            <w:r w:rsidRPr="00E066C0">
              <w:rPr>
                <w:sz w:val="20"/>
                <w:szCs w:val="20"/>
              </w:rPr>
              <w:t>0.27, 0.27</w:t>
            </w:r>
          </w:p>
        </w:tc>
        <w:tc>
          <w:tcPr>
            <w:tcW w:w="419" w:type="dxa"/>
          </w:tcPr>
          <w:p w14:paraId="68028A2F" w14:textId="4A2CA83B" w:rsidR="00952953" w:rsidRPr="00E066C0" w:rsidRDefault="00E066C0">
            <w:pPr>
              <w:spacing w:line="240" w:lineRule="auto"/>
              <w:rPr>
                <w:sz w:val="20"/>
                <w:szCs w:val="20"/>
              </w:rPr>
            </w:pPr>
            <w:r w:rsidRPr="00E066C0">
              <w:rPr>
                <w:sz w:val="20"/>
                <w:szCs w:val="20"/>
              </w:rPr>
              <w:t>1, 0.98, 0.74</w:t>
            </w:r>
          </w:p>
        </w:tc>
      </w:tr>
      <w:tr w:rsidR="00234BF7" w:rsidRPr="00234BF7" w14:paraId="773AAFEF" w14:textId="447C1CB8" w:rsidTr="000B56E4">
        <w:trPr>
          <w:trHeight w:val="9"/>
        </w:trPr>
        <w:tc>
          <w:tcPr>
            <w:tcW w:w="1023" w:type="dxa"/>
          </w:tcPr>
          <w:p w14:paraId="5733F9D3" w14:textId="77777777" w:rsidR="00952953" w:rsidRPr="00234BF7" w:rsidRDefault="00952953" w:rsidP="000B56E4">
            <w:pPr>
              <w:spacing w:line="240" w:lineRule="auto"/>
              <w:rPr>
                <w:sz w:val="20"/>
                <w:szCs w:val="20"/>
              </w:rPr>
            </w:pPr>
            <w:r w:rsidRPr="00234BF7">
              <w:rPr>
                <w:sz w:val="20"/>
                <w:szCs w:val="20"/>
              </w:rPr>
              <w:t>4</w:t>
            </w:r>
          </w:p>
        </w:tc>
        <w:tc>
          <w:tcPr>
            <w:tcW w:w="1283" w:type="dxa"/>
          </w:tcPr>
          <w:p w14:paraId="0003E913" w14:textId="77777777" w:rsidR="00952953" w:rsidRPr="00234BF7" w:rsidRDefault="00952953" w:rsidP="000B56E4">
            <w:pPr>
              <w:spacing w:line="240" w:lineRule="auto"/>
              <w:rPr>
                <w:sz w:val="20"/>
                <w:szCs w:val="20"/>
              </w:rPr>
            </w:pPr>
            <w:r w:rsidRPr="00234BF7">
              <w:rPr>
                <w:sz w:val="20"/>
                <w:szCs w:val="20"/>
              </w:rPr>
              <w:t xml:space="preserve">Single spatial break at edge of range with no overlap </w:t>
            </w:r>
          </w:p>
        </w:tc>
        <w:tc>
          <w:tcPr>
            <w:tcW w:w="1105" w:type="dxa"/>
          </w:tcPr>
          <w:p w14:paraId="31113414" w14:textId="77777777" w:rsidR="00952953" w:rsidRPr="00234BF7" w:rsidRDefault="00952953" w:rsidP="000B56E4">
            <w:pPr>
              <w:spacing w:line="240" w:lineRule="auto"/>
              <w:rPr>
                <w:sz w:val="20"/>
                <w:szCs w:val="20"/>
              </w:rPr>
            </w:pPr>
            <w:r w:rsidRPr="00234BF7">
              <w:rPr>
                <w:sz w:val="20"/>
                <w:szCs w:val="20"/>
              </w:rPr>
              <w:t>49° Latitude</w:t>
            </w:r>
          </w:p>
          <w:p w14:paraId="7C07A341" w14:textId="77777777" w:rsidR="00952953" w:rsidRPr="00234BF7" w:rsidRDefault="00952953" w:rsidP="000B56E4">
            <w:pPr>
              <w:spacing w:line="240" w:lineRule="auto"/>
              <w:rPr>
                <w:sz w:val="20"/>
                <w:szCs w:val="20"/>
              </w:rPr>
            </w:pPr>
          </w:p>
        </w:tc>
        <w:tc>
          <w:tcPr>
            <w:tcW w:w="1244" w:type="dxa"/>
          </w:tcPr>
          <w:p w14:paraId="4C0EE0EC" w14:textId="7ED08853" w:rsidR="00952953" w:rsidRPr="00234BF7" w:rsidRDefault="00952953" w:rsidP="000B56E4">
            <w:pPr>
              <w:spacing w:line="240" w:lineRule="auto"/>
              <w:rPr>
                <w:sz w:val="20"/>
                <w:szCs w:val="20"/>
              </w:rPr>
            </w:pPr>
            <w:r w:rsidRPr="00234BF7">
              <w:rPr>
                <w:sz w:val="20"/>
                <w:szCs w:val="20"/>
              </w:rPr>
              <w:t>0.0</w:t>
            </w:r>
            <w:r w:rsidR="008D2ECF">
              <w:rPr>
                <w:sz w:val="20"/>
                <w:szCs w:val="20"/>
              </w:rPr>
              <w:t>0</w:t>
            </w:r>
            <w:r w:rsidRPr="00234BF7">
              <w:rPr>
                <w:sz w:val="20"/>
                <w:szCs w:val="20"/>
              </w:rPr>
              <w:t>, 0.0</w:t>
            </w:r>
            <w:r w:rsidR="008D2ECF">
              <w:rPr>
                <w:sz w:val="20"/>
                <w:szCs w:val="20"/>
              </w:rPr>
              <w:t>1</w:t>
            </w:r>
          </w:p>
        </w:tc>
        <w:tc>
          <w:tcPr>
            <w:tcW w:w="1241" w:type="dxa"/>
          </w:tcPr>
          <w:p w14:paraId="71D799F8" w14:textId="7487C0A8" w:rsidR="00952953" w:rsidRPr="00234BF7" w:rsidRDefault="00952953" w:rsidP="000B56E4">
            <w:pPr>
              <w:spacing w:line="240" w:lineRule="auto"/>
              <w:rPr>
                <w:sz w:val="20"/>
                <w:szCs w:val="20"/>
              </w:rPr>
            </w:pPr>
            <w:r w:rsidRPr="00234BF7">
              <w:rPr>
                <w:sz w:val="20"/>
                <w:szCs w:val="20"/>
              </w:rPr>
              <w:t>0.0</w:t>
            </w:r>
            <w:r w:rsidR="008D2ECF">
              <w:rPr>
                <w:sz w:val="20"/>
                <w:szCs w:val="20"/>
              </w:rPr>
              <w:t>0</w:t>
            </w:r>
            <w:r w:rsidRPr="00234BF7">
              <w:rPr>
                <w:sz w:val="20"/>
                <w:szCs w:val="20"/>
              </w:rPr>
              <w:t>, 0.0</w:t>
            </w:r>
            <w:r w:rsidR="008D2ECF">
              <w:rPr>
                <w:sz w:val="20"/>
                <w:szCs w:val="20"/>
              </w:rPr>
              <w:t>0</w:t>
            </w:r>
            <w:r w:rsidRPr="00234BF7">
              <w:rPr>
                <w:sz w:val="20"/>
                <w:szCs w:val="20"/>
              </w:rPr>
              <w:t>, 0.</w:t>
            </w:r>
            <w:r w:rsidR="008D2ECF">
              <w:rPr>
                <w:sz w:val="20"/>
                <w:szCs w:val="20"/>
              </w:rPr>
              <w:t>79</w:t>
            </w:r>
          </w:p>
        </w:tc>
        <w:tc>
          <w:tcPr>
            <w:tcW w:w="1244" w:type="dxa"/>
          </w:tcPr>
          <w:p w14:paraId="22282FDF" w14:textId="290E8DCA" w:rsidR="00952953" w:rsidRPr="00E066C0" w:rsidRDefault="00E066C0">
            <w:pPr>
              <w:spacing w:line="240" w:lineRule="auto"/>
              <w:rPr>
                <w:sz w:val="20"/>
                <w:szCs w:val="20"/>
              </w:rPr>
            </w:pPr>
            <w:r w:rsidRPr="00E066C0">
              <w:rPr>
                <w:sz w:val="20"/>
                <w:szCs w:val="20"/>
              </w:rPr>
              <w:t>0,0</w:t>
            </w:r>
          </w:p>
        </w:tc>
        <w:tc>
          <w:tcPr>
            <w:tcW w:w="1241" w:type="dxa"/>
          </w:tcPr>
          <w:p w14:paraId="6C4AC1D1" w14:textId="72D43198" w:rsidR="00952953" w:rsidRPr="00E066C0" w:rsidRDefault="004722E8">
            <w:pPr>
              <w:spacing w:line="240" w:lineRule="auto"/>
              <w:rPr>
                <w:sz w:val="20"/>
                <w:szCs w:val="20"/>
              </w:rPr>
            </w:pPr>
            <w:r w:rsidRPr="00E066C0">
              <w:rPr>
                <w:sz w:val="20"/>
                <w:szCs w:val="20"/>
              </w:rPr>
              <w:t xml:space="preserve">0, </w:t>
            </w:r>
            <w:r w:rsidR="008D2ECF" w:rsidRPr="00E066C0">
              <w:rPr>
                <w:sz w:val="20"/>
                <w:szCs w:val="20"/>
              </w:rPr>
              <w:t>0</w:t>
            </w:r>
            <w:r w:rsidRPr="00E066C0">
              <w:rPr>
                <w:sz w:val="20"/>
                <w:szCs w:val="20"/>
              </w:rPr>
              <w:t>, 0.</w:t>
            </w:r>
            <w:r w:rsidR="008D2ECF" w:rsidRPr="00E066C0">
              <w:rPr>
                <w:sz w:val="20"/>
                <w:szCs w:val="20"/>
              </w:rPr>
              <w:t>79</w:t>
            </w:r>
          </w:p>
        </w:tc>
        <w:tc>
          <w:tcPr>
            <w:tcW w:w="550" w:type="dxa"/>
          </w:tcPr>
          <w:p w14:paraId="7712D40E" w14:textId="3A9BFF79" w:rsidR="00952953" w:rsidRPr="00E066C0" w:rsidRDefault="00E066C0">
            <w:pPr>
              <w:spacing w:line="240" w:lineRule="auto"/>
              <w:rPr>
                <w:sz w:val="20"/>
                <w:szCs w:val="20"/>
              </w:rPr>
            </w:pPr>
            <w:r w:rsidRPr="00E066C0">
              <w:rPr>
                <w:sz w:val="20"/>
                <w:szCs w:val="20"/>
              </w:rPr>
              <w:t>0, 0</w:t>
            </w:r>
          </w:p>
        </w:tc>
        <w:tc>
          <w:tcPr>
            <w:tcW w:w="419" w:type="dxa"/>
          </w:tcPr>
          <w:p w14:paraId="68668B0B" w14:textId="60B8431E" w:rsidR="00952953" w:rsidRPr="00E066C0" w:rsidRDefault="00E066C0">
            <w:pPr>
              <w:spacing w:line="240" w:lineRule="auto"/>
              <w:rPr>
                <w:sz w:val="20"/>
                <w:szCs w:val="20"/>
              </w:rPr>
            </w:pPr>
            <w:r w:rsidRPr="00E066C0">
              <w:rPr>
                <w:sz w:val="20"/>
                <w:szCs w:val="20"/>
              </w:rPr>
              <w:t>0, 0, 0.85</w:t>
            </w:r>
          </w:p>
        </w:tc>
      </w:tr>
      <w:tr w:rsidR="00234BF7" w:rsidRPr="00234BF7" w14:paraId="0648F431" w14:textId="40F11AC9" w:rsidTr="000B56E4">
        <w:trPr>
          <w:trHeight w:val="9"/>
        </w:trPr>
        <w:tc>
          <w:tcPr>
            <w:tcW w:w="1023" w:type="dxa"/>
          </w:tcPr>
          <w:p w14:paraId="217C52F2" w14:textId="77777777" w:rsidR="00952953" w:rsidRPr="00234BF7" w:rsidRDefault="00952953" w:rsidP="000B56E4">
            <w:pPr>
              <w:spacing w:line="240" w:lineRule="auto"/>
              <w:rPr>
                <w:sz w:val="20"/>
                <w:szCs w:val="20"/>
              </w:rPr>
            </w:pPr>
            <w:r w:rsidRPr="00234BF7">
              <w:rPr>
                <w:sz w:val="20"/>
                <w:szCs w:val="20"/>
              </w:rPr>
              <w:t>5</w:t>
            </w:r>
          </w:p>
        </w:tc>
        <w:tc>
          <w:tcPr>
            <w:tcW w:w="1283" w:type="dxa"/>
          </w:tcPr>
          <w:p w14:paraId="3986CFC7" w14:textId="77777777" w:rsidR="00952953" w:rsidRPr="00234BF7" w:rsidRDefault="00952953" w:rsidP="000B56E4">
            <w:pPr>
              <w:spacing w:line="240" w:lineRule="auto"/>
              <w:rPr>
                <w:sz w:val="20"/>
                <w:szCs w:val="20"/>
              </w:rPr>
            </w:pPr>
            <w:r w:rsidRPr="00234BF7">
              <w:rPr>
                <w:sz w:val="20"/>
                <w:szCs w:val="20"/>
              </w:rPr>
              <w:t>Single temporal break at year 50 (of 100); no spatial variability</w:t>
            </w:r>
          </w:p>
        </w:tc>
        <w:tc>
          <w:tcPr>
            <w:tcW w:w="1105" w:type="dxa"/>
          </w:tcPr>
          <w:p w14:paraId="03DDD22C" w14:textId="77777777" w:rsidR="00952953" w:rsidRPr="00234BF7" w:rsidRDefault="00952953" w:rsidP="000B56E4">
            <w:pPr>
              <w:spacing w:line="240" w:lineRule="auto"/>
              <w:rPr>
                <w:sz w:val="20"/>
                <w:szCs w:val="20"/>
              </w:rPr>
            </w:pPr>
            <w:r w:rsidRPr="00234BF7">
              <w:rPr>
                <w:sz w:val="20"/>
                <w:szCs w:val="20"/>
              </w:rPr>
              <w:t>None for latitude or longitude; all fish under Regime 1 from years 0 to 49 and Regime 2 thereafter</w:t>
            </w:r>
          </w:p>
        </w:tc>
        <w:tc>
          <w:tcPr>
            <w:tcW w:w="1244" w:type="dxa"/>
          </w:tcPr>
          <w:p w14:paraId="6FD4A365" w14:textId="215F9285" w:rsidR="00952953" w:rsidRPr="00234BF7" w:rsidRDefault="00952953" w:rsidP="000B56E4">
            <w:pPr>
              <w:spacing w:line="240" w:lineRule="auto"/>
              <w:rPr>
                <w:sz w:val="20"/>
                <w:szCs w:val="20"/>
              </w:rPr>
            </w:pPr>
            <w:r w:rsidRPr="00234BF7">
              <w:rPr>
                <w:sz w:val="20"/>
                <w:szCs w:val="20"/>
              </w:rPr>
              <w:t>0.</w:t>
            </w:r>
            <w:r w:rsidR="008D2ECF">
              <w:rPr>
                <w:sz w:val="20"/>
                <w:szCs w:val="20"/>
              </w:rPr>
              <w:t>73</w:t>
            </w:r>
            <w:r w:rsidRPr="00234BF7">
              <w:rPr>
                <w:sz w:val="20"/>
                <w:szCs w:val="20"/>
              </w:rPr>
              <w:t>, 0.</w:t>
            </w:r>
            <w:r w:rsidR="008D2ECF">
              <w:rPr>
                <w:sz w:val="20"/>
                <w:szCs w:val="20"/>
              </w:rPr>
              <w:t>68</w:t>
            </w:r>
          </w:p>
        </w:tc>
        <w:tc>
          <w:tcPr>
            <w:tcW w:w="1241" w:type="dxa"/>
          </w:tcPr>
          <w:p w14:paraId="4B8D497C" w14:textId="0889A1B2" w:rsidR="00952953" w:rsidRPr="00234BF7" w:rsidRDefault="00952953" w:rsidP="000B56E4">
            <w:pPr>
              <w:spacing w:line="240" w:lineRule="auto"/>
              <w:rPr>
                <w:sz w:val="20"/>
                <w:szCs w:val="20"/>
              </w:rPr>
            </w:pPr>
            <w:r w:rsidRPr="00234BF7">
              <w:rPr>
                <w:sz w:val="20"/>
                <w:szCs w:val="20"/>
              </w:rPr>
              <w:t>0.</w:t>
            </w:r>
            <w:r w:rsidR="008D2ECF">
              <w:rPr>
                <w:sz w:val="20"/>
                <w:szCs w:val="20"/>
              </w:rPr>
              <w:t>97</w:t>
            </w:r>
            <w:r w:rsidRPr="00234BF7">
              <w:rPr>
                <w:sz w:val="20"/>
                <w:szCs w:val="20"/>
              </w:rPr>
              <w:t>, 0.9</w:t>
            </w:r>
            <w:r w:rsidR="008D2ECF">
              <w:rPr>
                <w:sz w:val="20"/>
                <w:szCs w:val="20"/>
              </w:rPr>
              <w:t>6</w:t>
            </w:r>
            <w:r w:rsidRPr="00234BF7">
              <w:rPr>
                <w:sz w:val="20"/>
                <w:szCs w:val="20"/>
              </w:rPr>
              <w:t>, 0.</w:t>
            </w:r>
            <w:r w:rsidR="008D2ECF">
              <w:rPr>
                <w:sz w:val="20"/>
                <w:szCs w:val="20"/>
              </w:rPr>
              <w:t>24</w:t>
            </w:r>
          </w:p>
        </w:tc>
        <w:tc>
          <w:tcPr>
            <w:tcW w:w="1244" w:type="dxa"/>
          </w:tcPr>
          <w:p w14:paraId="60A8792D" w14:textId="579A6977" w:rsidR="004722E8" w:rsidRPr="00E066C0" w:rsidRDefault="00E066C0">
            <w:pPr>
              <w:spacing w:line="240" w:lineRule="auto"/>
              <w:rPr>
                <w:sz w:val="20"/>
                <w:szCs w:val="20"/>
              </w:rPr>
            </w:pPr>
            <w:r w:rsidRPr="00E066C0">
              <w:rPr>
                <w:sz w:val="20"/>
                <w:szCs w:val="20"/>
              </w:rPr>
              <w:t>0.69,</w:t>
            </w:r>
            <w:r>
              <w:rPr>
                <w:sz w:val="20"/>
                <w:szCs w:val="20"/>
              </w:rPr>
              <w:t xml:space="preserve"> </w:t>
            </w:r>
            <w:r w:rsidRPr="00E066C0">
              <w:rPr>
                <w:sz w:val="20"/>
                <w:szCs w:val="20"/>
              </w:rPr>
              <w:t>0.65</w:t>
            </w:r>
          </w:p>
        </w:tc>
        <w:tc>
          <w:tcPr>
            <w:tcW w:w="1241" w:type="dxa"/>
          </w:tcPr>
          <w:p w14:paraId="44695807" w14:textId="246B052F" w:rsidR="00952953" w:rsidRPr="00E066C0" w:rsidRDefault="004722E8">
            <w:pPr>
              <w:spacing w:line="240" w:lineRule="auto"/>
              <w:rPr>
                <w:sz w:val="20"/>
                <w:szCs w:val="20"/>
              </w:rPr>
            </w:pPr>
            <w:r w:rsidRPr="00E066C0">
              <w:rPr>
                <w:sz w:val="20"/>
                <w:szCs w:val="20"/>
              </w:rPr>
              <w:t>0.9</w:t>
            </w:r>
            <w:r w:rsidR="008D2ECF" w:rsidRPr="00E066C0">
              <w:rPr>
                <w:sz w:val="20"/>
                <w:szCs w:val="20"/>
              </w:rPr>
              <w:t>6</w:t>
            </w:r>
            <w:r w:rsidRPr="00E066C0">
              <w:rPr>
                <w:sz w:val="20"/>
                <w:szCs w:val="20"/>
              </w:rPr>
              <w:t>, 0.</w:t>
            </w:r>
            <w:r w:rsidR="008D2ECF" w:rsidRPr="00E066C0">
              <w:rPr>
                <w:sz w:val="20"/>
                <w:szCs w:val="20"/>
              </w:rPr>
              <w:t>95</w:t>
            </w:r>
            <w:r w:rsidRPr="00E066C0">
              <w:rPr>
                <w:sz w:val="20"/>
                <w:szCs w:val="20"/>
              </w:rPr>
              <w:t>, 0.</w:t>
            </w:r>
            <w:r w:rsidR="008D2ECF" w:rsidRPr="00E066C0">
              <w:rPr>
                <w:sz w:val="20"/>
                <w:szCs w:val="20"/>
              </w:rPr>
              <w:t>22</w:t>
            </w:r>
          </w:p>
        </w:tc>
        <w:tc>
          <w:tcPr>
            <w:tcW w:w="550" w:type="dxa"/>
          </w:tcPr>
          <w:p w14:paraId="3B3DACBC" w14:textId="164835E4" w:rsidR="00952953" w:rsidRPr="00E066C0" w:rsidRDefault="00E066C0">
            <w:pPr>
              <w:spacing w:line="240" w:lineRule="auto"/>
              <w:rPr>
                <w:sz w:val="20"/>
                <w:szCs w:val="20"/>
              </w:rPr>
            </w:pPr>
            <w:r w:rsidRPr="00E066C0">
              <w:rPr>
                <w:sz w:val="20"/>
                <w:szCs w:val="20"/>
              </w:rPr>
              <w:t>0.7, 0.66</w:t>
            </w:r>
          </w:p>
        </w:tc>
        <w:tc>
          <w:tcPr>
            <w:tcW w:w="419" w:type="dxa"/>
          </w:tcPr>
          <w:p w14:paraId="7C9D592C" w14:textId="49DD8B93" w:rsidR="00952953" w:rsidRPr="00E066C0" w:rsidRDefault="004722E8">
            <w:pPr>
              <w:spacing w:line="240" w:lineRule="auto"/>
              <w:rPr>
                <w:sz w:val="20"/>
                <w:szCs w:val="20"/>
              </w:rPr>
            </w:pPr>
            <w:r w:rsidRPr="00E066C0">
              <w:rPr>
                <w:sz w:val="20"/>
                <w:szCs w:val="20"/>
              </w:rPr>
              <w:t>0</w:t>
            </w:r>
            <w:r w:rsidR="00E066C0" w:rsidRPr="00E066C0">
              <w:rPr>
                <w:sz w:val="20"/>
                <w:szCs w:val="20"/>
              </w:rPr>
              <w:t>.99, 0.95, 0.27</w:t>
            </w:r>
          </w:p>
        </w:tc>
      </w:tr>
    </w:tbl>
    <w:p w14:paraId="422AD68E" w14:textId="2746D6D1" w:rsidR="00855A9D" w:rsidRDefault="00D437F5" w:rsidP="000B56E4">
      <w:pPr>
        <w:pStyle w:val="Caption"/>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77777777" w:rsidR="00855A9D" w:rsidRDefault="00855A9D" w:rsidP="00855A9D">
      <w:pPr>
        <w:pStyle w:val="Caption"/>
      </w:pPr>
      <w:r>
        <w:t>Table A</w:t>
      </w:r>
      <w:r>
        <w:fldChar w:fldCharType="begin"/>
      </w:r>
      <w:r>
        <w:instrText xml:space="preserve"> SEQ Table_A \* ARABIC </w:instrText>
      </w:r>
      <w:r>
        <w:fldChar w:fldCharType="separate"/>
      </w:r>
      <w:r w:rsidR="00D437F5">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
        </w:rPr>
        <w:lastRenderedPageBreak/>
        <w:drawing>
          <wp:inline distT="0" distB="0" distL="0" distR="0" wp14:anchorId="272D4B7C" wp14:editId="655617EA">
            <wp:extent cx="6324600"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7589520"/>
                    </a:xfrm>
                    <a:prstGeom prst="rect">
                      <a:avLst/>
                    </a:prstGeom>
                  </pic:spPr>
                </pic:pic>
              </a:graphicData>
            </a:graphic>
          </wp:inline>
        </w:drawing>
      </w:r>
    </w:p>
    <w:p w14:paraId="27F325FE" w14:textId="18E41A5E" w:rsidR="005D1F9C" w:rsidRPr="00730332" w:rsidRDefault="006920A2"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6E8AFCD3" w14:textId="060EF7D9" w:rsidR="00855A9D" w:rsidRDefault="0011193E" w:rsidP="00222845">
      <w:pPr>
        <w:spacing w:line="240" w:lineRule="auto"/>
      </w:pPr>
      <w:r>
        <w:lastRenderedPageBreak/>
        <w:fldChar w:fldCharType="begin"/>
      </w:r>
      <w:r>
        <w:instrText xml:space="preserve"> REF _Ref8638745 \h </w:instrText>
      </w:r>
      <w:r>
        <w:fldChar w:fldCharType="separate"/>
      </w:r>
      <w:r w:rsidR="00C00252">
        <w:t>Figure A</w:t>
      </w:r>
      <w:r w:rsidR="00C00252">
        <w:rPr>
          <w:noProof/>
        </w:rPr>
        <w:t>3</w:t>
      </w:r>
      <w:r>
        <w:fldChar w:fldCharType="end"/>
      </w:r>
      <w:r>
        <w:t xml:space="preserve"> through </w:t>
      </w:r>
      <w:r>
        <w:fldChar w:fldCharType="begin"/>
      </w:r>
      <w:r>
        <w:instrText xml:space="preserve"> REF _Ref8638752 \h </w:instrText>
      </w:r>
      <w:r>
        <w:fldChar w:fldCharType="separate"/>
      </w:r>
      <w:r w:rsidR="00C00252">
        <w:t>Figure A</w:t>
      </w:r>
      <w:r w:rsidR="00C00252">
        <w:rPr>
          <w:noProof/>
        </w:rPr>
        <w:t>12</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0657D00"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Pr>
          <w:noProof/>
        </w:rPr>
        <w:t>3</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3EB2155C"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7" w:name="_Ref8638745"/>
      <w:r>
        <w:t>Figure A</w:t>
      </w:r>
      <w:r>
        <w:fldChar w:fldCharType="begin"/>
      </w:r>
      <w:r>
        <w:instrText xml:space="preserve"> SEQ Figure_A \* ARABIC </w:instrText>
      </w:r>
      <w:r>
        <w:fldChar w:fldCharType="separate"/>
      </w:r>
      <w:r w:rsidR="005D1F9C">
        <w:rPr>
          <w:noProof/>
        </w:rPr>
        <w:t>4</w:t>
      </w:r>
      <w:r>
        <w:fldChar w:fldCharType="end"/>
      </w:r>
      <w:bookmarkEnd w:id="7"/>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CA2D9FF">
            <wp:extent cx="5934075"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p>
    <w:p w14:paraId="591423B1" w14:textId="763D2A8C" w:rsidR="00134077" w:rsidRDefault="00914492" w:rsidP="0090493F">
      <w:pPr>
        <w:pStyle w:val="Caption"/>
      </w:pPr>
      <w:r>
        <w:t>Figure A</w:t>
      </w:r>
      <w:r>
        <w:fldChar w:fldCharType="begin"/>
      </w:r>
      <w:r>
        <w:instrText xml:space="preserve"> SEQ Figure_A \* ARABIC </w:instrText>
      </w:r>
      <w:r>
        <w:fldChar w:fldCharType="separate"/>
      </w:r>
      <w:r w:rsidR="005D1F9C">
        <w:rPr>
          <w:noProof/>
        </w:rPr>
        <w:t>5</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03990BF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6</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1E2F5CF3"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5D1F9C">
        <w:rPr>
          <w:noProof/>
        </w:rPr>
        <w:t>7</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61C7CA40" w:rsidR="00E76355" w:rsidRDefault="00E76355" w:rsidP="0090493F">
      <w:pPr>
        <w:pStyle w:val="Caption"/>
      </w:pPr>
      <w:r>
        <w:rPr>
          <w:noProof/>
          <w:lang w:val="en-AU" w:eastAsia="en-AU"/>
        </w:rPr>
        <w:lastRenderedPageBreak/>
        <w:drawing>
          <wp:inline distT="0" distB="0" distL="0" distR="0" wp14:anchorId="51076A38" wp14:editId="4F04640B">
            <wp:extent cx="5934075"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5D1F9C">
        <w:rPr>
          <w:noProof/>
        </w:rPr>
        <w:t>8</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74D5A001"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5D1F9C">
        <w:rPr>
          <w:noProof/>
        </w:rPr>
        <w:t>9</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1F587573" w:rsidR="00E76355" w:rsidRPr="006F0B3F" w:rsidRDefault="00E76355" w:rsidP="0090493F">
      <w:pPr>
        <w:pStyle w:val="Caption"/>
      </w:pPr>
      <w:r>
        <w:rPr>
          <w:noProof/>
          <w:lang w:val="en-AU" w:eastAsia="en-AU"/>
        </w:rPr>
        <w:lastRenderedPageBreak/>
        <w:drawing>
          <wp:inline distT="0" distB="0" distL="0" distR="0" wp14:anchorId="1F442C28" wp14:editId="409AE3A9">
            <wp:extent cx="5934075"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5D1F9C">
        <w:rPr>
          <w:noProof/>
        </w:rPr>
        <w:t>10</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731316EA"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5D1F9C">
        <w:rPr>
          <w:noProof/>
        </w:rPr>
        <w:t>11</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6A1949FC"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0D35A7CF">
            <wp:extent cx="5934075"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5"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5D1F9C">
        <w:rPr>
          <w:noProof/>
        </w:rPr>
        <w:t>12</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6F0FC20F" w:rsidR="0090493F" w:rsidRDefault="00DC2511" w:rsidP="00222845">
      <w:pPr>
        <w:pStyle w:val="Caption"/>
        <w:rPr>
          <w:ins w:id="8" w:author="Maia Kapur" w:date="2019-05-13T09:54:00Z"/>
        </w:rPr>
        <w:sectPr w:rsidR="0090493F" w:rsidSect="00976DBF">
          <w:pgSz w:w="12240" w:h="15840"/>
          <w:pgMar w:top="1440" w:right="1440" w:bottom="1440" w:left="1440" w:header="720" w:footer="720" w:gutter="0"/>
          <w:lnNumType w:countBy="1" w:restart="continuous"/>
          <w:cols w:space="720"/>
          <w:docGrid w:linePitch="360"/>
        </w:sectPr>
      </w:pPr>
      <w:bookmarkStart w:id="9" w:name="_Ref8638752"/>
      <w:r>
        <w:t>Figure A</w:t>
      </w:r>
      <w:r>
        <w:fldChar w:fldCharType="begin"/>
      </w:r>
      <w:r>
        <w:instrText xml:space="preserve"> SEQ Figure_A \* ARABIC </w:instrText>
      </w:r>
      <w:r>
        <w:fldChar w:fldCharType="separate"/>
      </w:r>
      <w:r w:rsidR="005D1F9C">
        <w:rPr>
          <w:noProof/>
        </w:rPr>
        <w:t>13</w:t>
      </w:r>
      <w:r>
        <w:fldChar w:fldCharType="end"/>
      </w:r>
      <w:bookmarkEnd w:id="9"/>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63204C02"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14</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2148549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15</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rPr>
        <w:drawing>
          <wp:inline distT="0" distB="0" distL="0" distR="0" wp14:anchorId="625A5A92" wp14:editId="2F29657F">
            <wp:extent cx="5943362" cy="43224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362" cy="4322445"/>
                    </a:xfrm>
                    <a:prstGeom prst="rect">
                      <a:avLst/>
                    </a:prstGeom>
                  </pic:spPr>
                </pic:pic>
              </a:graphicData>
            </a:graphic>
          </wp:inline>
        </w:drawing>
      </w:r>
    </w:p>
    <w:p w14:paraId="581A5762" w14:textId="24D69429"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16</w:t>
      </w:r>
      <w:r>
        <w:fldChar w:fldCharType="end"/>
      </w:r>
      <w:r w:rsidR="00920B04">
        <w:t>.</w:t>
      </w:r>
      <w:r w:rsidRPr="007E1CCD">
        <w:t xml:space="preserve"> </w:t>
      </w:r>
      <w:r>
        <w:t xml:space="preserve">Using the STARS method </w:t>
      </w:r>
      <w:r>
        <w:fldChar w:fldCharType="begin" w:fldLock="1"/>
      </w:r>
      <w: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19F8AF09" w14:textId="77777777" w:rsidR="0057595A" w:rsidRPr="007E1CCD" w:rsidRDefault="0057595A" w:rsidP="005D1F9C">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7E1CCD">
        <w:rPr>
          <w:noProof/>
        </w:rPr>
        <w:t>Beverton, R.J.H., Holt, S.J., 1957. On the Dynamics of Exploited Fish Populations, Fisheries Investigations Series 2: Sea Fisheries. https://doi.org/10.1007/BF00044132</w:t>
      </w:r>
    </w:p>
    <w:p w14:paraId="745FA536" w14:textId="77777777" w:rsidR="0057595A" w:rsidRDefault="0057595A" w:rsidP="005D1F9C">
      <w:pPr>
        <w:widowControl w:val="0"/>
        <w:autoSpaceDE w:val="0"/>
        <w:autoSpaceDN w:val="0"/>
        <w:adjustRightInd w:val="0"/>
        <w:spacing w:line="240" w:lineRule="auto"/>
        <w:ind w:left="480" w:hanging="480"/>
        <w:rPr>
          <w:noProof/>
        </w:rPr>
      </w:pPr>
      <w:r w:rsidRPr="007E1CCD">
        <w:rPr>
          <w:noProof/>
        </w:rPr>
        <w:t>Rodionov, S.N., 2004. A sequential algorithm for testing climate regime shifts. Geophys. Res. Lett. 31, 2–5. https://doi.org/10.1029/2004GL019448</w:t>
      </w:r>
    </w:p>
    <w:p w14:paraId="14520A9F" w14:textId="77777777" w:rsidR="0057595A" w:rsidRPr="007E1CCD" w:rsidRDefault="0057595A" w:rsidP="005D1F9C">
      <w:pPr>
        <w:widowControl w:val="0"/>
        <w:autoSpaceDE w:val="0"/>
        <w:autoSpaceDN w:val="0"/>
        <w:adjustRightInd w:val="0"/>
        <w:spacing w:line="240" w:lineRule="auto"/>
        <w:ind w:left="480" w:hanging="480"/>
        <w:rPr>
          <w:noProof/>
        </w:rPr>
      </w:pP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ia Kapur" w:date="2019-05-24T07:37:00Z" w:initials="MK">
    <w:p w14:paraId="11559C98" w14:textId="77777777" w:rsidR="00C61754" w:rsidRDefault="00C61754" w:rsidP="000B517C">
      <w:pPr>
        <w:pStyle w:val="CommentText"/>
      </w:pPr>
      <w:r>
        <w:rPr>
          <w:rStyle w:val="CommentReference"/>
        </w:rPr>
        <w:annotationRef/>
      </w:r>
      <w:proofErr w:type="gramStart"/>
      <w:r>
        <w:t>So</w:t>
      </w:r>
      <w:proofErr w:type="gramEnd"/>
      <w:r>
        <w:t xml:space="preserve"> you keep track of whether animals are mature or not – usually one calculates the conditional probability of maturing and not the probability of being mature in an IBM</w:t>
      </w:r>
    </w:p>
    <w:p w14:paraId="6F545E90" w14:textId="12BCBEA4" w:rsidR="00C61754" w:rsidRDefault="00C61754">
      <w:pPr>
        <w:pStyle w:val="CommentText"/>
      </w:pPr>
    </w:p>
  </w:comment>
  <w:comment w:id="1" w:author="Maia Kapur" w:date="2019-05-24T07:37:00Z" w:initials="MK">
    <w:p w14:paraId="3B281024" w14:textId="6F74136F" w:rsidR="00C61754" w:rsidRDefault="00C61754">
      <w:pPr>
        <w:pStyle w:val="CommentText"/>
      </w:pPr>
      <w:r>
        <w:rPr>
          <w:rStyle w:val="CommentReference"/>
        </w:rPr>
        <w:annotationRef/>
      </w:r>
      <w:r>
        <w:t>Define SSB0 and how it is computed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545E90" w15:done="0"/>
  <w15:commentEx w15:paraId="3B2810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45E90" w16cid:durableId="20921DBE"/>
  <w16cid:commentId w16cid:paraId="3B281024" w16cid:durableId="20921D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BC617" w14:textId="77777777" w:rsidR="00F11BE8" w:rsidRDefault="00F11BE8" w:rsidP="001F239F">
      <w:pPr>
        <w:spacing w:line="240" w:lineRule="auto"/>
      </w:pPr>
      <w:r>
        <w:separator/>
      </w:r>
    </w:p>
  </w:endnote>
  <w:endnote w:type="continuationSeparator" w:id="0">
    <w:p w14:paraId="09A897A4" w14:textId="77777777" w:rsidR="00F11BE8" w:rsidRDefault="00F11BE8"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C61754" w:rsidRDefault="00C61754">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7FD22D71" w14:textId="77777777" w:rsidR="00C61754" w:rsidRDefault="00C61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AFD59" w14:textId="77777777" w:rsidR="00F11BE8" w:rsidRDefault="00F11BE8" w:rsidP="001F239F">
      <w:pPr>
        <w:spacing w:line="240" w:lineRule="auto"/>
      </w:pPr>
      <w:r>
        <w:separator/>
      </w:r>
    </w:p>
  </w:footnote>
  <w:footnote w:type="continuationSeparator" w:id="0">
    <w:p w14:paraId="142BF7FE" w14:textId="77777777" w:rsidR="00F11BE8" w:rsidRDefault="00F11BE8"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612F4"/>
    <w:rsid w:val="000807A7"/>
    <w:rsid w:val="000A5F08"/>
    <w:rsid w:val="000B005F"/>
    <w:rsid w:val="000B13A7"/>
    <w:rsid w:val="000B517C"/>
    <w:rsid w:val="000B56E4"/>
    <w:rsid w:val="000D3C61"/>
    <w:rsid w:val="000D7662"/>
    <w:rsid w:val="000E28E9"/>
    <w:rsid w:val="000F5162"/>
    <w:rsid w:val="001050E6"/>
    <w:rsid w:val="0011193E"/>
    <w:rsid w:val="00116946"/>
    <w:rsid w:val="00121E5C"/>
    <w:rsid w:val="00125E74"/>
    <w:rsid w:val="00134077"/>
    <w:rsid w:val="00140A96"/>
    <w:rsid w:val="00143182"/>
    <w:rsid w:val="00146783"/>
    <w:rsid w:val="00151783"/>
    <w:rsid w:val="00162700"/>
    <w:rsid w:val="00170D58"/>
    <w:rsid w:val="001743A1"/>
    <w:rsid w:val="0017504F"/>
    <w:rsid w:val="00176213"/>
    <w:rsid w:val="001A146D"/>
    <w:rsid w:val="001A2D4F"/>
    <w:rsid w:val="001B23D7"/>
    <w:rsid w:val="001C2C6B"/>
    <w:rsid w:val="001E319E"/>
    <w:rsid w:val="001F239F"/>
    <w:rsid w:val="00204691"/>
    <w:rsid w:val="00210EFE"/>
    <w:rsid w:val="00222845"/>
    <w:rsid w:val="00223EC7"/>
    <w:rsid w:val="00234BF7"/>
    <w:rsid w:val="002379A2"/>
    <w:rsid w:val="00244024"/>
    <w:rsid w:val="00245429"/>
    <w:rsid w:val="002578A3"/>
    <w:rsid w:val="0026543A"/>
    <w:rsid w:val="0027343E"/>
    <w:rsid w:val="00282071"/>
    <w:rsid w:val="0028472F"/>
    <w:rsid w:val="00295AFD"/>
    <w:rsid w:val="00297D3E"/>
    <w:rsid w:val="002A37FF"/>
    <w:rsid w:val="002B59D2"/>
    <w:rsid w:val="002B773C"/>
    <w:rsid w:val="002C7356"/>
    <w:rsid w:val="002E43FF"/>
    <w:rsid w:val="002F319F"/>
    <w:rsid w:val="0030752D"/>
    <w:rsid w:val="00335A6B"/>
    <w:rsid w:val="00336A1C"/>
    <w:rsid w:val="00350BEF"/>
    <w:rsid w:val="00362BDA"/>
    <w:rsid w:val="00364648"/>
    <w:rsid w:val="00392501"/>
    <w:rsid w:val="003B3E0A"/>
    <w:rsid w:val="003C408D"/>
    <w:rsid w:val="003D0184"/>
    <w:rsid w:val="003D163E"/>
    <w:rsid w:val="003D1EE8"/>
    <w:rsid w:val="003D3E19"/>
    <w:rsid w:val="003E1032"/>
    <w:rsid w:val="00427061"/>
    <w:rsid w:val="00443134"/>
    <w:rsid w:val="00445A99"/>
    <w:rsid w:val="00456C25"/>
    <w:rsid w:val="004627AE"/>
    <w:rsid w:val="0046625D"/>
    <w:rsid w:val="004722E8"/>
    <w:rsid w:val="00483B52"/>
    <w:rsid w:val="00493DC8"/>
    <w:rsid w:val="00495E2D"/>
    <w:rsid w:val="004A00CA"/>
    <w:rsid w:val="004B5281"/>
    <w:rsid w:val="004C7938"/>
    <w:rsid w:val="004E56FA"/>
    <w:rsid w:val="004F21CF"/>
    <w:rsid w:val="004F2D38"/>
    <w:rsid w:val="004F388C"/>
    <w:rsid w:val="0050640D"/>
    <w:rsid w:val="00514264"/>
    <w:rsid w:val="005231DF"/>
    <w:rsid w:val="00526B81"/>
    <w:rsid w:val="00531A48"/>
    <w:rsid w:val="00544F67"/>
    <w:rsid w:val="0057595A"/>
    <w:rsid w:val="00587FAD"/>
    <w:rsid w:val="005A41F0"/>
    <w:rsid w:val="005B39C6"/>
    <w:rsid w:val="005B3CD6"/>
    <w:rsid w:val="005D13C2"/>
    <w:rsid w:val="005D1F9C"/>
    <w:rsid w:val="006055D3"/>
    <w:rsid w:val="006123F9"/>
    <w:rsid w:val="00616545"/>
    <w:rsid w:val="00626771"/>
    <w:rsid w:val="00627CE2"/>
    <w:rsid w:val="00640358"/>
    <w:rsid w:val="00660368"/>
    <w:rsid w:val="006668BB"/>
    <w:rsid w:val="006920A2"/>
    <w:rsid w:val="006952A1"/>
    <w:rsid w:val="006C6E41"/>
    <w:rsid w:val="006D0367"/>
    <w:rsid w:val="006E5F79"/>
    <w:rsid w:val="006F0B3F"/>
    <w:rsid w:val="006F433C"/>
    <w:rsid w:val="00702A14"/>
    <w:rsid w:val="007104DD"/>
    <w:rsid w:val="00712332"/>
    <w:rsid w:val="00721DA1"/>
    <w:rsid w:val="00726858"/>
    <w:rsid w:val="00730332"/>
    <w:rsid w:val="00755BB2"/>
    <w:rsid w:val="00756645"/>
    <w:rsid w:val="00761C5B"/>
    <w:rsid w:val="0077186B"/>
    <w:rsid w:val="0077345F"/>
    <w:rsid w:val="00792E2B"/>
    <w:rsid w:val="007A1BD9"/>
    <w:rsid w:val="007B099E"/>
    <w:rsid w:val="007B4FD6"/>
    <w:rsid w:val="007B7715"/>
    <w:rsid w:val="007C4F92"/>
    <w:rsid w:val="007C6A64"/>
    <w:rsid w:val="007D3428"/>
    <w:rsid w:val="007D66DF"/>
    <w:rsid w:val="007E186A"/>
    <w:rsid w:val="007E1CCD"/>
    <w:rsid w:val="007E5291"/>
    <w:rsid w:val="007F0CE3"/>
    <w:rsid w:val="00806AF2"/>
    <w:rsid w:val="00807EFD"/>
    <w:rsid w:val="008208A7"/>
    <w:rsid w:val="0084401F"/>
    <w:rsid w:val="00844C95"/>
    <w:rsid w:val="0085512E"/>
    <w:rsid w:val="00855A9D"/>
    <w:rsid w:val="00863AD1"/>
    <w:rsid w:val="0086557E"/>
    <w:rsid w:val="008663D8"/>
    <w:rsid w:val="00887F22"/>
    <w:rsid w:val="0089321B"/>
    <w:rsid w:val="008951FE"/>
    <w:rsid w:val="008D2ECF"/>
    <w:rsid w:val="008D4C75"/>
    <w:rsid w:val="008D53A7"/>
    <w:rsid w:val="008F11C2"/>
    <w:rsid w:val="00900625"/>
    <w:rsid w:val="009018B0"/>
    <w:rsid w:val="0090493F"/>
    <w:rsid w:val="00907471"/>
    <w:rsid w:val="00914492"/>
    <w:rsid w:val="00920B04"/>
    <w:rsid w:val="009417D3"/>
    <w:rsid w:val="00944A54"/>
    <w:rsid w:val="00952953"/>
    <w:rsid w:val="00956348"/>
    <w:rsid w:val="009706E4"/>
    <w:rsid w:val="00976DBF"/>
    <w:rsid w:val="00985465"/>
    <w:rsid w:val="009C23E1"/>
    <w:rsid w:val="009E53D5"/>
    <w:rsid w:val="009F12B0"/>
    <w:rsid w:val="009F6E81"/>
    <w:rsid w:val="00A03368"/>
    <w:rsid w:val="00A22AB0"/>
    <w:rsid w:val="00A2616C"/>
    <w:rsid w:val="00A413DC"/>
    <w:rsid w:val="00A41D2F"/>
    <w:rsid w:val="00A45FE7"/>
    <w:rsid w:val="00A727A0"/>
    <w:rsid w:val="00A875F3"/>
    <w:rsid w:val="00A878C2"/>
    <w:rsid w:val="00A90F25"/>
    <w:rsid w:val="00AB486E"/>
    <w:rsid w:val="00AE1859"/>
    <w:rsid w:val="00B240CD"/>
    <w:rsid w:val="00B5588A"/>
    <w:rsid w:val="00B663CA"/>
    <w:rsid w:val="00B67EDD"/>
    <w:rsid w:val="00B730E7"/>
    <w:rsid w:val="00B74D88"/>
    <w:rsid w:val="00B830A4"/>
    <w:rsid w:val="00B952AD"/>
    <w:rsid w:val="00B9570B"/>
    <w:rsid w:val="00BA49B6"/>
    <w:rsid w:val="00BA4C54"/>
    <w:rsid w:val="00BB7718"/>
    <w:rsid w:val="00BF362B"/>
    <w:rsid w:val="00C00252"/>
    <w:rsid w:val="00C11A0F"/>
    <w:rsid w:val="00C35067"/>
    <w:rsid w:val="00C557F3"/>
    <w:rsid w:val="00C61754"/>
    <w:rsid w:val="00C9508E"/>
    <w:rsid w:val="00CA2760"/>
    <w:rsid w:val="00CA30EE"/>
    <w:rsid w:val="00CC6D56"/>
    <w:rsid w:val="00CE3799"/>
    <w:rsid w:val="00CE5099"/>
    <w:rsid w:val="00CE63AF"/>
    <w:rsid w:val="00CF36A9"/>
    <w:rsid w:val="00D0511B"/>
    <w:rsid w:val="00D20F47"/>
    <w:rsid w:val="00D22326"/>
    <w:rsid w:val="00D25F60"/>
    <w:rsid w:val="00D32F4C"/>
    <w:rsid w:val="00D37AF4"/>
    <w:rsid w:val="00D437F5"/>
    <w:rsid w:val="00D55CA8"/>
    <w:rsid w:val="00D566DD"/>
    <w:rsid w:val="00D5715F"/>
    <w:rsid w:val="00D61EE8"/>
    <w:rsid w:val="00D62A65"/>
    <w:rsid w:val="00DA4376"/>
    <w:rsid w:val="00DA7AF5"/>
    <w:rsid w:val="00DB48E0"/>
    <w:rsid w:val="00DB564F"/>
    <w:rsid w:val="00DC2511"/>
    <w:rsid w:val="00E01183"/>
    <w:rsid w:val="00E066C0"/>
    <w:rsid w:val="00E373E1"/>
    <w:rsid w:val="00E45816"/>
    <w:rsid w:val="00E528C1"/>
    <w:rsid w:val="00E54778"/>
    <w:rsid w:val="00E62BA5"/>
    <w:rsid w:val="00E7326A"/>
    <w:rsid w:val="00E76355"/>
    <w:rsid w:val="00E775A7"/>
    <w:rsid w:val="00E85F98"/>
    <w:rsid w:val="00E9779C"/>
    <w:rsid w:val="00EC5C46"/>
    <w:rsid w:val="00EC667E"/>
    <w:rsid w:val="00ED2C79"/>
    <w:rsid w:val="00ED392D"/>
    <w:rsid w:val="00EE0E9B"/>
    <w:rsid w:val="00EE13F1"/>
    <w:rsid w:val="00EF11C4"/>
    <w:rsid w:val="00EF78D2"/>
    <w:rsid w:val="00F11BE8"/>
    <w:rsid w:val="00F22F4B"/>
    <w:rsid w:val="00F30774"/>
    <w:rsid w:val="00F37BDF"/>
    <w:rsid w:val="00F43D94"/>
    <w:rsid w:val="00F609B3"/>
    <w:rsid w:val="00F64BB8"/>
    <w:rsid w:val="00F705A6"/>
    <w:rsid w:val="00F74C71"/>
    <w:rsid w:val="00F81946"/>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7F13B-982F-4371-B69B-AA5AF12F1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3425</TotalTime>
  <Pages>22</Pages>
  <Words>3111</Words>
  <Characters>17735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83</cp:revision>
  <cp:lastPrinted>2019-04-05T19:06:00Z</cp:lastPrinted>
  <dcterms:created xsi:type="dcterms:W3CDTF">2019-04-15T16:39:00Z</dcterms:created>
  <dcterms:modified xsi:type="dcterms:W3CDTF">2019-05-28T18:55:00Z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