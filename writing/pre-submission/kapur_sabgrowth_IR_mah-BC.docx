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74A5" w14:textId="38EEAF91" w:rsidR="00F502D0" w:rsidRPr="007426FC" w:rsidRDefault="00F502D0" w:rsidP="00825F33">
      <w:pPr>
        <w:pStyle w:val="Title"/>
        <w:spacing w:line="360" w:lineRule="auto"/>
      </w:pPr>
      <w:bookmarkStart w:id="0" w:name="_Hlk2088139"/>
      <w:r>
        <w:t xml:space="preserve">A data-driven approach to evaluate </w:t>
      </w:r>
      <w:r w:rsidR="00310C1A">
        <w:t>spatial</w:t>
      </w:r>
      <w:r>
        <w:t xml:space="preserve"> </w:t>
      </w:r>
      <w:r w:rsidR="00310C1A">
        <w:t>growth zonation</w:t>
      </w:r>
      <w:r>
        <w:t xml:space="preserve">, with application to </w:t>
      </w:r>
      <w:del w:id="1" w:author="Connors, Brendan" w:date="2019-04-26T09:14:00Z">
        <w:r w:rsidDel="00E404D3">
          <w:delText xml:space="preserve">NE </w:delText>
        </w:r>
      </w:del>
      <w:ins w:id="2" w:author="Connors, Brendan" w:date="2019-04-26T09:14:00Z">
        <w:r w:rsidR="00E404D3">
          <w:t>N</w:t>
        </w:r>
        <w:r w:rsidR="00E404D3">
          <w:t xml:space="preserve">ortheast </w:t>
        </w:r>
      </w:ins>
      <w:r>
        <w:t>Pacific Sablefish</w:t>
      </w:r>
    </w:p>
    <w:p w14:paraId="146DD023" w14:textId="1169781E" w:rsidR="00F502D0" w:rsidRPr="004906F5" w:rsidRDefault="00F502D0" w:rsidP="00825F33">
      <w:pPr>
        <w:spacing w:line="360" w:lineRule="auto"/>
      </w:pPr>
      <w:r w:rsidRPr="004906F5">
        <w:t>Kapur,</w:t>
      </w:r>
      <w:r>
        <w:t xml:space="preserve"> M., Haltuch, M., </w:t>
      </w:r>
      <w:ins w:id="3" w:author="Connors, Brendan" w:date="2019-04-26T08:57:00Z">
        <w:r w:rsidR="00FB1F24">
          <w:t>Connors, B.</w:t>
        </w:r>
      </w:ins>
      <w:r>
        <w:t>[others] Punt, A.</w:t>
      </w:r>
    </w:p>
    <w:p w14:paraId="53D67B4C" w14:textId="59A7387A" w:rsidR="00F502D0" w:rsidRDefault="00F502D0" w:rsidP="00825F33">
      <w:pPr>
        <w:spacing w:line="36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5322E213" w:rsidR="00AB2804" w:rsidRDefault="00F502D0" w:rsidP="00825F33">
      <w:pPr>
        <w:spacing w:after="0" w:line="360" w:lineRule="auto"/>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commentRangeStart w:id="4"/>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commentRangeEnd w:id="4"/>
      <w:r w:rsidR="00E404D3">
        <w:rPr>
          <w:rStyle w:val="CommentReference"/>
        </w:rPr>
        <w:commentReference w:id="4"/>
      </w:r>
      <w:r>
        <w:rPr>
          <w:rFonts w:cstheme="minorHAnsi"/>
        </w:rPr>
        <w:t>.</w:t>
      </w:r>
      <w:r w:rsidRPr="000C2D1B">
        <w:rPr>
          <w:rFonts w:cstheme="minorHAnsi"/>
        </w:rPr>
        <w:t xml:space="preserve"> </w:t>
      </w:r>
      <w:r w:rsidRPr="00A27977">
        <w:rPr>
          <w:rFonts w:cstheme="minorHAnsi"/>
        </w:rPr>
        <w:t xml:space="preserve"> </w:t>
      </w:r>
      <w:del w:id="5" w:author="Connors, Brendan" w:date="2019-04-26T09:13:00Z">
        <w:r w:rsidRPr="00A27977" w:rsidDel="00E404D3">
          <w:rPr>
            <w:rFonts w:cstheme="minorHAnsi"/>
          </w:rPr>
          <w:delText xml:space="preserve">This study </w:delText>
        </w:r>
        <w:r w:rsidDel="00E404D3">
          <w:rPr>
            <w:rFonts w:cstheme="minorHAnsi"/>
          </w:rPr>
          <w:delText>presents</w:delText>
        </w:r>
      </w:del>
      <w:ins w:id="6" w:author="Connors, Brendan" w:date="2019-04-26T09:13:00Z">
        <w:r w:rsidR="00E404D3">
          <w:rPr>
            <w:rFonts w:cstheme="minorHAnsi"/>
          </w:rPr>
          <w:t>We developed</w:t>
        </w:r>
      </w:ins>
      <w:r w:rsidRPr="00A27977">
        <w:rPr>
          <w:rFonts w:cstheme="minorHAnsi"/>
        </w:rPr>
        <w:t xml:space="preserve"> a new</w:t>
      </w:r>
      <w:r>
        <w:rPr>
          <w:rFonts w:cstheme="minorHAnsi"/>
        </w:rPr>
        <w:t xml:space="preserve">, data-driven method </w:t>
      </w:r>
      <w:ins w:id="7" w:author="Melissa Haltuch" w:date="2019-04-12T10:15:00Z">
        <w:r w:rsidR="00724F58">
          <w:rPr>
            <w:rFonts w:cstheme="minorHAnsi"/>
          </w:rPr>
          <w:t>that</w:t>
        </w:r>
      </w:ins>
      <w:del w:id="8" w:author="Melissa Haltuch" w:date="2019-04-12T10:15:00Z">
        <w:r w:rsidDel="00724F58">
          <w:rPr>
            <w:rFonts w:cstheme="minorHAnsi"/>
          </w:rPr>
          <w:delText>which</w:delText>
        </w:r>
      </w:del>
      <w:r>
        <w:rPr>
          <w:rFonts w:cstheme="minorHAnsi"/>
        </w:rPr>
        <w:t xml:space="preserve"> </w:t>
      </w:r>
      <w:del w:id="9" w:author="Connors, Brendan" w:date="2019-04-26T09:13:00Z">
        <w:r w:rsidDel="00E404D3">
          <w:rPr>
            <w:rFonts w:cstheme="minorHAnsi"/>
          </w:rPr>
          <w:delText>evaluates</w:delText>
        </w:r>
        <w:r w:rsidRPr="00A27977" w:rsidDel="00E404D3">
          <w:rPr>
            <w:rFonts w:cstheme="minorHAnsi"/>
          </w:rPr>
          <w:delText xml:space="preserve"> </w:delText>
        </w:r>
      </w:del>
      <w:ins w:id="10" w:author="Connors, Brendan" w:date="2019-04-26T09:13:00Z">
        <w:r w:rsidR="00E404D3">
          <w:rPr>
            <w:rFonts w:cstheme="minorHAnsi"/>
          </w:rPr>
          <w:t>uses</w:t>
        </w:r>
        <w:r w:rsidR="00E404D3" w:rsidRPr="00A27977">
          <w:rPr>
            <w:rFonts w:cstheme="minorHAnsi"/>
          </w:rPr>
          <w:t xml:space="preserve"> </w:t>
        </w:r>
      </w:ins>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w:t>
      </w:r>
      <w:del w:id="11" w:author="Connors, Brendan" w:date="2019-04-26T09:13:00Z">
        <w:r w:rsidDel="00E404D3">
          <w:rPr>
            <w:rFonts w:cstheme="minorHAnsi"/>
            <w:iCs/>
          </w:rPr>
          <w:delText xml:space="preserve">illustrate </w:delText>
        </w:r>
      </w:del>
      <w:ins w:id="12" w:author="Connors, Brendan" w:date="2019-04-26T09:13:00Z">
        <w:r w:rsidR="00E404D3">
          <w:rPr>
            <w:rFonts w:cstheme="minorHAnsi"/>
            <w:iCs/>
          </w:rPr>
          <w:t>quantify</w:t>
        </w:r>
        <w:r w:rsidR="00E404D3">
          <w:rPr>
            <w:rFonts w:cstheme="minorHAnsi"/>
            <w:iCs/>
          </w:rPr>
          <w:t xml:space="preserve"> </w:t>
        </w:r>
      </w:ins>
      <w:r>
        <w:rPr>
          <w:rFonts w:cstheme="minorHAnsi"/>
          <w:iCs/>
        </w:rPr>
        <w:t xml:space="preserve">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ins w:id="13" w:author="Melissa Haltuch" w:date="2019-04-12T10:14:00Z">
        <w:r w:rsidR="00724F58">
          <w:rPr>
            <w:rFonts w:cstheme="minorHAnsi"/>
            <w:iCs/>
          </w:rPr>
          <w:t xml:space="preserve"> sets</w:t>
        </w:r>
      </w:ins>
      <w:r>
        <w:rPr>
          <w:rFonts w:cstheme="minorHAnsi"/>
          <w:iCs/>
        </w:rPr>
        <w:t xml:space="preserve">, and </w:t>
      </w:r>
      <w:ins w:id="14" w:author="Connors, Brendan" w:date="2019-04-26T09:14:00Z">
        <w:r w:rsidR="00E404D3">
          <w:rPr>
            <w:rFonts w:cstheme="minorHAnsi"/>
            <w:iCs/>
          </w:rPr>
          <w:t xml:space="preserve">then </w:t>
        </w:r>
      </w:ins>
      <w:r>
        <w:rPr>
          <w:rFonts w:cstheme="minorHAnsi"/>
          <w:iCs/>
        </w:rPr>
        <w:t xml:space="preserve">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commentRangeStart w:id="15"/>
      <w:commentRangeStart w:id="16"/>
      <w:r w:rsidR="00725F8A">
        <w:rPr>
          <w:rFonts w:cstheme="minorHAnsi"/>
          <w:iCs/>
        </w:rPr>
        <w:t>R</w:t>
      </w:r>
      <w:r w:rsidRPr="00A27977">
        <w:rPr>
          <w:rFonts w:cstheme="minorHAnsi"/>
          <w:iCs/>
        </w:rPr>
        <w:t xml:space="preserve">esults indicate that </w:t>
      </w:r>
      <w:ins w:id="17" w:author="Melissa Haltuch" w:date="2019-04-12T10:15:00Z">
        <w:r w:rsidR="00724F58">
          <w:rPr>
            <w:rFonts w:cstheme="minorHAnsi"/>
            <w:iCs/>
          </w:rPr>
          <w:t xml:space="preserve">NE Pacific </w:t>
        </w:r>
      </w:ins>
      <w:r w:rsidR="00725F8A">
        <w:rPr>
          <w:rFonts w:cstheme="minorHAnsi"/>
          <w:iCs/>
        </w:rPr>
        <w:t xml:space="preserve">sablefish </w:t>
      </w:r>
      <w:ins w:id="18" w:author="Melissa Haltuch" w:date="2019-04-12T10:14:00Z">
        <w:r w:rsidR="00724F58">
          <w:rPr>
            <w:rFonts w:cstheme="minorHAnsi"/>
            <w:iCs/>
          </w:rPr>
          <w:t>length</w:t>
        </w:r>
      </w:ins>
      <w:del w:id="19" w:author="Melissa Haltuch" w:date="2019-04-12T10:14:00Z">
        <w:r w:rsidR="00725F8A" w:rsidDel="00724F58">
          <w:rPr>
            <w:rFonts w:cstheme="minorHAnsi"/>
            <w:iCs/>
          </w:rPr>
          <w:delText>size</w:delText>
        </w:r>
      </w:del>
      <w:r w:rsidR="00725F8A">
        <w:rPr>
          <w:rFonts w:cstheme="minorHAnsi"/>
          <w:iCs/>
        </w:rPr>
        <w:t xml:space="preserve">-at-age </w:t>
      </w:r>
      <w:del w:id="20" w:author="Melissa Haltuch" w:date="2019-04-12T10:15:00Z">
        <w:r w:rsidR="00725F8A" w:rsidDel="00724F58">
          <w:rPr>
            <w:rFonts w:cstheme="minorHAnsi"/>
            <w:iCs/>
          </w:rPr>
          <w:delText xml:space="preserve">appears to </w:delText>
        </w:r>
      </w:del>
      <w:r w:rsidR="00725F8A">
        <w:rPr>
          <w:rFonts w:cstheme="minorHAnsi"/>
          <w:iCs/>
        </w:rPr>
        <w:t>increase</w:t>
      </w:r>
      <w:ins w:id="21" w:author="Melissa Haltuch" w:date="2019-04-12T10:15:00Z">
        <w:r w:rsidR="00724F58">
          <w:rPr>
            <w:rFonts w:cstheme="minorHAnsi"/>
            <w:iCs/>
          </w:rPr>
          <w:t>s</w:t>
        </w:r>
      </w:ins>
      <w:r w:rsidR="00725F8A">
        <w:rPr>
          <w:rFonts w:cstheme="minorHAnsi"/>
          <w:iCs/>
        </w:rPr>
        <w:t xml:space="preserve"> with latitude</w:t>
      </w:r>
      <w:del w:id="22" w:author="Melissa Haltuch" w:date="2019-04-12T10:15:00Z">
        <w:r w:rsidR="00725F8A" w:rsidDel="00724F58">
          <w:rPr>
            <w:rFonts w:cstheme="minorHAnsi"/>
            <w:iCs/>
          </w:rPr>
          <w:delText xml:space="preserve"> in the NE Pacific</w:delText>
        </w:r>
      </w:del>
      <w:r w:rsidRPr="00A27977">
        <w:rPr>
          <w:rFonts w:cstheme="minorHAnsi"/>
          <w:iCs/>
        </w:rPr>
        <w:t xml:space="preserve">, which is consistent with work </w:t>
      </w:r>
      <w:r w:rsidR="00D72180">
        <w:rPr>
          <w:rFonts w:cstheme="minorHAnsi"/>
          <w:iCs/>
        </w:rPr>
        <w:t>from</w:t>
      </w:r>
      <w:r w:rsidRPr="00A27977">
        <w:rPr>
          <w:rFonts w:cstheme="minorHAnsi"/>
          <w:iCs/>
        </w:rPr>
        <w:t xml:space="preserve"> the western United States;</w:t>
      </w:r>
      <w:commentRangeEnd w:id="15"/>
      <w:r w:rsidR="00724F58">
        <w:rPr>
          <w:rStyle w:val="CommentReference"/>
        </w:rPr>
        <w:commentReference w:id="15"/>
      </w:r>
      <w:r w:rsidRPr="00A27977">
        <w:rPr>
          <w:rFonts w:cstheme="minorHAnsi"/>
          <w:iCs/>
        </w:rPr>
        <w:t xml:space="preserve">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commentRangeEnd w:id="16"/>
      <w:r w:rsidR="00E404D3">
        <w:rPr>
          <w:rStyle w:val="CommentReference"/>
        </w:rPr>
        <w:commentReference w:id="16"/>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w:t>
      </w:r>
      <w:ins w:id="23" w:author="Melissa Haltuch" w:date="2019-04-12T10:17:00Z">
        <w:r w:rsidR="00724F58">
          <w:rPr>
            <w:rFonts w:cstheme="minorHAnsi"/>
            <w:iCs/>
          </w:rPr>
          <w:t xml:space="preserve">spatially </w:t>
        </w:r>
      </w:ins>
      <w:r>
        <w:rPr>
          <w:rFonts w:cstheme="minorHAnsi"/>
          <w:iCs/>
        </w:rPr>
        <w:t>structured population dynamics models</w:t>
      </w:r>
      <w:ins w:id="24" w:author="Connors, Brendan" w:date="2019-04-26T09:15:00Z">
        <w:r w:rsidR="00E404D3">
          <w:rPr>
            <w:rFonts w:cstheme="minorHAnsi"/>
            <w:iCs/>
          </w:rPr>
          <w:t xml:space="preserve"> to inform fisheries </w:t>
        </w:r>
      </w:ins>
      <w:ins w:id="25" w:author="Connors, Brendan" w:date="2019-04-26T09:16:00Z">
        <w:r w:rsidR="00E404D3">
          <w:rPr>
            <w:rFonts w:cstheme="minorHAnsi"/>
            <w:iCs/>
          </w:rPr>
          <w:t>management</w:t>
        </w:r>
      </w:ins>
      <w:r>
        <w:rPr>
          <w:rFonts w:cstheme="minorHAnsi"/>
          <w:iCs/>
        </w:rPr>
        <w:t xml:space="preserve">. </w:t>
      </w:r>
    </w:p>
    <w:p w14:paraId="7D9FE467" w14:textId="6AFEE6B7" w:rsidR="00F502D0" w:rsidRPr="00632139" w:rsidRDefault="00F502D0" w:rsidP="00825F33">
      <w:pPr>
        <w:spacing w:after="0" w:line="360" w:lineRule="auto"/>
        <w:rPr>
          <w:rFonts w:cstheme="minorHAnsi"/>
        </w:rPr>
      </w:pPr>
    </w:p>
    <w:bookmarkEnd w:id="0"/>
    <w:p w14:paraId="7A0A3BE6" w14:textId="5A565158" w:rsidR="00F502D0" w:rsidRPr="004906F5" w:rsidRDefault="0023745F" w:rsidP="00825F33">
      <w:pPr>
        <w:pStyle w:val="Heading1"/>
        <w:spacing w:before="240" w:after="0" w:line="360" w:lineRule="auto"/>
      </w:pPr>
      <w:r>
        <w:t xml:space="preserve">1 </w:t>
      </w:r>
      <w:r w:rsidR="00F502D0" w:rsidRPr="004906F5">
        <w:t>Introduction</w:t>
      </w:r>
    </w:p>
    <w:p w14:paraId="75A8E9C0" w14:textId="66EA7AB2" w:rsidR="00F502D0" w:rsidRDefault="00F502D0" w:rsidP="00825F33">
      <w:pPr>
        <w:spacing w:after="0" w:line="360" w:lineRule="auto"/>
        <w:ind w:firstLine="720"/>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w:t>
      </w:r>
      <w:ins w:id="26" w:author="Connors, Brendan" w:date="2019-04-26T09:43:00Z">
        <w:r w:rsidR="00117691">
          <w:t xml:space="preserve">. Recent examples </w:t>
        </w:r>
        <w:proofErr w:type="spellStart"/>
        <w:r w:rsidR="00117691">
          <w:t>include</w:t>
        </w:r>
      </w:ins>
      <w:del w:id="27" w:author="Connors, Brendan" w:date="2019-04-26T09:43:00Z">
        <w:r w:rsidDel="00117691">
          <w:delText xml:space="preserve">, including </w:delText>
        </w:r>
      </w:del>
      <w:r>
        <w:t>Gulf</w:t>
      </w:r>
      <w:proofErr w:type="spellEnd"/>
      <w:r>
        <w:t xml:space="preserve"> </w:t>
      </w:r>
      <w:proofErr w:type="spellStart"/>
      <w:r>
        <w:t>Sheepshead</w:t>
      </w:r>
      <w:proofErr w:type="spellEnd"/>
      <w:r>
        <w:t xml:space="preserve">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w:t>
      </w:r>
      <w:commentRangeStart w:id="28"/>
      <w:r>
        <w:t xml:space="preserve">Understanding </w:t>
      </w:r>
      <w:commentRangeEnd w:id="28"/>
      <w:r w:rsidR="00117691">
        <w:rPr>
          <w:rStyle w:val="CommentReference"/>
        </w:rPr>
        <w:commentReference w:id="28"/>
      </w:r>
      <w:r>
        <w:t xml:space="preserve">demographic variation of this key trait (somatic growth) can improve the </w:t>
      </w:r>
      <w:commentRangeStart w:id="29"/>
      <w:r>
        <w:t xml:space="preserve">precision of fisheries assessment </w:t>
      </w:r>
      <w:commentRangeEnd w:id="29"/>
      <w:r w:rsidR="00117691">
        <w:rPr>
          <w:rStyle w:val="CommentReference"/>
        </w:rPr>
        <w:commentReference w:id="29"/>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79458B17"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using model-</w:t>
      </w:r>
      <w:commentRangeStart w:id="30"/>
      <w:r w:rsidR="00F502D0">
        <w:t xml:space="preserve">fitting procedures. </w:t>
      </w:r>
      <w:commentRangeEnd w:id="30"/>
      <w:r w:rsidR="005D6F09">
        <w:rPr>
          <w:rStyle w:val="CommentReference"/>
        </w:rPr>
        <w:commentReference w:id="30"/>
      </w:r>
      <w:r w:rsidR="00F502D0">
        <w:t xml:space="preserve">The </w:t>
      </w:r>
      <w:r>
        <w:t xml:space="preserve">spatial </w:t>
      </w:r>
      <w:r w:rsidR="00F502D0">
        <w:t xml:space="preserve">resolution of the resultant estimates is </w:t>
      </w:r>
      <w:commentRangeStart w:id="31"/>
      <w:commentRangeStart w:id="32"/>
      <w:r w:rsidR="00F502D0">
        <w:t>necessarily predicated on the aggregation of the data, which is often defined by survey stratification and/or changes in sampling gear.</w:t>
      </w:r>
      <w:commentRangeEnd w:id="31"/>
      <w:r w:rsidR="005571AE">
        <w:rPr>
          <w:rStyle w:val="CommentReference"/>
        </w:rPr>
        <w:commentReference w:id="31"/>
      </w:r>
      <w:commentRangeEnd w:id="32"/>
      <w:r w:rsidR="00117691">
        <w:rPr>
          <w:rStyle w:val="CommentReference"/>
        </w:rPr>
        <w:commentReference w:id="32"/>
      </w:r>
      <w:r w:rsidR="00F502D0">
        <w:t xml:space="preserve"> For example, </w:t>
      </w:r>
      <w:r w:rsidR="00220F04">
        <w:t xml:space="preserve">assessments of </w:t>
      </w:r>
      <w:r w:rsidR="00F502D0">
        <w:t xml:space="preserve">Alaska federal and state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commentRangeStart w:id="33"/>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w:t>
      </w:r>
      <w:commentRangeEnd w:id="33"/>
      <w:r w:rsidR="005D6F09">
        <w:rPr>
          <w:rStyle w:val="CommentReference"/>
        </w:rPr>
        <w:commentReference w:id="33"/>
      </w:r>
      <w:r w:rsidR="00F502D0">
        <w:t xml:space="preserve">Even more sophisticated approaches </w:t>
      </w:r>
      <w:r w:rsidR="00987ACA">
        <w:t xml:space="preserve">that </w:t>
      </w:r>
      <w:r w:rsidR="00F502D0">
        <w:t>utilize hierarchical Bayesian methods to estimate latitudinal and regional effects on length- or weight-at-age require a design matrix of dimensions dictated by pre-</w:t>
      </w:r>
      <w:del w:id="34" w:author="Connors, Brendan" w:date="2019-04-26T09:45:00Z">
        <w:r w:rsidR="00F502D0" w:rsidDel="00117691">
          <w:delText xml:space="preserve">supposed </w:delText>
        </w:r>
      </w:del>
      <w:ins w:id="35" w:author="Connors, Brendan" w:date="2019-04-26T09:45:00Z">
        <w:r w:rsidR="00117691">
          <w:t>determined</w:t>
        </w:r>
        <w:r w:rsidR="00117691">
          <w:t xml:space="preserve"> </w:t>
        </w:r>
      </w:ins>
      <w:r w:rsidR="00F502D0">
        <w:t xml:space="preserve">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w:t>
      </w:r>
      <w:ins w:id="36" w:author="Connors, Brendan" w:date="2019-04-26T09:45:00Z">
        <w:r w:rsidR="00117691">
          <w:t xml:space="preserve">are not necessarily ecologically driven, </w:t>
        </w:r>
      </w:ins>
      <w:r w:rsidR="00F502D0">
        <w:t xml:space="preserve">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w:t>
      </w:r>
      <w:ins w:id="37" w:author="Connors, Brendan" w:date="2019-04-26T09:46:00Z">
        <w:r w:rsidR="00117691">
          <w:t xml:space="preserve">so </w:t>
        </w:r>
      </w:ins>
      <w:r w:rsidR="00F502D0">
        <w:t xml:space="preserve">preclude the discovery of </w:t>
      </w:r>
      <w:r w:rsidR="00BE093A">
        <w:t>spatially-structured trends</w:t>
      </w:r>
      <w:r w:rsidR="00F502D0">
        <w:t xml:space="preserve"> in fish size that violate management boundaries. </w:t>
      </w:r>
    </w:p>
    <w:p w14:paraId="43F5ED94" w14:textId="77777777" w:rsidR="00117691" w:rsidRDefault="00987ACA" w:rsidP="00825F33">
      <w:pPr>
        <w:spacing w:before="240" w:after="0" w:line="360" w:lineRule="auto"/>
        <w:ind w:firstLine="720"/>
        <w:rPr>
          <w:ins w:id="38" w:author="Connors, Brendan" w:date="2019-04-26T09:50:00Z"/>
        </w:rPr>
      </w:pPr>
      <w:r>
        <w:t>A</w:t>
      </w:r>
      <w:r w:rsidR="00F502D0">
        <w:t xml:space="preserve">ttempts to quantify </w:t>
      </w:r>
      <w:r>
        <w:t xml:space="preserve">spatial variation in </w:t>
      </w:r>
      <w:r w:rsidR="00F502D0">
        <w:t xml:space="preserve">somatic growth typically face a trade-off between superimposing previous beliefs about </w:t>
      </w:r>
      <w:commentRangeStart w:id="39"/>
      <w:r w:rsidR="00F502D0">
        <w:t xml:space="preserve">stock structure (as in the Alaskan example above) </w:t>
      </w:r>
      <w:commentRangeEnd w:id="39"/>
      <w:r w:rsidR="00117691">
        <w:rPr>
          <w:rStyle w:val="CommentReference"/>
        </w:rPr>
        <w:commentReference w:id="39"/>
      </w:r>
      <w:r w:rsidR="00F502D0">
        <w:t>or generating purely descriptive models of trait ‘gradients’ across regions or time periods, without a clear method 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lastRenderedPageBreak/>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 xml:space="preserve">can then use to aggregate and estimate parameters of somatic growth. </w:t>
      </w:r>
    </w:p>
    <w:p w14:paraId="199060C5" w14:textId="2A19EA7C" w:rsidR="00F502D0" w:rsidRPr="00551B60" w:rsidRDefault="00117691" w:rsidP="00825F33">
      <w:pPr>
        <w:spacing w:before="240" w:after="0" w:line="360" w:lineRule="auto"/>
        <w:ind w:firstLine="720"/>
      </w:pPr>
      <w:ins w:id="40" w:author="Connors, Brendan" w:date="2019-04-26T09:48:00Z">
        <w:r>
          <w:t>T</w:t>
        </w:r>
      </w:ins>
      <w:ins w:id="41" w:author="Connors, Brendan" w:date="2019-04-26T09:50:00Z">
        <w:r>
          <w:t>o</w:t>
        </w:r>
      </w:ins>
      <w:ins w:id="42" w:author="Connors, Brendan" w:date="2019-04-26T09:48:00Z">
        <w:r>
          <w:t xml:space="preserve"> help overcome this gap we present a new </w:t>
        </w:r>
      </w:ins>
      <w:del w:id="43" w:author="Connors, Brendan" w:date="2019-04-26T09:49:00Z">
        <w:r w:rsidR="00F502D0" w:rsidRPr="00130990" w:rsidDel="00117691">
          <w:delText xml:space="preserve">Our </w:delText>
        </w:r>
      </w:del>
      <w:r w:rsidR="004E1BF0">
        <w:t>method</w:t>
      </w:r>
      <w:r w:rsidR="00F502D0" w:rsidRPr="00130990">
        <w:t xml:space="preserve">, which </w:t>
      </w:r>
      <w:del w:id="44" w:author="Connors, Brendan" w:date="2019-04-26T09:49:00Z">
        <w:r w:rsidR="00F502D0" w:rsidRPr="00130990" w:rsidDel="00117691">
          <w:delText xml:space="preserve">evaluates </w:delText>
        </w:r>
      </w:del>
      <w:ins w:id="45" w:author="Connors, Brendan" w:date="2019-04-26T09:49:00Z">
        <w:r>
          <w:t>uses</w:t>
        </w:r>
        <w:r w:rsidRPr="00130990">
          <w:t xml:space="preserve"> </w:t>
        </w:r>
      </w:ins>
      <w:r w:rsidR="00F502D0" w:rsidRPr="00130990">
        <w:t>the first derivative of smooth functions from a generalized additive model (GAM)</w:t>
      </w:r>
      <w:ins w:id="46" w:author="Connors, Brendan" w:date="2019-04-26T09:49:00Z">
        <w:r>
          <w:t xml:space="preserve"> to </w:t>
        </w:r>
      </w:ins>
      <w:ins w:id="47" w:author="Connors, Brendan" w:date="2019-04-26T09:52:00Z">
        <w:r w:rsidR="00BF040E">
          <w:t xml:space="preserve">detect </w:t>
        </w:r>
        <w:r>
          <w:t>change points in spatially- and temporally-structured fisheries growth data that minimizes the use of pre-supposed stratifications</w:t>
        </w:r>
      </w:ins>
      <w:del w:id="48" w:author="Connors, Brendan" w:date="2019-04-26T09:50:00Z">
        <w:r w:rsidR="00F502D0" w:rsidRPr="00130990" w:rsidDel="00117691">
          <w:delText>,</w:delText>
        </w:r>
      </w:del>
      <w:ins w:id="49" w:author="Connors, Brendan" w:date="2019-04-26T09:53:00Z">
        <w:r w:rsidR="00BF040E">
          <w:t xml:space="preserve"> </w:t>
        </w:r>
      </w:ins>
      <w:del w:id="50" w:author="Connors, Brendan" w:date="2019-04-26T09:50:00Z">
        <w:r w:rsidR="00F502D0" w:rsidRPr="00130990" w:rsidDel="00117691">
          <w:delText xml:space="preserve"> meets this objective </w:delText>
        </w:r>
      </w:del>
      <w:r w:rsidR="00F502D0" w:rsidRPr="00130990">
        <w:t xml:space="preserve">in a simple, rapid computational framework. </w:t>
      </w:r>
      <w:r w:rsidR="00987ACA">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xml:space="preserve">. The analysis of first derivatives in GAMs for change-point analysis has </w:t>
      </w:r>
      <w:ins w:id="51" w:author="Melissa Haltuch" w:date="2019-04-12T10:22:00Z">
        <w:r w:rsidR="007C4382">
          <w:t xml:space="preserve">been </w:t>
        </w:r>
      </w:ins>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rsidR="00987ACA">
        <w:t xml:space="preserve"> </w:t>
      </w:r>
      <w:del w:id="52" w:author="Connors, Brendan" w:date="2019-04-26T09:53:00Z">
        <w:r w:rsidR="00F502D0" w:rsidRPr="004906F5" w:rsidDel="00BF040E">
          <w:delText xml:space="preserve">The objective of this study was to </w:delText>
        </w:r>
        <w:r w:rsidR="00F502D0" w:rsidDel="00BF040E">
          <w:delText xml:space="preserve">develop a method for detecting change points in </w:delText>
        </w:r>
        <w:r w:rsidR="00BE093A" w:rsidDel="00BF040E">
          <w:delText>spatially</w:delText>
        </w:r>
        <w:r w:rsidR="00DC249D" w:rsidDel="00BF040E">
          <w:delText>-</w:delText>
        </w:r>
        <w:r w:rsidR="0067044E" w:rsidDel="00BF040E">
          <w:delText xml:space="preserve"> and temporally-</w:delText>
        </w:r>
        <w:r w:rsidR="00BE093A" w:rsidDel="00BF040E">
          <w:delText>structured</w:delText>
        </w:r>
        <w:r w:rsidR="00F502D0" w:rsidDel="00BF040E">
          <w:delText xml:space="preserve"> fisheries growth data </w:delText>
        </w:r>
        <w:r w:rsidR="00987ACA" w:rsidDel="00BF040E">
          <w:delText>that</w:delText>
        </w:r>
        <w:r w:rsidR="00F502D0" w:rsidDel="00BF040E">
          <w:delText xml:space="preserve"> minimizes the use of pre-supposed stratifications. </w:delText>
        </w:r>
        <w:r w:rsidR="00F502D0" w:rsidDel="00BF040E">
          <w:rPr>
            <w:rFonts w:cstheme="minorHAnsi"/>
            <w:iCs/>
          </w:rPr>
          <w:delText>This</w:delText>
        </w:r>
      </w:del>
      <w:ins w:id="53" w:author="Connors, Brendan" w:date="2019-04-26T09:53:00Z">
        <w:r w:rsidR="00BF040E">
          <w:t>Our</w:t>
        </w:r>
      </w:ins>
      <w:r w:rsidR="00F502D0">
        <w:rPr>
          <w:rFonts w:cstheme="minorHAnsi"/>
          <w:iCs/>
        </w:rPr>
        <w:t xml:space="preserve"> method has the potential to improve </w:t>
      </w:r>
      <w:ins w:id="54" w:author="Connors, Brendan" w:date="2019-04-26T09:53:00Z">
        <w:r w:rsidR="00BF040E">
          <w:rPr>
            <w:rFonts w:cstheme="minorHAnsi"/>
            <w:iCs/>
          </w:rPr>
          <w:t xml:space="preserve">the </w:t>
        </w:r>
      </w:ins>
      <w:r w:rsidR="00F502D0">
        <w:rPr>
          <w:rFonts w:cstheme="minorHAnsi"/>
          <w:iCs/>
        </w:rPr>
        <w:t xml:space="preserve">detection of large-scale patterns in fish growth, and aid in the development of </w:t>
      </w:r>
      <w:ins w:id="55" w:author="Melissa Haltuch" w:date="2019-04-12T10:22:00Z">
        <w:r w:rsidR="007C4382">
          <w:rPr>
            <w:rFonts w:cstheme="minorHAnsi"/>
            <w:iCs/>
          </w:rPr>
          <w:t xml:space="preserve">spatially </w:t>
        </w:r>
      </w:ins>
      <w:r w:rsidR="00F502D0">
        <w:rPr>
          <w:rFonts w:cstheme="minorHAnsi"/>
          <w:iCs/>
        </w:rPr>
        <w:t xml:space="preserve">structured population dynamics models. We use simulation to test the robustness of the method </w:t>
      </w:r>
      <w:r w:rsidR="00987ACA">
        <w:rPr>
          <w:rFonts w:cstheme="minorHAnsi"/>
          <w:iCs/>
        </w:rPr>
        <w:t xml:space="preserve">for </w:t>
      </w:r>
      <w:del w:id="56" w:author="Melissa Haltuch" w:date="2019-04-12T10:22:00Z">
        <w:r w:rsidR="00F502D0" w:rsidDel="007C4382">
          <w:rPr>
            <w:rFonts w:cstheme="minorHAnsi"/>
            <w:iCs/>
          </w:rPr>
          <w:delText>age</w:delText>
        </w:r>
        <w:r w:rsidR="00BE093A" w:rsidDel="007C4382">
          <w:rPr>
            <w:rFonts w:cstheme="minorHAnsi"/>
            <w:iCs/>
          </w:rPr>
          <w:delText>-</w:delText>
        </w:r>
      </w:del>
      <w:r w:rsidR="00F502D0">
        <w:rPr>
          <w:rFonts w:cstheme="minorHAnsi"/>
          <w:iCs/>
        </w:rPr>
        <w:t>length</w:t>
      </w:r>
      <w:ins w:id="57" w:author="Melissa Haltuch" w:date="2019-04-12T10:22:00Z">
        <w:r w:rsidR="007C4382">
          <w:rPr>
            <w:rFonts w:cstheme="minorHAnsi"/>
            <w:iCs/>
          </w:rPr>
          <w:t>-at-age</w:t>
        </w:r>
      </w:ins>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w:t>
      </w:r>
      <w:ins w:id="58" w:author="Connors, Brendan" w:date="2019-04-26T09:53:00Z">
        <w:r w:rsidR="00BF040E">
          <w:rPr>
            <w:rFonts w:cstheme="minorHAnsi"/>
            <w:iCs/>
          </w:rPr>
          <w:t xml:space="preserve">then </w:t>
        </w:r>
      </w:ins>
      <w:r w:rsidR="00F502D0">
        <w:rPr>
          <w:rFonts w:cstheme="minorHAnsi"/>
          <w:iCs/>
        </w:rPr>
        <w:t xml:space="preserve">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25935453" w:rsidR="00B1327B" w:rsidRDefault="00B1327B" w:rsidP="00825F33">
      <w:pPr>
        <w:spacing w:line="360" w:lineRule="auto"/>
        <w:ind w:firstLine="720"/>
      </w:pPr>
      <w:commentRangeStart w:id="59"/>
      <w:r w:rsidRPr="004906F5">
        <w:t xml:space="preserve">Sablefish are a highly mobile, long-lived, </w:t>
      </w:r>
      <w:ins w:id="60" w:author="Connors, Brendan" w:date="2019-04-26T09:55:00Z">
        <w:r w:rsidR="00BF040E">
          <w:t xml:space="preserve">and </w:t>
        </w:r>
      </w:ins>
      <w:r w:rsidRPr="004906F5">
        <w:t xml:space="preserve">valuable </w:t>
      </w:r>
      <w:proofErr w:type="spellStart"/>
      <w:r w:rsidRPr="004906F5">
        <w:t>groundfish</w:t>
      </w:r>
      <w:proofErr w:type="spellEnd"/>
      <w:r w:rsidRPr="004906F5">
        <w:t xml:space="preserve">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w:t>
      </w:r>
      <w:del w:id="61" w:author="Connors, Brendan" w:date="2019-04-26T09:55:00Z">
        <w:r w:rsidRPr="004906F5" w:rsidDel="00BF040E">
          <w:delText xml:space="preserve">during </w:delText>
        </w:r>
      </w:del>
      <w:ins w:id="62" w:author="Connors, Brendan" w:date="2019-04-26T09:55:00Z">
        <w:r w:rsidR="00BF040E">
          <w:t>over</w:t>
        </w:r>
        <w:r w:rsidR="00BF040E" w:rsidRPr="004906F5">
          <w:t xml:space="preserve"> </w:t>
        </w:r>
      </w:ins>
      <w:r w:rsidRPr="004906F5">
        <w:t xml:space="preserve">the past few decades </w:t>
      </w:r>
      <w:del w:id="63" w:author="Connors, Brendan" w:date="2019-04-26T09:55:00Z">
        <w:r w:rsidRPr="004906F5" w:rsidDel="00BF040E">
          <w:delText>have increased</w:delText>
        </w:r>
      </w:del>
      <w:ins w:id="64" w:author="Connors, Brendan" w:date="2019-04-26T09:55:00Z">
        <w:r w:rsidR="00BF040E">
          <w:t>has led to</w:t>
        </w:r>
      </w:ins>
      <w:r w:rsidRPr="004906F5">
        <w:t xml:space="preserve"> concern about the status </w:t>
      </w:r>
      <w:r>
        <w:t xml:space="preserve">of sablefish </w:t>
      </w:r>
      <w:r w:rsidRPr="004906F5">
        <w:t xml:space="preserve">and </w:t>
      </w:r>
      <w:r>
        <w:t xml:space="preserve">interest in the </w:t>
      </w:r>
      <w:del w:id="65" w:author="Connors, Brendan" w:date="2019-04-26T09:55:00Z">
        <w:r w:rsidRPr="004906F5" w:rsidDel="00BF040E">
          <w:delText>causes of th</w:delText>
        </w:r>
        <w:r w:rsidDel="00BF040E">
          <w:delText>e</w:delText>
        </w:r>
        <w:r w:rsidRPr="004906F5" w:rsidDel="00BF040E">
          <w:delText xml:space="preserve"> downward trend</w:delText>
        </w:r>
      </w:del>
      <w:ins w:id="66" w:author="Connors, Brendan" w:date="2019-04-26T09:55:00Z">
        <w:r w:rsidR="00BF040E">
          <w:t xml:space="preserve">drivers of the observed </w:t>
        </w:r>
        <w:proofErr w:type="spellStart"/>
        <w:r w:rsidR="00BF040E">
          <w:t>declines</w:t>
        </w:r>
      </w:ins>
      <w:r w:rsidRPr="004906F5">
        <w:t>.</w:t>
      </w:r>
      <w:del w:id="67" w:author="Connors, Brendan" w:date="2019-04-26T09:56:00Z">
        <w:r w:rsidRPr="004906F5" w:rsidDel="00BF040E">
          <w:delText xml:space="preserve"> Traditionally, s</w:delText>
        </w:r>
      </w:del>
      <w:ins w:id="68" w:author="Connors, Brendan" w:date="2019-04-26T09:56:00Z">
        <w:r w:rsidR="00BF040E">
          <w:t>S</w:t>
        </w:r>
      </w:ins>
      <w:r w:rsidRPr="004906F5">
        <w:t>ablefish</w:t>
      </w:r>
      <w:proofErr w:type="spellEnd"/>
      <w:r w:rsidRPr="004906F5">
        <w:t xml:space="preserve"> stock assessment and management </w:t>
      </w:r>
      <w:del w:id="69" w:author="Connors, Brendan" w:date="2019-04-26T09:56:00Z">
        <w:r w:rsidRPr="004906F5" w:rsidDel="00BF040E">
          <w:delText xml:space="preserve">has </w:delText>
        </w:r>
      </w:del>
      <w:r w:rsidRPr="004906F5">
        <w:t>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w:t>
      </w:r>
      <w:ins w:id="70" w:author="Connors, Brendan" w:date="2019-04-26T09:56:00Z">
        <w:r w:rsidR="00BF040E">
          <w:t xml:space="preserve">there is little genetic evidence of population differentiation </w:t>
        </w:r>
      </w:ins>
      <w:ins w:id="71" w:author="Connors, Brendan" w:date="2019-04-26T09:57:00Z">
        <w:r w:rsidR="00BF040E">
          <w:t xml:space="preserve">in sablefish </w:t>
        </w:r>
      </w:ins>
      <w:ins w:id="72" w:author="Connors, Brendan" w:date="2019-04-26T09:56:00Z">
        <w:r w:rsidR="00BF040E">
          <w:t xml:space="preserve">across the </w:t>
        </w:r>
      </w:ins>
      <w:del w:id="73" w:author="Connors, Brendan" w:date="2019-04-26T09:57:00Z">
        <w:r w:rsidRPr="004906F5" w:rsidDel="00BF040E">
          <w:delText xml:space="preserve">NE Pacific sablefish are not genetically distinct between these traditional management areas </w:delText>
        </w:r>
      </w:del>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w:t>
      </w:r>
      <w:ins w:id="74" w:author="Connors, Brendan" w:date="2019-04-26T09:57:00Z">
        <w:r w:rsidR="00BF040E">
          <w:t xml:space="preserve">and </w:t>
        </w:r>
        <w:r w:rsidR="00BF040E">
          <w:lastRenderedPageBreak/>
          <w:t xml:space="preserve">underscores the potential value of </w:t>
        </w:r>
      </w:ins>
      <w:del w:id="75" w:author="Connors, Brendan" w:date="2019-04-26T09:57:00Z">
        <w:r w:rsidRPr="004906F5" w:rsidDel="00BF040E">
          <w:delText>and motivates research that would enable the construction of a</w:delText>
        </w:r>
      </w:del>
      <w:ins w:id="76" w:author="Connors, Brendan" w:date="2019-04-26T09:57:00Z">
        <w:r w:rsidR="00BF040E">
          <w:t>developing a</w:t>
        </w:r>
      </w:ins>
      <w:r w:rsidRPr="004906F5">
        <w:t xml:space="preserve"> population dynamics model </w:t>
      </w:r>
      <w:r>
        <w:t>that</w:t>
      </w:r>
      <w:r w:rsidRPr="004906F5">
        <w:t xml:space="preserve"> </w:t>
      </w:r>
      <w:del w:id="77" w:author="Connors, Brendan" w:date="2019-04-26T09:59:00Z">
        <w:r w:rsidRPr="004906F5" w:rsidDel="008A32A1">
          <w:delText xml:space="preserve">represents </w:delText>
        </w:r>
      </w:del>
      <w:ins w:id="78" w:author="Connors, Brendan" w:date="2019-04-26T09:59:00Z">
        <w:r w:rsidR="008A32A1">
          <w:t>accounts for</w:t>
        </w:r>
      </w:ins>
      <w:del w:id="79" w:author="Connors, Brendan" w:date="2019-04-26T09:59:00Z">
        <w:r w:rsidRPr="004906F5" w:rsidDel="008A32A1">
          <w:delText>the</w:delText>
        </w:r>
      </w:del>
      <w:r w:rsidRPr="004906F5">
        <w:t xml:space="preserve"> heterogeneity of sablefish </w:t>
      </w:r>
      <w:r w:rsidR="00C85DA0">
        <w:t xml:space="preserve">growth </w:t>
      </w:r>
      <w:r w:rsidRPr="004906F5">
        <w:t>throughout their range</w:t>
      </w:r>
      <w:r>
        <w:t xml:space="preserve">. </w:t>
      </w:r>
      <w:commentRangeEnd w:id="59"/>
      <w:r w:rsidR="00BF040E">
        <w:rPr>
          <w:rStyle w:val="CommentReference"/>
        </w:rPr>
        <w:commentReference w:id="59"/>
      </w:r>
    </w:p>
    <w:p w14:paraId="52DD1F56" w14:textId="1FFB7963" w:rsidR="00F502D0" w:rsidRDefault="0023745F" w:rsidP="00825F33">
      <w:pPr>
        <w:pStyle w:val="Heading1"/>
        <w:spacing w:before="240" w:after="0" w:line="360" w:lineRule="auto"/>
      </w:pPr>
      <w:bookmarkStart w:id="80" w:name="_Hlk1972912"/>
      <w:r>
        <w:t xml:space="preserve">2 </w:t>
      </w:r>
      <w:r w:rsidR="00F502D0" w:rsidRPr="004906F5">
        <w:t>Methods</w:t>
      </w:r>
    </w:p>
    <w:p w14:paraId="78156E27" w14:textId="64B7AAB4" w:rsidR="0085796C" w:rsidRPr="0085796C" w:rsidRDefault="0023745F" w:rsidP="00825F33">
      <w:pPr>
        <w:pStyle w:val="Heading2"/>
        <w:spacing w:line="360" w:lineRule="auto"/>
      </w:pPr>
      <w:r>
        <w:t xml:space="preserve">2.1 </w:t>
      </w:r>
      <w:r w:rsidR="0085796C">
        <w:t>Method Summary</w:t>
      </w:r>
    </w:p>
    <w:p w14:paraId="09E46AED" w14:textId="40E17362" w:rsidR="00231872" w:rsidRDefault="00231872" w:rsidP="00825F33">
      <w:pPr>
        <w:spacing w:before="240" w:after="0" w:line="360" w:lineRule="auto"/>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1E2A7E57" w:rsidR="00F502D0" w:rsidRPr="00BE53B7" w:rsidRDefault="00231872" w:rsidP="00825F33">
      <w:pPr>
        <w:spacing w:after="0" w:line="360" w:lineRule="auto"/>
      </w:pPr>
      <w:r>
        <w:t>where µ</w:t>
      </w:r>
      <w:r>
        <w:rPr>
          <w:vertAlign w:val="subscript"/>
        </w:rPr>
        <w:t>t</w:t>
      </w:r>
      <w:r>
        <w:t xml:space="preserve"> represents the expected mean of fish length, which is a random variable of which we have </w:t>
      </w:r>
      <w:r>
        <w:rPr>
          <w:i/>
        </w:rPr>
        <w:t>t</w:t>
      </w:r>
      <w:r>
        <w:t xml:space="preserve"> observations</w:t>
      </w:r>
      <w:ins w:id="81" w:author="Connors, Brendan" w:date="2019-04-26T09:59:00Z">
        <w:r w:rsidR="0038675B">
          <w:t xml:space="preserve"> and</w:t>
        </w:r>
      </w:ins>
      <w:del w:id="82" w:author="Connors, Brendan" w:date="2019-04-26T09:59:00Z">
        <w:r w:rsidDel="0038675B">
          <w:delText>;</w:delText>
        </w:r>
      </w:del>
      <w:r>
        <w:t xml:space="preserve">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w:t>
      </w:r>
      <w:del w:id="83" w:author="Connors, Brendan" w:date="2019-04-26T09:59:00Z">
        <w:r w:rsidDel="0038675B">
          <w:delText xml:space="preserve">, which </w:delText>
        </w:r>
      </w:del>
      <w:r>
        <w:t xml:space="preserve">are smooth </w:t>
      </w:r>
      <w:commentRangeStart w:id="84"/>
      <w:r>
        <w:t>functions</w:t>
      </w:r>
      <w:commentRangeEnd w:id="84"/>
      <w:r w:rsidR="00066479">
        <w:rPr>
          <w:rStyle w:val="CommentReference"/>
        </w:rPr>
        <w:commentReference w:id="84"/>
      </w:r>
      <w:r>
        <w:t xml:space="preserve">. Latitude and longitude are fit as separate smoothers as the estimation of derivatives for a two-dimensional spline, and inference </w:t>
      </w:r>
      <w:del w:id="85" w:author="Connors, Brendan" w:date="2019-04-26T10:00:00Z">
        <w:r w:rsidDel="0038675B">
          <w:delText>thereof</w:delText>
        </w:r>
      </w:del>
      <w:ins w:id="86" w:author="Connors, Brendan" w:date="2019-04-26T10:00:00Z">
        <w:r w:rsidR="0038675B">
          <w:t>from them</w:t>
        </w:r>
      </w:ins>
      <w:r>
        <w:t xml:space="preserve">,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commentRangeStart w:id="87"/>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fish of age six (thus precluding the need to control for age or sex).</w:t>
      </w:r>
      <w:commentRangeEnd w:id="87"/>
      <w:r w:rsidR="00C56964">
        <w:rPr>
          <w:rStyle w:val="CommentReference"/>
        </w:rPr>
        <w:commentReference w:id="87"/>
      </w:r>
    </w:p>
    <w:p w14:paraId="2DD9C96B" w14:textId="04952283" w:rsidR="00064049" w:rsidRDefault="00064049" w:rsidP="00825F33">
      <w:pPr>
        <w:spacing w:before="240" w:after="0" w:line="360" w:lineRule="auto"/>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(breakpoints)</w:t>
      </w:r>
      <w:del w:id="88" w:author="Melissa Haltuch" w:date="2019-04-12T10:26:00Z">
        <w:r w:rsidR="00424B2D" w:rsidDel="00C56964">
          <w:delText xml:space="preserve"> </w:delText>
        </w:r>
      </w:del>
      <w:r w:rsidR="00424B2D">
        <w:t xml:space="preserve"> between which</w:t>
      </w:r>
      <w:r>
        <w:t xml:space="preserve"> </w:t>
      </w:r>
      <w:r w:rsidR="00424B2D">
        <w:t>we anticipate</w:t>
      </w:r>
      <w:r>
        <w:t xml:space="preserve"> change</w:t>
      </w:r>
      <w:r w:rsidR="00424B2D">
        <w:t>s</w:t>
      </w:r>
      <w:r>
        <w:t xml:space="preserve"> in fish </w:t>
      </w:r>
      <w:commentRangeStart w:id="89"/>
      <w:r>
        <w:t>size</w:t>
      </w:r>
      <w:r w:rsidR="00424B2D">
        <w:t xml:space="preserve"> at age</w:t>
      </w:r>
      <w:commentRangeEnd w:id="89"/>
      <w:r w:rsidR="00C56964">
        <w:rPr>
          <w:rStyle w:val="CommentReference"/>
        </w:rPr>
        <w:commentReference w:id="89"/>
      </w:r>
      <w:r w:rsidR="00424B2D">
        <w:t>;</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commentRangeStart w:id="90"/>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commentRangeEnd w:id="90"/>
      <w:r w:rsidR="005D6F09">
        <w:rPr>
          <w:rStyle w:val="CommentReference"/>
        </w:rPr>
        <w:commentReference w:id="90"/>
      </w:r>
    </w:p>
    <w:p w14:paraId="1710E7F0" w14:textId="2EE01761"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825F33">
      <w:pPr>
        <w:spacing w:after="0" w:line="360" w:lineRule="auto"/>
      </w:pPr>
      <w:r>
        <w:lastRenderedPageBreak/>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r w:rsidR="00F502D0">
        <w:t xml:space="preserve">Vector </w:t>
      </w:r>
      <w:r w:rsidR="00F502D0" w:rsidRPr="0085796C">
        <w:rPr>
          <w:b/>
          <w:u w:val="single"/>
        </w:rPr>
        <w:t>G</w:t>
      </w:r>
      <w:r w:rsidR="00F502D0">
        <w:t xml:space="preserve"> is of the same length of the observed dataset.</w:t>
      </w:r>
    </w:p>
    <w:p w14:paraId="23D38391" w14:textId="1A100770" w:rsidR="00F502D0" w:rsidRDefault="00F502D0" w:rsidP="00825F33">
      <w:pPr>
        <w:spacing w:before="240" w:after="0" w:line="360" w:lineRule="auto"/>
      </w:pPr>
      <w:r>
        <w:t xml:space="preserve">The uncertainty in derivative estimates are computed </w:t>
      </w:r>
      <w:r w:rsidR="00C2617A">
        <w:t>as</w:t>
      </w:r>
      <w:r>
        <w:t>:</w:t>
      </w:r>
    </w:p>
    <w:p w14:paraId="184A31C7" w14:textId="124C9E07" w:rsidR="00B67BB0" w:rsidRPr="00E424C1" w:rsidRDefault="00B67BB0" w:rsidP="00825F33">
      <w:pPr>
        <w:pStyle w:val="Caption"/>
        <w:spacing w:before="120" w:after="120" w:line="360" w:lineRule="auto"/>
        <w:rPr>
          <w:b/>
        </w:rPr>
      </w:pPr>
      <w:r>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1C79A6F5" w:rsidR="00F502D0" w:rsidRDefault="00B67BB0" w:rsidP="00825F33">
      <w:pPr>
        <w:spacing w:after="0" w:line="360" w:lineRule="auto"/>
      </w:pPr>
      <w:r>
        <w:t xml:space="preserve">where </w:t>
      </w:r>
      <w:r>
        <w:rPr>
          <w:b/>
        </w:rPr>
        <w:t xml:space="preserve">V </w:t>
      </w:r>
      <w:r>
        <w:t xml:space="preserve">is a 1x1 covariance matrix for each of </w:t>
      </w:r>
      <w:ins w:id="91" w:author="Connors, Brendan" w:date="2019-04-26T10:15:00Z">
        <w:r w:rsidR="006668F4">
          <w:t xml:space="preserve">the </w:t>
        </w:r>
      </w:ins>
      <w:r>
        <w:t xml:space="preserve">parameters of the current GAM spline (typically just one); the square root provides the standard error for each derivative estimate of the spline. </w:t>
      </w:r>
      <w:bookmarkStart w:id="92" w:name="_Hlk3457523"/>
      <w:bookmarkStart w:id="93" w:name="_Hlk2063522"/>
      <w:r w:rsidR="005E0FFF">
        <w:t xml:space="preserve">These steps are then repeated </w:t>
      </w:r>
      <w:del w:id="94" w:author="Connors, Brendan" w:date="2019-04-26T10:08:00Z">
        <w:r w:rsidR="005E0FFF" w:rsidDel="005D6F09">
          <w:delText xml:space="preserve">for </w:delText>
        </w:r>
      </w:del>
      <w:ins w:id="95" w:author="Connors, Brendan" w:date="2019-04-26T10:08:00Z">
        <w:r w:rsidR="005D6F09">
          <w:t xml:space="preserve">across the rage of </w:t>
        </w:r>
      </w:ins>
      <w:r w:rsidR="005E0FFF">
        <w:t>years and longitudes</w:t>
      </w:r>
      <w:bookmarkEnd w:id="92"/>
      <w:r w:rsidR="005E0FFF">
        <w:t xml:space="preserve"> </w:t>
      </w:r>
      <w:del w:id="96" w:author="Connors, Brendan" w:date="2019-04-26T10:08:00Z">
        <w:r w:rsidR="005E0FFF" w:rsidDel="005D6F09">
          <w:delText>for the data set at hand</w:delText>
        </w:r>
      </w:del>
      <w:ins w:id="97" w:author="Connors, Brendan" w:date="2019-04-26T10:08:00Z">
        <w:r w:rsidR="005D6F09">
          <w:t>in the dataset being analyzed</w:t>
        </w:r>
      </w:ins>
      <w:r w:rsidR="005E0FFF">
        <w:t xml:space="preserve">.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ins w:id="98" w:author="Connors, Brendan" w:date="2019-04-26T10:09:00Z">
        <w:r w:rsidR="005D6F09">
          <w:t xml:space="preserve"> (</w:t>
        </w:r>
      </w:ins>
      <w:del w:id="99" w:author="Connors, Brendan" w:date="2019-04-26T10:09:00Z">
        <w:r w:rsidR="00F502D0" w:rsidDel="005D6F09">
          <w:delText>.</w:delText>
        </w:r>
      </w:del>
      <w:ins w:id="100" w:author="Connors, Brendan" w:date="2019-04-26T10:09:00Z">
        <w:r w:rsidR="005D6F09">
          <w:t xml:space="preserve">see </w:t>
        </w:r>
      </w:ins>
      <w:del w:id="101" w:author="Connors, Brendan" w:date="2019-04-26T10:09:00Z">
        <w:r w:rsidR="00F502D0" w:rsidDel="005D6F09">
          <w:delText xml:space="preserve"> </w:delText>
        </w:r>
      </w:del>
      <w:bookmarkEnd w:id="93"/>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w:t>
      </w:r>
      <w:ins w:id="102" w:author="Connors, Brendan" w:date="2019-04-26T10:09:00Z">
        <w:r w:rsidR="005D6F09">
          <w:t xml:space="preserve">which </w:t>
        </w:r>
      </w:ins>
      <w:r w:rsidR="000B4A0E">
        <w:t xml:space="preserve">illustrate the raw data, smoothers and first derivatives </w:t>
      </w:r>
      <w:del w:id="103" w:author="Connors, Brendan" w:date="2019-04-26T10:09:00Z">
        <w:r w:rsidR="000B4A0E" w:rsidDel="005D6F09">
          <w:delText xml:space="preserve">thereof </w:delText>
        </w:r>
      </w:del>
      <w:r w:rsidR="000B4A0E">
        <w:t xml:space="preserve">for two </w:t>
      </w:r>
      <w:del w:id="104" w:author="Connors, Brendan" w:date="2019-04-26T10:09:00Z">
        <w:r w:rsidR="000B4A0E" w:rsidDel="005D6F09">
          <w:delText xml:space="preserve">sample </w:delText>
        </w:r>
      </w:del>
      <w:ins w:id="105" w:author="Connors, Brendan" w:date="2019-04-26T10:09:00Z">
        <w:r w:rsidR="005D6F09">
          <w:t>hypothetical</w:t>
        </w:r>
        <w:r w:rsidR="005D6F09">
          <w:t xml:space="preserve"> </w:t>
        </w:r>
      </w:ins>
      <w:r w:rsidR="000B4A0E">
        <w:t>dataset</w:t>
      </w:r>
      <w:r w:rsidR="00231872">
        <w:t>s</w:t>
      </w:r>
      <w:ins w:id="106" w:author="Connors, Brendan" w:date="2019-04-26T10:09:00Z">
        <w:r w:rsidR="005D6F09">
          <w:t>)</w:t>
        </w:r>
      </w:ins>
      <w:r w:rsidR="000B4A0E">
        <w:t xml:space="preserve">. </w:t>
      </w:r>
      <w:r w:rsidR="00F502D0">
        <w:t xml:space="preserve">Once identified, the raw length and age data </w:t>
      </w:r>
      <w:r w:rsidR="00615029">
        <w:t xml:space="preserve">(including all ages of fish) </w:t>
      </w:r>
      <w:r w:rsidR="003368A1">
        <w:t xml:space="preserve">are re-aggregated </w:t>
      </w:r>
      <w:del w:id="107" w:author="Connors, Brendan" w:date="2019-04-26T10:11:00Z">
        <w:r w:rsidR="00F502D0" w:rsidDel="005D6F09">
          <w:delText>to match the</w:delText>
        </w:r>
      </w:del>
      <w:ins w:id="108" w:author="Connors, Brendan" w:date="2019-04-26T10:11:00Z">
        <w:r w:rsidR="005D6F09">
          <w:t>based on the iden</w:t>
        </w:r>
      </w:ins>
      <w:ins w:id="109" w:author="Connors, Brendan" w:date="2019-04-26T10:12:00Z">
        <w:r w:rsidR="005D6F09">
          <w:t>tified</w:t>
        </w:r>
      </w:ins>
      <w:r w:rsidR="003368A1">
        <w:t xml:space="preserve"> </w:t>
      </w:r>
      <w:r w:rsidR="00F502D0">
        <w:t>breakpoints and 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ins w:id="110" w:author="Connors, Brendan" w:date="2019-04-26T10:12:00Z">
        <w:r w:rsidR="005D6F09">
          <w:t xml:space="preserve">are </w:t>
        </w:r>
      </w:ins>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ins w:id="111" w:author="Connors, Brendan" w:date="2019-04-26T10:12:00Z">
        <w:r w:rsidR="005D6F09">
          <w:t xml:space="preserve">: </w:t>
        </w:r>
      </w:ins>
      <w:del w:id="112" w:author="Connors, Brendan" w:date="2019-04-26T10:12:00Z">
        <w:r w:rsidR="00F502D0" w:rsidDel="005D6F09">
          <w:delText xml:space="preserve">. </w:delText>
        </w:r>
      </w:del>
    </w:p>
    <w:p w14:paraId="5034D09B" w14:textId="49EE1D05" w:rsidR="00F502D0" w:rsidRPr="00E022D1" w:rsidRDefault="00F502D0" w:rsidP="00825F33">
      <w:pPr>
        <w:spacing w:before="120" w:after="120" w:line="360" w:lineRule="auto"/>
        <w:rPr>
          <w:rFonts w:eastAsiaTheme="minorEastAsia"/>
        </w:rPr>
      </w:pPr>
      <w:bookmarkStart w:id="113"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113"/>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013E988A" w:rsidR="00E424C1" w:rsidRPr="00AB3E57" w:rsidRDefault="002600CC" w:rsidP="00825F33">
      <w:pPr>
        <w:spacing w:after="0" w:line="360" w:lineRule="auto"/>
      </w:pPr>
      <w:commentRangeStart w:id="114"/>
      <w:r>
        <w:t>For all runs, initial</w:t>
      </w:r>
      <w:r w:rsidR="00E05953" w:rsidRPr="008567BF">
        <w:t xml:space="preserve"> parameter</w:t>
      </w:r>
      <w:r w:rsidR="00E05953">
        <w:t>s</w:t>
      </w:r>
      <w:r w:rsidR="00E05953" w:rsidRPr="008567BF">
        <w:t xml:space="preserve"> </w:t>
      </w:r>
      <w:r w:rsidR="00E05953">
        <w:t xml:space="preserve">were </w:t>
      </w:r>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commentRangeEnd w:id="114"/>
      <w:r w:rsidR="006668F4">
        <w:rPr>
          <w:rStyle w:val="CommentReference"/>
        </w:rPr>
        <w:commentReference w:id="114"/>
      </w:r>
    </w:p>
    <w:p w14:paraId="40B59E3D" w14:textId="0A1968CF" w:rsidR="00E05953" w:rsidRDefault="0023745F" w:rsidP="00825F33">
      <w:pPr>
        <w:pStyle w:val="Heading2"/>
        <w:spacing w:before="240" w:line="360" w:lineRule="auto"/>
      </w:pPr>
      <w:r>
        <w:t xml:space="preserve">2.2 </w:t>
      </w:r>
      <w:r w:rsidR="00E05953" w:rsidRPr="00101B12">
        <w:t>Simulation Testing</w:t>
      </w:r>
    </w:p>
    <w:p w14:paraId="1E4940F0" w14:textId="22B3699C"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lastRenderedPageBreak/>
        <w:t>IBM is</w:t>
      </w:r>
      <w:r w:rsidR="003057E6">
        <w:t xml:space="preserve"> capable of </w:t>
      </w:r>
      <w:del w:id="115" w:author="Connors, Brendan" w:date="2019-04-26T10:18:00Z">
        <w:r w:rsidR="003057E6" w:rsidDel="006668F4">
          <w:delText xml:space="preserve">mimicking </w:delText>
        </w:r>
      </w:del>
      <w:ins w:id="116" w:author="Connors, Brendan" w:date="2019-04-26T10:18:00Z">
        <w:r w:rsidR="006668F4">
          <w:t>simulating</w:t>
        </w:r>
        <w:r w:rsidR="006668F4">
          <w:t xml:space="preserve"> </w:t>
        </w:r>
      </w:ins>
      <w:r w:rsidR="003057E6">
        <w:t xml:space="preserve">individual characteristics by following the life history processes (survival, growth, and reproduction) of individual fish. We simulate spatial variation by generating length </w:t>
      </w:r>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117"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1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4240DE86" w14:textId="77777777" w:rsidR="006668F4" w:rsidRDefault="003368A1" w:rsidP="00825F33">
      <w:pPr>
        <w:spacing w:after="0" w:line="360" w:lineRule="auto"/>
        <w:rPr>
          <w:ins w:id="118" w:author="Connors, Brendan" w:date="2019-04-26T10:19:00Z"/>
        </w:rPr>
      </w:pPr>
      <w:bookmarkStart w:id="119"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w:t>
      </w:r>
    </w:p>
    <w:p w14:paraId="3012175C" w14:textId="01E53C94" w:rsidR="00E05953" w:rsidRDefault="006668F4" w:rsidP="00825F33">
      <w:pPr>
        <w:spacing w:after="0" w:line="360" w:lineRule="auto"/>
      </w:pPr>
      <w:ins w:id="120" w:author="Connors, Brendan" w:date="2019-04-26T10:19:00Z">
        <w:r>
          <w:t xml:space="preserve">We considered six growth scenarios </w:t>
        </w:r>
      </w:ins>
      <w:ins w:id="121" w:author="Connors, Brendan" w:date="2019-04-26T10:21:00Z">
        <w:r>
          <w:t xml:space="preserve">consisting of three different growth regimes </w:t>
        </w:r>
      </w:ins>
      <w:del w:id="122" w:author="Connors, Brendan" w:date="2019-04-26T10:23:00Z">
        <w:r w:rsidR="00C41D19" w:rsidDel="006668F4">
          <w:delText>Depending on the scenario,</w:delText>
        </w:r>
        <w:r w:rsidR="00473F2A" w:rsidDel="006668F4">
          <w:delText xml:space="preserve"> different growth Regimes</w:delText>
        </w:r>
        <w:r w:rsidR="002B12EC" w:rsidDel="006668F4">
          <w:delText xml:space="preserve"> </w:delText>
        </w:r>
        <w:r w:rsidR="008D0470" w:rsidDel="006668F4">
          <w:rPr>
            <w:rFonts w:eastAsiaTheme="minorEastAsia"/>
          </w:rPr>
          <w:delText xml:space="preserve">are either assigned </w:delText>
        </w:r>
      </w:del>
      <w:ins w:id="123" w:author="Connors, Brendan" w:date="2019-04-26T10:23:00Z">
        <w:r w:rsidR="00F1022A">
          <w:rPr>
            <w:rFonts w:eastAsiaTheme="minorEastAsia"/>
          </w:rPr>
          <w:t xml:space="preserve">with either </w:t>
        </w:r>
      </w:ins>
      <w:r w:rsidR="008D0470">
        <w:rPr>
          <w:rFonts w:eastAsiaTheme="minorEastAsia"/>
        </w:rPr>
        <w:t xml:space="preserve">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ins w:id="124" w:author="Connors, Brendan" w:date="2019-04-26T10:23:00Z">
        <w:r w:rsidR="00F1022A">
          <w:rPr>
            <w:rFonts w:eastAsiaTheme="minorEastAsia"/>
          </w:rPr>
          <w:t xml:space="preserve"> (Table 1</w:t>
        </w:r>
      </w:ins>
      <w:ins w:id="125" w:author="Connors, Brendan" w:date="2019-04-26T10:25:00Z">
        <w:r w:rsidR="00F1022A">
          <w:rPr>
            <w:rFonts w:eastAsiaTheme="minorEastAsia"/>
          </w:rPr>
          <w:t xml:space="preserve"> and Figure 1</w:t>
        </w:r>
      </w:ins>
      <w:ins w:id="126" w:author="Connors, Brendan" w:date="2019-04-26T10:23:00Z">
        <w:r w:rsidR="00F1022A">
          <w:rPr>
            <w:rFonts w:eastAsiaTheme="minorEastAsia"/>
          </w:rPr>
          <w:t>)</w:t>
        </w:r>
      </w:ins>
      <w:r w:rsidR="008D0470">
        <w:rPr>
          <w:rFonts w:eastAsiaTheme="minorEastAsia"/>
        </w:rPr>
        <w:t>.</w:t>
      </w:r>
      <w:r w:rsidR="007A17E6">
        <w:rPr>
          <w:rFonts w:eastAsiaTheme="minorEastAsia"/>
        </w:rPr>
        <w:t xml:space="preserve"> </w:t>
      </w:r>
      <w:r w:rsidR="00101B12">
        <w:t xml:space="preserve">Regime 1 </w:t>
      </w:r>
      <w:del w:id="127" w:author="Connors, Brendan" w:date="2019-04-26T10:23:00Z">
        <w:r w:rsidR="00101B12" w:rsidDel="00F1022A">
          <w:delText xml:space="preserve">refers </w:delText>
        </w:r>
      </w:del>
      <w:ins w:id="128" w:author="Connors, Brendan" w:date="2019-04-26T10:23:00Z">
        <w:r w:rsidR="00F1022A">
          <w:t>is similar</w:t>
        </w:r>
        <w:r w:rsidR="00F1022A">
          <w:t xml:space="preserve"> </w:t>
        </w:r>
      </w:ins>
      <w:r w:rsidR="00101B12">
        <w:t xml:space="preserve">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48539D5C" w:rsidR="00AF7365" w:rsidRDefault="003057E6" w:rsidP="00825F33">
      <w:pPr>
        <w:spacing w:before="240" w:after="0" w:line="360" w:lineRule="auto"/>
      </w:pPr>
      <w:del w:id="129" w:author="Connors, Brendan" w:date="2019-04-26T10:24:00Z">
        <w:r w:rsidDel="00F1022A">
          <w:delText xml:space="preserve">The </w:delText>
        </w:r>
        <w:r w:rsidR="00BD69F5" w:rsidDel="00F1022A">
          <w:delText xml:space="preserve">simulation </w:delText>
        </w:r>
        <w:r w:rsidDel="00F1022A">
          <w:delText xml:space="preserve">scenarios described </w:delText>
        </w:r>
        <w:r w:rsidR="00C61A6B" w:rsidDel="00F1022A">
          <w:delText xml:space="preserve">in </w:delText>
        </w:r>
        <w:r w:rsidR="00C61A6B" w:rsidDel="00F1022A">
          <w:fldChar w:fldCharType="begin"/>
        </w:r>
        <w:r w:rsidR="00C61A6B" w:rsidDel="00F1022A">
          <w:delInstrText xml:space="preserve"> REF _Ref872431 \h </w:delInstrText>
        </w:r>
        <w:r w:rsidR="007D19A2" w:rsidDel="00F1022A">
          <w:delInstrText xml:space="preserve"> \* MERGEFORMAT </w:delInstrText>
        </w:r>
        <w:r w:rsidR="00C61A6B" w:rsidDel="00F1022A">
          <w:fldChar w:fldCharType="separate"/>
        </w:r>
        <w:r w:rsidR="00A33E5C" w:rsidDel="00F1022A">
          <w:delText xml:space="preserve">Table </w:delText>
        </w:r>
        <w:r w:rsidR="00A33E5C" w:rsidDel="00F1022A">
          <w:rPr>
            <w:noProof/>
          </w:rPr>
          <w:delText>1</w:delText>
        </w:r>
        <w:r w:rsidR="00C61A6B" w:rsidDel="00F1022A">
          <w:fldChar w:fldCharType="end"/>
        </w:r>
      </w:del>
      <w:ins w:id="130" w:author="Connors, Brendan" w:date="2019-04-26T10:24:00Z">
        <w:r w:rsidR="00F1022A">
          <w:t>These simulation scenarios</w:t>
        </w:r>
      </w:ins>
      <w:r>
        <w:t xml:space="preserve"> were designed to represent </w:t>
      </w:r>
      <w:r w:rsidR="00CD3EA6">
        <w:t xml:space="preserve">a variety of </w:t>
      </w:r>
      <w:r>
        <w:t>possible regimes</w:t>
      </w:r>
      <w:r w:rsidR="00CD3EA6">
        <w:t xml:space="preserve"> in spatial growth variation</w:t>
      </w:r>
      <w:r w:rsidR="002B159B">
        <w:t>, with one test of the ability to test a temporal regime change in growth</w:t>
      </w:r>
      <w:r w:rsidR="00297019">
        <w:t>.</w:t>
      </w:r>
      <w:r w:rsidR="00801F3C" w:rsidRPr="00801F3C">
        <w:t xml:space="preserve"> </w:t>
      </w:r>
      <w:commentRangeStart w:id="131"/>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w:t>
      </w:r>
      <w:del w:id="132" w:author="Connors, Brendan" w:date="2019-04-26T10:26:00Z">
        <w:r w:rsidR="00801F3C" w:rsidDel="00F1022A">
          <w:delText>a map of an</w:delText>
        </w:r>
      </w:del>
      <w:ins w:id="133" w:author="Connors, Brendan" w:date="2019-04-26T10:26:00Z">
        <w:r w:rsidR="00F1022A">
          <w:t>illustrates</w:t>
        </w:r>
      </w:ins>
      <w:r w:rsidR="00801F3C">
        <w:t xml:space="preserve">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commentRangeEnd w:id="131"/>
      <w:r w:rsidR="00F1022A">
        <w:rPr>
          <w:rStyle w:val="CommentReference"/>
        </w:rPr>
        <w:commentReference w:id="131"/>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 xml:space="preserve">In all except the </w:t>
      </w:r>
      <w:del w:id="134" w:author="Connors, Brendan" w:date="2019-04-26T10:36:00Z">
        <w:r w:rsidR="00473F2A" w:rsidDel="00B45DD7">
          <w:rPr>
            <w:rFonts w:eastAsiaTheme="minorEastAsia"/>
          </w:rPr>
          <w:delText>final (</w:delText>
        </w:r>
      </w:del>
      <w:r w:rsidR="00473F2A">
        <w:rPr>
          <w:rFonts w:eastAsiaTheme="minorEastAsia"/>
        </w:rPr>
        <w:t>break</w:t>
      </w:r>
      <w:r w:rsidR="0026588C">
        <w:rPr>
          <w:rFonts w:eastAsiaTheme="minorEastAsia"/>
        </w:rPr>
        <w:t>-</w:t>
      </w:r>
      <w:r w:rsidR="00473F2A">
        <w:rPr>
          <w:rFonts w:eastAsiaTheme="minorEastAsia"/>
        </w:rPr>
        <w:t>at</w:t>
      </w:r>
      <w:r w:rsidR="0026588C">
        <w:rPr>
          <w:rFonts w:eastAsiaTheme="minorEastAsia"/>
        </w:rPr>
        <w:t>-</w:t>
      </w:r>
      <w:proofErr w:type="spellStart"/>
      <w:r w:rsidR="00473F2A">
        <w:rPr>
          <w:rFonts w:eastAsiaTheme="minorEastAsia"/>
        </w:rPr>
        <w:t>edge</w:t>
      </w:r>
      <w:del w:id="135" w:author="Connors, Brendan" w:date="2019-04-26T10:36:00Z">
        <w:r w:rsidR="0026588C" w:rsidDel="00B45DD7">
          <w:rPr>
            <w:rFonts w:eastAsiaTheme="minorEastAsia"/>
          </w:rPr>
          <w:delText>, fifth row</w:delText>
        </w:r>
        <w:r w:rsidR="00473F2A" w:rsidDel="00B45DD7">
          <w:rPr>
            <w:rFonts w:eastAsiaTheme="minorEastAsia"/>
          </w:rPr>
          <w:delText xml:space="preserve">) </w:delText>
        </w:r>
      </w:del>
      <w:r w:rsidR="00473F2A">
        <w:rPr>
          <w:rFonts w:eastAsiaTheme="minorEastAsia"/>
        </w:rPr>
        <w:t>and</w:t>
      </w:r>
      <w:proofErr w:type="spellEnd"/>
      <w:r w:rsidR="00473F2A">
        <w:rPr>
          <w:rFonts w:eastAsiaTheme="minorEastAsia"/>
        </w:rPr>
        <w:t xml:space="preserve"> non-spatial scenarios, the latitude and longitude of fish grown under Regime 1 </w:t>
      </w:r>
      <w:del w:id="136" w:author="Connors, Brendan" w:date="2019-04-26T10:36:00Z">
        <w:r w:rsidR="00473F2A" w:rsidDel="00B45DD7">
          <w:rPr>
            <w:rFonts w:eastAsiaTheme="minorEastAsia"/>
          </w:rPr>
          <w:delText xml:space="preserve">are </w:delText>
        </w:r>
      </w:del>
      <w:ins w:id="137" w:author="Connors, Brendan" w:date="2019-04-26T10:36:00Z">
        <w:r w:rsidR="00B45DD7">
          <w:rPr>
            <w:rFonts w:eastAsiaTheme="minorEastAsia"/>
          </w:rPr>
          <w:t>were</w:t>
        </w:r>
        <w:r w:rsidR="00B45DD7">
          <w:rPr>
            <w:rFonts w:eastAsiaTheme="minorEastAsia"/>
          </w:rPr>
          <w:t xml:space="preserve"> </w:t>
        </w:r>
      </w:ins>
      <w:r w:rsidR="00473F2A">
        <w:t xml:space="preserve">sampled independently and at random from a uniform distribution between 0° and 25°; for simulations with 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lastRenderedPageBreak/>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138" w:name="_Ref5258267"/>
      <w:r>
        <w:t xml:space="preserve">2.3 </w:t>
      </w:r>
      <w:r w:rsidR="001D6A18">
        <w:t>Performance Metrics</w:t>
      </w:r>
      <w:bookmarkEnd w:id="138"/>
    </w:p>
    <w:p w14:paraId="5ED8337B" w14:textId="6268F544" w:rsidR="009C3DE6" w:rsidRDefault="001D6A18" w:rsidP="00BB0FD7">
      <w:pPr>
        <w:spacing w:line="360" w:lineRule="auto"/>
        <w:ind w:firstLine="720"/>
      </w:pPr>
      <w:r>
        <w:t xml:space="preserve">We </w:t>
      </w:r>
      <w:del w:id="139" w:author="Connors, Brendan" w:date="2019-04-26T10:37:00Z">
        <w:r w:rsidDel="00B45DD7">
          <w:delText xml:space="preserve">examined </w:delText>
        </w:r>
      </w:del>
      <w:ins w:id="140" w:author="Connors, Brendan" w:date="2019-04-26T10:37:00Z">
        <w:r w:rsidR="00B45DD7">
          <w:t>considered</w:t>
        </w:r>
        <w:r w:rsidR="00B45DD7">
          <w:t xml:space="preserve"> </w:t>
        </w:r>
      </w:ins>
      <w:r>
        <w:t xml:space="preserve">two performance metrics </w:t>
      </w:r>
      <w:del w:id="141" w:author="Connors, Brendan" w:date="2019-04-26T10:37:00Z">
        <w:r w:rsidDel="00B45DD7">
          <w:delText xml:space="preserve">for </w:delText>
        </w:r>
      </w:del>
      <w:ins w:id="142" w:author="Connors, Brendan" w:date="2019-04-26T10:37:00Z">
        <w:r w:rsidR="00B45DD7">
          <w:t xml:space="preserve">when evaluating </w:t>
        </w:r>
      </w:ins>
      <w:r>
        <w:t>the method: 1) the proportion of simulations</w:t>
      </w:r>
      <w:r w:rsidR="00AF7365">
        <w:t xml:space="preserve"> within each scenario</w:t>
      </w:r>
      <w:r>
        <w:t xml:space="preserve"> </w:t>
      </w:r>
      <w:ins w:id="143" w:author="Melissa Haltuch" w:date="2019-04-12T10:29:00Z">
        <w:r w:rsidR="0022535D">
          <w:t>that</w:t>
        </w:r>
      </w:ins>
      <w:del w:id="144" w:author="Melissa Haltuch" w:date="2019-04-12T10:29:00Z">
        <w:r w:rsidDel="0022535D">
          <w:delText>which</w:delText>
        </w:r>
      </w:del>
      <w:r>
        <w:t xml:space="preserve"> detected the correct spatial</w:t>
      </w:r>
      <w:r w:rsidR="0090579B">
        <w:t xml:space="preserve"> and/or temporal</w:t>
      </w:r>
      <w:r>
        <w:t xml:space="preserve"> breakpoints</w:t>
      </w:r>
      <w:r w:rsidR="00E86CA8">
        <w:t xml:space="preserve">, for which we tabulated the number of </w:t>
      </w:r>
      <w:r w:rsidR="00E27E76">
        <w:t xml:space="preserve">times a breakpoint found using a </w:t>
      </w:r>
      <w:commentRangeStart w:id="145"/>
      <w:r w:rsidR="00E27E76">
        <w:t xml:space="preserve">gam </w:t>
      </w:r>
      <w:proofErr w:type="spellStart"/>
      <w:r w:rsidR="00E27E76">
        <w:t>GAM</w:t>
      </w:r>
      <w:proofErr w:type="spellEnd"/>
      <w:r w:rsidR="00E27E76">
        <w:t xml:space="preserve"> </w:t>
      </w:r>
      <w:commentRangeEnd w:id="145"/>
      <w:r w:rsidR="00B45DD7">
        <w:rPr>
          <w:rStyle w:val="CommentReference"/>
        </w:rPr>
        <w:commentReference w:id="145"/>
      </w:r>
      <w:r w:rsidR="00E27E76">
        <w:t>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xml:space="preserve">, row 4), </w:t>
      </w:r>
      <w:commentRangeStart w:id="146"/>
      <w:ins w:id="147" w:author="Connors, Brendan" w:date="2019-04-26T10:39:00Z">
        <w:r w:rsidR="00B45DD7">
          <w:t xml:space="preserve">we only considered </w:t>
        </w:r>
      </w:ins>
      <w:r w:rsidR="009C3DE6">
        <w:t xml:space="preserve">the GAM analysis </w:t>
      </w:r>
      <w:ins w:id="148" w:author="Connors, Brendan" w:date="2019-04-26T10:40:00Z">
        <w:r w:rsidR="00B45DD7">
          <w:t>to have correctly identified the true breakpoint if it was an exact match</w:t>
        </w:r>
      </w:ins>
      <w:commentRangeEnd w:id="146"/>
      <w:ins w:id="149" w:author="Connors, Brendan" w:date="2019-04-26T10:41:00Z">
        <w:r w:rsidR="00B45DD7">
          <w:rPr>
            <w:rStyle w:val="CommentReference"/>
          </w:rPr>
          <w:commentReference w:id="146"/>
        </w:r>
      </w:ins>
      <w:ins w:id="150" w:author="Connors, Brendan" w:date="2019-04-26T10:40:00Z">
        <w:r w:rsidR="00B45DD7">
          <w:t>.</w:t>
        </w:r>
      </w:ins>
      <w:del w:id="151" w:author="Connors, Brendan" w:date="2019-04-26T10:40:00Z">
        <w:r w:rsidR="009C3DE6" w:rsidDel="00B45DD7">
          <w:delText>must have detected the correct breakpoint exactly to have been counted as a match</w:delText>
        </w:r>
      </w:del>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776D0093" w:rsidR="001D6A18" w:rsidRPr="001D6A18" w:rsidRDefault="001D6A18" w:rsidP="00257CAD">
      <w:pPr>
        <w:spacing w:line="360" w:lineRule="auto"/>
        <w:ind w:firstLine="720"/>
      </w:pPr>
      <w:r>
        <w:t xml:space="preserve">For each simulation, after aggregating </w:t>
      </w:r>
      <w:ins w:id="152" w:author="Connors, Brendan" w:date="2019-04-26T10:42:00Z">
        <w:r w:rsidR="00B45DD7">
          <w:t xml:space="preserve">the simulated data </w:t>
        </w:r>
      </w:ins>
      <w:r>
        <w:t xml:space="preserve">into </w:t>
      </w:r>
      <w:ins w:id="153" w:author="Connors, Brendan" w:date="2019-04-26T10:42:00Z">
        <w:r w:rsidR="00B45DD7">
          <w:t xml:space="preserve">the </w:t>
        </w:r>
      </w:ins>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as well if no spatial variation intended in the scenario at hand. </w:t>
      </w:r>
      <w:r w:rsidR="00DC249D">
        <w:t xml:space="preserve">An estimated endpoint from </w:t>
      </w:r>
      <w:r w:rsidR="00121BC4">
        <w:t>a</w:t>
      </w:r>
      <w:r w:rsidR="00DC249D">
        <w:t xml:space="preserve"> </w:t>
      </w:r>
      <w:r w:rsidR="003C031E">
        <w:t>GAM-defined</w:t>
      </w:r>
      <w:r w:rsidR="00DC249D">
        <w:t xml:space="preserve"> Region was considered a </w:t>
      </w:r>
      <w:ins w:id="154" w:author="Connors, Brendan" w:date="2019-04-26T10:43:00Z">
        <w:r w:rsidR="00B45DD7">
          <w:t xml:space="preserve">correct </w:t>
        </w:r>
      </w:ins>
      <w:r w:rsidR="00DC249D">
        <w:t>match</w:t>
      </w:r>
      <w:r w:rsidR="00591FF0">
        <w:t xml:space="preserve"> </w:t>
      </w:r>
      <w:proofErr w:type="spellStart"/>
      <w:r w:rsidR="00591FF0">
        <w:t>if</w:t>
      </w:r>
      <w:proofErr w:type="spellEnd"/>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80"/>
    <w:bookmarkEnd w:id="119"/>
    <w:p w14:paraId="6E1C2CA2" w14:textId="7279A17C" w:rsidR="00555EB1" w:rsidRDefault="0023745F" w:rsidP="00825F33">
      <w:pPr>
        <w:pStyle w:val="Heading2"/>
        <w:spacing w:line="360" w:lineRule="auto"/>
      </w:pPr>
      <w:r>
        <w:lastRenderedPageBreak/>
        <w:t xml:space="preserve">2.4 </w:t>
      </w:r>
      <w:r w:rsidR="00E05953">
        <w:t>Application to Northeast Pacific Sablefish</w:t>
      </w:r>
    </w:p>
    <w:p w14:paraId="6A1C8EE7" w14:textId="572AB2C3" w:rsidR="00F13628" w:rsidRPr="00F13628" w:rsidRDefault="00971118" w:rsidP="00825F33">
      <w:pPr>
        <w:spacing w:before="240" w:after="0" w:line="360" w:lineRule="auto"/>
      </w:pPr>
      <w:commentRangeStart w:id="155"/>
      <w:r>
        <w:t xml:space="preserve">We obtained fishery-independent length and age data from the </w:t>
      </w:r>
      <w:r w:rsidR="00CB15E0">
        <w:t>Alaska Sablefish Longline Survey</w:t>
      </w:r>
      <w:r w:rsidR="008F0D40">
        <w:rPr>
          <w:rStyle w:val="CommentReference"/>
        </w:rPr>
        <w:commentReference w:id="156"/>
      </w:r>
      <w:r w:rsidR="0057578D">
        <w:rPr>
          <w:rStyle w:val="CommentReference"/>
        </w:rPr>
        <w:commentReference w:id="157"/>
      </w:r>
      <w:r w:rsidR="0022535D">
        <w:rPr>
          <w:rStyle w:val="CommentReference"/>
        </w:rPr>
        <w:commentReference w:id="158"/>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w:t>
      </w:r>
      <w:commentRangeStart w:id="159"/>
      <w:r w:rsidR="00A905FF">
        <w:t>1991</w:t>
      </w:r>
      <w:commentRangeEnd w:id="159"/>
      <w:r w:rsidR="0022535D">
        <w:rPr>
          <w:rStyle w:val="CommentReference"/>
        </w:rPr>
        <w:commentReference w:id="159"/>
      </w:r>
      <w:commentRangeEnd w:id="155"/>
      <w:r w:rsidR="00257B72">
        <w:rPr>
          <w:rStyle w:val="CommentReference"/>
        </w:rPr>
        <w:commentReference w:id="155"/>
      </w:r>
      <w:r w:rsidR="00A905FF">
        <w:t xml:space="preserve">. </w:t>
      </w:r>
      <w:r w:rsidR="00A04F68">
        <w:t>Data from each region included measured length, sex, age, and the starting latitude and longitude which determined the survey station</w:t>
      </w:r>
      <w:commentRangeStart w:id="160"/>
      <w:r w:rsidR="00A04F68">
        <w:t xml:space="preserve">. </w:t>
      </w:r>
      <w:r w:rsidR="006A3AFF">
        <w:t>Due to computational constraints,</w:t>
      </w:r>
      <w:r w:rsidR="00A905FF">
        <w:t xml:space="preserve"> and to avoid disproportionate influence of more heavily-sampled regions,</w:t>
      </w:r>
      <w:r w:rsidR="006A3AFF">
        <w:t xml:space="preserve"> we randomly subsampled </w:t>
      </w:r>
      <w:commentRangeStart w:id="161"/>
      <w:r w:rsidR="00615029">
        <w:t>15,000 total</w:t>
      </w:r>
      <w:r w:rsidR="006A3AFF">
        <w:t xml:space="preserve"> </w:t>
      </w:r>
      <w:r w:rsidR="006A3AFF" w:rsidRPr="00D30CB6">
        <w:t>records from each of the three management regions</w:t>
      </w:r>
      <w:r w:rsidR="00615029" w:rsidRPr="00D30CB6">
        <w:t xml:space="preserve">. </w:t>
      </w:r>
      <w:commentRangeEnd w:id="160"/>
      <w:r w:rsidR="0022535D">
        <w:rPr>
          <w:rStyle w:val="CommentReference"/>
        </w:rPr>
        <w:commentReference w:id="160"/>
      </w:r>
      <w:r w:rsidR="00615029" w:rsidRPr="00D30CB6">
        <w:t xml:space="preserve">This produced a data set with </w:t>
      </w:r>
      <w:r w:rsidR="00612667" w:rsidRPr="00D30CB6">
        <w:t xml:space="preserve">an average of </w:t>
      </w:r>
      <w:r w:rsidR="00276779" w:rsidRPr="00825F33">
        <w:t xml:space="preserve">1315, 1283, and </w:t>
      </w:r>
      <w:commentRangeStart w:id="162"/>
      <w:r w:rsidR="00276779" w:rsidRPr="00825F33">
        <w:t>65</w:t>
      </w:r>
      <w:commentRangeEnd w:id="162"/>
      <w:r w:rsidR="0022535D">
        <w:rPr>
          <w:rStyle w:val="CommentReference"/>
        </w:rPr>
        <w:commentReference w:id="162"/>
      </w:r>
      <w:r w:rsidR="00276779" w:rsidRPr="00825F33">
        <w:t xml:space="preserve"> age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commentRangeEnd w:id="161"/>
      <w:r w:rsidR="003256BF">
        <w:rPr>
          <w:rStyle w:val="CommentReference"/>
        </w:rPr>
        <w:commentReference w:id="161"/>
      </w:r>
    </w:p>
    <w:p w14:paraId="62BEBFC1" w14:textId="1FD5B7F0" w:rsidR="001B21D9" w:rsidRDefault="00E05953" w:rsidP="00825F33">
      <w:pPr>
        <w:spacing w:before="240" w:after="0" w:line="360" w:lineRule="auto"/>
        <w:rPr>
          <w:noProof/>
        </w:rPr>
      </w:pPr>
      <w:commentRangeStart w:id="163"/>
      <w:r>
        <w:t>In constructing the GAM,</w:t>
      </w:r>
      <w:r w:rsidR="004C78D8">
        <w:t xml:space="preserve"> </w:t>
      </w:r>
      <w:r>
        <w:t>w</w:t>
      </w:r>
      <w:r w:rsidR="004C78D8">
        <w:t xml:space="preserve">e investigated the use of an </w:t>
      </w:r>
      <w:commentRangeStart w:id="164"/>
      <w:r w:rsidR="004C78D8">
        <w:t xml:space="preserve">AR1 </w:t>
      </w:r>
      <w:r w:rsidR="008D5E7B">
        <w:t>temporal</w:t>
      </w:r>
      <w:r w:rsidR="004C78D8">
        <w:t xml:space="preserve"> structure with lags of 1 to 3 years</w:t>
      </w:r>
      <w:commentRangeEnd w:id="164"/>
      <w:r w:rsidR="00066479">
        <w:rPr>
          <w:rStyle w:val="CommentReference"/>
        </w:rPr>
        <w:commentReference w:id="164"/>
      </w:r>
      <w:r w:rsidR="004C78D8">
        <w:t xml:space="preserve">,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commentRangeEnd w:id="163"/>
      <w:r w:rsidR="00066479">
        <w:rPr>
          <w:rStyle w:val="CommentReference"/>
        </w:rPr>
        <w:commentReference w:id="163"/>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w:t>
      </w:r>
      <w:commentRangeStart w:id="165"/>
      <w:r w:rsidR="006D5924">
        <w:t xml:space="preserve">the data </w:t>
      </w:r>
      <w:commentRangeEnd w:id="165"/>
      <w:r w:rsidR="0022535D">
        <w:rPr>
          <w:rStyle w:val="CommentReference"/>
        </w:rPr>
        <w:commentReference w:id="165"/>
      </w:r>
      <w:r w:rsidR="006D5924">
        <w:t xml:space="preserve">to match the breakpoints for which there was general </w:t>
      </w:r>
      <w:r w:rsidR="004F6FFD">
        <w:t>agreement</w:t>
      </w:r>
      <w:r w:rsidR="006D5924">
        <w:t xml:space="preserve"> </w:t>
      </w:r>
      <w:r w:rsidR="004F6FFD">
        <w:t>across these GAMs</w:t>
      </w:r>
      <w:r w:rsidR="00101143">
        <w:t xml:space="preserve"> as well as an ecosystem-based breakpoint at 145°W. </w:t>
      </w:r>
      <w:del w:id="166" w:author="Connors, Brendan" w:date="2019-04-26T11:13:00Z">
        <w:r w:rsidR="00101143" w:rsidDel="00066479">
          <w:delText xml:space="preserve">This </w:delText>
        </w:r>
      </w:del>
      <w:commentRangeStart w:id="167"/>
      <w:ins w:id="168" w:author="Connors, Brendan" w:date="2019-04-26T11:13:00Z">
        <w:r w:rsidR="00066479">
          <w:t>We fixed this</w:t>
        </w:r>
        <w:r w:rsidR="00066479">
          <w:t xml:space="preserve"> </w:t>
        </w:r>
      </w:ins>
      <w:r w:rsidR="00101143">
        <w:t xml:space="preserve">latter breakpoint </w:t>
      </w:r>
      <w:del w:id="169" w:author="Connors, Brendan" w:date="2019-04-26T11:13:00Z">
        <w:r w:rsidR="00101143" w:rsidDel="00066479">
          <w:delText>was determined</w:delText>
        </w:r>
      </w:del>
      <w:ins w:id="170" w:author="Connors, Brendan" w:date="2019-04-26T11:13:00Z">
        <w:r w:rsidR="00066479">
          <w:t>based on work</w:t>
        </w:r>
      </w:ins>
      <w:r w:rsidR="00101143">
        <w:t xml:space="preserve"> by </w:t>
      </w:r>
      <w:r w:rsidR="00101143" w:rsidRPr="00101143">
        <w:rPr>
          <w:noProof/>
        </w:rPr>
        <w:t>Waite and Mueter</w:t>
      </w:r>
      <w:r w:rsidR="00101143">
        <w:rPr>
          <w:noProof/>
        </w:rPr>
        <w:t xml:space="preserve"> (</w:t>
      </w:r>
      <w:r w:rsidR="00101143" w:rsidRPr="00101143">
        <w:rPr>
          <w:noProof/>
        </w:rPr>
        <w:t>2013</w:t>
      </w:r>
      <w:r w:rsidR="00101143">
        <w:rPr>
          <w:noProof/>
        </w:rPr>
        <w:t xml:space="preserve">) </w:t>
      </w:r>
      <w:del w:id="171" w:author="Connors, Brendan" w:date="2019-04-26T11:13:00Z">
        <w:r w:rsidR="00101143" w:rsidDel="00066479">
          <w:rPr>
            <w:noProof/>
          </w:rPr>
          <w:delText xml:space="preserve">via </w:delText>
        </w:r>
      </w:del>
      <w:ins w:id="172" w:author="Connors, Brendan" w:date="2019-04-26T11:13:00Z">
        <w:r w:rsidR="00066479">
          <w:rPr>
            <w:noProof/>
          </w:rPr>
          <w:t>who used</w:t>
        </w:r>
        <w:r w:rsidR="00066479">
          <w:rPr>
            <w:noProof/>
          </w:rPr>
          <w:t xml:space="preserve"> </w:t>
        </w:r>
      </w:ins>
      <w:r w:rsidR="00101143">
        <w:rPr>
          <w:noProof/>
        </w:rPr>
        <w:t>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1F4B4A">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r w:rsidR="00D30CB6">
        <w:rPr>
          <w:noProof/>
        </w:rPr>
        <w:t xml:space="preserve">by </w:t>
      </w:r>
      <w:r w:rsidR="008924A8">
        <w:rPr>
          <w:noProof/>
        </w:rPr>
        <w:t xml:space="preserve">definition </w:t>
      </w:r>
      <w:r w:rsidR="00D30CB6">
        <w:rPr>
          <w:noProof/>
        </w:rPr>
        <w:t xml:space="preserve">such an effect </w:t>
      </w:r>
      <w:r w:rsidR="008924A8">
        <w:rPr>
          <w:noProof/>
        </w:rPr>
        <w:t>is not detectable in analysis of fish larger</w:t>
      </w:r>
      <w:r w:rsidR="003D1CAA">
        <w:rPr>
          <w:noProof/>
        </w:rPr>
        <w:t xml:space="preserve"> and/or </w:t>
      </w:r>
      <w:commentRangeStart w:id="173"/>
      <w:r w:rsidR="003D1CAA">
        <w:rPr>
          <w:noProof/>
        </w:rPr>
        <w:t>older</w:t>
      </w:r>
      <w:r w:rsidR="008924A8">
        <w:rPr>
          <w:noProof/>
        </w:rPr>
        <w:t xml:space="preserve"> than recruits.</w:t>
      </w:r>
      <w:r w:rsidR="00101143">
        <w:rPr>
          <w:noProof/>
        </w:rPr>
        <w:t xml:space="preserve"> </w:t>
      </w:r>
      <w:commentRangeEnd w:id="173"/>
      <w:r w:rsidR="00957C06">
        <w:rPr>
          <w:rStyle w:val="CommentReference"/>
        </w:rPr>
        <w:commentReference w:id="173"/>
      </w:r>
      <w:commentRangeEnd w:id="167"/>
      <w:r w:rsidR="00066479">
        <w:rPr>
          <w:rStyle w:val="CommentReference"/>
        </w:rPr>
        <w:commentReference w:id="167"/>
      </w:r>
    </w:p>
    <w:p w14:paraId="17B4322E" w14:textId="6EEC2B3C" w:rsidR="009F78DF" w:rsidRDefault="009F78DF" w:rsidP="00825F33">
      <w:pPr>
        <w:spacing w:before="240" w:after="0" w:line="360" w:lineRule="auto"/>
      </w:pPr>
      <w:r>
        <w:t xml:space="preserve">To </w:t>
      </w:r>
      <w:r w:rsidR="00BB0FD7">
        <w:t xml:space="preserve">refine </w:t>
      </w:r>
      <w:commentRangeStart w:id="174"/>
      <w:r w:rsidR="00BB0FD7">
        <w:t>the implementation</w:t>
      </w:r>
      <w:r>
        <w:t xml:space="preserve"> breakpoints </w:t>
      </w:r>
      <w:commentRangeEnd w:id="174"/>
      <w:r w:rsidR="00066479">
        <w:rPr>
          <w:rStyle w:val="CommentReference"/>
        </w:rPr>
        <w:commentReference w:id="174"/>
      </w:r>
      <w:r w:rsidR="00BB0FD7">
        <w:t xml:space="preserve">to only include those </w:t>
      </w:r>
      <w:ins w:id="175" w:author="Melissa Haltuch" w:date="2019-04-12T10:39:00Z">
        <w:r w:rsidR="00655DDF">
          <w:t>that</w:t>
        </w:r>
      </w:ins>
      <w:del w:id="176" w:author="Melissa Haltuch" w:date="2019-04-12T10:39:00Z">
        <w:r w:rsidR="00BB0FD7" w:rsidDel="00655DDF">
          <w:delText>which</w:delText>
        </w:r>
      </w:del>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entire dataset. We first aggregated and estimated 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w:t>
      </w:r>
      <w:commentRangeStart w:id="177"/>
      <w:r w:rsidR="00B350F8">
        <w:t>key</w:t>
      </w:r>
      <w:commentRangeEnd w:id="177"/>
      <w:r w:rsidR="00655DDF">
        <w:rPr>
          <w:rStyle w:val="CommentReference"/>
        </w:rPr>
        <w:commentReference w:id="177"/>
      </w:r>
      <w:r w:rsidR="00B350F8">
        <w:t xml:space="preserve"> ages using the GAM </w:t>
      </w:r>
      <w:r>
        <w:t xml:space="preserve">and </w:t>
      </w:r>
      <w:r w:rsidR="00BB0FD7">
        <w:t xml:space="preserve">the aforementioned </w:t>
      </w:r>
      <w:r>
        <w:t xml:space="preserve">ecosystem feature, for each sex. We then examined </w:t>
      </w:r>
      <w:r>
        <w:lastRenderedPageBreak/>
        <w:t>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t>
      </w:r>
      <w:ins w:id="178" w:author="Melissa Haltuch" w:date="2019-04-12T10:40:00Z">
        <w:r w:rsidR="00655DDF">
          <w:t>that</w:t>
        </w:r>
      </w:ins>
      <w:del w:id="179" w:author="Melissa Haltuch" w:date="2019-04-12T10:40:00Z">
        <w:r w:rsidDel="00655DDF">
          <w:delText>which</w:delText>
        </w:r>
      </w:del>
      <w:r>
        <w:t xml:space="preserve">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w:t>
      </w:r>
      <w:ins w:id="180" w:author="Connors, Brendan" w:date="2019-04-26T11:18:00Z">
        <w:r w:rsidR="00506CF3">
          <w:t xml:space="preserve"> to the most parsimonious groups identified above</w:t>
        </w:r>
      </w:ins>
      <w:del w:id="181" w:author="Connors, Brendan" w:date="2019-04-26T11:18:00Z">
        <w:r w:rsidR="00925923" w:rsidDel="00506CF3">
          <w:delText>ly</w:delText>
        </w:r>
      </w:del>
      <w:r w:rsidR="00322DAC">
        <w:t>.</w:t>
      </w:r>
    </w:p>
    <w:p w14:paraId="49EB3BCB" w14:textId="0D32127F" w:rsidR="001A1B0A" w:rsidRDefault="0023745F" w:rsidP="00825F33">
      <w:pPr>
        <w:pStyle w:val="Heading1"/>
        <w:keepNext/>
        <w:spacing w:before="240" w:after="0" w:line="360" w:lineRule="auto"/>
      </w:pPr>
      <w:r>
        <w:t xml:space="preserve">3 </w:t>
      </w:r>
      <w:r w:rsidR="001A1B0A" w:rsidRPr="004906F5">
        <w:t>Results</w:t>
      </w:r>
    </w:p>
    <w:p w14:paraId="7B4434C2" w14:textId="0EB32786" w:rsidR="00A837CD" w:rsidRDefault="0023745F" w:rsidP="00825F33">
      <w:pPr>
        <w:pStyle w:val="Heading2"/>
        <w:spacing w:before="0" w:line="360" w:lineRule="auto"/>
      </w:pPr>
      <w:bookmarkStart w:id="182" w:name="_Ref5718407"/>
      <w:r>
        <w:t xml:space="preserve">3.1 </w:t>
      </w:r>
      <w:r w:rsidR="00506E17">
        <w:t>Simulation Study</w:t>
      </w:r>
      <w:bookmarkEnd w:id="182"/>
    </w:p>
    <w:p w14:paraId="3DCC6CA4" w14:textId="04095670" w:rsidR="00C65F22" w:rsidRDefault="00DB2D68" w:rsidP="00825F33">
      <w:pPr>
        <w:spacing w:after="0" w:line="360" w:lineRule="auto"/>
      </w:pPr>
      <w:r>
        <w:t xml:space="preserve">The simulation study demonstrated that the first-derivative method was able to detect </w:t>
      </w:r>
      <w:commentRangeStart w:id="183"/>
      <w:r w:rsidR="00555EB1">
        <w:t>both</w:t>
      </w:r>
      <w:r>
        <w:t xml:space="preserve"> </w:t>
      </w:r>
      <w:commentRangeEnd w:id="183"/>
      <w:r w:rsidR="008669EC">
        <w:rPr>
          <w:rStyle w:val="CommentReference"/>
        </w:rPr>
        <w:commentReference w:id="183"/>
      </w:r>
      <w:r>
        <w:t>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16DFEC76"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were never over 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zero </w:t>
      </w:r>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accurate breakpoints for 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size-at-age between the two regions, which </w:t>
      </w:r>
      <w:r w:rsidR="000C31F1">
        <w:lastRenderedPageBreak/>
        <w:t xml:space="preserve">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xml:space="preserve">, row 3) </w:t>
      </w:r>
      <w:ins w:id="184" w:author="Melissa Haltuch" w:date="2019-04-12T10:42:00Z">
        <w:r w:rsidR="00655DDF">
          <w:t>that</w:t>
        </w:r>
      </w:ins>
      <w:del w:id="185" w:author="Melissa Haltuch" w:date="2019-04-12T10:42:00Z">
        <w:r w:rsidR="003625DB" w:rsidDel="00655DDF">
          <w:delText>which</w:delText>
        </w:r>
      </w:del>
      <w:r w:rsidR="003625DB">
        <w:t xml:space="preserve"> detected the wrong breakpoint were off 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The method obtained 80%-90% accuracy in correctly detecting the temporal breakpoint, which was nonexistent for most scenarios. 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t xml:space="preserve">3.2 </w:t>
      </w:r>
      <w:r w:rsidR="00506E17">
        <w:t>Application to NE Pacific Sablefish</w:t>
      </w:r>
      <w:r w:rsidR="007674FF">
        <w:t xml:space="preserve"> </w:t>
      </w:r>
    </w:p>
    <w:p w14:paraId="3B4A80D9" w14:textId="606A1662" w:rsidR="00445820" w:rsidRDefault="00B65918" w:rsidP="00F77ACF">
      <w:pPr>
        <w:spacing w:after="0" w:line="360" w:lineRule="auto"/>
        <w:ind w:firstLine="720"/>
      </w:pPr>
      <w:r>
        <w:t xml:space="preserve">For all </w:t>
      </w:r>
      <w:commentRangeStart w:id="186"/>
      <w:r w:rsidR="00F77ACF">
        <w:t>key</w:t>
      </w:r>
      <w:commentRangeEnd w:id="186"/>
      <w:r w:rsidR="00655DDF">
        <w:rPr>
          <w:rStyle w:val="CommentReference"/>
        </w:rPr>
        <w:commentReference w:id="186"/>
      </w:r>
      <w:r w:rsidR="00F77ACF">
        <w:t xml:space="preserve"> </w:t>
      </w:r>
      <w:r>
        <w:t xml:space="preserve">ages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132F6C">
        <w:t>length-at-</w:t>
      </w:r>
      <w:r w:rsidR="00981A9D">
        <w:t>age</w:t>
      </w:r>
      <w:r w:rsidR="00AF1875">
        <w:t xml:space="preserve"> </w:t>
      </w:r>
      <w:r w:rsidR="00A9532D">
        <w:t xml:space="preserve">with latitude, with a significant breakpoint centered around </w:t>
      </w:r>
      <w:r w:rsidR="00274FD3">
        <w:t xml:space="preserve">50˚N </w:t>
      </w:r>
      <w:r w:rsidR="00A9532D">
        <w:t xml:space="preserve">(approximately </w:t>
      </w:r>
      <w:ins w:id="187" w:author="Connors, Brendan" w:date="2019-04-26T11:46:00Z">
        <w:r w:rsidR="00C14325">
          <w:t xml:space="preserve">the middle of </w:t>
        </w:r>
      </w:ins>
      <w:commentRangeStart w:id="188"/>
      <w:r w:rsidR="00A9532D">
        <w:t>Vancouver</w:t>
      </w:r>
      <w:ins w:id="189" w:author="Connors, Brendan" w:date="2019-04-26T11:46:00Z">
        <w:r w:rsidR="00C14325">
          <w:t xml:space="preserve"> Island</w:t>
        </w:r>
      </w:ins>
      <w:r w:rsidR="00A9532D">
        <w:t>, Canad</w:t>
      </w:r>
      <w:r w:rsidR="00274FD3">
        <w:t>a</w:t>
      </w:r>
      <w:commentRangeEnd w:id="188"/>
      <w:r w:rsidR="00655DDF">
        <w:rPr>
          <w:rStyle w:val="CommentReference"/>
        </w:rPr>
        <w:commentReference w:id="188"/>
      </w:r>
      <w:r w:rsidR="00274FD3">
        <w:t xml:space="preserve">) </w:t>
      </w:r>
      <w:r w:rsidR="00972E6C">
        <w:t xml:space="preserve">detected when the GAM was fit </w:t>
      </w:r>
      <w:r w:rsidR="00274FD3">
        <w:t xml:space="preserve">for both age four and six </w:t>
      </w:r>
      <w:r w:rsidR="004862B8">
        <w:t>sable</w:t>
      </w:r>
      <w:r w:rsidR="00274FD3">
        <w:t>fish</w:t>
      </w:r>
      <w:r w:rsidR="00A767F7">
        <w:t xml:space="preserve"> (</w:t>
      </w:r>
      <w:commentRangeStart w:id="190"/>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xml:space="preserve">. </w:t>
      </w:r>
      <w:commentRangeEnd w:id="190"/>
      <w:r w:rsidR="00C14325">
        <w:rPr>
          <w:rStyle w:val="CommentReference"/>
        </w:rPr>
        <w:commentReference w:id="190"/>
      </w:r>
      <w:commentRangeStart w:id="191"/>
      <w:r w:rsidR="00274FD3">
        <w:t>Both age six and age 30 female sablefish identified a breakpoint of 36˚N</w:t>
      </w:r>
      <w:r w:rsidR="00274FD3" w:rsidDel="00274FD3">
        <w:t xml:space="preserve"> </w:t>
      </w:r>
      <w:r w:rsidR="00274FD3">
        <w:t>(approximately Monterey, CA, USA)</w:t>
      </w:r>
      <w:commentRangeEnd w:id="191"/>
      <w:r w:rsidR="00C14325">
        <w:rPr>
          <w:rStyle w:val="CommentReference"/>
        </w:rPr>
        <w:commentReference w:id="191"/>
      </w:r>
      <w:r w:rsidR="00466B36">
        <w:t xml:space="preserve">. </w:t>
      </w:r>
      <w:commentRangeStart w:id="192"/>
      <w:r w:rsidR="00466B36">
        <w:t xml:space="preserve">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commentRangeEnd w:id="192"/>
      <w:r w:rsidR="00C14325">
        <w:rPr>
          <w:rStyle w:val="CommentReference"/>
        </w:rPr>
        <w:commentReference w:id="192"/>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for males in regions 1, 2, 3 and 5 and for females in Regions 3, 4 and 5</w:t>
      </w:r>
      <w:r w:rsidR="00362196">
        <w:t xml:space="preserve"> </w:t>
      </w:r>
      <w:r w:rsidR="004E2DEE">
        <w:t xml:space="preserve">(see </w:t>
      </w:r>
      <w:r w:rsidR="00362196">
        <w:t>Appendix Figure A13)</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-temporal strata to 13</w:t>
      </w:r>
      <w:r w:rsidR="00DF7A11">
        <w:t xml:space="preserve"> (</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w:t>
      </w:r>
      <w:commentRangeStart w:id="193"/>
      <w:r w:rsidR="00362196">
        <w:t xml:space="preserve">this </w:t>
      </w:r>
      <w:r w:rsidR="008D0425">
        <w:t>setup</w:t>
      </w:r>
      <w:commentRangeEnd w:id="193"/>
      <w:r w:rsidR="005A5C86">
        <w:rPr>
          <w:rStyle w:val="CommentReference"/>
        </w:rPr>
        <w:commentReference w:id="193"/>
      </w:r>
      <w:r w:rsidR="00362196">
        <w:t xml:space="preserve"> was retained as our final </w:t>
      </w:r>
      <w:r w:rsidR="008D0425">
        <w:t xml:space="preserve">spatiotemporal </w:t>
      </w:r>
      <w:r w:rsidR="005A19AC">
        <w:t>stratification.</w:t>
      </w:r>
    </w:p>
    <w:p w14:paraId="7D6FE7DB" w14:textId="1734FD5B" w:rsidR="001A1B0A" w:rsidRDefault="0023745F" w:rsidP="00825F33">
      <w:pPr>
        <w:pStyle w:val="Heading1"/>
        <w:spacing w:before="240" w:after="0" w:line="360" w:lineRule="auto"/>
      </w:pPr>
      <w:r>
        <w:t xml:space="preserve">4 </w:t>
      </w:r>
      <w:r w:rsidR="001A1B0A" w:rsidRPr="004906F5">
        <w:t>Discussion</w:t>
      </w:r>
    </w:p>
    <w:p w14:paraId="2CAF7DF2" w14:textId="3125AABC" w:rsidR="00DF7A11" w:rsidRPr="009176CC" w:rsidRDefault="0023745F" w:rsidP="0048431F">
      <w:pPr>
        <w:pStyle w:val="Heading2"/>
      </w:pPr>
      <w:commentRangeStart w:id="194"/>
      <w:r>
        <w:lastRenderedPageBreak/>
        <w:t xml:space="preserve">4.1 </w:t>
      </w:r>
      <w:r w:rsidR="00DF7A11" w:rsidRPr="009176CC">
        <w:t>Caveats of Approach</w:t>
      </w:r>
      <w:commentRangeEnd w:id="194"/>
      <w:r w:rsidR="00C763A7">
        <w:rPr>
          <w:rStyle w:val="CommentReference"/>
          <w:rFonts w:eastAsiaTheme="minorHAnsi"/>
          <w:i w:val="0"/>
        </w:rPr>
        <w:commentReference w:id="194"/>
      </w:r>
    </w:p>
    <w:p w14:paraId="2FBC0F83" w14:textId="4B03EF36" w:rsidR="00A767F7" w:rsidRDefault="00DF7A11" w:rsidP="00DF7A11">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variability was present</w:t>
      </w:r>
      <w:r w:rsidR="00A767F7">
        <w:t xml:space="preserve">. However, some erroneous detection can be expected considering inherent noise in our datasets, and the fact that we did not have a minimum threshold for breakpoint detection; a single, small derivative that did not have a CI containing zero could be ‘picked’. </w:t>
      </w:r>
    </w:p>
    <w:p w14:paraId="0E6825E6" w14:textId="5ADBBA56" w:rsidR="0089790E" w:rsidRDefault="0089790E" w:rsidP="00DF7A11">
      <w:pPr>
        <w:spacing w:line="360" w:lineRule="auto"/>
      </w:pPr>
      <w:r>
        <w:t xml:space="preserve">The accuracy detection procedure 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The performance of the method despite this strictness and the sensitivity of the absolute-value method mentioned above is promising.</w:t>
      </w:r>
    </w:p>
    <w:p w14:paraId="637F85ED" w14:textId="2E293620"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With these caveats in mind, we envision (and demonstrate) using the method as a tool to identify general regions and periods of change in fish size-at-age, which will necessarily be evaluated against pre-existing knowledge of the fish population and its ecosystem</w:t>
      </w:r>
      <w:r w:rsidR="00B62B5E" w:rsidRPr="00B62B5E">
        <w:t xml:space="preserve">. </w:t>
      </w:r>
      <w:r w:rsidR="00493E13" w:rsidRPr="00B62B5E">
        <w:t xml:space="preserve">Below, we discuss the results of the simulation study and provide further guidance on how researchers </w:t>
      </w:r>
      <w:del w:id="195" w:author="Connors, Brendan" w:date="2019-04-26T11:56:00Z">
        <w:r w:rsidR="00493E13" w:rsidRPr="00B62B5E" w:rsidDel="005076AB">
          <w:delText xml:space="preserve">should </w:delText>
        </w:r>
      </w:del>
      <w:ins w:id="196" w:author="Connors, Brendan" w:date="2019-04-26T11:56:00Z">
        <w:r w:rsidR="005076AB">
          <w:t>could</w:t>
        </w:r>
        <w:r w:rsidR="005076AB" w:rsidRPr="00B62B5E">
          <w:t xml:space="preserve"> </w:t>
        </w:r>
      </w:ins>
      <w:r w:rsidR="00493E13" w:rsidRPr="00B62B5E">
        <w:t xml:space="preserve">apply </w:t>
      </w:r>
      <w:del w:id="197" w:author="Connors, Brendan" w:date="2019-04-26T11:56:00Z">
        <w:r w:rsidR="00493E13" w:rsidRPr="00B62B5E" w:rsidDel="005076AB">
          <w:delText xml:space="preserve">the </w:delText>
        </w:r>
      </w:del>
      <w:ins w:id="198" w:author="Connors, Brendan" w:date="2019-04-26T11:56:00Z">
        <w:r w:rsidR="005076AB">
          <w:t>our</w:t>
        </w:r>
        <w:r w:rsidR="005076AB" w:rsidRPr="00B62B5E">
          <w:t xml:space="preserve"> </w:t>
        </w:r>
      </w:ins>
      <w:r w:rsidR="00493E13" w:rsidRPr="00B62B5E">
        <w:t>proposed method to new datasets.</w:t>
      </w:r>
    </w:p>
    <w:p w14:paraId="0EACBBBE" w14:textId="37ACB677" w:rsidR="00FF414A" w:rsidRDefault="0023745F" w:rsidP="00825F33">
      <w:pPr>
        <w:pStyle w:val="Heading2"/>
        <w:spacing w:before="0" w:line="360" w:lineRule="auto"/>
      </w:pPr>
      <w:r>
        <w:lastRenderedPageBreak/>
        <w:t xml:space="preserve">4.2 </w:t>
      </w:r>
      <w:r w:rsidR="00FF414A">
        <w:t>Simulation Study</w:t>
      </w:r>
    </w:p>
    <w:p w14:paraId="7F287D10" w14:textId="60E514B9" w:rsidR="0088027E" w:rsidRDefault="00D178A2" w:rsidP="00825F33">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47B1B73F"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w:t>
      </w:r>
      <w:del w:id="199" w:author="Connors, Brendan" w:date="2019-04-26T11:57:00Z">
        <w:r w:rsidR="00D178A2" w:rsidDel="00057FD4">
          <w:delText xml:space="preserve"> </w:delText>
        </w:r>
        <w:r w:rsidR="009B28AB" w:rsidRPr="00D73DFA" w:rsidDel="00057FD4">
          <w:delText>In terms of fisheries management, t</w:delText>
        </w:r>
      </w:del>
      <w:ins w:id="200" w:author="Connors, Brendan" w:date="2019-04-26T11:57:00Z">
        <w:r w:rsidR="00057FD4">
          <w:t>T</w:t>
        </w:r>
      </w:ins>
      <w:r w:rsidR="009B28AB" w:rsidRPr="00D73DFA">
        <w:t xml:space="preserve">his suggests that </w:t>
      </w:r>
      <w:ins w:id="201" w:author="Connors, Brendan" w:date="2019-04-26T11:57:00Z">
        <w:r w:rsidR="00057FD4">
          <w:t xml:space="preserve">fishery scientists and managers </w:t>
        </w:r>
      </w:ins>
      <w:del w:id="202" w:author="Connors, Brendan" w:date="2019-04-26T11:57:00Z">
        <w:r w:rsidR="009B28AB" w:rsidRPr="00D73DFA" w:rsidDel="00057FD4">
          <w:delText xml:space="preserve">managers </w:delText>
        </w:r>
      </w:del>
      <w:r w:rsidR="009B28AB" w:rsidRPr="00D73DFA">
        <w:t>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Such breakdown of detection methods at the margins of a series (</w:t>
      </w:r>
      <w:ins w:id="203" w:author="Connors, Brendan" w:date="2019-04-26T11:58:00Z">
        <w:r w:rsidR="003207D4">
          <w:t xml:space="preserve">e.g., </w:t>
        </w:r>
      </w:ins>
      <w:r w:rsidR="0022377B">
        <w:t xml:space="preserve">at the edges of a study region, or at the end of a time-series) has been </w:t>
      </w:r>
      <w:ins w:id="204" w:author="Connors, Brendan" w:date="2019-04-26T11:58:00Z">
        <w:r w:rsidR="003207D4">
          <w:t xml:space="preserve">previously </w:t>
        </w:r>
      </w:ins>
      <w:r w:rsidR="0022377B">
        <w:t xml:space="preserve">documented </w:t>
      </w:r>
      <w:del w:id="205" w:author="Connors, Brendan" w:date="2019-04-26T11:58:00Z">
        <w:r w:rsidR="0022377B" w:rsidDel="003207D4">
          <w:delText xml:space="preserve">in </w:delText>
        </w:r>
      </w:del>
      <w:ins w:id="206" w:author="Connors, Brendan" w:date="2019-04-26T11:58:00Z">
        <w:r w:rsidR="003207D4">
          <w:t>by</w:t>
        </w:r>
        <w:r w:rsidR="003207D4">
          <w:t xml:space="preserve"> </w:t>
        </w:r>
      </w:ins>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ins w:id="207" w:author="Connors, Brendan" w:date="2019-04-26T11:58:00Z">
        <w:r w:rsidR="003207D4">
          <w:t xml:space="preserve"> </w:t>
        </w:r>
        <w:proofErr w:type="spellStart"/>
        <w:r w:rsidR="003207D4">
          <w:t>who</w:t>
        </w:r>
      </w:ins>
      <w:del w:id="208" w:author="Connors, Brendan" w:date="2019-04-26T11:58:00Z">
        <w:r w:rsidR="0022377B" w:rsidRPr="00D73DFA" w:rsidDel="003207D4">
          <w:delText xml:space="preserve">. The same author </w:delText>
        </w:r>
      </w:del>
      <w:r w:rsidR="0022377B" w:rsidRPr="00D73DFA">
        <w:t>developed</w:t>
      </w:r>
      <w:proofErr w:type="spellEnd"/>
      <w:r w:rsidR="0022377B" w:rsidRPr="00D73DFA">
        <w:t xml:space="preserve"> a method using sequential t-tests to perform </w:t>
      </w:r>
      <w:del w:id="209" w:author="Connors, Brendan" w:date="2019-04-26T11:58:00Z">
        <w:r w:rsidR="0022377B" w:rsidRPr="00D73DFA" w:rsidDel="003207D4">
          <w:delText xml:space="preserve">such </w:delText>
        </w:r>
      </w:del>
      <w:r w:rsidR="0022377B" w:rsidRPr="00D73DFA">
        <w:t xml:space="preserve">edge-case detection, </w:t>
      </w:r>
      <w:del w:id="210" w:author="Connors, Brendan" w:date="2019-04-26T11:58:00Z">
        <w:r w:rsidR="0022377B" w:rsidRPr="00D73DFA" w:rsidDel="003207D4">
          <w:delText>which has been</w:delText>
        </w:r>
      </w:del>
      <w:ins w:id="211" w:author="Connors, Brendan" w:date="2019-04-26T11:58:00Z">
        <w:r w:rsidR="003207D4">
          <w:t>and</w:t>
        </w:r>
      </w:ins>
      <w:r w:rsidR="0022377B" w:rsidRPr="00D73DFA">
        <w:t xml:space="preserve"> applied </w:t>
      </w:r>
      <w:ins w:id="212" w:author="Connors, Brendan" w:date="2019-04-26T11:59:00Z">
        <w:r w:rsidR="003207D4">
          <w:t xml:space="preserve">it </w:t>
        </w:r>
      </w:ins>
      <w:r w:rsidR="0022377B" w:rsidRPr="00D73DFA">
        <w:t xml:space="preserve">to detect ecosystem regime shifts in the Bering Sea. </w:t>
      </w:r>
      <w:del w:id="213" w:author="Connors, Brendan" w:date="2019-04-26T11:59:00Z">
        <w:r w:rsidR="002C6E0C" w:rsidRPr="002C6E0C" w:rsidDel="003207D4">
          <w:delText>It is noted that</w:delText>
        </w:r>
      </w:del>
      <w:ins w:id="214" w:author="Connors, Brendan" w:date="2019-04-26T11:59:00Z">
        <w:r w:rsidR="003207D4">
          <w:t>However,</w:t>
        </w:r>
      </w:ins>
      <w:r w:rsidR="002C6E0C" w:rsidRPr="002C6E0C">
        <w:t xml:space="preserve">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F04304">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w:t>
      </w:r>
      <w:ins w:id="215" w:author="Connors, Brendan" w:date="2019-04-26T11:59:00Z">
        <w:r w:rsidR="003207D4">
          <w:t xml:space="preserve">we see as a promising </w:t>
        </w:r>
      </w:ins>
      <w:del w:id="216" w:author="Connors, Brendan" w:date="2019-04-26T11:59:00Z">
        <w:r w:rsidR="002C6E0C" w:rsidRPr="002C6E0C" w:rsidDel="003207D4">
          <w:delText>is</w:delText>
        </w:r>
      </w:del>
      <w:r w:rsidR="002C6E0C" w:rsidRPr="002C6E0C">
        <w:t xml:space="preserve"> </w:t>
      </w:r>
      <w:del w:id="217" w:author="Connors, Brendan" w:date="2019-04-26T11:59:00Z">
        <w:r w:rsidR="002C6E0C" w:rsidRPr="002C6E0C" w:rsidDel="003207D4">
          <w:delText xml:space="preserve">an </w:delText>
        </w:r>
      </w:del>
      <w:r w:rsidR="002C6E0C" w:rsidRPr="002C6E0C">
        <w:t xml:space="preserve">area for future research. </w:t>
      </w:r>
    </w:p>
    <w:p w14:paraId="062EA1FF" w14:textId="00A6CB19"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w:t>
      </w:r>
      <w:ins w:id="218" w:author="Connors, Brendan" w:date="2019-04-26T12:00:00Z">
        <w:r w:rsidR="003207D4">
          <w:t xml:space="preserve">(CITATIONS?). </w:t>
        </w:r>
      </w:ins>
      <w:del w:id="219" w:author="Connors, Brendan" w:date="2019-04-26T12:00:00Z">
        <w:r w:rsidR="00101B63" w:rsidRPr="00D73DFA" w:rsidDel="003207D4">
          <w:delText xml:space="preserve">, and </w:delText>
        </w:r>
      </w:del>
      <w:ins w:id="220" w:author="Connors, Brendan" w:date="2019-04-26T12:00:00Z">
        <w:r w:rsidR="003207D4">
          <w:t>T</w:t>
        </w:r>
      </w:ins>
      <w:del w:id="221" w:author="Connors, Brendan" w:date="2019-04-26T12:00:00Z">
        <w:r w:rsidR="00101B63" w:rsidRPr="00D73DFA" w:rsidDel="003207D4">
          <w:delText>t</w:delText>
        </w:r>
      </w:del>
      <w:r w:rsidR="00101B63" w:rsidRPr="00D73DFA">
        <w:t xml:space="preserve">he ongoing emphasis on ecosystem-based fisheries management </w:t>
      </w:r>
      <w:del w:id="222" w:author="Connors, Brendan" w:date="2019-04-26T12:00:00Z">
        <w:r w:rsidR="00101B63" w:rsidRPr="00D73DFA" w:rsidDel="003207D4">
          <w:delText>will hopefully involve</w:delText>
        </w:r>
      </w:del>
      <w:ins w:id="223" w:author="Connors, Brendan" w:date="2019-04-26T12:00:00Z">
        <w:r w:rsidR="003207D4">
          <w:t>calls for</w:t>
        </w:r>
      </w:ins>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3EE1C482" w:rsidR="009176CC" w:rsidRDefault="0040193D" w:rsidP="00C11749">
      <w:pPr>
        <w:spacing w:line="360" w:lineRule="auto"/>
        <w:ind w:firstLine="720"/>
      </w:pPr>
      <w:del w:id="224" w:author="Connors, Brendan" w:date="2019-04-26T12:00:00Z">
        <w:r w:rsidDel="003207D4">
          <w:delText xml:space="preserve">The </w:delText>
        </w:r>
      </w:del>
      <w:ins w:id="225" w:author="Connors, Brendan" w:date="2019-04-26T12:00:00Z">
        <w:r w:rsidR="003207D4">
          <w:t>Our</w:t>
        </w:r>
        <w:r w:rsidR="003207D4">
          <w:t xml:space="preserve"> </w:t>
        </w:r>
      </w:ins>
      <w:r>
        <w:t>method indicated tradeoffs between the accuracy of breakpoint detection and resultant coverage probabilit</w:t>
      </w:r>
      <w:r w:rsidR="0088027E">
        <w:t>ies</w:t>
      </w:r>
      <w:r>
        <w:t xml:space="preserve"> in the estimated growth curve</w:t>
      </w:r>
      <w:r w:rsidR="00304135">
        <w:t xml:space="preserve">, as well as large differences in the </w:t>
      </w:r>
      <w:r w:rsidR="00304135">
        <w:lastRenderedPageBreak/>
        <w:t xml:space="preserve">coverage </w:t>
      </w:r>
      <w:r w:rsidR="002866F4">
        <w:t xml:space="preserve">probabilities </w:t>
      </w:r>
      <w:r w:rsidR="00304135">
        <w:t xml:space="preserve">of fish size at younger vs. </w:t>
      </w:r>
      <w:r w:rsidR="002866F4">
        <w:t>older</w:t>
      </w:r>
      <w:r w:rsidR="00304135">
        <w:t xml:space="preserve"> ages.</w:t>
      </w:r>
      <w:r w:rsidR="008322F4">
        <w:t xml:space="preserve"> </w:t>
      </w:r>
      <w:del w:id="226" w:author="Connors, Brendan" w:date="2019-04-26T12:00:00Z">
        <w:r w:rsidR="008322F4" w:rsidDel="003207D4">
          <w:delText xml:space="preserve">It </w:delText>
        </w:r>
      </w:del>
      <w:ins w:id="227" w:author="Connors, Brendan" w:date="2019-04-26T12:00:00Z">
        <w:r w:rsidR="003207D4">
          <w:t>We find it</w:t>
        </w:r>
      </w:ins>
      <w:del w:id="228" w:author="Connors, Brendan" w:date="2019-04-26T12:01:00Z">
        <w:r w:rsidR="008322F4" w:rsidDel="003207D4">
          <w:delText>is</w:delText>
        </w:r>
      </w:del>
      <w:r w:rsidR="008322F4">
        <w:t xml:space="preserve"> encouraging that the approach could correctly d</w:t>
      </w:r>
      <w:r w:rsidR="002866F4">
        <w:t xml:space="preserve">etect breakpoints </w:t>
      </w:r>
      <w:r w:rsidR="008322F4">
        <w:t>in the scenario with overlapping ranges, which is likely more similar to real-world fish populations</w:t>
      </w:r>
      <w:ins w:id="229" w:author="Connors, Brendan" w:date="2019-04-26T12:01:00Z">
        <w:r w:rsidR="003207D4">
          <w:t xml:space="preserve"> than the sharp gradients we considered in some </w:t>
        </w:r>
        <w:proofErr w:type="spellStart"/>
        <w:r w:rsidR="003207D4">
          <w:t>seanrio</w:t>
        </w:r>
      </w:ins>
      <w:proofErr w:type="spellEnd"/>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w:t>
      </w:r>
      <w:del w:id="230" w:author="Connors, Brendan" w:date="2019-04-26T12:01:00Z">
        <w:r w:rsidR="009F0300" w:rsidDel="003207D4">
          <w:delText xml:space="preserve">guidance </w:delText>
        </w:r>
      </w:del>
      <w:r w:rsidR="002866F4">
        <w:t xml:space="preserve">tool to </w:t>
      </w:r>
      <w:ins w:id="231" w:author="Connors, Brendan" w:date="2019-04-26T12:01:00Z">
        <w:r w:rsidR="003207D4">
          <w:t xml:space="preserve">guide the </w:t>
        </w:r>
      </w:ins>
      <w:r w:rsidR="002866F4">
        <w:t>identif</w:t>
      </w:r>
      <w:ins w:id="232" w:author="Connors, Brendan" w:date="2019-04-26T12:01:00Z">
        <w:r w:rsidR="003207D4">
          <w:t>ication of</w:t>
        </w:r>
      </w:ins>
      <w:del w:id="233" w:author="Connors, Brendan" w:date="2019-04-26T12:01:00Z">
        <w:r w:rsidR="002866F4" w:rsidDel="003207D4">
          <w:delText>y</w:delText>
        </w:r>
      </w:del>
      <w:r w:rsidR="009F0300">
        <w:t xml:space="preserve"> general zones between which growth </w:t>
      </w:r>
      <w:r w:rsidR="002866F4">
        <w:t>could</w:t>
      </w:r>
      <w:r w:rsidR="009F0300">
        <w:t xml:space="preserve"> vary, and not take </w:t>
      </w:r>
      <w:del w:id="234" w:author="Connors, Brendan" w:date="2019-04-26T12:02:00Z">
        <w:r w:rsidR="009F0300" w:rsidDel="003207D4">
          <w:delText xml:space="preserve">the </w:delText>
        </w:r>
      </w:del>
      <w:r w:rsidR="009F0300">
        <w:t xml:space="preserve">detected breakpoint </w:t>
      </w:r>
      <w:del w:id="235" w:author="Connors, Brendan" w:date="2019-04-26T12:02:00Z">
        <w:r w:rsidR="009F0300" w:rsidDel="003207D4">
          <w:delText xml:space="preserve">itself </w:delText>
        </w:r>
      </w:del>
      <w:ins w:id="236" w:author="Connors, Brendan" w:date="2019-04-26T12:02:00Z">
        <w:r w:rsidR="003207D4">
          <w:t>on their own</w:t>
        </w:r>
        <w:r w:rsidR="003207D4">
          <w:t xml:space="preserve"> </w:t>
        </w:r>
      </w:ins>
      <w:r w:rsidR="009F0300">
        <w:t>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r>
        <w:t xml:space="preserve">4.3 </w:t>
      </w:r>
      <w:r w:rsidR="000157D3">
        <w:t>North Pacific Sablefish</w:t>
      </w:r>
    </w:p>
    <w:p w14:paraId="7A5BCE0A" w14:textId="547504BC" w:rsidR="00555EB1" w:rsidRPr="00555EB1" w:rsidRDefault="00101B63" w:rsidP="00D73DFA">
      <w:pPr>
        <w:spacing w:line="360" w:lineRule="auto"/>
        <w:ind w:firstLine="720"/>
      </w:pPr>
      <w:del w:id="237" w:author="Connors, Brendan" w:date="2019-04-26T12:03:00Z">
        <w:r w:rsidRPr="00DE448A" w:rsidDel="003207D4">
          <w:delText xml:space="preserve">The </w:delText>
        </w:r>
      </w:del>
      <w:ins w:id="238" w:author="Connors, Brendan" w:date="2019-04-26T12:03:00Z">
        <w:r w:rsidR="003207D4">
          <w:t>Our</w:t>
        </w:r>
        <w:r w:rsidR="003207D4" w:rsidRPr="00DE448A">
          <w:t xml:space="preserve"> </w:t>
        </w:r>
      </w:ins>
      <w:r w:rsidRPr="00DE448A">
        <w:t xml:space="preserve">evaluation of size-at-age for NE Pacific sablefish was directly motivated by the notion that </w:t>
      </w:r>
      <w:r w:rsidR="00A729D3">
        <w:t>sable</w:t>
      </w:r>
      <w:r w:rsidRPr="00DE448A">
        <w:t xml:space="preserve">fish growth may vary at a scale </w:t>
      </w:r>
      <w:del w:id="239" w:author="Connors, Brendan" w:date="2019-04-26T12:03:00Z">
        <w:r w:rsidRPr="00DE448A" w:rsidDel="003207D4">
          <w:delText>different to</w:delText>
        </w:r>
      </w:del>
      <w:ins w:id="240" w:author="Connors, Brendan" w:date="2019-04-26T12:03:00Z">
        <w:r w:rsidR="003207D4">
          <w:t>that is broader than</w:t>
        </w:r>
      </w:ins>
      <w:r w:rsidRPr="00DE448A">
        <w:t xml:space="preserve"> </w:t>
      </w:r>
      <w:del w:id="241" w:author="Connors, Brendan" w:date="2019-04-26T12:03:00Z">
        <w:r w:rsidRPr="00DE448A" w:rsidDel="003207D4">
          <w:delText xml:space="preserve">the </w:delText>
        </w:r>
      </w:del>
      <w:r w:rsidR="00DF7A11">
        <w:t xml:space="preserve">present </w:t>
      </w:r>
      <w:r w:rsidRPr="00DE448A">
        <w:t>management boundaries.</w:t>
      </w:r>
      <w:r w:rsidR="00825F33" w:rsidRPr="00DE448A">
        <w:t xml:space="preserve"> </w:t>
      </w:r>
      <w:r w:rsidR="00555EB1" w:rsidRPr="00DE448A">
        <w:t xml:space="preserve">Estimates of the </w:t>
      </w:r>
      <w:ins w:id="242" w:author="Connors, Brendan" w:date="2019-04-26T12:03:00Z">
        <w:r w:rsidR="003207D4">
          <w:t xml:space="preserve">growth </w:t>
        </w:r>
      </w:ins>
      <w:r w:rsidR="00555EB1" w:rsidRPr="00DE448A">
        <w:t xml:space="preserve">parameters </w:t>
      </w:r>
      <w:del w:id="243" w:author="Connors, Brendan" w:date="2019-04-26T12:03:00Z">
        <w:r w:rsidR="00555EB1" w:rsidRPr="00DE448A" w:rsidDel="003207D4">
          <w:delText xml:space="preserve">of the growth curve </w:delText>
        </w:r>
      </w:del>
      <w:r w:rsidR="00555EB1" w:rsidRPr="00DE448A">
        <w:t>for sablefish are usually based on survey data acquired</w:t>
      </w:r>
      <w:r w:rsidR="00555EB1" w:rsidRPr="004906F5">
        <w:t xml:space="preserve"> </w:t>
      </w:r>
      <w:r w:rsidR="00555EB1">
        <w:t xml:space="preserve">from chartered commercial </w:t>
      </w:r>
      <w:ins w:id="244" w:author="Connors, Brendan" w:date="2019-04-26T12:04:00Z">
        <w:r w:rsidR="003207D4">
          <w:t xml:space="preserve">trap, </w:t>
        </w:r>
      </w:ins>
      <w:r w:rsidR="00555EB1">
        <w:t xml:space="preserve">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 xml:space="preserve">d growth parameters </w:t>
      </w:r>
      <w:del w:id="245" w:author="Connors, Brendan" w:date="2019-04-26T12:04:00Z">
        <w:r w:rsidR="00555EB1" w:rsidDel="003207D4">
          <w:delText xml:space="preserve">using </w:delText>
        </w:r>
      </w:del>
      <w:ins w:id="246" w:author="Connors, Brendan" w:date="2019-04-26T12:04:00Z">
        <w:r w:rsidR="003207D4">
          <w:t>from</w:t>
        </w:r>
        <w:r w:rsidR="003207D4">
          <w:t xml:space="preserve"> </w:t>
        </w:r>
      </w:ins>
      <w:r w:rsidR="00555EB1">
        <w:t>data</w:t>
      </w:r>
      <w:r w:rsidR="00555EB1" w:rsidRPr="004906F5">
        <w:t xml:space="preserve"> </w:t>
      </w:r>
      <w:ins w:id="247" w:author="Connors, Brendan" w:date="2019-04-26T12:04:00Z">
        <w:r w:rsidR="003207D4">
          <w:t xml:space="preserve">collected by </w:t>
        </w:r>
      </w:ins>
      <w:del w:id="248" w:author="Connors, Brendan" w:date="2019-04-26T12:04:00Z">
        <w:r w:rsidR="00555EB1" w:rsidRPr="004906F5" w:rsidDel="003207D4">
          <w:delText>from</w:delText>
        </w:r>
      </w:del>
      <w:r w:rsidR="00555EB1" w:rsidRPr="004906F5">
        <w:t xml:space="preserve"> a survey, because </w:t>
      </w:r>
      <w:r w:rsidR="00555EB1">
        <w:t xml:space="preserve">fishery-dependent information can be </w:t>
      </w:r>
      <w:del w:id="249" w:author="Connors, Brendan" w:date="2019-04-26T12:04:00Z">
        <w:r w:rsidR="00555EB1" w:rsidDel="003207D4">
          <w:delText xml:space="preserve">heavily </w:delText>
        </w:r>
      </w:del>
      <w:r w:rsidR="00555EB1">
        <w:t xml:space="preserve">biased due to targeting or gear </w:t>
      </w:r>
      <w:commentRangeStart w:id="250"/>
      <w:r w:rsidR="00555EB1">
        <w:t xml:space="preserve">selectivity </w:t>
      </w:r>
      <w:commentRangeEnd w:id="250"/>
      <w:r w:rsidR="003207D4">
        <w:rPr>
          <w:rStyle w:val="CommentReference"/>
        </w:rPr>
        <w:commentReference w:id="250"/>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commentRangeStart w:id="251"/>
      <w:r w:rsidR="00DF7A11">
        <w:t xml:space="preserve">For this reason, </w:t>
      </w:r>
      <w:commentRangeEnd w:id="251"/>
      <w:r w:rsidR="003207D4">
        <w:rPr>
          <w:rStyle w:val="CommentReference"/>
        </w:rPr>
        <w:commentReference w:id="251"/>
      </w:r>
      <w:r w:rsidR="00DF7A11">
        <w:t xml:space="preserve">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w:t>
      </w:r>
      <w:del w:id="252" w:author="Connors, Brendan" w:date="2019-04-26T12:06:00Z">
        <w:r w:rsidR="00A729D3" w:rsidDel="003207D4">
          <w:delText xml:space="preserve">induced </w:delText>
        </w:r>
      </w:del>
      <w:ins w:id="253" w:author="Connors, Brendan" w:date="2019-04-26T12:06:00Z">
        <w:r w:rsidR="003207D4">
          <w:t>then gives rise to</w:t>
        </w:r>
        <w:r w:rsidR="003207D4">
          <w:t xml:space="preserve"> </w:t>
        </w:r>
      </w:ins>
      <w:r w:rsidR="00A729D3">
        <w:t>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 xml:space="preserve">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w:instrText>
      </w:r>
      <w:r w:rsidR="00B53149" w:rsidRPr="00FB1F24">
        <w:rPr>
          <w:lang w:val="fr-FR"/>
          <w:rPrChange w:id="254" w:author="Connors, Brendan" w:date="2019-04-26T08:57:00Z">
            <w:rPr/>
          </w:rPrChange>
        </w:rPr>
        <w:instrText>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w:instrText>
      </w:r>
      <w:r w:rsidR="00B53149" w:rsidRPr="003207D4">
        <w:rPr>
          <w:rPrChange w:id="255" w:author="Connors, Brendan" w:date="2019-04-26T12:07:00Z">
            <w:rPr/>
          </w:rPrChange>
        </w:rPr>
        <w:instrText>tion.json"}</w:instrText>
      </w:r>
      <w:r w:rsidR="00B53149">
        <w:fldChar w:fldCharType="separate"/>
      </w:r>
      <w:r w:rsidR="00B53149" w:rsidRPr="003207D4">
        <w:rPr>
          <w:noProof/>
        </w:rPr>
        <w:t>(Hanselman et al., 2017)</w:t>
      </w:r>
      <w:r w:rsidR="00B53149">
        <w:fldChar w:fldCharType="end"/>
      </w:r>
      <w:r w:rsidR="00B53149" w:rsidRPr="003207D4">
        <w:t xml:space="preserve"> and CC </w:t>
      </w:r>
      <w:r w:rsidR="00B53149">
        <w:fldChar w:fldCharType="begin" w:fldLock="1"/>
      </w:r>
      <w:r w:rsidR="007D1370" w:rsidRPr="003207D4">
        <w:rPr>
          <w:rPrChange w:id="256" w:author="Connors, Brendan" w:date="2019-04-26T12:07:00Z">
            <w:rPr/>
          </w:rPrChange>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3207D4">
        <w:rPr>
          <w:noProof/>
        </w:rPr>
        <w:t>(Johnson et al., 2015)</w:t>
      </w:r>
      <w:r w:rsidR="00B53149">
        <w:fldChar w:fldCharType="end"/>
      </w:r>
      <w:r w:rsidR="00B53149" w:rsidRPr="003207D4">
        <w:t xml:space="preserve"> assessments </w:t>
      </w:r>
      <w:ins w:id="257" w:author="Connors, Brendan" w:date="2019-04-26T12:06:00Z">
        <w:r w:rsidR="003207D4" w:rsidRPr="003207D4">
          <w:rPr>
            <w:rPrChange w:id="258" w:author="Connors, Brendan" w:date="2019-04-26T12:07:00Z">
              <w:rPr>
                <w:lang w:val="fr-FR"/>
              </w:rPr>
            </w:rPrChange>
          </w:rPr>
          <w:t xml:space="preserve">and </w:t>
        </w:r>
      </w:ins>
      <w:r w:rsidR="00B53149" w:rsidRPr="003207D4">
        <w:t xml:space="preserve">so no truncation was performed. </w:t>
      </w:r>
      <w:r w:rsidR="00B53149">
        <w:t xml:space="preserve">Researchers interested in using the method presented here are advised to </w:t>
      </w:r>
      <w:r w:rsidR="00B53149">
        <w:lastRenderedPageBreak/>
        <w:t>consider carefully how biases in their data may emerge as erroneous breakpoints and resultant growth estimates when interpreting results.</w:t>
      </w:r>
    </w:p>
    <w:p w14:paraId="54D252A9" w14:textId="30969CFF" w:rsidR="007D1370" w:rsidRDefault="00D24852" w:rsidP="00F16646">
      <w:pPr>
        <w:spacing w:after="0" w:line="360"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and state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xml:space="preserve">) and </w:t>
      </w:r>
      <w:commentRangeStart w:id="259"/>
      <w:r w:rsidR="00DC2CFC">
        <w:t xml:space="preserve">one of our detected breakpoints </w:t>
      </w:r>
      <w:commentRangeEnd w:id="259"/>
      <w:r w:rsidR="005A5C86">
        <w:rPr>
          <w:rStyle w:val="CommentReference"/>
        </w:rPr>
        <w:commentReference w:id="259"/>
      </w:r>
      <w:r w:rsidR="00DC2CFC">
        <w:t>(</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 xml:space="preserve">the Vancouver </w:t>
      </w:r>
      <w:ins w:id="260" w:author="Connors, Brendan" w:date="2019-04-26T12:07:00Z">
        <w:r w:rsidR="003207D4">
          <w:t xml:space="preserve">Island </w:t>
        </w:r>
      </w:ins>
      <w:r w:rsidR="007A3BAC">
        <w:t>region (ca</w:t>
      </w:r>
      <w:r w:rsidR="00246216">
        <w:t>. 49˚N</w:t>
      </w:r>
      <w:r w:rsidR="007A3BAC">
        <w:t xml:space="preserve">), which was posited to be the result of samples coming from the “southern end of a faster-growing northern stock”, a suggestion supported by our findings. </w:t>
      </w:r>
      <w:r w:rsidR="00EE0A9B" w:rsidRPr="007A3BAC">
        <w:t>The</w:t>
      </w:r>
      <w:r w:rsidR="00EE0A9B">
        <w:t xml:space="preserve"> authors of </w:t>
      </w:r>
      <w:commentRangeStart w:id="261"/>
      <w:r w:rsidR="00EE0A9B">
        <w:t>that</w:t>
      </w:r>
      <w:commentRangeEnd w:id="261"/>
      <w:r w:rsidR="005A5C86">
        <w:rPr>
          <w:rStyle w:val="CommentReference"/>
        </w:rPr>
        <w:commentReference w:id="261"/>
      </w:r>
      <w:r w:rsidR="00EE0A9B">
        <w:t xml:space="preserve"> study described how sablefish have been shown to </w:t>
      </w:r>
      <w:r w:rsidR="00F521CD">
        <w:t xml:space="preserve">be </w:t>
      </w:r>
      <w:r w:rsidR="00EE0A9B">
        <w:t xml:space="preserve">highly </w:t>
      </w:r>
      <w:commentRangeStart w:id="262"/>
      <w:r w:rsidR="00EE0A9B">
        <w:t>migratory</w:t>
      </w:r>
      <w:commentRangeEnd w:id="262"/>
      <w:r w:rsidR="00115CBA">
        <w:rPr>
          <w:rStyle w:val="CommentReference"/>
        </w:rPr>
        <w:commentReference w:id="262"/>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commentRangeStart w:id="263"/>
      <w:r w:rsidR="00212215">
        <w:t xml:space="preserve">shelf-slope pattern </w:t>
      </w:r>
      <w:commentRangeEnd w:id="263"/>
      <w:r w:rsidR="00AE062D">
        <w:rPr>
          <w:rStyle w:val="CommentReference"/>
        </w:rPr>
        <w:commentReference w:id="263"/>
      </w:r>
      <w:r w:rsidR="00212215">
        <w:t xml:space="preserve">observed in </w:t>
      </w:r>
      <w:proofErr w:type="spellStart"/>
      <w:r w:rsidR="00212215">
        <w:t>groundfish</w:t>
      </w:r>
      <w:proofErr w:type="spellEnd"/>
      <w:r w:rsidR="00212215">
        <w:t xml:space="preserve"> overall. </w:t>
      </w:r>
    </w:p>
    <w:p w14:paraId="6E9068FB" w14:textId="65CE17D9"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w:t>
      </w:r>
      <w:commentRangeStart w:id="264"/>
      <w:r w:rsidR="00F65EE9">
        <w:t xml:space="preserve">in </w:t>
      </w:r>
      <w:r w:rsidR="00CD03F1">
        <w:t>1995</w:t>
      </w:r>
      <w:r w:rsidR="0000580A">
        <w:t xml:space="preserve"> only for age-four fish</w:t>
      </w:r>
      <w:r w:rsidR="0005545E">
        <w:t>,</w:t>
      </w:r>
      <w:r w:rsidR="00F65EE9">
        <w:t xml:space="preserve"> </w:t>
      </w:r>
      <w:r w:rsidR="00CD03F1">
        <w:t xml:space="preserve">though it was </w:t>
      </w:r>
      <w:commentRangeEnd w:id="264"/>
      <w:r w:rsidR="002C350B">
        <w:rPr>
          <w:rStyle w:val="CommentReference"/>
        </w:rPr>
        <w:commentReference w:id="264"/>
      </w:r>
      <w:r w:rsidR="00CD03F1">
        <w:t>not of</w:t>
      </w:r>
      <w:r w:rsidR="0005545E">
        <w:t xml:space="preserve"> greater magnitude than the </w:t>
      </w:r>
      <w:r w:rsidR="007C5D78">
        <w:t>derivative</w:t>
      </w:r>
      <w:r w:rsidR="0005545E">
        <w:t xml:space="preserve"> </w:t>
      </w:r>
      <w:r w:rsidR="007C5D78">
        <w:t>for</w:t>
      </w:r>
      <w:r w:rsidR="0005545E">
        <w:t xml:space="preserve"> 2010</w:t>
      </w:r>
      <w:r w:rsidR="00CD03F1">
        <w:t>.</w:t>
      </w:r>
      <w:r w:rsidR="00992E9D" w:rsidRPr="00992E9D">
        <w:rPr>
          <w:b/>
        </w:rPr>
        <w:t xml:space="preserve"> </w:t>
      </w:r>
    </w:p>
    <w:p w14:paraId="5693942E" w14:textId="778DF786" w:rsidR="009A4F3C" w:rsidRPr="009A4F3C" w:rsidRDefault="0000580A" w:rsidP="009A4F3C">
      <w:pPr>
        <w:spacing w:after="0" w:line="360" w:lineRule="auto"/>
        <w:ind w:firstLine="360"/>
      </w:pPr>
      <w:r>
        <w:lastRenderedPageBreak/>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w:t>
      </w:r>
      <w:del w:id="265" w:author="Connors, Brendan" w:date="2019-04-26T12:08:00Z">
        <w:r w:rsidDel="00115CBA">
          <w:delText xml:space="preserve">motivate </w:delText>
        </w:r>
      </w:del>
      <w:proofErr w:type="spellStart"/>
      <w:ins w:id="266" w:author="Connors, Brendan" w:date="2019-04-26T12:08:00Z">
        <w:r w:rsidR="00115CBA">
          <w:t>warent</w:t>
        </w:r>
        <w:proofErr w:type="spellEnd"/>
        <w:r w:rsidR="00115CBA">
          <w:t xml:space="preserve"> </w:t>
        </w:r>
      </w:ins>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commentRangeStart w:id="267"/>
      <w:r w:rsidR="009A4F3C">
        <w:t xml:space="preserve">engender </w:t>
      </w:r>
      <w:commentRangeEnd w:id="267"/>
      <w:r w:rsidR="00115CBA">
        <w:rPr>
          <w:rStyle w:val="CommentReference"/>
        </w:rPr>
        <w:commentReference w:id="267"/>
      </w:r>
      <w:r w:rsidR="009A4F3C">
        <w:t xml:space="preserve">variations in growth, and that the proposed method is amenable to improvements based on the incorporation of climate or ecosystem </w:t>
      </w:r>
      <w:r w:rsidR="00942717">
        <w:t>knowledge. In the future, it is conceivable that the method could explicitly incorporate climactic data (such as temperature, or a factor for an ecological zone)</w:t>
      </w:r>
      <w:r w:rsidR="009A4F3C">
        <w:t>.</w:t>
      </w:r>
    </w:p>
    <w:p w14:paraId="2ACF1299" w14:textId="42DCF67F" w:rsidR="0000580A" w:rsidRPr="00D76119" w:rsidRDefault="009A4F3C" w:rsidP="00D76119">
      <w:pPr>
        <w:spacing w:after="0" w:line="360" w:lineRule="auto"/>
        <w:ind w:firstLine="360"/>
      </w:pPr>
      <w:commentRangeStart w:id="268"/>
      <w:r>
        <w:t>Also</w:t>
      </w:r>
      <w:r w:rsidR="0000580A">
        <w:t>, it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more frequently for female fish,</w:t>
      </w:r>
      <w:r>
        <w:t xml:space="preserve"> and </w:t>
      </w:r>
      <w:del w:id="269" w:author="Melissa Haltuch" w:date="2019-04-12T12:26:00Z">
        <w:r w:rsidDel="002C350B">
          <w:delText>moreso</w:delText>
        </w:r>
      </w:del>
      <w:ins w:id="270" w:author="Melissa Haltuch" w:date="2019-04-12T12:26:00Z">
        <w:r w:rsidR="002C350B">
          <w:t>more so</w:t>
        </w:r>
      </w:ins>
      <w:r>
        <w:t xml:space="preserve"> in southerly regions (such as Regions 1 and 2, which are mostly comprised of CC data).</w:t>
      </w:r>
      <w:commentRangeEnd w:id="268"/>
      <w:r w:rsidR="002C350B">
        <w:rPr>
          <w:rStyle w:val="CommentReference"/>
        </w:rPr>
        <w:commentReference w:id="268"/>
      </w:r>
      <w:r>
        <w:t xml:space="preserve"> </w:t>
      </w:r>
      <w:commentRangeStart w:id="271"/>
      <w:r>
        <w:t>VGBF estimates for males only supported the conservation of the temporal break in Region 4 (western Alaska).</w:t>
      </w:r>
      <w:r w:rsidR="007D1370">
        <w:t xml:space="preserve"> </w:t>
      </w:r>
      <w:commentRangeEnd w:id="271"/>
      <w:r w:rsidR="002C350B">
        <w:rPr>
          <w:rStyle w:val="CommentReference"/>
        </w:rPr>
        <w:commentReference w:id="271"/>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w:t>
      </w:r>
      <w:commentRangeStart w:id="272"/>
      <w:proofErr w:type="spellStart"/>
      <w:r w:rsidR="00291BC9">
        <w:t>ground</w:t>
      </w:r>
      <w:ins w:id="273" w:author="Melissa Haltuch" w:date="2019-04-12T12:30:00Z">
        <w:r w:rsidR="002C350B">
          <w:t>fish</w:t>
        </w:r>
        <w:proofErr w:type="spellEnd"/>
        <w:r w:rsidR="002C350B">
          <w:t xml:space="preserve"> </w:t>
        </w:r>
      </w:ins>
      <w:commentRangeStart w:id="274"/>
      <w:r w:rsidR="00291BC9">
        <w:t>fisheries</w:t>
      </w:r>
      <w:commentRangeEnd w:id="272"/>
      <w:r w:rsidR="00291BC9">
        <w:rPr>
          <w:rStyle w:val="CommentReference"/>
        </w:rPr>
        <w:commentReference w:id="272"/>
      </w:r>
      <w:commentRangeEnd w:id="274"/>
      <w:r w:rsidR="002C350B">
        <w:rPr>
          <w:rStyle w:val="CommentReference"/>
        </w:rPr>
        <w:commentReference w:id="274"/>
      </w:r>
      <w:r w:rsidR="00291BC9">
        <w:t>.</w:t>
      </w:r>
    </w:p>
    <w:p w14:paraId="4975AFD0" w14:textId="1773A73B" w:rsidR="00BD6121" w:rsidRDefault="00E237EF" w:rsidP="00D45B35">
      <w:pPr>
        <w:spacing w:line="360" w:lineRule="auto"/>
        <w:ind w:firstLine="360"/>
      </w:pPr>
      <w:commentRangeStart w:id="275"/>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End w:id="275"/>
      <w:r w:rsidR="00115CBA">
        <w:rPr>
          <w:rStyle w:val="CommentReference"/>
        </w:rPr>
        <w:commentReference w:id="275"/>
      </w:r>
      <w:commentRangeStart w:id="276"/>
      <w:commentRangeStart w:id="277"/>
      <w:r>
        <w:t>(M. Haltuch, pers. comm.)</w:t>
      </w:r>
      <w:commentRangeEnd w:id="276"/>
      <w:r w:rsidR="00F521CD">
        <w:rPr>
          <w:rStyle w:val="CommentReference"/>
        </w:rPr>
        <w:commentReference w:id="276"/>
      </w:r>
      <w:commentRangeEnd w:id="277"/>
      <w:r w:rsidR="002C350B">
        <w:rPr>
          <w:rStyle w:val="CommentReference"/>
        </w:rPr>
        <w:commentReference w:id="277"/>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size 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w:t>
      </w:r>
      <w:r w:rsidR="0054799E">
        <w:lastRenderedPageBreak/>
        <w:t xml:space="preserve">variation in Alaska. A principal conclusion </w:t>
      </w:r>
      <w:ins w:id="278" w:author="Connors, Brendan" w:date="2019-04-26T12:14:00Z">
        <w:r w:rsidR="00115CBA">
          <w:t xml:space="preserve">of </w:t>
        </w:r>
        <w:r w:rsidR="00115CBA">
          <w:fldChar w:fldCharType="begin" w:fldLock="1"/>
        </w:r>
        <w:r w:rsidR="00115CBA">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115CBA">
          <w:fldChar w:fldCharType="separate"/>
        </w:r>
        <w:r w:rsidR="00115CBA" w:rsidRPr="007C3FF6">
          <w:rPr>
            <w:noProof/>
          </w:rPr>
          <w:t>Stawitz et al.</w:t>
        </w:r>
        <w:r w:rsidR="00115CBA">
          <w:rPr>
            <w:noProof/>
          </w:rPr>
          <w:t xml:space="preserve"> (</w:t>
        </w:r>
        <w:r w:rsidR="00115CBA" w:rsidRPr="007C3FF6">
          <w:rPr>
            <w:noProof/>
          </w:rPr>
          <w:t>2015)</w:t>
        </w:r>
        <w:r w:rsidR="00115CBA">
          <w:fldChar w:fldCharType="end"/>
        </w:r>
      </w:ins>
      <w:ins w:id="279" w:author="Connors, Brendan" w:date="2019-04-26T12:15:00Z">
        <w:r w:rsidR="00115CBA">
          <w:t xml:space="preserve"> </w:t>
        </w:r>
      </w:ins>
      <w:r w:rsidR="0054799E">
        <w:t xml:space="preserve">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w:t>
      </w:r>
      <w:proofErr w:type="spellStart"/>
      <w:r w:rsidR="00247F68">
        <w:t>vectorized</w:t>
      </w:r>
      <w:proofErr w:type="spellEnd"/>
      <w:r w:rsidR="00247F68">
        <w:t xml:space="preserve">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19A63022" w:rsidR="005A0B2F" w:rsidRDefault="005A0B2F">
      <w:pPr>
        <w:spacing w:line="360" w:lineRule="auto"/>
        <w:rPr>
          <w:ins w:id="280" w:author="Connors, Brendan" w:date="2019-04-26T12:15:00Z"/>
        </w:rPr>
      </w:pPr>
    </w:p>
    <w:p w14:paraId="179156F4" w14:textId="29151040" w:rsidR="00115CBA" w:rsidRDefault="00115CBA">
      <w:pPr>
        <w:spacing w:line="360" w:lineRule="auto"/>
        <w:sectPr w:rsidR="00115CBA" w:rsidSect="007D19A2">
          <w:pgSz w:w="12240" w:h="15840"/>
          <w:pgMar w:top="1440" w:right="1440" w:bottom="1440" w:left="1440" w:header="720" w:footer="720" w:gutter="0"/>
          <w:lnNumType w:countBy="1" w:restart="continuous"/>
          <w:cols w:space="720"/>
          <w:docGrid w:linePitch="360"/>
        </w:sectPr>
      </w:pPr>
      <w:commentRangeStart w:id="281"/>
      <w:ins w:id="282" w:author="Connors, Brendan" w:date="2019-04-26T12:15:00Z">
        <w:r>
          <w:t>X</w:t>
        </w:r>
        <w:commentRangeEnd w:id="281"/>
        <w:r>
          <w:rPr>
            <w:rStyle w:val="CommentReference"/>
          </w:rPr>
          <w:commentReference w:id="281"/>
        </w:r>
      </w:ins>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283" w:name="_Hlk2063726"/>
      <w:commentRangeStart w:id="284"/>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commentRangeEnd w:id="284"/>
      <w:r w:rsidR="00215739">
        <w:rPr>
          <w:rStyle w:val="CommentReference"/>
        </w:rPr>
        <w:commentReference w:id="284"/>
      </w:r>
    </w:p>
    <w:p w14:paraId="67F468F5" w14:textId="77777777" w:rsidR="00905488" w:rsidRDefault="00905488" w:rsidP="00305832">
      <w:pPr>
        <w:spacing w:line="360" w:lineRule="auto"/>
      </w:pPr>
    </w:p>
    <w:p w14:paraId="266B7505" w14:textId="723F1D9F"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285"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285"/>
      <w:r>
        <w:t xml:space="preserve">. Example single dataset for each </w:t>
      </w:r>
      <w:del w:id="286" w:author="Connors, Brendan" w:date="2019-04-26T12:27:00Z">
        <w:r w:rsidDel="00215739">
          <w:delText xml:space="preserve">tested </w:delText>
        </w:r>
      </w:del>
      <w:ins w:id="287" w:author="Connors, Brendan" w:date="2019-04-26T12:27:00Z">
        <w:r w:rsidR="00215739">
          <w:t xml:space="preserve">of the </w:t>
        </w:r>
      </w:ins>
      <w:commentRangeStart w:id="288"/>
      <w:r>
        <w:t xml:space="preserve">spatial </w:t>
      </w:r>
      <w:commentRangeEnd w:id="288"/>
      <w:r w:rsidR="00215739">
        <w:rPr>
          <w:rStyle w:val="CommentReference"/>
          <w:iCs w:val="0"/>
        </w:rPr>
        <w:commentReference w:id="288"/>
      </w:r>
      <w:r>
        <w:t>scenario</w:t>
      </w:r>
      <w:ins w:id="289" w:author="Connors, Brendan" w:date="2019-04-26T12:27:00Z">
        <w:r w:rsidR="00215739">
          <w:t>s</w:t>
        </w:r>
      </w:ins>
      <w:r>
        <w:t xml:space="preserve"> </w:t>
      </w:r>
      <w:del w:id="290" w:author="Connors, Brendan" w:date="2019-04-26T12:27:00Z">
        <w:r w:rsidDel="00215739">
          <w:delText xml:space="preserve">presented </w:delText>
        </w:r>
      </w:del>
      <w:r>
        <w:t xml:space="preserve">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w:t>
      </w:r>
      <w:del w:id="291" w:author="Connors, Brendan" w:date="2019-04-26T12:27:00Z">
        <w:r w:rsidDel="00215739">
          <w:delText xml:space="preserve">of </w:delText>
        </w:r>
      </w:del>
      <w:ins w:id="292" w:author="Connors, Brendan" w:date="2019-04-26T12:27:00Z">
        <w:r w:rsidR="00215739">
          <w:t>at</w:t>
        </w:r>
        <w:r w:rsidR="00215739">
          <w:t xml:space="preserve"> </w:t>
        </w:r>
      </w:ins>
      <w:r>
        <w:t xml:space="preserve">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fish in the sample.</w:t>
      </w:r>
    </w:p>
    <w:bookmarkEnd w:id="283"/>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293" w:name="_Hlk2063740"/>
      <w:commentRangeStart w:id="294"/>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commentRangeEnd w:id="294"/>
      <w:r w:rsidR="00215739">
        <w:rPr>
          <w:rStyle w:val="CommentReference"/>
        </w:rPr>
        <w:commentReference w:id="294"/>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295" w:name="_Ref2061301"/>
      <w:r>
        <w:t xml:space="preserve">Figure </w:t>
      </w:r>
      <w:commentRangeStart w:id="296"/>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295"/>
      <w:r>
        <w:t xml:space="preserve">. </w:t>
      </w:r>
      <w:commentRangeEnd w:id="296"/>
      <w:r w:rsidR="00215739">
        <w:rPr>
          <w:rStyle w:val="CommentReference"/>
          <w:iCs w:val="0"/>
        </w:rPr>
        <w:commentReference w:id="296"/>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 or temporal breaks. Vertical dashed red lines indicate detected break points, which are the maximum value obtained for this data set and do not have a confidence interval that contains zero.</w:t>
      </w:r>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297"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298"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298"/>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dashed lines) of first derivative of the spatial smoothers; (</w:t>
      </w:r>
      <w:r w:rsidR="002F43F1">
        <w:t>g</w:t>
      </w:r>
      <w:r w:rsidR="00081EE8">
        <w:t>) ma</w:t>
      </w:r>
      <w:r w:rsidR="00514739">
        <w:t>p</w:t>
      </w:r>
      <w:r w:rsidR="00081EE8">
        <w:t xml:space="preserve"> of age-6 fish for a single simulated dataset with no designated spatial</w:t>
      </w:r>
      <w:r w:rsidR="00EE0A09">
        <w:t xml:space="preserve"> or temporal</w:t>
      </w:r>
      <w:r w:rsidR="00081EE8">
        <w:t xml:space="preserve"> breaks.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299" w:name="_Ref5206683"/>
      <w:bookmarkStart w:id="300"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299"/>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300"/>
    </w:p>
    <w:bookmarkEnd w:id="293"/>
    <w:bookmarkEnd w:id="297"/>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301"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301"/>
      <w:r>
        <w:t xml:space="preserve">. </w:t>
      </w:r>
      <w:r w:rsidR="00C050D7">
        <w:t xml:space="preserve"> </w:t>
      </w:r>
      <w:r w:rsidR="00B6218A">
        <w:t>(</w:t>
      </w:r>
      <w:proofErr w:type="spellStart"/>
      <w:r w:rsidR="00B6218A">
        <w:t>a,c,e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302"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302"/>
      <w:r w:rsidR="00655F5F">
        <w:t xml:space="preserve"> (</w:t>
      </w:r>
      <w:proofErr w:type="spellStart"/>
      <w:r w:rsidR="00655F5F">
        <w:t>a,c,e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8"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303"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303"/>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commentRangeStart w:id="304"/>
      <w:r>
        <w:rPr>
          <w:noProof/>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commentRangeEnd w:id="304"/>
      <w:r w:rsidR="00215739">
        <w:rPr>
          <w:rStyle w:val="CommentReference"/>
        </w:rPr>
        <w:commentReference w:id="304"/>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305"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305"/>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306"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r w:rsidR="0057075F">
              <w:t>U</w:t>
            </w:r>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Single, spatial break in middle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U[0,25]  under growth Regime 1; </w:t>
            </w:r>
          </w:p>
          <w:p w14:paraId="19536133" w14:textId="250D8D43" w:rsidR="00B82748" w:rsidRDefault="00B0287C" w:rsidP="007D5FD4">
            <w:r>
              <w:t xml:space="preserve">Latitude and Longitude </w:t>
            </w:r>
            <w:r w:rsidR="00B82748">
              <w:t>~ U[25,50]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U[0,25]  under growth Regime 1;</w:t>
            </w:r>
          </w:p>
          <w:p w14:paraId="4CF0762A" w14:textId="6AD29014" w:rsidR="00B82748" w:rsidRDefault="00B0287C" w:rsidP="007D5FD4">
            <w:r>
              <w:t xml:space="preserve">Latitude and Longitude </w:t>
            </w:r>
            <w:r w:rsidR="00B82748">
              <w:t>~ U[25,50]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U[0,25]  under growth Regime 1; </w:t>
            </w:r>
          </w:p>
          <w:p w14:paraId="4E5E73F6" w14:textId="2AEE3099" w:rsidR="00B82748" w:rsidRDefault="00B0287C" w:rsidP="007D5FD4">
            <w:r>
              <w:t xml:space="preserve">Latitude and Longitude </w:t>
            </w:r>
            <w:r w:rsidR="00B82748">
              <w:t>~ U[20,50]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U[0,49]  under growth Regime 1;</w:t>
            </w:r>
          </w:p>
          <w:p w14:paraId="5BCDF1B4" w14:textId="524E2BD8" w:rsidR="00B82748" w:rsidRDefault="00B0287C" w:rsidP="007D5FD4">
            <w:r>
              <w:t xml:space="preserve">Latitude and Longitude </w:t>
            </w:r>
            <w:r w:rsidR="00B82748">
              <w:t>~ U[49,50]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Latitude and Longitude ~ U[0,50], all fish under Regime 1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0"/>
          <w:pgSz w:w="12240" w:h="15840"/>
          <w:pgMar w:top="1440" w:right="1440" w:bottom="1440" w:left="1440" w:header="720" w:footer="720" w:gutter="0"/>
          <w:cols w:space="720"/>
          <w:docGrid w:linePitch="360"/>
        </w:sectPr>
      </w:pPr>
      <w:bookmarkStart w:id="307" w:name="_Ref872431"/>
      <w:bookmarkStart w:id="308"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307"/>
      <w:r>
        <w:t xml:space="preserve">. Summary of simulated datasets used to test the </w:t>
      </w:r>
      <w:r w:rsidR="007D5FD4">
        <w:t>proposed</w:t>
      </w:r>
      <w:r>
        <w:t xml:space="preserve"> method </w:t>
      </w:r>
      <w:bookmarkEnd w:id="308"/>
      <w:r w:rsidR="007D5FD4">
        <w:t>against various degrees of spatial growth variation, and a single temporal scenario.</w:t>
      </w:r>
    </w:p>
    <w:bookmarkEnd w:id="306"/>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159"/>
        <w:gridCol w:w="1319"/>
        <w:gridCol w:w="1789"/>
        <w:gridCol w:w="2091"/>
        <w:gridCol w:w="2105"/>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commentRangeStart w:id="309"/>
            <w:commentRangeStart w:id="310"/>
            <w:commentRangeStart w:id="311"/>
            <w:r>
              <w:rPr>
                <w:b/>
              </w:rPr>
              <w:t>Coverage probability for L</w:t>
            </w:r>
            <w:r w:rsidRPr="000645CA">
              <w:rPr>
                <w:b/>
                <w:vertAlign w:val="subscript"/>
              </w:rPr>
              <w:t>1</w:t>
            </w:r>
            <w:commentRangeEnd w:id="309"/>
            <w:commentRangeEnd w:id="310"/>
            <w:commentRangeEnd w:id="311"/>
            <w:r>
              <w:rPr>
                <w:b/>
                <w:vertAlign w:val="subscript"/>
              </w:rPr>
              <w:t>,</w:t>
            </w:r>
            <w:r>
              <w:rPr>
                <w:b/>
              </w:rPr>
              <w:t xml:space="preserve"> L</w:t>
            </w:r>
            <w:r>
              <w:rPr>
                <w:b/>
                <w:vertAlign w:val="subscript"/>
              </w:rPr>
              <w:t>2</w:t>
            </w:r>
            <w:r w:rsidRPr="000645CA">
              <w:rPr>
                <w:rStyle w:val="CommentReference"/>
                <w:vertAlign w:val="subscript"/>
              </w:rPr>
              <w:commentReference w:id="309"/>
            </w:r>
            <w:r w:rsidR="00B16645">
              <w:rPr>
                <w:rStyle w:val="CommentReference"/>
              </w:rPr>
              <w:commentReference w:id="310"/>
            </w:r>
            <w:r w:rsidR="00BE12FF">
              <w:rPr>
                <w:rStyle w:val="CommentReference"/>
              </w:rPr>
              <w:commentReference w:id="311"/>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r>
              <w:t>None</w:t>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Single, spatial break in middle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48019B0E" w:rsidR="00A71419" w:rsidRDefault="00A71419" w:rsidP="00234F7E">
            <w:r>
              <w:t>0.49,</w:t>
            </w:r>
            <w:r w:rsidR="00707751">
              <w:t xml:space="preserve"> </w:t>
            </w:r>
            <w:r>
              <w:t>0.27</w:t>
            </w:r>
          </w:p>
        </w:tc>
        <w:tc>
          <w:tcPr>
            <w:tcW w:w="2212" w:type="dxa"/>
          </w:tcPr>
          <w:p w14:paraId="5713A19A" w14:textId="1573A4B2" w:rsidR="00A71419" w:rsidRDefault="00A71419" w:rsidP="00234F7E">
            <w:r>
              <w:t>0.99,</w:t>
            </w:r>
            <w:r w:rsidR="00DB73DC">
              <w:t xml:space="preserve"> </w:t>
            </w:r>
            <w:r>
              <w:t>1</w:t>
            </w:r>
            <w:r w:rsidR="00DB73DC">
              <w:t>.00</w:t>
            </w:r>
            <w:r>
              <w:t>,</w:t>
            </w:r>
            <w:r w:rsidR="00DB73DC">
              <w:t xml:space="preserve"> </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203C6529" w:rsidR="00A71419" w:rsidRDefault="00A71419" w:rsidP="00234F7E">
            <w:r>
              <w:t>0.01,</w:t>
            </w:r>
            <w:r w:rsidR="00707751">
              <w:t xml:space="preserve"> </w:t>
            </w:r>
            <w:r>
              <w:t>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Latitude and Longitude ~ U[0,50],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6A06F7D1"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312"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312"/>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smoothers. For the overlapping scenario (row 4),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77777777"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313"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313"/>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w:t>
      </w:r>
      <w:commentRangeStart w:id="314"/>
      <w:commentRangeStart w:id="315"/>
      <w:commentRangeStart w:id="316"/>
      <w:r w:rsidR="00BE6203" w:rsidRPr="00ED2D44">
        <w:t>here</w:t>
      </w:r>
      <w:commentRangeEnd w:id="314"/>
      <w:r w:rsidR="00C6606C">
        <w:rPr>
          <w:rStyle w:val="CommentReference"/>
          <w:iCs w:val="0"/>
        </w:rPr>
        <w:commentReference w:id="314"/>
      </w:r>
      <w:commentRangeEnd w:id="315"/>
      <w:r w:rsidR="00AB2804">
        <w:t>.</w:t>
      </w:r>
      <w:r w:rsidR="00C6606C">
        <w:rPr>
          <w:rStyle w:val="CommentReference"/>
          <w:iCs w:val="0"/>
        </w:rPr>
        <w:commentReference w:id="315"/>
      </w:r>
      <w:commentRangeEnd w:id="316"/>
      <w:r w:rsidR="001958F3">
        <w:rPr>
          <w:rStyle w:val="CommentReference"/>
          <w:iCs w:val="0"/>
        </w:rPr>
        <w:commentReference w:id="316"/>
      </w:r>
    </w:p>
    <w:tbl>
      <w:tblPr>
        <w:tblStyle w:val="TableGrid"/>
        <w:tblW w:w="13545" w:type="dxa"/>
        <w:tblLook w:val="04A0" w:firstRow="1" w:lastRow="0" w:firstColumn="1" w:lastColumn="0" w:noHBand="0" w:noVBand="1"/>
      </w:tblPr>
      <w:tblGrid>
        <w:gridCol w:w="937"/>
        <w:gridCol w:w="923"/>
        <w:gridCol w:w="1068"/>
        <w:gridCol w:w="987"/>
        <w:gridCol w:w="1950"/>
        <w:gridCol w:w="1697"/>
        <w:gridCol w:w="1615"/>
        <w:gridCol w:w="2178"/>
        <w:gridCol w:w="2178"/>
        <w:gridCol w:w="12"/>
      </w:tblGrid>
      <w:tr w:rsidR="00C11B78" w14:paraId="5896851C" w14:textId="6B02C8F3" w:rsidTr="004C1261">
        <w:trPr>
          <w:trHeight w:val="1353"/>
        </w:trPr>
        <w:tc>
          <w:tcPr>
            <w:tcW w:w="937" w:type="dxa"/>
            <w:vMerge w:val="restart"/>
            <w:vAlign w:val="center"/>
          </w:tcPr>
          <w:p w14:paraId="3F7D7E6B" w14:textId="624B32DA" w:rsidR="00C11B78" w:rsidRPr="004C1261" w:rsidRDefault="00C11B78" w:rsidP="004C1261">
            <w:pPr>
              <w:jc w:val="center"/>
              <w:rPr>
                <w:b/>
                <w:sz w:val="22"/>
                <w:szCs w:val="22"/>
              </w:rPr>
            </w:pPr>
            <w:r w:rsidRPr="004C1261">
              <w:rPr>
                <w:b/>
                <w:sz w:val="22"/>
                <w:szCs w:val="22"/>
              </w:rPr>
              <w:lastRenderedPageBreak/>
              <w:t>Region</w:t>
            </w:r>
          </w:p>
        </w:tc>
        <w:tc>
          <w:tcPr>
            <w:tcW w:w="923" w:type="dxa"/>
            <w:vMerge w:val="restart"/>
            <w:vAlign w:val="center"/>
          </w:tcPr>
          <w:p w14:paraId="5A324D33" w14:textId="507CE0F8" w:rsidR="00C11B78" w:rsidRPr="004C1261" w:rsidRDefault="00C11B78" w:rsidP="004C1261">
            <w:pPr>
              <w:jc w:val="center"/>
              <w:rPr>
                <w:b/>
                <w:sz w:val="22"/>
                <w:szCs w:val="22"/>
              </w:rPr>
            </w:pPr>
            <w:r w:rsidRPr="004C1261">
              <w:rPr>
                <w:b/>
                <w:sz w:val="22"/>
                <w:szCs w:val="22"/>
              </w:rPr>
              <w:t>Sex</w:t>
            </w:r>
          </w:p>
        </w:tc>
        <w:tc>
          <w:tcPr>
            <w:tcW w:w="1068" w:type="dxa"/>
            <w:vMerge w:val="restart"/>
            <w:vAlign w:val="center"/>
          </w:tcPr>
          <w:p w14:paraId="715094F5" w14:textId="4CE1E341" w:rsidR="00C11B78" w:rsidRPr="004C1261" w:rsidRDefault="00C11B78" w:rsidP="004C1261">
            <w:pPr>
              <w:jc w:val="center"/>
              <w:rPr>
                <w:b/>
                <w:sz w:val="22"/>
                <w:szCs w:val="22"/>
              </w:rPr>
            </w:pPr>
            <w:r w:rsidRPr="004C1261">
              <w:rPr>
                <w:b/>
                <w:sz w:val="22"/>
                <w:szCs w:val="22"/>
              </w:rPr>
              <w:t>Period</w:t>
            </w:r>
          </w:p>
        </w:tc>
        <w:tc>
          <w:tcPr>
            <w:tcW w:w="987" w:type="dxa"/>
            <w:vMerge w:val="restart"/>
            <w:vAlign w:val="center"/>
          </w:tcPr>
          <w:p w14:paraId="1419A7CA" w14:textId="4B3E8974" w:rsidR="00C11B78" w:rsidRPr="004C1261" w:rsidRDefault="00C11B78" w:rsidP="004C1261">
            <w:pPr>
              <w:jc w:val="center"/>
              <w:rPr>
                <w:b/>
                <w:sz w:val="22"/>
                <w:szCs w:val="22"/>
              </w:rPr>
            </w:pPr>
            <w:r w:rsidRPr="004C1261">
              <w:rPr>
                <w:b/>
                <w:sz w:val="22"/>
                <w:szCs w:val="22"/>
              </w:rPr>
              <w:t>Sample Size used to fit GAM</w:t>
            </w:r>
          </w:p>
        </w:tc>
        <w:tc>
          <w:tcPr>
            <w:tcW w:w="5262" w:type="dxa"/>
            <w:gridSpan w:val="3"/>
            <w:vAlign w:val="center"/>
          </w:tcPr>
          <w:p w14:paraId="52A6A5F8" w14:textId="02535A08" w:rsidR="00C11B78" w:rsidRPr="004C1261" w:rsidRDefault="00C11B78" w:rsidP="004C1261">
            <w:pPr>
              <w:jc w:val="center"/>
              <w:rPr>
                <w:b/>
                <w:sz w:val="22"/>
                <w:szCs w:val="22"/>
              </w:rPr>
            </w:pPr>
            <w:r w:rsidRPr="004C1261">
              <w:rPr>
                <w:b/>
                <w:sz w:val="22"/>
                <w:szCs w:val="22"/>
              </w:rPr>
              <w:t>Estimated VGBF Parameters</w:t>
            </w:r>
          </w:p>
        </w:tc>
        <w:tc>
          <w:tcPr>
            <w:tcW w:w="4368" w:type="dxa"/>
            <w:gridSpan w:val="3"/>
            <w:vAlign w:val="center"/>
          </w:tcPr>
          <w:p w14:paraId="64E40B0F" w14:textId="52B186A0" w:rsidR="00C11B78" w:rsidRPr="004C1261" w:rsidRDefault="00C11B78" w:rsidP="004C1261">
            <w:pPr>
              <w:jc w:val="center"/>
              <w:rPr>
                <w:b/>
                <w:sz w:val="22"/>
                <w:szCs w:val="22"/>
              </w:rPr>
            </w:pPr>
            <w:r w:rsidRPr="004C1261">
              <w:rPr>
                <w:b/>
                <w:sz w:val="22"/>
                <w:szCs w:val="22"/>
              </w:rPr>
              <w:t>Endpoints of growth curve</w:t>
            </w:r>
          </w:p>
        </w:tc>
      </w:tr>
      <w:tr w:rsidR="00A22BF1" w14:paraId="19C8D087" w14:textId="1B893729" w:rsidTr="00ED2D34">
        <w:trPr>
          <w:gridAfter w:val="1"/>
          <w:wAfter w:w="12" w:type="dxa"/>
          <w:trHeight w:val="479"/>
        </w:trPr>
        <w:tc>
          <w:tcPr>
            <w:tcW w:w="937" w:type="dxa"/>
            <w:vMerge/>
            <w:tcBorders>
              <w:bottom w:val="single" w:sz="4" w:space="0" w:color="auto"/>
            </w:tcBorders>
            <w:vAlign w:val="center"/>
          </w:tcPr>
          <w:p w14:paraId="217D5A04" w14:textId="1EF03B6C" w:rsidR="00A22BF1" w:rsidRPr="004C1261" w:rsidRDefault="00A22BF1" w:rsidP="004C1261">
            <w:pPr>
              <w:jc w:val="center"/>
              <w:rPr>
                <w:b/>
                <w:sz w:val="22"/>
                <w:szCs w:val="22"/>
              </w:rPr>
            </w:pPr>
          </w:p>
        </w:tc>
        <w:tc>
          <w:tcPr>
            <w:tcW w:w="923" w:type="dxa"/>
            <w:vMerge/>
            <w:tcBorders>
              <w:bottom w:val="single" w:sz="4" w:space="0" w:color="auto"/>
            </w:tcBorders>
            <w:vAlign w:val="center"/>
          </w:tcPr>
          <w:p w14:paraId="62DA6B5B" w14:textId="4545B9A8" w:rsidR="00A22BF1" w:rsidRPr="004C1261" w:rsidRDefault="00A22BF1" w:rsidP="004C1261">
            <w:pPr>
              <w:jc w:val="center"/>
              <w:rPr>
                <w:b/>
                <w:sz w:val="22"/>
                <w:szCs w:val="22"/>
              </w:rPr>
            </w:pPr>
          </w:p>
        </w:tc>
        <w:tc>
          <w:tcPr>
            <w:tcW w:w="1068" w:type="dxa"/>
            <w:vMerge/>
            <w:tcBorders>
              <w:bottom w:val="single" w:sz="4" w:space="0" w:color="auto"/>
            </w:tcBorders>
            <w:vAlign w:val="center"/>
          </w:tcPr>
          <w:p w14:paraId="3E101B00" w14:textId="77777777" w:rsidR="00A22BF1" w:rsidRPr="004C1261" w:rsidRDefault="00A22BF1" w:rsidP="004C1261">
            <w:pPr>
              <w:jc w:val="center"/>
              <w:rPr>
                <w:b/>
                <w:sz w:val="22"/>
                <w:szCs w:val="22"/>
              </w:rPr>
            </w:pPr>
          </w:p>
        </w:tc>
        <w:tc>
          <w:tcPr>
            <w:tcW w:w="987" w:type="dxa"/>
            <w:vMerge/>
            <w:tcBorders>
              <w:bottom w:val="single" w:sz="4" w:space="0" w:color="auto"/>
            </w:tcBorders>
            <w:vAlign w:val="center"/>
          </w:tcPr>
          <w:p w14:paraId="2CF795DC" w14:textId="3B6F7609" w:rsidR="00A22BF1" w:rsidRPr="004C1261" w:rsidRDefault="00A22BF1" w:rsidP="004C1261">
            <w:pPr>
              <w:jc w:val="center"/>
              <w:rPr>
                <w:b/>
                <w:sz w:val="22"/>
                <w:szCs w:val="22"/>
              </w:rPr>
            </w:pPr>
          </w:p>
        </w:tc>
        <w:tc>
          <w:tcPr>
            <w:tcW w:w="1950" w:type="dxa"/>
            <w:tcBorders>
              <w:bottom w:val="single" w:sz="4" w:space="0" w:color="auto"/>
            </w:tcBorders>
            <w:vAlign w:val="center"/>
          </w:tcPr>
          <w:p w14:paraId="038C79B2" w14:textId="61FC1DBE"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 xml:space="preserve">∞ </w:t>
            </w:r>
            <w:r w:rsidRPr="004C1261">
              <w:rPr>
                <w:b/>
                <w:sz w:val="22"/>
                <w:szCs w:val="22"/>
              </w:rPr>
              <w:t>(cm)</w:t>
            </w:r>
          </w:p>
        </w:tc>
        <w:tc>
          <w:tcPr>
            <w:tcW w:w="1697" w:type="dxa"/>
            <w:tcBorders>
              <w:bottom w:val="single" w:sz="4" w:space="0" w:color="auto"/>
            </w:tcBorders>
            <w:vAlign w:val="center"/>
          </w:tcPr>
          <w:p w14:paraId="4FF55742" w14:textId="4E87A128" w:rsidR="00A22BF1" w:rsidRPr="004C1261" w:rsidRDefault="00A22BF1" w:rsidP="004C1261">
            <w:pPr>
              <w:jc w:val="center"/>
              <w:rPr>
                <w:b/>
                <w:sz w:val="22"/>
                <w:szCs w:val="22"/>
              </w:rPr>
            </w:pPr>
            <w:r w:rsidRPr="004C1261">
              <w:rPr>
                <w:b/>
                <w:sz w:val="22"/>
                <w:szCs w:val="22"/>
              </w:rPr>
              <w:t>k</w:t>
            </w:r>
          </w:p>
        </w:tc>
        <w:tc>
          <w:tcPr>
            <w:tcW w:w="1615" w:type="dxa"/>
            <w:tcBorders>
              <w:bottom w:val="single" w:sz="4" w:space="0" w:color="auto"/>
            </w:tcBorders>
            <w:vAlign w:val="center"/>
          </w:tcPr>
          <w:p w14:paraId="730E489E" w14:textId="290D5E2D" w:rsidR="00A22BF1" w:rsidRPr="004C1261" w:rsidRDefault="00A22BF1" w:rsidP="004C1261">
            <w:pPr>
              <w:jc w:val="center"/>
              <w:rPr>
                <w:b/>
                <w:sz w:val="22"/>
                <w:szCs w:val="22"/>
              </w:rPr>
            </w:pPr>
            <w:r w:rsidRPr="004C1261">
              <w:rPr>
                <w:b/>
                <w:sz w:val="22"/>
                <w:szCs w:val="22"/>
              </w:rPr>
              <w:t>t</w:t>
            </w:r>
            <w:r w:rsidRPr="004C1261">
              <w:rPr>
                <w:b/>
                <w:sz w:val="22"/>
                <w:szCs w:val="22"/>
                <w:vertAlign w:val="subscript"/>
              </w:rPr>
              <w:t>0</w:t>
            </w:r>
            <w:r w:rsidRPr="004C1261">
              <w:rPr>
                <w:b/>
                <w:sz w:val="22"/>
                <w:szCs w:val="22"/>
              </w:rPr>
              <w:t xml:space="preserve"> (years)</w:t>
            </w:r>
          </w:p>
        </w:tc>
        <w:tc>
          <w:tcPr>
            <w:tcW w:w="2178" w:type="dxa"/>
            <w:tcBorders>
              <w:bottom w:val="single" w:sz="4" w:space="0" w:color="auto"/>
            </w:tcBorders>
            <w:vAlign w:val="center"/>
          </w:tcPr>
          <w:p w14:paraId="52B1C6F8" w14:textId="761F93C3"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1</w:t>
            </w:r>
            <w:r w:rsidR="009B35C1" w:rsidRPr="004C1261">
              <w:rPr>
                <w:b/>
                <w:sz w:val="22"/>
                <w:szCs w:val="22"/>
              </w:rPr>
              <w:t xml:space="preserve"> (cm)</w:t>
            </w:r>
          </w:p>
        </w:tc>
        <w:tc>
          <w:tcPr>
            <w:tcW w:w="2178" w:type="dxa"/>
            <w:tcBorders>
              <w:bottom w:val="single" w:sz="4" w:space="0" w:color="auto"/>
            </w:tcBorders>
            <w:vAlign w:val="center"/>
          </w:tcPr>
          <w:p w14:paraId="7A15EB45" w14:textId="24F1B9B8"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2</w:t>
            </w:r>
            <w:r w:rsidR="009B35C1" w:rsidRPr="004C1261">
              <w:rPr>
                <w:b/>
                <w:sz w:val="22"/>
                <w:szCs w:val="22"/>
                <w:vertAlign w:val="subscript"/>
              </w:rPr>
              <w:t xml:space="preserve"> </w:t>
            </w:r>
            <w:r w:rsidR="009B35C1" w:rsidRPr="004C1261">
              <w:rPr>
                <w:b/>
                <w:sz w:val="22"/>
                <w:szCs w:val="22"/>
              </w:rPr>
              <w:t>(cm)</w:t>
            </w:r>
          </w:p>
        </w:tc>
      </w:tr>
      <w:tr w:rsidR="004C1261" w14:paraId="40FD134D" w14:textId="0D246503" w:rsidTr="00ED2D34">
        <w:trPr>
          <w:gridAfter w:val="1"/>
          <w:wAfter w:w="12" w:type="dxa"/>
          <w:trHeight w:val="436"/>
        </w:trPr>
        <w:tc>
          <w:tcPr>
            <w:tcW w:w="937" w:type="dxa"/>
            <w:tcBorders>
              <w:top w:val="single" w:sz="4" w:space="0" w:color="auto"/>
              <w:left w:val="single" w:sz="4" w:space="0" w:color="auto"/>
              <w:bottom w:val="nil"/>
              <w:right w:val="nil"/>
            </w:tcBorders>
          </w:tcPr>
          <w:p w14:paraId="0EB6ADB9" w14:textId="4AECC6A6" w:rsidR="004C1261" w:rsidRPr="004C1261" w:rsidRDefault="004C1261" w:rsidP="004C1261">
            <w:pPr>
              <w:jc w:val="center"/>
              <w:rPr>
                <w:sz w:val="22"/>
                <w:szCs w:val="22"/>
              </w:rPr>
            </w:pPr>
            <w:r w:rsidRPr="004C1261">
              <w:rPr>
                <w:sz w:val="22"/>
                <w:szCs w:val="22"/>
              </w:rPr>
              <w:t>1</w:t>
            </w:r>
          </w:p>
        </w:tc>
        <w:tc>
          <w:tcPr>
            <w:tcW w:w="923" w:type="dxa"/>
            <w:tcBorders>
              <w:top w:val="single" w:sz="4" w:space="0" w:color="auto"/>
              <w:left w:val="nil"/>
              <w:bottom w:val="nil"/>
              <w:right w:val="nil"/>
            </w:tcBorders>
          </w:tcPr>
          <w:p w14:paraId="1133598B" w14:textId="4B10AD70" w:rsidR="004C1261" w:rsidRPr="004C1261" w:rsidRDefault="004C1261" w:rsidP="004C1261">
            <w:pPr>
              <w:jc w:val="center"/>
              <w:rPr>
                <w:sz w:val="22"/>
                <w:szCs w:val="22"/>
              </w:rPr>
            </w:pPr>
            <w:r w:rsidRPr="004C1261">
              <w:rPr>
                <w:sz w:val="22"/>
                <w:szCs w:val="22"/>
              </w:rPr>
              <w:t>Female</w:t>
            </w:r>
          </w:p>
        </w:tc>
        <w:tc>
          <w:tcPr>
            <w:tcW w:w="1068" w:type="dxa"/>
            <w:tcBorders>
              <w:top w:val="single" w:sz="4" w:space="0" w:color="auto"/>
              <w:left w:val="nil"/>
              <w:bottom w:val="nil"/>
              <w:right w:val="nil"/>
            </w:tcBorders>
          </w:tcPr>
          <w:p w14:paraId="7EC39743" w14:textId="22D97890" w:rsidR="004C1261" w:rsidRPr="004C1261" w:rsidRDefault="004C1261" w:rsidP="004C1261">
            <w:pPr>
              <w:jc w:val="center"/>
              <w:rPr>
                <w:sz w:val="22"/>
                <w:szCs w:val="22"/>
              </w:rPr>
            </w:pPr>
            <w:r w:rsidRPr="004C1261">
              <w:rPr>
                <w:sz w:val="22"/>
                <w:szCs w:val="22"/>
              </w:rPr>
              <w:t>Early</w:t>
            </w:r>
          </w:p>
        </w:tc>
        <w:tc>
          <w:tcPr>
            <w:tcW w:w="987" w:type="dxa"/>
            <w:tcBorders>
              <w:top w:val="single" w:sz="4" w:space="0" w:color="auto"/>
              <w:left w:val="nil"/>
              <w:bottom w:val="nil"/>
              <w:right w:val="nil"/>
            </w:tcBorders>
          </w:tcPr>
          <w:p w14:paraId="1EC6E8EA" w14:textId="3C1D2BA0" w:rsidR="004C1261" w:rsidRPr="004C1261" w:rsidRDefault="004C1261" w:rsidP="004C1261">
            <w:pPr>
              <w:jc w:val="center"/>
              <w:rPr>
                <w:sz w:val="22"/>
                <w:szCs w:val="22"/>
              </w:rPr>
            </w:pPr>
            <w:r w:rsidRPr="004C1261">
              <w:rPr>
                <w:sz w:val="22"/>
                <w:szCs w:val="22"/>
              </w:rPr>
              <w:t>616</w:t>
            </w:r>
          </w:p>
        </w:tc>
        <w:tc>
          <w:tcPr>
            <w:tcW w:w="1950" w:type="dxa"/>
            <w:tcBorders>
              <w:top w:val="single" w:sz="4" w:space="0" w:color="auto"/>
              <w:left w:val="nil"/>
              <w:bottom w:val="nil"/>
              <w:right w:val="nil"/>
            </w:tcBorders>
          </w:tcPr>
          <w:p w14:paraId="0AA654AE" w14:textId="0BA069B3" w:rsidR="004C1261" w:rsidRPr="004C1261" w:rsidRDefault="004C1261" w:rsidP="004C1261">
            <w:pPr>
              <w:jc w:val="center"/>
              <w:rPr>
                <w:sz w:val="22"/>
                <w:szCs w:val="22"/>
                <w:highlight w:val="yellow"/>
              </w:rPr>
            </w:pPr>
            <w:r w:rsidRPr="004C1261">
              <w:rPr>
                <w:color w:val="000000"/>
                <w:sz w:val="22"/>
                <w:szCs w:val="22"/>
              </w:rPr>
              <w:t>60.17</w:t>
            </w:r>
          </w:p>
        </w:tc>
        <w:tc>
          <w:tcPr>
            <w:tcW w:w="1697" w:type="dxa"/>
            <w:tcBorders>
              <w:top w:val="single" w:sz="4" w:space="0" w:color="auto"/>
              <w:left w:val="nil"/>
              <w:bottom w:val="nil"/>
              <w:right w:val="nil"/>
            </w:tcBorders>
          </w:tcPr>
          <w:p w14:paraId="2AB05E78" w14:textId="4A85CFD4"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single" w:sz="4" w:space="0" w:color="auto"/>
              <w:left w:val="nil"/>
              <w:bottom w:val="nil"/>
              <w:right w:val="single" w:sz="4" w:space="0" w:color="auto"/>
            </w:tcBorders>
          </w:tcPr>
          <w:p w14:paraId="269B99A8" w14:textId="7E81FB76" w:rsidR="004C1261" w:rsidRPr="004C1261" w:rsidRDefault="004C1261" w:rsidP="004C1261">
            <w:pPr>
              <w:jc w:val="center"/>
              <w:rPr>
                <w:sz w:val="22"/>
                <w:szCs w:val="22"/>
                <w:highlight w:val="yellow"/>
              </w:rPr>
            </w:pPr>
            <w:r w:rsidRPr="004C1261">
              <w:rPr>
                <w:color w:val="000000"/>
                <w:sz w:val="22"/>
                <w:szCs w:val="22"/>
              </w:rPr>
              <w:t>-2.15</w:t>
            </w:r>
          </w:p>
        </w:tc>
        <w:tc>
          <w:tcPr>
            <w:tcW w:w="2178" w:type="dxa"/>
            <w:tcBorders>
              <w:top w:val="single" w:sz="4" w:space="0" w:color="auto"/>
              <w:left w:val="single" w:sz="4" w:space="0" w:color="auto"/>
              <w:bottom w:val="nil"/>
              <w:right w:val="nil"/>
            </w:tcBorders>
          </w:tcPr>
          <w:p w14:paraId="7C58A028" w14:textId="6ABBD583" w:rsidR="004C1261" w:rsidRPr="004C1261" w:rsidRDefault="004C1261" w:rsidP="004C1261">
            <w:pPr>
              <w:jc w:val="center"/>
              <w:rPr>
                <w:sz w:val="22"/>
                <w:szCs w:val="22"/>
                <w:highlight w:val="yellow"/>
              </w:rPr>
            </w:pPr>
            <w:r w:rsidRPr="004C1261">
              <w:rPr>
                <w:color w:val="000000"/>
                <w:sz w:val="22"/>
                <w:szCs w:val="22"/>
              </w:rPr>
              <w:t>27.78</w:t>
            </w:r>
          </w:p>
        </w:tc>
        <w:tc>
          <w:tcPr>
            <w:tcW w:w="2178" w:type="dxa"/>
            <w:tcBorders>
              <w:top w:val="single" w:sz="4" w:space="0" w:color="auto"/>
              <w:left w:val="nil"/>
              <w:bottom w:val="nil"/>
              <w:right w:val="single" w:sz="4" w:space="0" w:color="auto"/>
            </w:tcBorders>
          </w:tcPr>
          <w:p w14:paraId="4843E0DB" w14:textId="6DA6D966" w:rsidR="004C1261" w:rsidRPr="004C1261" w:rsidRDefault="004C1261" w:rsidP="004C1261">
            <w:pPr>
              <w:jc w:val="center"/>
              <w:rPr>
                <w:sz w:val="22"/>
                <w:szCs w:val="22"/>
                <w:highlight w:val="yellow"/>
              </w:rPr>
            </w:pPr>
            <w:r w:rsidRPr="004C1261">
              <w:rPr>
                <w:color w:val="000000"/>
                <w:sz w:val="22"/>
                <w:szCs w:val="22"/>
              </w:rPr>
              <w:t>59.74</w:t>
            </w:r>
          </w:p>
        </w:tc>
      </w:tr>
      <w:tr w:rsidR="004C1261" w14:paraId="6926C9D9" w14:textId="77777777" w:rsidTr="00ED2D34">
        <w:trPr>
          <w:gridAfter w:val="1"/>
          <w:wAfter w:w="12" w:type="dxa"/>
          <w:trHeight w:val="436"/>
        </w:trPr>
        <w:tc>
          <w:tcPr>
            <w:tcW w:w="937" w:type="dxa"/>
            <w:tcBorders>
              <w:top w:val="nil"/>
              <w:left w:val="single" w:sz="4" w:space="0" w:color="auto"/>
              <w:bottom w:val="nil"/>
              <w:right w:val="nil"/>
            </w:tcBorders>
          </w:tcPr>
          <w:p w14:paraId="431CFCC3" w14:textId="45E5C1C7"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4A198D12" w14:textId="6CD5DA25"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38A8884" w14:textId="1AB1ED31"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7D47652F" w14:textId="74DAD6E1" w:rsidR="004C1261" w:rsidRPr="004C1261" w:rsidRDefault="004C1261" w:rsidP="004C1261">
            <w:pPr>
              <w:jc w:val="center"/>
              <w:rPr>
                <w:sz w:val="22"/>
                <w:szCs w:val="22"/>
              </w:rPr>
            </w:pPr>
            <w:r w:rsidRPr="004C1261">
              <w:rPr>
                <w:sz w:val="22"/>
                <w:szCs w:val="22"/>
              </w:rPr>
              <w:t>699</w:t>
            </w:r>
          </w:p>
        </w:tc>
        <w:tc>
          <w:tcPr>
            <w:tcW w:w="1950" w:type="dxa"/>
            <w:tcBorders>
              <w:top w:val="nil"/>
              <w:left w:val="nil"/>
              <w:bottom w:val="nil"/>
              <w:right w:val="nil"/>
            </w:tcBorders>
          </w:tcPr>
          <w:p w14:paraId="5531291D" w14:textId="24039E65" w:rsidR="004C1261" w:rsidRPr="004C1261" w:rsidRDefault="004C1261" w:rsidP="004C1261">
            <w:pPr>
              <w:jc w:val="center"/>
              <w:rPr>
                <w:sz w:val="22"/>
                <w:szCs w:val="22"/>
                <w:highlight w:val="yellow"/>
              </w:rPr>
            </w:pPr>
            <w:r w:rsidRPr="004C1261">
              <w:rPr>
                <w:color w:val="000000"/>
                <w:sz w:val="22"/>
                <w:szCs w:val="22"/>
              </w:rPr>
              <w:t>62.79</w:t>
            </w:r>
          </w:p>
        </w:tc>
        <w:tc>
          <w:tcPr>
            <w:tcW w:w="1697" w:type="dxa"/>
            <w:tcBorders>
              <w:top w:val="nil"/>
              <w:left w:val="nil"/>
              <w:bottom w:val="nil"/>
              <w:right w:val="nil"/>
            </w:tcBorders>
          </w:tcPr>
          <w:p w14:paraId="43E0ECD5" w14:textId="0A82DCDF" w:rsidR="004C1261" w:rsidRPr="004C1261" w:rsidRDefault="004C1261" w:rsidP="004C1261">
            <w:pPr>
              <w:jc w:val="center"/>
              <w:rPr>
                <w:sz w:val="22"/>
                <w:szCs w:val="22"/>
                <w:highlight w:val="yellow"/>
              </w:rPr>
            </w:pPr>
            <w:r w:rsidRPr="004C1261">
              <w:rPr>
                <w:color w:val="000000"/>
                <w:sz w:val="22"/>
                <w:szCs w:val="22"/>
              </w:rPr>
              <w:t>0.17</w:t>
            </w:r>
          </w:p>
        </w:tc>
        <w:tc>
          <w:tcPr>
            <w:tcW w:w="1615" w:type="dxa"/>
            <w:tcBorders>
              <w:top w:val="nil"/>
              <w:left w:val="nil"/>
              <w:bottom w:val="nil"/>
              <w:right w:val="single" w:sz="4" w:space="0" w:color="auto"/>
            </w:tcBorders>
          </w:tcPr>
          <w:p w14:paraId="0BE244BD" w14:textId="5B98CAA9" w:rsidR="004C1261" w:rsidRPr="004C1261" w:rsidRDefault="004C1261" w:rsidP="004C1261">
            <w:pPr>
              <w:jc w:val="center"/>
              <w:rPr>
                <w:sz w:val="22"/>
                <w:szCs w:val="22"/>
                <w:highlight w:val="yellow"/>
              </w:rPr>
            </w:pPr>
            <w:r w:rsidRPr="004C1261">
              <w:rPr>
                <w:color w:val="000000"/>
                <w:sz w:val="22"/>
                <w:szCs w:val="22"/>
              </w:rPr>
              <w:t>-4.09</w:t>
            </w:r>
          </w:p>
        </w:tc>
        <w:tc>
          <w:tcPr>
            <w:tcW w:w="2178" w:type="dxa"/>
            <w:tcBorders>
              <w:top w:val="nil"/>
              <w:left w:val="single" w:sz="4" w:space="0" w:color="auto"/>
              <w:bottom w:val="nil"/>
              <w:right w:val="nil"/>
            </w:tcBorders>
          </w:tcPr>
          <w:p w14:paraId="2B0695EB" w14:textId="42FAE3D9" w:rsidR="004C1261" w:rsidRPr="004C1261" w:rsidRDefault="004C1261" w:rsidP="004C1261">
            <w:pPr>
              <w:jc w:val="center"/>
              <w:rPr>
                <w:sz w:val="22"/>
                <w:szCs w:val="22"/>
                <w:highlight w:val="yellow"/>
              </w:rPr>
            </w:pPr>
            <w:r w:rsidRPr="004C1261">
              <w:rPr>
                <w:color w:val="000000"/>
                <w:sz w:val="22"/>
                <w:szCs w:val="22"/>
              </w:rPr>
              <w:t>31.13</w:t>
            </w:r>
          </w:p>
        </w:tc>
        <w:tc>
          <w:tcPr>
            <w:tcW w:w="2178" w:type="dxa"/>
            <w:tcBorders>
              <w:top w:val="nil"/>
              <w:left w:val="nil"/>
              <w:bottom w:val="nil"/>
              <w:right w:val="single" w:sz="4" w:space="0" w:color="auto"/>
            </w:tcBorders>
          </w:tcPr>
          <w:p w14:paraId="68B0FEAB" w14:textId="34EF0AED" w:rsidR="004C1261" w:rsidRPr="004C1261" w:rsidRDefault="004C1261" w:rsidP="004C1261">
            <w:pPr>
              <w:jc w:val="center"/>
              <w:rPr>
                <w:sz w:val="22"/>
                <w:szCs w:val="22"/>
                <w:highlight w:val="yellow"/>
              </w:rPr>
            </w:pPr>
            <w:r w:rsidRPr="004C1261">
              <w:rPr>
                <w:color w:val="000000"/>
                <w:sz w:val="22"/>
                <w:szCs w:val="22"/>
              </w:rPr>
              <w:t>60.23</w:t>
            </w:r>
          </w:p>
        </w:tc>
      </w:tr>
      <w:tr w:rsidR="004C1261" w14:paraId="34C1CAE2" w14:textId="77777777" w:rsidTr="00ED2D34">
        <w:trPr>
          <w:gridAfter w:val="1"/>
          <w:wAfter w:w="12" w:type="dxa"/>
          <w:trHeight w:val="436"/>
        </w:trPr>
        <w:tc>
          <w:tcPr>
            <w:tcW w:w="937" w:type="dxa"/>
            <w:tcBorders>
              <w:top w:val="nil"/>
              <w:left w:val="single" w:sz="4" w:space="0" w:color="auto"/>
              <w:bottom w:val="nil"/>
              <w:right w:val="nil"/>
            </w:tcBorders>
          </w:tcPr>
          <w:p w14:paraId="4FB31DB3" w14:textId="0990FE72"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2587368B" w14:textId="01CE51F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F443628" w14:textId="3CD70949"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6DE7733" w14:textId="272D0F70" w:rsidR="004C1261" w:rsidRPr="004C1261" w:rsidRDefault="004C1261" w:rsidP="004C1261">
            <w:pPr>
              <w:jc w:val="center"/>
              <w:rPr>
                <w:sz w:val="22"/>
                <w:szCs w:val="22"/>
              </w:rPr>
            </w:pPr>
            <w:r w:rsidRPr="004C1261">
              <w:rPr>
                <w:sz w:val="22"/>
                <w:szCs w:val="22"/>
              </w:rPr>
              <w:t>1314</w:t>
            </w:r>
          </w:p>
        </w:tc>
        <w:tc>
          <w:tcPr>
            <w:tcW w:w="1950" w:type="dxa"/>
            <w:tcBorders>
              <w:top w:val="nil"/>
              <w:left w:val="nil"/>
              <w:bottom w:val="nil"/>
              <w:right w:val="nil"/>
            </w:tcBorders>
          </w:tcPr>
          <w:p w14:paraId="60CB2D42" w14:textId="39E049D3" w:rsidR="004C1261" w:rsidRPr="004C1261" w:rsidRDefault="004C1261" w:rsidP="004C1261">
            <w:pPr>
              <w:jc w:val="center"/>
              <w:rPr>
                <w:sz w:val="22"/>
                <w:szCs w:val="22"/>
                <w:highlight w:val="yellow"/>
              </w:rPr>
            </w:pPr>
            <w:r w:rsidRPr="004C1261">
              <w:rPr>
                <w:color w:val="000000"/>
                <w:sz w:val="22"/>
                <w:szCs w:val="22"/>
              </w:rPr>
              <w:t>55.02</w:t>
            </w:r>
          </w:p>
        </w:tc>
        <w:tc>
          <w:tcPr>
            <w:tcW w:w="1697" w:type="dxa"/>
            <w:tcBorders>
              <w:top w:val="nil"/>
              <w:left w:val="nil"/>
              <w:bottom w:val="nil"/>
              <w:right w:val="nil"/>
            </w:tcBorders>
          </w:tcPr>
          <w:p w14:paraId="69DC6C50" w14:textId="59601D38"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14FEC8F7" w14:textId="0FA3ABB6" w:rsidR="004C1261" w:rsidRPr="004C1261" w:rsidRDefault="004C1261" w:rsidP="004C1261">
            <w:pPr>
              <w:jc w:val="center"/>
              <w:rPr>
                <w:sz w:val="22"/>
                <w:szCs w:val="22"/>
                <w:highlight w:val="yellow"/>
              </w:rPr>
            </w:pPr>
            <w:r w:rsidRPr="004C1261">
              <w:rPr>
                <w:color w:val="000000"/>
                <w:sz w:val="22"/>
                <w:szCs w:val="22"/>
              </w:rPr>
              <w:t>-2.56</w:t>
            </w:r>
          </w:p>
        </w:tc>
        <w:tc>
          <w:tcPr>
            <w:tcW w:w="2178" w:type="dxa"/>
            <w:tcBorders>
              <w:top w:val="nil"/>
              <w:left w:val="single" w:sz="4" w:space="0" w:color="auto"/>
              <w:bottom w:val="nil"/>
              <w:right w:val="nil"/>
            </w:tcBorders>
          </w:tcPr>
          <w:p w14:paraId="2E70DE5A" w14:textId="2E03CCD5" w:rsidR="004C1261" w:rsidRPr="004C1261" w:rsidRDefault="004C1261" w:rsidP="004C1261">
            <w:pPr>
              <w:jc w:val="center"/>
              <w:rPr>
                <w:sz w:val="22"/>
                <w:szCs w:val="22"/>
                <w:highlight w:val="yellow"/>
              </w:rPr>
            </w:pPr>
            <w:r w:rsidRPr="004C1261">
              <w:rPr>
                <w:color w:val="000000"/>
                <w:sz w:val="22"/>
                <w:szCs w:val="22"/>
              </w:rPr>
              <w:t>28.64</w:t>
            </w:r>
          </w:p>
        </w:tc>
        <w:tc>
          <w:tcPr>
            <w:tcW w:w="2178" w:type="dxa"/>
            <w:tcBorders>
              <w:top w:val="nil"/>
              <w:left w:val="nil"/>
              <w:bottom w:val="nil"/>
              <w:right w:val="single" w:sz="4" w:space="0" w:color="auto"/>
            </w:tcBorders>
          </w:tcPr>
          <w:p w14:paraId="49A75DAE" w14:textId="5182FD17" w:rsidR="004C1261" w:rsidRPr="004C1261" w:rsidRDefault="004C1261" w:rsidP="004C1261">
            <w:pPr>
              <w:jc w:val="center"/>
              <w:rPr>
                <w:sz w:val="22"/>
                <w:szCs w:val="22"/>
                <w:highlight w:val="yellow"/>
              </w:rPr>
            </w:pPr>
            <w:r w:rsidRPr="004C1261">
              <w:rPr>
                <w:color w:val="000000"/>
                <w:sz w:val="22"/>
                <w:szCs w:val="22"/>
              </w:rPr>
              <w:t>54.67</w:t>
            </w:r>
          </w:p>
        </w:tc>
      </w:tr>
      <w:tr w:rsidR="004C1261" w14:paraId="266A6F9F" w14:textId="77777777" w:rsidTr="00ED2D34">
        <w:trPr>
          <w:gridAfter w:val="1"/>
          <w:wAfter w:w="12" w:type="dxa"/>
          <w:trHeight w:val="436"/>
        </w:trPr>
        <w:tc>
          <w:tcPr>
            <w:tcW w:w="937" w:type="dxa"/>
            <w:tcBorders>
              <w:top w:val="nil"/>
              <w:left w:val="single" w:sz="4" w:space="0" w:color="auto"/>
              <w:bottom w:val="nil"/>
              <w:right w:val="nil"/>
            </w:tcBorders>
          </w:tcPr>
          <w:p w14:paraId="040F7CD3" w14:textId="4D153CDD"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613469BE" w14:textId="1994FE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47C47847" w14:textId="1E07F1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75B1EED5" w14:textId="12C0CBCB" w:rsidR="004C1261" w:rsidRPr="004C1261" w:rsidRDefault="004C1261" w:rsidP="004C1261">
            <w:pPr>
              <w:jc w:val="center"/>
              <w:rPr>
                <w:sz w:val="22"/>
                <w:szCs w:val="22"/>
              </w:rPr>
            </w:pPr>
            <w:r w:rsidRPr="004C1261">
              <w:rPr>
                <w:sz w:val="22"/>
                <w:szCs w:val="22"/>
              </w:rPr>
              <w:t>4913</w:t>
            </w:r>
          </w:p>
        </w:tc>
        <w:tc>
          <w:tcPr>
            <w:tcW w:w="1950" w:type="dxa"/>
            <w:tcBorders>
              <w:top w:val="nil"/>
              <w:left w:val="nil"/>
              <w:bottom w:val="nil"/>
              <w:right w:val="nil"/>
            </w:tcBorders>
          </w:tcPr>
          <w:p w14:paraId="7DF6D4E8" w14:textId="6C7CEFB4" w:rsidR="004C1261" w:rsidRPr="004C1261" w:rsidRDefault="004C1261" w:rsidP="004C1261">
            <w:pPr>
              <w:jc w:val="center"/>
              <w:rPr>
                <w:sz w:val="22"/>
                <w:szCs w:val="22"/>
                <w:highlight w:val="yellow"/>
              </w:rPr>
            </w:pPr>
            <w:r w:rsidRPr="004C1261">
              <w:rPr>
                <w:color w:val="000000"/>
                <w:sz w:val="22"/>
                <w:szCs w:val="22"/>
              </w:rPr>
              <w:t>66.25</w:t>
            </w:r>
          </w:p>
        </w:tc>
        <w:tc>
          <w:tcPr>
            <w:tcW w:w="1697" w:type="dxa"/>
            <w:tcBorders>
              <w:top w:val="nil"/>
              <w:left w:val="nil"/>
              <w:bottom w:val="nil"/>
              <w:right w:val="nil"/>
            </w:tcBorders>
          </w:tcPr>
          <w:p w14:paraId="5D66CB73" w14:textId="574DCEC0" w:rsidR="004C1261" w:rsidRPr="004C1261" w:rsidRDefault="004C1261" w:rsidP="004C1261">
            <w:pPr>
              <w:jc w:val="center"/>
              <w:rPr>
                <w:sz w:val="22"/>
                <w:szCs w:val="22"/>
                <w:highlight w:val="yellow"/>
              </w:rPr>
            </w:pPr>
            <w:r w:rsidRPr="004C1261">
              <w:rPr>
                <w:color w:val="000000"/>
                <w:sz w:val="22"/>
                <w:szCs w:val="22"/>
              </w:rPr>
              <w:t>0.40</w:t>
            </w:r>
          </w:p>
        </w:tc>
        <w:tc>
          <w:tcPr>
            <w:tcW w:w="1615" w:type="dxa"/>
            <w:tcBorders>
              <w:top w:val="nil"/>
              <w:left w:val="nil"/>
              <w:bottom w:val="nil"/>
              <w:right w:val="single" w:sz="4" w:space="0" w:color="auto"/>
            </w:tcBorders>
          </w:tcPr>
          <w:p w14:paraId="1B4BA875" w14:textId="14FF1154" w:rsidR="004C1261" w:rsidRPr="004C1261" w:rsidRDefault="004C1261" w:rsidP="004C1261">
            <w:pPr>
              <w:jc w:val="center"/>
              <w:rPr>
                <w:sz w:val="22"/>
                <w:szCs w:val="22"/>
                <w:highlight w:val="yellow"/>
              </w:rPr>
            </w:pPr>
            <w:r w:rsidRPr="004C1261">
              <w:rPr>
                <w:color w:val="000000"/>
                <w:sz w:val="22"/>
                <w:szCs w:val="22"/>
              </w:rPr>
              <w:t>-1.06</w:t>
            </w:r>
          </w:p>
        </w:tc>
        <w:tc>
          <w:tcPr>
            <w:tcW w:w="2178" w:type="dxa"/>
            <w:tcBorders>
              <w:top w:val="nil"/>
              <w:left w:val="single" w:sz="4" w:space="0" w:color="auto"/>
              <w:bottom w:val="nil"/>
              <w:right w:val="nil"/>
            </w:tcBorders>
          </w:tcPr>
          <w:p w14:paraId="1791D57E" w14:textId="62D5C86A" w:rsidR="004C1261" w:rsidRPr="004C1261" w:rsidRDefault="004C1261" w:rsidP="004C1261">
            <w:pPr>
              <w:jc w:val="center"/>
              <w:rPr>
                <w:sz w:val="22"/>
                <w:szCs w:val="22"/>
                <w:highlight w:val="yellow"/>
              </w:rPr>
            </w:pPr>
            <w:r w:rsidRPr="004C1261">
              <w:rPr>
                <w:color w:val="000000"/>
                <w:sz w:val="22"/>
                <w:szCs w:val="22"/>
              </w:rPr>
              <w:t>22.74</w:t>
            </w:r>
          </w:p>
        </w:tc>
        <w:tc>
          <w:tcPr>
            <w:tcW w:w="2178" w:type="dxa"/>
            <w:tcBorders>
              <w:top w:val="nil"/>
              <w:left w:val="nil"/>
              <w:bottom w:val="nil"/>
              <w:right w:val="single" w:sz="4" w:space="0" w:color="auto"/>
            </w:tcBorders>
          </w:tcPr>
          <w:p w14:paraId="3B5AD356" w14:textId="293430C7" w:rsidR="004C1261" w:rsidRPr="004C1261" w:rsidRDefault="004C1261" w:rsidP="004C1261">
            <w:pPr>
              <w:jc w:val="center"/>
              <w:rPr>
                <w:sz w:val="22"/>
                <w:szCs w:val="22"/>
                <w:highlight w:val="yellow"/>
              </w:rPr>
            </w:pPr>
            <w:r w:rsidRPr="004C1261">
              <w:rPr>
                <w:color w:val="000000"/>
                <w:sz w:val="22"/>
                <w:szCs w:val="22"/>
              </w:rPr>
              <w:t>66.14</w:t>
            </w:r>
          </w:p>
        </w:tc>
      </w:tr>
      <w:tr w:rsidR="004C1261" w14:paraId="12277202" w14:textId="77777777" w:rsidTr="00ED2D34">
        <w:trPr>
          <w:gridAfter w:val="1"/>
          <w:wAfter w:w="12" w:type="dxa"/>
          <w:trHeight w:val="436"/>
        </w:trPr>
        <w:tc>
          <w:tcPr>
            <w:tcW w:w="937" w:type="dxa"/>
            <w:tcBorders>
              <w:top w:val="nil"/>
              <w:left w:val="single" w:sz="4" w:space="0" w:color="auto"/>
              <w:bottom w:val="nil"/>
              <w:right w:val="nil"/>
            </w:tcBorders>
          </w:tcPr>
          <w:p w14:paraId="5C48F762" w14:textId="0E4D7885"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6475585" w14:textId="121DAD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5E604AA6" w14:textId="3E49B89E"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4D5605D1" w14:textId="7DFA1EC9" w:rsidR="004C1261" w:rsidRPr="004C1261" w:rsidRDefault="004C1261" w:rsidP="004C1261">
            <w:pPr>
              <w:jc w:val="center"/>
              <w:rPr>
                <w:sz w:val="22"/>
                <w:szCs w:val="22"/>
              </w:rPr>
            </w:pPr>
            <w:r w:rsidRPr="004C1261">
              <w:rPr>
                <w:sz w:val="22"/>
                <w:szCs w:val="22"/>
              </w:rPr>
              <w:t>3356</w:t>
            </w:r>
          </w:p>
        </w:tc>
        <w:tc>
          <w:tcPr>
            <w:tcW w:w="1950" w:type="dxa"/>
            <w:tcBorders>
              <w:top w:val="nil"/>
              <w:left w:val="nil"/>
              <w:bottom w:val="nil"/>
              <w:right w:val="nil"/>
            </w:tcBorders>
          </w:tcPr>
          <w:p w14:paraId="7F7949DC" w14:textId="1004B43F" w:rsidR="004C1261" w:rsidRPr="004C1261" w:rsidRDefault="004C1261" w:rsidP="004C1261">
            <w:pPr>
              <w:jc w:val="center"/>
              <w:rPr>
                <w:sz w:val="22"/>
                <w:szCs w:val="22"/>
                <w:highlight w:val="yellow"/>
              </w:rPr>
            </w:pPr>
            <w:r w:rsidRPr="004C1261">
              <w:rPr>
                <w:color w:val="000000"/>
                <w:sz w:val="22"/>
                <w:szCs w:val="22"/>
              </w:rPr>
              <w:t>64.73</w:t>
            </w:r>
          </w:p>
        </w:tc>
        <w:tc>
          <w:tcPr>
            <w:tcW w:w="1697" w:type="dxa"/>
            <w:tcBorders>
              <w:top w:val="nil"/>
              <w:left w:val="nil"/>
              <w:bottom w:val="nil"/>
              <w:right w:val="nil"/>
            </w:tcBorders>
          </w:tcPr>
          <w:p w14:paraId="66D9392E" w14:textId="5F017AAF" w:rsidR="004C1261" w:rsidRPr="004C1261" w:rsidRDefault="004C1261" w:rsidP="004C1261">
            <w:pPr>
              <w:jc w:val="center"/>
              <w:rPr>
                <w:sz w:val="22"/>
                <w:szCs w:val="22"/>
                <w:highlight w:val="yellow"/>
              </w:rPr>
            </w:pPr>
            <w:r w:rsidRPr="004C1261">
              <w:rPr>
                <w:color w:val="000000"/>
                <w:sz w:val="22"/>
                <w:szCs w:val="22"/>
              </w:rPr>
              <w:t>0.33</w:t>
            </w:r>
          </w:p>
        </w:tc>
        <w:tc>
          <w:tcPr>
            <w:tcW w:w="1615" w:type="dxa"/>
            <w:tcBorders>
              <w:top w:val="nil"/>
              <w:left w:val="nil"/>
              <w:bottom w:val="nil"/>
              <w:right w:val="single" w:sz="4" w:space="0" w:color="auto"/>
            </w:tcBorders>
          </w:tcPr>
          <w:p w14:paraId="0760EBAC" w14:textId="18487D70" w:rsidR="004C1261" w:rsidRPr="004C1261" w:rsidRDefault="004C1261" w:rsidP="004C1261">
            <w:pPr>
              <w:jc w:val="center"/>
              <w:rPr>
                <w:sz w:val="22"/>
                <w:szCs w:val="22"/>
                <w:highlight w:val="yellow"/>
              </w:rPr>
            </w:pPr>
            <w:r w:rsidRPr="004C1261">
              <w:rPr>
                <w:color w:val="000000"/>
                <w:sz w:val="22"/>
                <w:szCs w:val="22"/>
              </w:rPr>
              <w:t>-1.50</w:t>
            </w:r>
          </w:p>
        </w:tc>
        <w:tc>
          <w:tcPr>
            <w:tcW w:w="2178" w:type="dxa"/>
            <w:tcBorders>
              <w:top w:val="nil"/>
              <w:left w:val="single" w:sz="4" w:space="0" w:color="auto"/>
              <w:bottom w:val="nil"/>
              <w:right w:val="nil"/>
            </w:tcBorders>
          </w:tcPr>
          <w:p w14:paraId="5CB61BA8" w14:textId="3E767DD3" w:rsidR="004C1261" w:rsidRPr="004C1261" w:rsidRDefault="004C1261" w:rsidP="004C1261">
            <w:pPr>
              <w:jc w:val="center"/>
              <w:rPr>
                <w:sz w:val="22"/>
                <w:szCs w:val="22"/>
                <w:highlight w:val="yellow"/>
              </w:rPr>
            </w:pPr>
            <w:r w:rsidRPr="004C1261">
              <w:rPr>
                <w:color w:val="000000"/>
                <w:sz w:val="22"/>
                <w:szCs w:val="22"/>
              </w:rPr>
              <w:t>25.36</w:t>
            </w:r>
          </w:p>
        </w:tc>
        <w:tc>
          <w:tcPr>
            <w:tcW w:w="2178" w:type="dxa"/>
            <w:tcBorders>
              <w:top w:val="nil"/>
              <w:left w:val="nil"/>
              <w:bottom w:val="nil"/>
              <w:right w:val="single" w:sz="4" w:space="0" w:color="auto"/>
            </w:tcBorders>
          </w:tcPr>
          <w:p w14:paraId="01E03A41" w14:textId="523FF877" w:rsidR="004C1261" w:rsidRPr="004C1261" w:rsidRDefault="004C1261" w:rsidP="004C1261">
            <w:pPr>
              <w:jc w:val="center"/>
              <w:rPr>
                <w:sz w:val="22"/>
                <w:szCs w:val="22"/>
                <w:highlight w:val="yellow"/>
              </w:rPr>
            </w:pPr>
            <w:r w:rsidRPr="004C1261">
              <w:rPr>
                <w:color w:val="000000"/>
                <w:sz w:val="22"/>
                <w:szCs w:val="22"/>
              </w:rPr>
              <w:t>64.46</w:t>
            </w:r>
          </w:p>
        </w:tc>
      </w:tr>
      <w:tr w:rsidR="004C1261" w14:paraId="3B9C09CE" w14:textId="77777777" w:rsidTr="00ED2D34">
        <w:trPr>
          <w:gridAfter w:val="1"/>
          <w:wAfter w:w="12" w:type="dxa"/>
          <w:trHeight w:val="436"/>
        </w:trPr>
        <w:tc>
          <w:tcPr>
            <w:tcW w:w="937" w:type="dxa"/>
            <w:tcBorders>
              <w:top w:val="nil"/>
              <w:left w:val="single" w:sz="4" w:space="0" w:color="auto"/>
              <w:bottom w:val="nil"/>
              <w:right w:val="nil"/>
            </w:tcBorders>
          </w:tcPr>
          <w:p w14:paraId="28197A81" w14:textId="5203FE96"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47D60B4" w14:textId="2D3C496F"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8F3E24A" w14:textId="7CD9FE76"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F3CDEF8" w14:textId="0DC39220" w:rsidR="004C1261" w:rsidRPr="004C1261" w:rsidRDefault="004C1261" w:rsidP="004C1261">
            <w:pPr>
              <w:jc w:val="center"/>
              <w:rPr>
                <w:sz w:val="22"/>
                <w:szCs w:val="22"/>
              </w:rPr>
            </w:pPr>
            <w:r w:rsidRPr="004C1261">
              <w:rPr>
                <w:sz w:val="22"/>
                <w:szCs w:val="22"/>
              </w:rPr>
              <w:t>8871</w:t>
            </w:r>
          </w:p>
        </w:tc>
        <w:tc>
          <w:tcPr>
            <w:tcW w:w="1950" w:type="dxa"/>
            <w:tcBorders>
              <w:top w:val="nil"/>
              <w:left w:val="nil"/>
              <w:bottom w:val="nil"/>
              <w:right w:val="nil"/>
            </w:tcBorders>
          </w:tcPr>
          <w:p w14:paraId="6A11FCFA" w14:textId="1F837F13" w:rsidR="004C1261" w:rsidRPr="004C1261" w:rsidRDefault="004C1261" w:rsidP="004C1261">
            <w:pPr>
              <w:jc w:val="center"/>
              <w:rPr>
                <w:sz w:val="22"/>
                <w:szCs w:val="22"/>
                <w:highlight w:val="yellow"/>
              </w:rPr>
            </w:pPr>
            <w:r w:rsidRPr="004C1261">
              <w:rPr>
                <w:color w:val="000000"/>
                <w:sz w:val="22"/>
                <w:szCs w:val="22"/>
              </w:rPr>
              <w:t>57.23</w:t>
            </w:r>
          </w:p>
        </w:tc>
        <w:tc>
          <w:tcPr>
            <w:tcW w:w="1697" w:type="dxa"/>
            <w:tcBorders>
              <w:top w:val="nil"/>
              <w:left w:val="nil"/>
              <w:bottom w:val="nil"/>
              <w:right w:val="nil"/>
            </w:tcBorders>
          </w:tcPr>
          <w:p w14:paraId="0D2F2F3E" w14:textId="56CC6ABB" w:rsidR="004C1261" w:rsidRPr="004C1261" w:rsidRDefault="004C1261" w:rsidP="004C1261">
            <w:pPr>
              <w:jc w:val="center"/>
              <w:rPr>
                <w:sz w:val="22"/>
                <w:szCs w:val="22"/>
                <w:highlight w:val="yellow"/>
              </w:rPr>
            </w:pPr>
            <w:r w:rsidRPr="004C1261">
              <w:rPr>
                <w:color w:val="000000"/>
                <w:sz w:val="22"/>
                <w:szCs w:val="22"/>
              </w:rPr>
              <w:t>0.43</w:t>
            </w:r>
          </w:p>
        </w:tc>
        <w:tc>
          <w:tcPr>
            <w:tcW w:w="1615" w:type="dxa"/>
            <w:tcBorders>
              <w:top w:val="nil"/>
              <w:left w:val="nil"/>
              <w:bottom w:val="nil"/>
              <w:right w:val="single" w:sz="4" w:space="0" w:color="auto"/>
            </w:tcBorders>
          </w:tcPr>
          <w:p w14:paraId="78460A1B" w14:textId="3000F4D3"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11DF60D8" w14:textId="62C5D008" w:rsidR="004C1261" w:rsidRPr="004C1261" w:rsidRDefault="004C1261" w:rsidP="004C1261">
            <w:pPr>
              <w:jc w:val="center"/>
              <w:rPr>
                <w:sz w:val="22"/>
                <w:szCs w:val="22"/>
                <w:highlight w:val="yellow"/>
              </w:rPr>
            </w:pPr>
            <w:r w:rsidRPr="004C1261">
              <w:rPr>
                <w:color w:val="000000"/>
                <w:sz w:val="22"/>
                <w:szCs w:val="22"/>
              </w:rPr>
              <w:t>25.59</w:t>
            </w:r>
          </w:p>
        </w:tc>
        <w:tc>
          <w:tcPr>
            <w:tcW w:w="2178" w:type="dxa"/>
            <w:tcBorders>
              <w:top w:val="nil"/>
              <w:left w:val="nil"/>
              <w:bottom w:val="nil"/>
              <w:right w:val="single" w:sz="4" w:space="0" w:color="auto"/>
            </w:tcBorders>
          </w:tcPr>
          <w:p w14:paraId="3D8F4021" w14:textId="7B2BD394" w:rsidR="004C1261" w:rsidRPr="004C1261" w:rsidRDefault="004C1261" w:rsidP="004C1261">
            <w:pPr>
              <w:jc w:val="center"/>
              <w:rPr>
                <w:sz w:val="22"/>
                <w:szCs w:val="22"/>
                <w:highlight w:val="yellow"/>
              </w:rPr>
            </w:pPr>
            <w:r w:rsidRPr="004C1261">
              <w:rPr>
                <w:color w:val="000000"/>
                <w:sz w:val="22"/>
                <w:szCs w:val="22"/>
              </w:rPr>
              <w:t>57.19</w:t>
            </w:r>
          </w:p>
        </w:tc>
      </w:tr>
      <w:tr w:rsidR="004C1261" w14:paraId="549E08C0" w14:textId="77777777" w:rsidTr="00ED2D34">
        <w:trPr>
          <w:gridAfter w:val="1"/>
          <w:wAfter w:w="12" w:type="dxa"/>
          <w:trHeight w:val="436"/>
        </w:trPr>
        <w:tc>
          <w:tcPr>
            <w:tcW w:w="937" w:type="dxa"/>
            <w:tcBorders>
              <w:top w:val="nil"/>
              <w:left w:val="single" w:sz="4" w:space="0" w:color="auto"/>
              <w:bottom w:val="nil"/>
              <w:right w:val="nil"/>
            </w:tcBorders>
          </w:tcPr>
          <w:p w14:paraId="2CD4A27B" w14:textId="75150774"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746A1FAC" w14:textId="2F008249"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B453F14" w14:textId="298E452E"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1A2CDE3E" w14:textId="3F849237" w:rsidR="004C1261" w:rsidRPr="004C1261" w:rsidRDefault="004C1261" w:rsidP="004C1261">
            <w:pPr>
              <w:jc w:val="center"/>
              <w:rPr>
                <w:sz w:val="22"/>
                <w:szCs w:val="22"/>
              </w:rPr>
            </w:pPr>
            <w:r w:rsidRPr="004C1261">
              <w:rPr>
                <w:sz w:val="22"/>
                <w:szCs w:val="22"/>
              </w:rPr>
              <w:t>1640</w:t>
            </w:r>
          </w:p>
        </w:tc>
        <w:tc>
          <w:tcPr>
            <w:tcW w:w="1950" w:type="dxa"/>
            <w:tcBorders>
              <w:top w:val="nil"/>
              <w:left w:val="nil"/>
              <w:bottom w:val="nil"/>
              <w:right w:val="nil"/>
            </w:tcBorders>
          </w:tcPr>
          <w:p w14:paraId="06BE7014" w14:textId="12AEB97F" w:rsidR="004C1261" w:rsidRPr="004C1261" w:rsidRDefault="004C1261" w:rsidP="004C1261">
            <w:pPr>
              <w:jc w:val="center"/>
              <w:rPr>
                <w:sz w:val="22"/>
                <w:szCs w:val="22"/>
                <w:highlight w:val="yellow"/>
              </w:rPr>
            </w:pPr>
            <w:r w:rsidRPr="004C1261">
              <w:rPr>
                <w:color w:val="000000"/>
                <w:sz w:val="22"/>
                <w:szCs w:val="22"/>
              </w:rPr>
              <w:t>71.54</w:t>
            </w:r>
          </w:p>
        </w:tc>
        <w:tc>
          <w:tcPr>
            <w:tcW w:w="1697" w:type="dxa"/>
            <w:tcBorders>
              <w:top w:val="nil"/>
              <w:left w:val="nil"/>
              <w:bottom w:val="nil"/>
              <w:right w:val="nil"/>
            </w:tcBorders>
          </w:tcPr>
          <w:p w14:paraId="38C6C177" w14:textId="7B277BFF" w:rsidR="004C1261" w:rsidRPr="004C1261" w:rsidRDefault="004C1261" w:rsidP="004C1261">
            <w:pPr>
              <w:jc w:val="center"/>
              <w:rPr>
                <w:sz w:val="22"/>
                <w:szCs w:val="22"/>
                <w:highlight w:val="yellow"/>
              </w:rPr>
            </w:pPr>
            <w:r w:rsidRPr="004C1261">
              <w:rPr>
                <w:color w:val="000000"/>
                <w:sz w:val="22"/>
                <w:szCs w:val="22"/>
              </w:rPr>
              <w:t>0.37</w:t>
            </w:r>
          </w:p>
        </w:tc>
        <w:tc>
          <w:tcPr>
            <w:tcW w:w="1615" w:type="dxa"/>
            <w:tcBorders>
              <w:top w:val="nil"/>
              <w:left w:val="nil"/>
              <w:bottom w:val="nil"/>
              <w:right w:val="single" w:sz="4" w:space="0" w:color="auto"/>
            </w:tcBorders>
          </w:tcPr>
          <w:p w14:paraId="4EB76E61" w14:textId="2FBD12E7" w:rsidR="004C1261" w:rsidRPr="004C1261" w:rsidRDefault="004C1261" w:rsidP="004C1261">
            <w:pPr>
              <w:jc w:val="center"/>
              <w:rPr>
                <w:sz w:val="22"/>
                <w:szCs w:val="22"/>
                <w:highlight w:val="yellow"/>
              </w:rPr>
            </w:pPr>
            <w:r w:rsidRPr="004C1261">
              <w:rPr>
                <w:color w:val="000000"/>
                <w:sz w:val="22"/>
                <w:szCs w:val="22"/>
              </w:rPr>
              <w:t>-1.51</w:t>
            </w:r>
          </w:p>
        </w:tc>
        <w:tc>
          <w:tcPr>
            <w:tcW w:w="2178" w:type="dxa"/>
            <w:tcBorders>
              <w:top w:val="nil"/>
              <w:left w:val="single" w:sz="4" w:space="0" w:color="auto"/>
              <w:bottom w:val="nil"/>
              <w:right w:val="nil"/>
            </w:tcBorders>
          </w:tcPr>
          <w:p w14:paraId="52E16F90" w14:textId="59CAAE94" w:rsidR="004C1261" w:rsidRPr="004C1261" w:rsidRDefault="004C1261" w:rsidP="004C1261">
            <w:pPr>
              <w:jc w:val="center"/>
              <w:rPr>
                <w:sz w:val="22"/>
                <w:szCs w:val="22"/>
                <w:highlight w:val="yellow"/>
              </w:rPr>
            </w:pPr>
            <w:r w:rsidRPr="004C1261">
              <w:rPr>
                <w:color w:val="000000"/>
                <w:sz w:val="22"/>
                <w:szCs w:val="22"/>
              </w:rPr>
              <w:t>30.60</w:t>
            </w:r>
          </w:p>
        </w:tc>
        <w:tc>
          <w:tcPr>
            <w:tcW w:w="2178" w:type="dxa"/>
            <w:tcBorders>
              <w:top w:val="nil"/>
              <w:left w:val="nil"/>
              <w:bottom w:val="nil"/>
              <w:right w:val="single" w:sz="4" w:space="0" w:color="auto"/>
            </w:tcBorders>
          </w:tcPr>
          <w:p w14:paraId="6831ABF0" w14:textId="5B60D99D" w:rsidR="004C1261" w:rsidRPr="004C1261" w:rsidRDefault="004C1261" w:rsidP="004C1261">
            <w:pPr>
              <w:jc w:val="center"/>
              <w:rPr>
                <w:sz w:val="22"/>
                <w:szCs w:val="22"/>
                <w:highlight w:val="yellow"/>
              </w:rPr>
            </w:pPr>
            <w:r w:rsidRPr="004C1261">
              <w:rPr>
                <w:color w:val="000000"/>
                <w:sz w:val="22"/>
                <w:szCs w:val="22"/>
              </w:rPr>
              <w:t>71.38</w:t>
            </w:r>
          </w:p>
        </w:tc>
      </w:tr>
      <w:tr w:rsidR="004C1261" w14:paraId="315771A3" w14:textId="77777777" w:rsidTr="00ED2D34">
        <w:trPr>
          <w:gridAfter w:val="1"/>
          <w:wAfter w:w="12" w:type="dxa"/>
          <w:trHeight w:val="436"/>
        </w:trPr>
        <w:tc>
          <w:tcPr>
            <w:tcW w:w="937" w:type="dxa"/>
            <w:tcBorders>
              <w:top w:val="nil"/>
              <w:left w:val="single" w:sz="4" w:space="0" w:color="auto"/>
              <w:bottom w:val="nil"/>
              <w:right w:val="nil"/>
            </w:tcBorders>
          </w:tcPr>
          <w:p w14:paraId="5D217B81" w14:textId="42CBE88C"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688BF946" w14:textId="193FF88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3A1A025F" w14:textId="07251F4A"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0D7BAF8" w14:textId="24B27B28" w:rsidR="004C1261" w:rsidRPr="004C1261" w:rsidRDefault="004C1261" w:rsidP="004C1261">
            <w:pPr>
              <w:jc w:val="center"/>
              <w:rPr>
                <w:sz w:val="22"/>
                <w:szCs w:val="22"/>
              </w:rPr>
            </w:pPr>
            <w:r w:rsidRPr="004C1261">
              <w:rPr>
                <w:sz w:val="22"/>
                <w:szCs w:val="22"/>
              </w:rPr>
              <w:t>1328</w:t>
            </w:r>
          </w:p>
        </w:tc>
        <w:tc>
          <w:tcPr>
            <w:tcW w:w="1950" w:type="dxa"/>
            <w:tcBorders>
              <w:top w:val="nil"/>
              <w:left w:val="nil"/>
              <w:bottom w:val="nil"/>
              <w:right w:val="nil"/>
            </w:tcBorders>
          </w:tcPr>
          <w:p w14:paraId="386D5271" w14:textId="540EFC73" w:rsidR="004C1261" w:rsidRPr="004C1261" w:rsidRDefault="004C1261" w:rsidP="004C1261">
            <w:pPr>
              <w:jc w:val="center"/>
              <w:rPr>
                <w:sz w:val="22"/>
                <w:szCs w:val="22"/>
                <w:highlight w:val="yellow"/>
              </w:rPr>
            </w:pPr>
            <w:r w:rsidRPr="004C1261">
              <w:rPr>
                <w:color w:val="000000"/>
                <w:sz w:val="22"/>
                <w:szCs w:val="22"/>
              </w:rPr>
              <w:t>60.37</w:t>
            </w:r>
          </w:p>
        </w:tc>
        <w:tc>
          <w:tcPr>
            <w:tcW w:w="1697" w:type="dxa"/>
            <w:tcBorders>
              <w:top w:val="nil"/>
              <w:left w:val="nil"/>
              <w:bottom w:val="nil"/>
              <w:right w:val="nil"/>
            </w:tcBorders>
          </w:tcPr>
          <w:p w14:paraId="11F627AB" w14:textId="34CCCD57" w:rsidR="004C1261" w:rsidRPr="004C1261" w:rsidRDefault="004C1261" w:rsidP="004C1261">
            <w:pPr>
              <w:jc w:val="center"/>
              <w:rPr>
                <w:sz w:val="22"/>
                <w:szCs w:val="22"/>
                <w:highlight w:val="yellow"/>
              </w:rPr>
            </w:pPr>
            <w:r w:rsidRPr="004C1261">
              <w:rPr>
                <w:color w:val="000000"/>
                <w:sz w:val="22"/>
                <w:szCs w:val="22"/>
              </w:rPr>
              <w:t>0.56</w:t>
            </w:r>
          </w:p>
        </w:tc>
        <w:tc>
          <w:tcPr>
            <w:tcW w:w="1615" w:type="dxa"/>
            <w:tcBorders>
              <w:top w:val="nil"/>
              <w:left w:val="nil"/>
              <w:bottom w:val="nil"/>
              <w:right w:val="single" w:sz="4" w:space="0" w:color="auto"/>
            </w:tcBorders>
          </w:tcPr>
          <w:p w14:paraId="162F683B" w14:textId="038AF001"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2A2307ED" w14:textId="4F983E47" w:rsidR="004C1261" w:rsidRPr="004C1261" w:rsidRDefault="004C1261" w:rsidP="004C1261">
            <w:pPr>
              <w:jc w:val="center"/>
              <w:rPr>
                <w:sz w:val="22"/>
                <w:szCs w:val="22"/>
                <w:highlight w:val="yellow"/>
              </w:rPr>
            </w:pPr>
            <w:r w:rsidRPr="004C1261">
              <w:rPr>
                <w:color w:val="000000"/>
                <w:sz w:val="22"/>
                <w:szCs w:val="22"/>
              </w:rPr>
              <w:t>32.24</w:t>
            </w:r>
          </w:p>
        </w:tc>
        <w:tc>
          <w:tcPr>
            <w:tcW w:w="2178" w:type="dxa"/>
            <w:tcBorders>
              <w:top w:val="nil"/>
              <w:left w:val="nil"/>
              <w:bottom w:val="nil"/>
              <w:right w:val="single" w:sz="4" w:space="0" w:color="auto"/>
            </w:tcBorders>
          </w:tcPr>
          <w:p w14:paraId="52C381CD" w14:textId="2D8937D3" w:rsidR="004C1261" w:rsidRPr="004C1261" w:rsidRDefault="004C1261" w:rsidP="004C1261">
            <w:pPr>
              <w:jc w:val="center"/>
              <w:rPr>
                <w:sz w:val="22"/>
                <w:szCs w:val="22"/>
                <w:highlight w:val="yellow"/>
              </w:rPr>
            </w:pPr>
            <w:r w:rsidRPr="004C1261">
              <w:rPr>
                <w:color w:val="000000"/>
                <w:sz w:val="22"/>
                <w:szCs w:val="22"/>
              </w:rPr>
              <w:t>60.36</w:t>
            </w:r>
          </w:p>
        </w:tc>
      </w:tr>
      <w:tr w:rsidR="004C1261" w14:paraId="660F6C51" w14:textId="77777777" w:rsidTr="00ED2D34">
        <w:trPr>
          <w:gridAfter w:val="1"/>
          <w:wAfter w:w="12" w:type="dxa"/>
          <w:trHeight w:val="436"/>
        </w:trPr>
        <w:tc>
          <w:tcPr>
            <w:tcW w:w="937" w:type="dxa"/>
            <w:tcBorders>
              <w:top w:val="nil"/>
              <w:left w:val="single" w:sz="4" w:space="0" w:color="auto"/>
              <w:bottom w:val="nil"/>
              <w:right w:val="nil"/>
            </w:tcBorders>
          </w:tcPr>
          <w:p w14:paraId="6FD7AA3C" w14:textId="113C45D7"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3FAAAD0B" w14:textId="352654CD"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63209E30" w14:textId="1A900E72"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7146647" w14:textId="5589845D" w:rsidR="004C1261" w:rsidRPr="004C1261" w:rsidRDefault="004C1261" w:rsidP="004C1261">
            <w:pPr>
              <w:jc w:val="center"/>
              <w:rPr>
                <w:sz w:val="22"/>
                <w:szCs w:val="22"/>
              </w:rPr>
            </w:pPr>
            <w:r w:rsidRPr="004C1261">
              <w:rPr>
                <w:sz w:val="22"/>
                <w:szCs w:val="22"/>
              </w:rPr>
              <w:t>6384</w:t>
            </w:r>
          </w:p>
        </w:tc>
        <w:tc>
          <w:tcPr>
            <w:tcW w:w="1950" w:type="dxa"/>
            <w:tcBorders>
              <w:top w:val="nil"/>
              <w:left w:val="nil"/>
              <w:bottom w:val="nil"/>
              <w:right w:val="nil"/>
            </w:tcBorders>
          </w:tcPr>
          <w:p w14:paraId="479ED6BF" w14:textId="5DF7B446" w:rsidR="004C1261" w:rsidRPr="004C1261" w:rsidRDefault="004C1261" w:rsidP="004C1261">
            <w:pPr>
              <w:jc w:val="center"/>
              <w:rPr>
                <w:sz w:val="22"/>
                <w:szCs w:val="22"/>
                <w:highlight w:val="yellow"/>
              </w:rPr>
            </w:pPr>
            <w:r w:rsidRPr="004C1261">
              <w:rPr>
                <w:color w:val="000000"/>
                <w:sz w:val="22"/>
                <w:szCs w:val="22"/>
              </w:rPr>
              <w:t>65.36</w:t>
            </w:r>
          </w:p>
        </w:tc>
        <w:tc>
          <w:tcPr>
            <w:tcW w:w="1697" w:type="dxa"/>
            <w:tcBorders>
              <w:top w:val="nil"/>
              <w:left w:val="nil"/>
              <w:bottom w:val="nil"/>
              <w:right w:val="nil"/>
            </w:tcBorders>
          </w:tcPr>
          <w:p w14:paraId="4CCA66FB" w14:textId="2FEE4511"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4CBDC36B" w14:textId="0425FFCD" w:rsidR="004C1261" w:rsidRPr="004C1261" w:rsidRDefault="004C1261" w:rsidP="004C1261">
            <w:pPr>
              <w:jc w:val="center"/>
              <w:rPr>
                <w:sz w:val="22"/>
                <w:szCs w:val="22"/>
                <w:highlight w:val="yellow"/>
              </w:rPr>
            </w:pPr>
            <w:r w:rsidRPr="004C1261">
              <w:rPr>
                <w:color w:val="000000"/>
                <w:sz w:val="22"/>
                <w:szCs w:val="22"/>
              </w:rPr>
              <w:t>-2.90</w:t>
            </w:r>
          </w:p>
        </w:tc>
        <w:tc>
          <w:tcPr>
            <w:tcW w:w="2178" w:type="dxa"/>
            <w:tcBorders>
              <w:top w:val="nil"/>
              <w:left w:val="single" w:sz="4" w:space="0" w:color="auto"/>
              <w:bottom w:val="nil"/>
              <w:right w:val="nil"/>
            </w:tcBorders>
          </w:tcPr>
          <w:p w14:paraId="17E4AD3C" w14:textId="1E9A13D2" w:rsidR="004C1261" w:rsidRPr="004C1261" w:rsidRDefault="004C1261" w:rsidP="004C1261">
            <w:pPr>
              <w:jc w:val="center"/>
              <w:rPr>
                <w:sz w:val="22"/>
                <w:szCs w:val="22"/>
                <w:highlight w:val="yellow"/>
              </w:rPr>
            </w:pPr>
            <w:r w:rsidRPr="004C1261">
              <w:rPr>
                <w:color w:val="000000"/>
                <w:sz w:val="22"/>
                <w:szCs w:val="22"/>
              </w:rPr>
              <w:t>36.99</w:t>
            </w:r>
          </w:p>
        </w:tc>
        <w:tc>
          <w:tcPr>
            <w:tcW w:w="2178" w:type="dxa"/>
            <w:tcBorders>
              <w:top w:val="nil"/>
              <w:left w:val="nil"/>
              <w:bottom w:val="nil"/>
              <w:right w:val="single" w:sz="4" w:space="0" w:color="auto"/>
            </w:tcBorders>
          </w:tcPr>
          <w:p w14:paraId="57FB7DA1" w14:textId="042F60B0" w:rsidR="004C1261" w:rsidRPr="004C1261" w:rsidRDefault="004C1261" w:rsidP="004C1261">
            <w:pPr>
              <w:jc w:val="center"/>
              <w:rPr>
                <w:sz w:val="22"/>
                <w:szCs w:val="22"/>
                <w:highlight w:val="yellow"/>
              </w:rPr>
            </w:pPr>
            <w:r w:rsidRPr="004C1261">
              <w:rPr>
                <w:color w:val="000000"/>
                <w:sz w:val="22"/>
                <w:szCs w:val="22"/>
              </w:rPr>
              <w:t>64.99</w:t>
            </w:r>
          </w:p>
        </w:tc>
      </w:tr>
      <w:tr w:rsidR="004C1261" w14:paraId="303F8B9E" w14:textId="77777777" w:rsidTr="00ED2D34">
        <w:trPr>
          <w:gridAfter w:val="1"/>
          <w:wAfter w:w="12" w:type="dxa"/>
          <w:trHeight w:val="436"/>
        </w:trPr>
        <w:tc>
          <w:tcPr>
            <w:tcW w:w="937" w:type="dxa"/>
            <w:tcBorders>
              <w:top w:val="nil"/>
              <w:left w:val="single" w:sz="4" w:space="0" w:color="auto"/>
              <w:bottom w:val="nil"/>
              <w:right w:val="nil"/>
            </w:tcBorders>
          </w:tcPr>
          <w:p w14:paraId="219317FA" w14:textId="0D91EBE5"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230B9B07" w14:textId="2386FA51"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F4720C8" w14:textId="0C3DB3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36C145D7" w14:textId="3D28E673" w:rsidR="004C1261" w:rsidRPr="004C1261" w:rsidRDefault="004C1261" w:rsidP="004C1261">
            <w:pPr>
              <w:jc w:val="center"/>
              <w:rPr>
                <w:sz w:val="22"/>
                <w:szCs w:val="22"/>
              </w:rPr>
            </w:pPr>
            <w:r w:rsidRPr="004C1261">
              <w:rPr>
                <w:sz w:val="22"/>
                <w:szCs w:val="22"/>
              </w:rPr>
              <w:t>3671</w:t>
            </w:r>
          </w:p>
        </w:tc>
        <w:tc>
          <w:tcPr>
            <w:tcW w:w="1950" w:type="dxa"/>
            <w:tcBorders>
              <w:top w:val="nil"/>
              <w:left w:val="nil"/>
              <w:bottom w:val="nil"/>
              <w:right w:val="nil"/>
            </w:tcBorders>
          </w:tcPr>
          <w:p w14:paraId="5111AEC1" w14:textId="02CBBBDF" w:rsidR="004C1261" w:rsidRPr="004C1261" w:rsidRDefault="004C1261" w:rsidP="004C1261">
            <w:pPr>
              <w:jc w:val="center"/>
              <w:rPr>
                <w:sz w:val="22"/>
                <w:szCs w:val="22"/>
                <w:highlight w:val="yellow"/>
              </w:rPr>
            </w:pPr>
            <w:r w:rsidRPr="004C1261">
              <w:rPr>
                <w:color w:val="000000"/>
                <w:sz w:val="22"/>
                <w:szCs w:val="22"/>
              </w:rPr>
              <w:t>64.20</w:t>
            </w:r>
          </w:p>
        </w:tc>
        <w:tc>
          <w:tcPr>
            <w:tcW w:w="1697" w:type="dxa"/>
            <w:tcBorders>
              <w:top w:val="nil"/>
              <w:left w:val="nil"/>
              <w:bottom w:val="nil"/>
              <w:right w:val="nil"/>
            </w:tcBorders>
          </w:tcPr>
          <w:p w14:paraId="323E7976" w14:textId="62DC7B6F" w:rsidR="004C1261" w:rsidRPr="004C1261" w:rsidRDefault="004C1261" w:rsidP="004C1261">
            <w:pPr>
              <w:jc w:val="center"/>
              <w:rPr>
                <w:sz w:val="22"/>
                <w:szCs w:val="22"/>
                <w:highlight w:val="yellow"/>
              </w:rPr>
            </w:pPr>
            <w:r w:rsidRPr="004C1261">
              <w:rPr>
                <w:color w:val="000000"/>
                <w:sz w:val="22"/>
                <w:szCs w:val="22"/>
              </w:rPr>
              <w:t>0.22</w:t>
            </w:r>
          </w:p>
        </w:tc>
        <w:tc>
          <w:tcPr>
            <w:tcW w:w="1615" w:type="dxa"/>
            <w:tcBorders>
              <w:top w:val="nil"/>
              <w:left w:val="nil"/>
              <w:bottom w:val="nil"/>
              <w:right w:val="single" w:sz="4" w:space="0" w:color="auto"/>
            </w:tcBorders>
          </w:tcPr>
          <w:p w14:paraId="556A0A97" w14:textId="40D3201B" w:rsidR="004C1261" w:rsidRPr="004C1261" w:rsidRDefault="004C1261" w:rsidP="004C1261">
            <w:pPr>
              <w:jc w:val="center"/>
              <w:rPr>
                <w:sz w:val="22"/>
                <w:szCs w:val="22"/>
                <w:highlight w:val="yellow"/>
              </w:rPr>
            </w:pPr>
            <w:r w:rsidRPr="004C1261">
              <w:rPr>
                <w:color w:val="000000"/>
                <w:sz w:val="22"/>
                <w:szCs w:val="22"/>
              </w:rPr>
              <w:t>-5.05</w:t>
            </w:r>
          </w:p>
        </w:tc>
        <w:tc>
          <w:tcPr>
            <w:tcW w:w="2178" w:type="dxa"/>
            <w:tcBorders>
              <w:top w:val="nil"/>
              <w:left w:val="single" w:sz="4" w:space="0" w:color="auto"/>
              <w:bottom w:val="nil"/>
              <w:right w:val="nil"/>
            </w:tcBorders>
          </w:tcPr>
          <w:p w14:paraId="0D2EEECB" w14:textId="17F71397" w:rsidR="004C1261" w:rsidRPr="004C1261" w:rsidRDefault="004C1261" w:rsidP="004C1261">
            <w:pPr>
              <w:jc w:val="center"/>
              <w:rPr>
                <w:sz w:val="22"/>
                <w:szCs w:val="22"/>
                <w:highlight w:val="yellow"/>
              </w:rPr>
            </w:pPr>
            <w:r w:rsidRPr="004C1261">
              <w:rPr>
                <w:color w:val="000000"/>
                <w:sz w:val="22"/>
                <w:szCs w:val="22"/>
              </w:rPr>
              <w:t>42.64</w:t>
            </w:r>
          </w:p>
        </w:tc>
        <w:tc>
          <w:tcPr>
            <w:tcW w:w="2178" w:type="dxa"/>
            <w:tcBorders>
              <w:top w:val="nil"/>
              <w:left w:val="nil"/>
              <w:bottom w:val="nil"/>
              <w:right w:val="single" w:sz="4" w:space="0" w:color="auto"/>
            </w:tcBorders>
          </w:tcPr>
          <w:p w14:paraId="72869643" w14:textId="289CFAE8" w:rsidR="004C1261" w:rsidRPr="004C1261" w:rsidRDefault="004C1261" w:rsidP="004C1261">
            <w:pPr>
              <w:jc w:val="center"/>
              <w:rPr>
                <w:sz w:val="22"/>
                <w:szCs w:val="22"/>
                <w:highlight w:val="yellow"/>
              </w:rPr>
            </w:pPr>
            <w:r w:rsidRPr="004C1261">
              <w:rPr>
                <w:color w:val="000000"/>
                <w:sz w:val="22"/>
                <w:szCs w:val="22"/>
              </w:rPr>
              <w:t>63.35</w:t>
            </w:r>
          </w:p>
        </w:tc>
      </w:tr>
      <w:tr w:rsidR="004C1261" w14:paraId="022F410E" w14:textId="77777777" w:rsidTr="00ED2D34">
        <w:trPr>
          <w:gridAfter w:val="1"/>
          <w:wAfter w:w="12" w:type="dxa"/>
          <w:trHeight w:val="436"/>
        </w:trPr>
        <w:tc>
          <w:tcPr>
            <w:tcW w:w="937" w:type="dxa"/>
            <w:tcBorders>
              <w:top w:val="nil"/>
              <w:left w:val="single" w:sz="4" w:space="0" w:color="auto"/>
              <w:bottom w:val="nil"/>
              <w:right w:val="nil"/>
            </w:tcBorders>
          </w:tcPr>
          <w:p w14:paraId="3C8C3F53" w14:textId="321365D8"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6B6618FC" w14:textId="360F45E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6D9607A" w14:textId="02F86045"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1C56F593" w14:textId="7F095C7C" w:rsidR="004C1261" w:rsidRPr="004C1261" w:rsidRDefault="004C1261" w:rsidP="004C1261">
            <w:pPr>
              <w:jc w:val="center"/>
              <w:rPr>
                <w:sz w:val="22"/>
                <w:szCs w:val="22"/>
              </w:rPr>
            </w:pPr>
            <w:r w:rsidRPr="004C1261">
              <w:rPr>
                <w:sz w:val="22"/>
                <w:szCs w:val="22"/>
              </w:rPr>
              <w:t>1717</w:t>
            </w:r>
          </w:p>
        </w:tc>
        <w:tc>
          <w:tcPr>
            <w:tcW w:w="1950" w:type="dxa"/>
            <w:tcBorders>
              <w:top w:val="nil"/>
              <w:left w:val="nil"/>
              <w:bottom w:val="nil"/>
              <w:right w:val="nil"/>
            </w:tcBorders>
          </w:tcPr>
          <w:p w14:paraId="5E1F066F" w14:textId="5CF316B4" w:rsidR="004C1261" w:rsidRPr="004C1261" w:rsidRDefault="004C1261" w:rsidP="004C1261">
            <w:pPr>
              <w:jc w:val="center"/>
              <w:rPr>
                <w:sz w:val="22"/>
                <w:szCs w:val="22"/>
                <w:highlight w:val="yellow"/>
              </w:rPr>
            </w:pPr>
            <w:r w:rsidRPr="004C1261">
              <w:rPr>
                <w:color w:val="000000"/>
                <w:sz w:val="22"/>
                <w:szCs w:val="22"/>
              </w:rPr>
              <w:t>77.52</w:t>
            </w:r>
          </w:p>
        </w:tc>
        <w:tc>
          <w:tcPr>
            <w:tcW w:w="1697" w:type="dxa"/>
            <w:tcBorders>
              <w:top w:val="nil"/>
              <w:left w:val="nil"/>
              <w:bottom w:val="nil"/>
              <w:right w:val="nil"/>
            </w:tcBorders>
          </w:tcPr>
          <w:p w14:paraId="1D4E3B2F" w14:textId="3F783E7F"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nil"/>
              <w:right w:val="single" w:sz="4" w:space="0" w:color="auto"/>
            </w:tcBorders>
          </w:tcPr>
          <w:p w14:paraId="27C2744D" w14:textId="7E839454" w:rsidR="004C1261" w:rsidRPr="004C1261" w:rsidRDefault="004C1261" w:rsidP="004C1261">
            <w:pPr>
              <w:jc w:val="center"/>
              <w:rPr>
                <w:sz w:val="22"/>
                <w:szCs w:val="22"/>
                <w:highlight w:val="yellow"/>
              </w:rPr>
            </w:pPr>
            <w:r w:rsidRPr="004C1261">
              <w:rPr>
                <w:color w:val="000000"/>
                <w:sz w:val="22"/>
                <w:szCs w:val="22"/>
              </w:rPr>
              <w:t>-3.92</w:t>
            </w:r>
          </w:p>
        </w:tc>
        <w:tc>
          <w:tcPr>
            <w:tcW w:w="2178" w:type="dxa"/>
            <w:tcBorders>
              <w:top w:val="nil"/>
              <w:left w:val="single" w:sz="4" w:space="0" w:color="auto"/>
              <w:bottom w:val="nil"/>
              <w:right w:val="nil"/>
            </w:tcBorders>
          </w:tcPr>
          <w:p w14:paraId="64DFEA2C" w14:textId="7CB75973" w:rsidR="004C1261" w:rsidRPr="004C1261" w:rsidRDefault="004C1261" w:rsidP="004C1261">
            <w:pPr>
              <w:jc w:val="center"/>
              <w:rPr>
                <w:sz w:val="22"/>
                <w:szCs w:val="22"/>
                <w:highlight w:val="yellow"/>
              </w:rPr>
            </w:pPr>
            <w:r w:rsidRPr="004C1261">
              <w:rPr>
                <w:color w:val="000000"/>
                <w:sz w:val="22"/>
                <w:szCs w:val="22"/>
              </w:rPr>
              <w:t>41.51</w:t>
            </w:r>
          </w:p>
        </w:tc>
        <w:tc>
          <w:tcPr>
            <w:tcW w:w="2178" w:type="dxa"/>
            <w:tcBorders>
              <w:top w:val="nil"/>
              <w:left w:val="nil"/>
              <w:bottom w:val="nil"/>
              <w:right w:val="single" w:sz="4" w:space="0" w:color="auto"/>
            </w:tcBorders>
          </w:tcPr>
          <w:p w14:paraId="7105AF9E" w14:textId="29526E40" w:rsidR="004C1261" w:rsidRPr="004C1261" w:rsidRDefault="004C1261" w:rsidP="004C1261">
            <w:pPr>
              <w:jc w:val="center"/>
              <w:rPr>
                <w:sz w:val="22"/>
                <w:szCs w:val="22"/>
                <w:highlight w:val="yellow"/>
              </w:rPr>
            </w:pPr>
            <w:r w:rsidRPr="004C1261">
              <w:rPr>
                <w:color w:val="000000"/>
                <w:sz w:val="22"/>
                <w:szCs w:val="22"/>
              </w:rPr>
              <w:t>75.60</w:t>
            </w:r>
          </w:p>
        </w:tc>
      </w:tr>
      <w:tr w:rsidR="004C1261" w14:paraId="6D4D1C4D" w14:textId="77777777" w:rsidTr="00ED2D34">
        <w:trPr>
          <w:gridAfter w:val="1"/>
          <w:wAfter w:w="12" w:type="dxa"/>
          <w:trHeight w:val="436"/>
        </w:trPr>
        <w:tc>
          <w:tcPr>
            <w:tcW w:w="937" w:type="dxa"/>
            <w:tcBorders>
              <w:top w:val="nil"/>
              <w:left w:val="single" w:sz="4" w:space="0" w:color="auto"/>
              <w:bottom w:val="nil"/>
              <w:right w:val="nil"/>
            </w:tcBorders>
          </w:tcPr>
          <w:p w14:paraId="78BB4FAA" w14:textId="504FFB3B" w:rsidR="004C1261" w:rsidRPr="004C1261" w:rsidRDefault="004C1261" w:rsidP="004C1261">
            <w:pPr>
              <w:jc w:val="center"/>
              <w:rPr>
                <w:sz w:val="22"/>
                <w:szCs w:val="22"/>
              </w:rPr>
            </w:pPr>
            <w:r w:rsidRPr="004C1261">
              <w:rPr>
                <w:sz w:val="22"/>
                <w:szCs w:val="22"/>
              </w:rPr>
              <w:t>5</w:t>
            </w:r>
          </w:p>
        </w:tc>
        <w:tc>
          <w:tcPr>
            <w:tcW w:w="923" w:type="dxa"/>
            <w:tcBorders>
              <w:top w:val="nil"/>
              <w:left w:val="nil"/>
              <w:bottom w:val="nil"/>
              <w:right w:val="nil"/>
            </w:tcBorders>
          </w:tcPr>
          <w:p w14:paraId="44EC30B5" w14:textId="2085B4B4"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3657A18F" w14:textId="5A5EAA6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33C3066D" w14:textId="2CF933D6" w:rsidR="004C1261" w:rsidRPr="004C1261" w:rsidRDefault="004C1261" w:rsidP="004C1261">
            <w:pPr>
              <w:jc w:val="center"/>
              <w:rPr>
                <w:sz w:val="22"/>
                <w:szCs w:val="22"/>
              </w:rPr>
            </w:pPr>
            <w:r w:rsidRPr="004C1261">
              <w:rPr>
                <w:sz w:val="22"/>
                <w:szCs w:val="22"/>
              </w:rPr>
              <w:t>5884</w:t>
            </w:r>
          </w:p>
        </w:tc>
        <w:tc>
          <w:tcPr>
            <w:tcW w:w="1950" w:type="dxa"/>
            <w:tcBorders>
              <w:top w:val="nil"/>
              <w:left w:val="nil"/>
              <w:bottom w:val="nil"/>
              <w:right w:val="nil"/>
            </w:tcBorders>
          </w:tcPr>
          <w:p w14:paraId="63B25E2F" w14:textId="74BAD62D" w:rsidR="004C1261" w:rsidRPr="004C1261" w:rsidRDefault="004C1261" w:rsidP="004C1261">
            <w:pPr>
              <w:jc w:val="center"/>
              <w:rPr>
                <w:sz w:val="22"/>
                <w:szCs w:val="22"/>
                <w:highlight w:val="yellow"/>
              </w:rPr>
            </w:pPr>
            <w:r w:rsidRPr="004C1261">
              <w:rPr>
                <w:color w:val="000000"/>
                <w:sz w:val="22"/>
                <w:szCs w:val="22"/>
              </w:rPr>
              <w:t>81.66</w:t>
            </w:r>
          </w:p>
        </w:tc>
        <w:tc>
          <w:tcPr>
            <w:tcW w:w="1697" w:type="dxa"/>
            <w:tcBorders>
              <w:top w:val="nil"/>
              <w:left w:val="nil"/>
              <w:bottom w:val="nil"/>
              <w:right w:val="nil"/>
            </w:tcBorders>
          </w:tcPr>
          <w:p w14:paraId="01AD16E7" w14:textId="03025A91" w:rsidR="004C1261" w:rsidRPr="004C1261" w:rsidRDefault="004C1261" w:rsidP="004C1261">
            <w:pPr>
              <w:jc w:val="center"/>
              <w:rPr>
                <w:sz w:val="22"/>
                <w:szCs w:val="22"/>
                <w:highlight w:val="yellow"/>
              </w:rPr>
            </w:pPr>
            <w:r w:rsidRPr="004C1261">
              <w:rPr>
                <w:color w:val="000000"/>
                <w:sz w:val="22"/>
                <w:szCs w:val="22"/>
              </w:rPr>
              <w:t>0.14</w:t>
            </w:r>
          </w:p>
        </w:tc>
        <w:tc>
          <w:tcPr>
            <w:tcW w:w="1615" w:type="dxa"/>
            <w:tcBorders>
              <w:top w:val="nil"/>
              <w:left w:val="nil"/>
              <w:bottom w:val="nil"/>
              <w:right w:val="single" w:sz="4" w:space="0" w:color="auto"/>
            </w:tcBorders>
          </w:tcPr>
          <w:p w14:paraId="053D29F5" w14:textId="18DE69A2" w:rsidR="004C1261" w:rsidRPr="004C1261" w:rsidRDefault="004C1261" w:rsidP="004C1261">
            <w:pPr>
              <w:jc w:val="center"/>
              <w:rPr>
                <w:sz w:val="22"/>
                <w:szCs w:val="22"/>
                <w:highlight w:val="yellow"/>
              </w:rPr>
            </w:pPr>
            <w:r w:rsidRPr="004C1261">
              <w:rPr>
                <w:color w:val="000000"/>
                <w:sz w:val="22"/>
                <w:szCs w:val="22"/>
              </w:rPr>
              <w:t>-4.73</w:t>
            </w:r>
          </w:p>
        </w:tc>
        <w:tc>
          <w:tcPr>
            <w:tcW w:w="2178" w:type="dxa"/>
            <w:tcBorders>
              <w:top w:val="nil"/>
              <w:left w:val="single" w:sz="4" w:space="0" w:color="auto"/>
              <w:bottom w:val="nil"/>
              <w:right w:val="nil"/>
            </w:tcBorders>
          </w:tcPr>
          <w:p w14:paraId="2B94E4D1" w14:textId="20EF8990" w:rsidR="004C1261" w:rsidRPr="004C1261" w:rsidRDefault="004C1261" w:rsidP="004C1261">
            <w:pPr>
              <w:jc w:val="center"/>
              <w:rPr>
                <w:sz w:val="22"/>
                <w:szCs w:val="22"/>
                <w:highlight w:val="yellow"/>
              </w:rPr>
            </w:pPr>
            <w:r w:rsidRPr="004C1261">
              <w:rPr>
                <w:color w:val="000000"/>
                <w:sz w:val="22"/>
                <w:szCs w:val="22"/>
              </w:rPr>
              <w:t>40.09</w:t>
            </w:r>
          </w:p>
        </w:tc>
        <w:tc>
          <w:tcPr>
            <w:tcW w:w="2178" w:type="dxa"/>
            <w:tcBorders>
              <w:top w:val="nil"/>
              <w:left w:val="nil"/>
              <w:bottom w:val="nil"/>
              <w:right w:val="single" w:sz="4" w:space="0" w:color="auto"/>
            </w:tcBorders>
          </w:tcPr>
          <w:p w14:paraId="45E495A1" w14:textId="5A5C4A2A" w:rsidR="004C1261" w:rsidRPr="004C1261" w:rsidRDefault="004C1261" w:rsidP="004C1261">
            <w:pPr>
              <w:jc w:val="center"/>
              <w:rPr>
                <w:sz w:val="22"/>
                <w:szCs w:val="22"/>
                <w:highlight w:val="yellow"/>
              </w:rPr>
            </w:pPr>
            <w:r w:rsidRPr="004C1261">
              <w:rPr>
                <w:color w:val="000000"/>
                <w:sz w:val="22"/>
                <w:szCs w:val="22"/>
              </w:rPr>
              <w:t>76.78</w:t>
            </w:r>
          </w:p>
        </w:tc>
      </w:tr>
      <w:tr w:rsidR="004C1261" w14:paraId="43247CAB" w14:textId="77777777" w:rsidTr="00ED2D34">
        <w:trPr>
          <w:gridAfter w:val="1"/>
          <w:wAfter w:w="12" w:type="dxa"/>
          <w:trHeight w:val="436"/>
        </w:trPr>
        <w:tc>
          <w:tcPr>
            <w:tcW w:w="937" w:type="dxa"/>
            <w:tcBorders>
              <w:top w:val="nil"/>
              <w:left w:val="single" w:sz="4" w:space="0" w:color="auto"/>
              <w:bottom w:val="single" w:sz="4" w:space="0" w:color="auto"/>
              <w:right w:val="nil"/>
            </w:tcBorders>
          </w:tcPr>
          <w:p w14:paraId="42439582" w14:textId="5482EEDC" w:rsidR="004C1261" w:rsidRPr="004C1261" w:rsidRDefault="004C1261" w:rsidP="004C1261">
            <w:pPr>
              <w:jc w:val="center"/>
              <w:rPr>
                <w:sz w:val="22"/>
                <w:szCs w:val="22"/>
              </w:rPr>
            </w:pPr>
            <w:r w:rsidRPr="004C1261">
              <w:rPr>
                <w:sz w:val="22"/>
                <w:szCs w:val="22"/>
              </w:rPr>
              <w:t>5</w:t>
            </w:r>
          </w:p>
        </w:tc>
        <w:tc>
          <w:tcPr>
            <w:tcW w:w="923" w:type="dxa"/>
            <w:tcBorders>
              <w:top w:val="nil"/>
              <w:left w:val="nil"/>
              <w:bottom w:val="single" w:sz="4" w:space="0" w:color="auto"/>
              <w:right w:val="nil"/>
            </w:tcBorders>
          </w:tcPr>
          <w:p w14:paraId="35CB667B" w14:textId="5BF3392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single" w:sz="4" w:space="0" w:color="auto"/>
              <w:right w:val="nil"/>
            </w:tcBorders>
          </w:tcPr>
          <w:p w14:paraId="0A31FB48" w14:textId="5802B29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single" w:sz="4" w:space="0" w:color="auto"/>
              <w:right w:val="nil"/>
            </w:tcBorders>
          </w:tcPr>
          <w:p w14:paraId="1B37C3F7" w14:textId="1B9241A1" w:rsidR="004C1261" w:rsidRPr="004C1261" w:rsidRDefault="004C1261" w:rsidP="004C1261">
            <w:pPr>
              <w:jc w:val="center"/>
              <w:rPr>
                <w:sz w:val="22"/>
                <w:szCs w:val="22"/>
              </w:rPr>
            </w:pPr>
            <w:r w:rsidRPr="004C1261">
              <w:rPr>
                <w:sz w:val="22"/>
                <w:szCs w:val="22"/>
              </w:rPr>
              <w:t>4607</w:t>
            </w:r>
          </w:p>
        </w:tc>
        <w:tc>
          <w:tcPr>
            <w:tcW w:w="1950" w:type="dxa"/>
            <w:tcBorders>
              <w:top w:val="nil"/>
              <w:left w:val="nil"/>
              <w:bottom w:val="single" w:sz="4" w:space="0" w:color="auto"/>
              <w:right w:val="nil"/>
            </w:tcBorders>
          </w:tcPr>
          <w:p w14:paraId="67E18CD3" w14:textId="3EB76493" w:rsidR="004C1261" w:rsidRPr="004C1261" w:rsidRDefault="004C1261" w:rsidP="004C1261">
            <w:pPr>
              <w:jc w:val="center"/>
              <w:rPr>
                <w:sz w:val="22"/>
                <w:szCs w:val="22"/>
                <w:highlight w:val="yellow"/>
              </w:rPr>
            </w:pPr>
            <w:r w:rsidRPr="004C1261">
              <w:rPr>
                <w:color w:val="000000"/>
                <w:sz w:val="22"/>
                <w:szCs w:val="22"/>
              </w:rPr>
              <w:t>68.25</w:t>
            </w:r>
          </w:p>
        </w:tc>
        <w:tc>
          <w:tcPr>
            <w:tcW w:w="1697" w:type="dxa"/>
            <w:tcBorders>
              <w:top w:val="nil"/>
              <w:left w:val="nil"/>
              <w:bottom w:val="single" w:sz="4" w:space="0" w:color="auto"/>
              <w:right w:val="nil"/>
            </w:tcBorders>
          </w:tcPr>
          <w:p w14:paraId="1E983FC8" w14:textId="0C592AA5"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single" w:sz="4" w:space="0" w:color="auto"/>
              <w:right w:val="single" w:sz="4" w:space="0" w:color="auto"/>
            </w:tcBorders>
          </w:tcPr>
          <w:p w14:paraId="3E0CA72B" w14:textId="27871CEE" w:rsidR="004C1261" w:rsidRPr="004C1261" w:rsidRDefault="004C1261" w:rsidP="004C1261">
            <w:pPr>
              <w:jc w:val="center"/>
              <w:rPr>
                <w:sz w:val="22"/>
                <w:szCs w:val="22"/>
                <w:highlight w:val="yellow"/>
              </w:rPr>
            </w:pPr>
            <w:r w:rsidRPr="004C1261">
              <w:rPr>
                <w:color w:val="000000"/>
                <w:sz w:val="22"/>
                <w:szCs w:val="22"/>
              </w:rPr>
              <w:t>-4.49</w:t>
            </w:r>
          </w:p>
        </w:tc>
        <w:tc>
          <w:tcPr>
            <w:tcW w:w="2178" w:type="dxa"/>
            <w:tcBorders>
              <w:top w:val="nil"/>
              <w:left w:val="single" w:sz="4" w:space="0" w:color="auto"/>
              <w:bottom w:val="single" w:sz="4" w:space="0" w:color="auto"/>
              <w:right w:val="nil"/>
            </w:tcBorders>
          </w:tcPr>
          <w:p w14:paraId="75888987" w14:textId="207D2BA9" w:rsidR="004C1261" w:rsidRPr="004C1261" w:rsidRDefault="004C1261" w:rsidP="004C1261">
            <w:pPr>
              <w:jc w:val="center"/>
              <w:rPr>
                <w:sz w:val="22"/>
                <w:szCs w:val="22"/>
                <w:highlight w:val="yellow"/>
              </w:rPr>
            </w:pPr>
            <w:r w:rsidRPr="004C1261">
              <w:rPr>
                <w:color w:val="000000"/>
                <w:sz w:val="22"/>
                <w:szCs w:val="22"/>
              </w:rPr>
              <w:t>40.21</w:t>
            </w:r>
          </w:p>
        </w:tc>
        <w:tc>
          <w:tcPr>
            <w:tcW w:w="2178" w:type="dxa"/>
            <w:tcBorders>
              <w:top w:val="nil"/>
              <w:left w:val="nil"/>
              <w:bottom w:val="single" w:sz="4" w:space="0" w:color="auto"/>
              <w:right w:val="single" w:sz="4" w:space="0" w:color="auto"/>
            </w:tcBorders>
          </w:tcPr>
          <w:p w14:paraId="31F29AAC" w14:textId="219620F3" w:rsidR="004C1261" w:rsidRPr="004C1261" w:rsidRDefault="004C1261" w:rsidP="004C1261">
            <w:pPr>
              <w:jc w:val="center"/>
              <w:rPr>
                <w:sz w:val="22"/>
                <w:szCs w:val="22"/>
                <w:highlight w:val="yellow"/>
              </w:rPr>
            </w:pPr>
            <w:r w:rsidRPr="004C1261">
              <w:rPr>
                <w:color w:val="000000"/>
                <w:sz w:val="22"/>
                <w:szCs w:val="22"/>
              </w:rPr>
              <w:t>66.82</w:t>
            </w:r>
          </w:p>
        </w:tc>
      </w:tr>
    </w:tbl>
    <w:p w14:paraId="2E1A03F4" w14:textId="64323C8F" w:rsidR="00911AD9" w:rsidRDefault="00E20C70" w:rsidP="00896FAE">
      <w:pPr>
        <w:pStyle w:val="Caption"/>
        <w:spacing w:line="360" w:lineRule="auto"/>
      </w:pPr>
      <w:bookmarkStart w:id="317"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317"/>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w:t>
      </w:r>
      <w:bookmarkStart w:id="318" w:name="_GoBack"/>
      <w:r w:rsidR="006D6165">
        <w:t xml:space="preserve">estimates </w:t>
      </w:r>
      <w:bookmarkEnd w:id="318"/>
      <w:r w:rsidR="006D6165">
        <w:t xml:space="preserve">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29A9895D" w14:textId="7A3B8CEC" w:rsidR="00F04304" w:rsidRPr="00F04304" w:rsidRDefault="00BB02E4" w:rsidP="00F04304">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F04304" w:rsidRPr="00F0430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07773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01768A2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DFO, 2016. A Revised Operating Model for Sablefish (Anoplopoma Fimbria) in British Columbia, Canada.</w:t>
      </w:r>
    </w:p>
    <w:p w14:paraId="3B9E9A9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Echave, K.B., Hanselman, D.H., Adkison, M.D., Sigler, M.F., 2012. Interdecadal Change in Growth of Sablefish (</w:t>
      </w:r>
      <w:r w:rsidRPr="00F04304">
        <w:rPr>
          <w:i/>
          <w:iCs/>
          <w:noProof/>
        </w:rPr>
        <w:t>Anoplopoma fimbria</w:t>
      </w:r>
      <w:r w:rsidRPr="00F04304">
        <w:rPr>
          <w:noProof/>
        </w:rPr>
        <w:t>) in the Northeast Pacific Ocean. Fish. Bull. 110, 361–374.</w:t>
      </w:r>
    </w:p>
    <w:p w14:paraId="4E9E457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Gertseva, V., Matson, S.E., Cope, J., 2017. Spatial growth variability in marine fish: Example from Northeast Pacific groundfish. ICES J. Mar. Sci. 74, 1602–1613. https://doi.org/10.1093/icesjms/fsx016</w:t>
      </w:r>
    </w:p>
    <w:p w14:paraId="28DBAFA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Guthery, F.S., Burnham, K.P., Anderson, D.R., 2003. Model Selection and Multimodel Inference: A Practical Information-Theoretic Approach. J. Wildl. Manage. https://doi.org/10.2307/3802723</w:t>
      </w:r>
    </w:p>
    <w:p w14:paraId="0EEEC08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Heifetz, J., Echave, K.B., Dressel, S.C., Jech, J.M., 2015. Move it or lose it: movement and mortality of sablefish tagged in Alaska. Can. J. Fish. Aquat. Sci. 72, 238–251. https://doi.org/10.1139/cjfas-2014-0251</w:t>
      </w:r>
    </w:p>
    <w:p w14:paraId="785D0EF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Lunsford, C.R., Rodgveller, C.J., 2017. Assessment of the sablefish stock in Alaska in 2017. Stock Assess. Fish. Eval. Rep. Groundf. Resour. Gulf Alaska 576–717.</w:t>
      </w:r>
    </w:p>
    <w:p w14:paraId="25136F8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Hurst, T.P., Abookire, A.A., 2006. Temporal and spatial variation in potential and realized growth rates of age-0 year northern rock sole. J. Fish Biol. 68, 905–919. https://doi.org/10.1111/j.0022-1112.2006.00985.x</w:t>
      </w:r>
    </w:p>
    <w:p w14:paraId="75AB1DA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James, M.K., Armsworth, P.R., Mason, L.B., Bode, L., 2002. The structure of reef fish metapopulations: modelling larval dispersal and retention patterns. Proc. Biol. Sci. 269, 2079–2086. https://doi.org/10.1098/rspb.2002.2128</w:t>
      </w:r>
    </w:p>
    <w:p w14:paraId="409DA10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Jasonowicz, A.J., Goetz, F.W., Goetz, G.W., Nichols, K.M., 2017. Love the one you’re with: genomic evidence of panmixia in the sablefish ( </w:t>
      </w:r>
      <w:r w:rsidRPr="00F04304">
        <w:rPr>
          <w:i/>
          <w:iCs/>
          <w:noProof/>
        </w:rPr>
        <w:t>Anoplopoma fimbria</w:t>
      </w:r>
      <w:r w:rsidRPr="00F04304">
        <w:rPr>
          <w:noProof/>
        </w:rPr>
        <w:t xml:space="preserve"> ). Can. J. Fish. Aquat. Sci. 74, 377–387. https://doi.org/10.1139/cjfas-2016-0012</w:t>
      </w:r>
    </w:p>
    <w:p w14:paraId="7A377211"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Johnson, K.F., Rudd, M.B., Pons, M., Akselrud, C.A., Lee, Q., Haltuch, M.A., Hamel, O.S., 2015. Status of the U.S. sablefish resource in 2015.</w:t>
      </w:r>
    </w:p>
    <w:p w14:paraId="3C1FDEE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King, J.R., McFarlane, G.A., Beamish, R.J., 2001. Incorporating the dynamics of marine systems into the stock assessment and management of sablefish. Prog. Oceanogr. 49, 619–639. https://doi.org/10.1016/S0079-6611(01)00044-1</w:t>
      </w:r>
    </w:p>
    <w:p w14:paraId="2DB8018A"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Kristensen, K., Nielsen, A., Berg, C., Skaug, H., Bell, B., 2016. TMB: Automatic Differentiation and Laplace Approximation. ournal Stat. Softw. 70, 1–21. https://doi.org/10.18637/jss.v070.i05</w:t>
      </w:r>
    </w:p>
    <w:p w14:paraId="071FE40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Mason, J.C., Beamish, R.J., McFarlane, G.A., 1983. Sexual Maturity, Fecundity, Spawning, and Early Life History of Sablefish ( Anoplopoma fimbria ) off the Pacific Coast of Canada. Can. J. Fish. Aquat. Sci. https://doi.org/10.1139/f83-247</w:t>
      </w:r>
    </w:p>
    <w:p w14:paraId="6D7A97C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McDevitt, M., 1990. Growth Analysis of Sablefish From Mark-Recapture Data From the Northeast Pacific. University of Washington.</w:t>
      </w:r>
    </w:p>
    <w:p w14:paraId="131EC8C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Punt, A.E., 2003. The performance of a size-structured stock assessment method in the face of spatial heterogeneity in growth. Fish. Res. 65, 391–409. https://doi.org/10.1016/j.fishres.2003.09.028</w:t>
      </w:r>
    </w:p>
    <w:p w14:paraId="1F0A29D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 Development Core Team, R., 2011. R: A Language and Environment for Statistical Computing, R Foundation for Statistical Computing. https://doi.org/10.1007/978-3-540-74686-7</w:t>
      </w:r>
    </w:p>
    <w:p w14:paraId="63F37D2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Ricker, W., 1969. Effects of size-selective mortality and sampling bias on estimates of growth, mortality, production and yield. J. Fish. Res. Board Canada. https://doi.org/10.1139/f69-051</w:t>
      </w:r>
    </w:p>
    <w:p w14:paraId="0F1665BE" w14:textId="77777777" w:rsidR="00F04304" w:rsidRPr="00FB1F24" w:rsidRDefault="00F04304" w:rsidP="00F04304">
      <w:pPr>
        <w:widowControl w:val="0"/>
        <w:autoSpaceDE w:val="0"/>
        <w:autoSpaceDN w:val="0"/>
        <w:adjustRightInd w:val="0"/>
        <w:spacing w:line="360" w:lineRule="auto"/>
        <w:ind w:left="480" w:hanging="480"/>
        <w:rPr>
          <w:noProof/>
          <w:lang w:val="fr-FR"/>
          <w:rPrChange w:id="319" w:author="Connors, Brendan" w:date="2019-04-26T08:57:00Z">
            <w:rPr>
              <w:noProof/>
            </w:rPr>
          </w:rPrChange>
        </w:rPr>
      </w:pPr>
      <w:r w:rsidRPr="00F04304">
        <w:rPr>
          <w:noProof/>
        </w:rPr>
        <w:lastRenderedPageBreak/>
        <w:t xml:space="preserve">Rodionov, S., Overland, J.E., 2005. Application of a sequential regime shift detection method to the Bering Sea ecosystem. </w:t>
      </w:r>
      <w:r w:rsidRPr="00FB1F24">
        <w:rPr>
          <w:noProof/>
          <w:lang w:val="fr-FR"/>
          <w:rPrChange w:id="320" w:author="Connors, Brendan" w:date="2019-04-26T08:57:00Z">
            <w:rPr>
              <w:noProof/>
            </w:rPr>
          </w:rPrChange>
        </w:rPr>
        <w:t>ICES J. Mar. Sci. 62, 328–332. https://doi.org/10.1016/j.icesjms.2005.01.013</w:t>
      </w:r>
    </w:p>
    <w:p w14:paraId="6949F28D" w14:textId="77777777" w:rsidR="00F04304" w:rsidRPr="00F04304" w:rsidRDefault="00F04304" w:rsidP="00F04304">
      <w:pPr>
        <w:widowControl w:val="0"/>
        <w:autoSpaceDE w:val="0"/>
        <w:autoSpaceDN w:val="0"/>
        <w:adjustRightInd w:val="0"/>
        <w:spacing w:line="360" w:lineRule="auto"/>
        <w:ind w:left="480" w:hanging="480"/>
        <w:rPr>
          <w:noProof/>
        </w:rPr>
      </w:pPr>
      <w:r w:rsidRPr="00FB1F24">
        <w:rPr>
          <w:noProof/>
          <w:lang w:val="fr-FR"/>
          <w:rPrChange w:id="321" w:author="Connors, Brendan" w:date="2019-04-26T08:57:00Z">
            <w:rPr>
              <w:noProof/>
            </w:rPr>
          </w:rPrChange>
        </w:rPr>
        <w:t xml:space="preserve">Rodionov, S.N., 2004. </w:t>
      </w:r>
      <w:r w:rsidRPr="00F04304">
        <w:rPr>
          <w:noProof/>
        </w:rPr>
        <w:t>A sequential algorithm for testing climate regime shifts. Geophys. Res. Lett. 31, 2–5. https://doi.org/10.1029/2004GL019448</w:t>
      </w:r>
    </w:p>
    <w:p w14:paraId="54EB04D5"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Schnute, J., 1981. A Versatile Growth Model with Statistically Stable Parameters. Can. J. Fish. Aquat. Sci. 38, 1128–1140. https://doi.org/10.1139/f81-153</w:t>
      </w:r>
    </w:p>
    <w:p w14:paraId="572531A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Shotwell, S.K., Hanselman, D.H., Belkin, I.M., 2014. Toward biophysical synergy: Investigating advection along the Polar Front to identify factors influencing Alaska sablefish recruitment. Deep. Res. Part II 107, 40–53. https://doi.org/10.1016/j.dsr2.2012.08.024</w:t>
      </w:r>
    </w:p>
    <w:p w14:paraId="48EE981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Simpson, G.L., 2018. Modelling palaeoecological time series using generalized additive models. bioRxiv. https://doi.org/10.1101/322248</w:t>
      </w:r>
    </w:p>
    <w:p w14:paraId="044D0AE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Essington, T.E., Branch, T.A., Haltuch, M.A., Hollowed, A.B., Spencer, P.D., 2015. A state-space approach for detecting growth variation and application to North Pacific groundfish. Can. J. Fish. Aquat. Sci. 72, 1316–1328. https://doi.org/10.1139/cjfas-2014-0558</w:t>
      </w:r>
    </w:p>
    <w:p w14:paraId="1AA7753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548952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Taylor, B.M., Brandl, S.J., Kapur, M., Robbins, W.D., Johnson, G., Huveneers, C., Renaud, P., Choat, J.H., 2018. Bottom-up processes mediated by social systems drive demographic traits of coral-reef fishes. Ecology 99, 642–651. https://doi.org/10.1002/ecy.2127</w:t>
      </w:r>
    </w:p>
    <w:p w14:paraId="6C8EA84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2019a. Guidance for decisions using the Vector Autoregressive Spatio-Temporal (VAST) package in stock, ecosystem, habitat and climate assessments. Fish. Res. 210, 143–161. https://doi.org/10.1016/j.fishres.2018.10.013</w:t>
      </w:r>
    </w:p>
    <w:p w14:paraId="37DB4F1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Thorson, J.T., 2019b. Guidance for decisions using the Vector Autoregressive Spatio-Temporal (VAST) package in stock, ecosystem, habitat and climate assessments. Fish. Res. </w:t>
      </w:r>
      <w:r w:rsidRPr="00F04304">
        <w:rPr>
          <w:noProof/>
        </w:rPr>
        <w:lastRenderedPageBreak/>
        <w:t>https://doi.org/10.1016/j.fishres.2018.10.013</w:t>
      </w:r>
    </w:p>
    <w:p w14:paraId="7376EDC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Skaug, H.J., Kristensen, K., Shelton, A.O., Ward, E.J., Harms, J.H., Benante, J.A., Inouye, B.D., 2015. The importance of spatial models for estimating the strength of density dependence. Ecology 96, 1202–1212. https://doi.org/10.1890/14-0739.1</w:t>
      </w:r>
    </w:p>
    <w:p w14:paraId="348C571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von Bertalanffy, L., 1957. Quantitative Laws in Metabolism and Growth. Q. Rev. Biol. https://doi.org/10.1086/401873</w:t>
      </w:r>
    </w:p>
    <w:p w14:paraId="06F4D92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Connors, Brendan" w:date="2019-04-26T09:11:00Z" w:initials="CB">
    <w:p w14:paraId="5BAC4BF2" w14:textId="43B0A18C" w:rsidR="00E404D3" w:rsidRDefault="00E404D3">
      <w:pPr>
        <w:pStyle w:val="CommentText"/>
      </w:pPr>
      <w:r>
        <w:rPr>
          <w:rStyle w:val="CommentReference"/>
        </w:rPr>
        <w:annotationRef/>
      </w:r>
      <w:r>
        <w:t xml:space="preserve">Alternative suggestions for beginning of abstract: </w:t>
      </w:r>
    </w:p>
    <w:p w14:paraId="6A325452" w14:textId="1093E51C" w:rsidR="00E404D3" w:rsidRDefault="00E404D3">
      <w:pPr>
        <w:pStyle w:val="CommentText"/>
      </w:pPr>
      <w:r>
        <w:t>“</w:t>
      </w:r>
      <w:r w:rsidRPr="00E404D3">
        <w:t>Recent advances in computing, and increasing calls for spatially-explicit fishery management frameworks, have led to a renewed interest in the estimation of spatial and temporal variation in fish growth</w:t>
      </w:r>
      <w:r>
        <w:t>.</w:t>
      </w:r>
      <w:r w:rsidRPr="00E404D3">
        <w:t xml:space="preserve"> However, most efforts to quantify </w:t>
      </w:r>
      <w:proofErr w:type="spellStart"/>
      <w:r w:rsidRPr="00E404D3">
        <w:t>spat</w:t>
      </w:r>
      <w:r>
        <w:t>io</w:t>
      </w:r>
      <w:proofErr w:type="spellEnd"/>
      <w:r>
        <w:t>-temporal structure in</w:t>
      </w:r>
      <w:r w:rsidRPr="00E404D3">
        <w:t xml:space="preserve"> growth related traits are based on a priori approaches that constrain analyses to pre-determined geographic areas </w:t>
      </w:r>
      <w:r>
        <w:t>thereby precluding</w:t>
      </w:r>
      <w:r w:rsidRPr="00E404D3">
        <w:t xml:space="preserve"> analyses from detecting unanticipated spatial patter</w:t>
      </w:r>
      <w:r>
        <w:t>n</w:t>
      </w:r>
      <w:r w:rsidRPr="00E404D3">
        <w:t xml:space="preserve">s in </w:t>
      </w:r>
      <w:r>
        <w:t xml:space="preserve">growth </w:t>
      </w:r>
      <w:r w:rsidRPr="00E404D3">
        <w:t>data</w:t>
      </w:r>
      <w:r>
        <w:t>”</w:t>
      </w:r>
    </w:p>
  </w:comment>
  <w:comment w:id="15" w:author="Melissa Haltuch" w:date="2019-04-12T10:16:00Z" w:initials="MH">
    <w:p w14:paraId="333CCB6B" w14:textId="72CF21CA" w:rsidR="00FB1F24" w:rsidRDefault="00FB1F24">
      <w:pPr>
        <w:pStyle w:val="CommentText"/>
      </w:pPr>
      <w:r>
        <w:rPr>
          <w:rStyle w:val="CommentReference"/>
        </w:rPr>
        <w:annotationRef/>
      </w:r>
      <w:r>
        <w:t>Consider adding a sentence on spatial break points here.</w:t>
      </w:r>
    </w:p>
  </w:comment>
  <w:comment w:id="16" w:author="Connors, Brendan" w:date="2019-04-26T09:14:00Z" w:initials="CB">
    <w:p w14:paraId="76D75EBF" w14:textId="5F246E97" w:rsidR="00E404D3" w:rsidRDefault="00E404D3">
      <w:pPr>
        <w:pStyle w:val="CommentText"/>
      </w:pPr>
      <w:r>
        <w:rPr>
          <w:rStyle w:val="CommentReference"/>
        </w:rPr>
        <w:annotationRef/>
      </w:r>
      <w:r>
        <w:t>Agreed with Melissa that it would be worth adding in a sentence on the key results of the empirical application. Also I would report on the simulation results first, then the empirical ones, to keep parallel structure with the text above.</w:t>
      </w:r>
    </w:p>
  </w:comment>
  <w:comment w:id="28" w:author="Connors, Brendan" w:date="2019-04-26T09:43:00Z" w:initials="CB">
    <w:p w14:paraId="6DF7E866" w14:textId="7432AD73" w:rsidR="00117691" w:rsidRDefault="00117691">
      <w:pPr>
        <w:pStyle w:val="CommentText"/>
      </w:pPr>
      <w:r>
        <w:rPr>
          <w:rStyle w:val="CommentReference"/>
        </w:rPr>
        <w:annotationRef/>
      </w:r>
      <w:r>
        <w:t xml:space="preserve">Consider putting this sentence before the previous one? </w:t>
      </w:r>
    </w:p>
  </w:comment>
  <w:comment w:id="29" w:author="Connors, Brendan" w:date="2019-04-26T09:38:00Z" w:initials="CB">
    <w:p w14:paraId="3A0E9B54" w14:textId="2A82A8CA" w:rsidR="00117691" w:rsidRDefault="00117691">
      <w:pPr>
        <w:pStyle w:val="CommentText"/>
      </w:pPr>
      <w:r>
        <w:rPr>
          <w:rStyle w:val="CommentReference"/>
        </w:rPr>
        <w:annotationRef/>
      </w:r>
      <w:r>
        <w:t xml:space="preserve">This is pretty general, can we be a little more specific? Reference points? Or? </w:t>
      </w:r>
    </w:p>
  </w:comment>
  <w:comment w:id="30" w:author="Connors, Brendan" w:date="2019-04-26T10:06:00Z" w:initials="CB">
    <w:p w14:paraId="591FE3C6" w14:textId="735B8564" w:rsidR="005D6F09" w:rsidRDefault="005D6F09">
      <w:pPr>
        <w:pStyle w:val="CommentText"/>
      </w:pPr>
      <w:r>
        <w:rPr>
          <w:rStyle w:val="CommentReference"/>
        </w:rPr>
        <w:annotationRef/>
      </w:r>
      <w:r>
        <w:t>Can we provide some citations to emphasize the generality of this? You do give one example below, but it would be nice if we could make a stronger case for how common this type of approach is…</w:t>
      </w:r>
    </w:p>
  </w:comment>
  <w:comment w:id="31" w:author="Melissa Haltuch" w:date="2019-04-12T10:18:00Z" w:initials="MH">
    <w:p w14:paraId="2AF5103C" w14:textId="0F77090B" w:rsidR="00FB1F24" w:rsidRDefault="00FB1F24">
      <w:pPr>
        <w:pStyle w:val="CommentText"/>
      </w:pPr>
      <w:r>
        <w:rPr>
          <w:rStyle w:val="CommentReference"/>
        </w:rPr>
        <w:annotationRef/>
      </w:r>
      <w:r>
        <w:t>As well as political boundaries</w:t>
      </w:r>
    </w:p>
  </w:comment>
  <w:comment w:id="32" w:author="Connors, Brendan" w:date="2019-04-26T09:44:00Z" w:initials="CB">
    <w:p w14:paraId="0EAC7BDD" w14:textId="70B812DD" w:rsidR="00117691" w:rsidRDefault="00117691">
      <w:pPr>
        <w:pStyle w:val="CommentText"/>
      </w:pPr>
      <w:r>
        <w:rPr>
          <w:rStyle w:val="CommentReference"/>
        </w:rPr>
        <w:annotationRef/>
      </w:r>
      <w:r>
        <w:t>And/or management boundaries. Key point is that they are not necessarily ecologically driven</w:t>
      </w:r>
    </w:p>
  </w:comment>
  <w:comment w:id="33" w:author="Connors, Brendan" w:date="2019-04-26T10:05:00Z" w:initials="CB">
    <w:p w14:paraId="75E7F343" w14:textId="4AC7BEDA" w:rsidR="005D6F09" w:rsidRDefault="005D6F09">
      <w:pPr>
        <w:pStyle w:val="CommentText"/>
      </w:pPr>
      <w:r>
        <w:rPr>
          <w:rStyle w:val="CommentReference"/>
        </w:rPr>
        <w:annotationRef/>
      </w:r>
      <w:r>
        <w:t>You have not introduced table 1 or 2 yet…</w:t>
      </w:r>
    </w:p>
  </w:comment>
  <w:comment w:id="39" w:author="Connors, Brendan" w:date="2019-04-26T09:46:00Z" w:initials="CB">
    <w:p w14:paraId="6DA2D68A" w14:textId="6340BD17" w:rsidR="00117691" w:rsidRDefault="00117691">
      <w:pPr>
        <w:pStyle w:val="CommentText"/>
      </w:pPr>
      <w:r>
        <w:rPr>
          <w:rStyle w:val="CommentReference"/>
        </w:rPr>
        <w:annotationRef/>
      </w:r>
      <w:r>
        <w:t xml:space="preserve">In fairness the above AK example is not about stock structure but instead about survey methodology. </w:t>
      </w:r>
    </w:p>
  </w:comment>
  <w:comment w:id="59" w:author="Connors, Brendan" w:date="2019-04-26T09:53:00Z" w:initials="CB">
    <w:p w14:paraId="1347ACE6" w14:textId="5FF4CB7E" w:rsidR="00BF040E" w:rsidRDefault="00BF040E">
      <w:pPr>
        <w:pStyle w:val="CommentText"/>
      </w:pPr>
      <w:r>
        <w:rPr>
          <w:rStyle w:val="CommentReference"/>
        </w:rPr>
        <w:annotationRef/>
      </w:r>
      <w:r>
        <w:t xml:space="preserve">I wonder if this would be better placed in the methods when the empirical case study is introduced? </w:t>
      </w:r>
    </w:p>
  </w:comment>
  <w:comment w:id="84" w:author="Connors, Brendan" w:date="2019-04-26T11:09:00Z" w:initials="CB">
    <w:p w14:paraId="6B573A9E" w14:textId="67747759" w:rsidR="00066479" w:rsidRPr="00066479" w:rsidRDefault="00066479">
      <w:pPr>
        <w:pStyle w:val="CommentText"/>
        <w:rPr>
          <w:rFonts w:eastAsiaTheme="minorEastAsia"/>
          <w:iCs/>
        </w:rPr>
      </w:pPr>
      <w:r>
        <w:rPr>
          <w:rStyle w:val="CommentReference"/>
        </w:rPr>
        <w:annotationRef/>
      </w:r>
      <w:r>
        <w:rPr>
          <w:rFonts w:eastAsiaTheme="minorEastAsia"/>
        </w:rPr>
        <w:t xml:space="preserve">Should define </w:t>
      </w:r>
      <m:oMath>
        <m:sSub>
          <m:sSubPr>
            <m:ctrlPr>
              <w:rPr>
                <w:rFonts w:ascii="Cambria Math" w:hAnsi="Cambria Math"/>
                <w:i/>
                <w:iCs/>
              </w:rPr>
            </m:ctrlPr>
          </m:sSubPr>
          <m:e>
            <m:r>
              <w:rPr>
                <w:rFonts w:ascii="Cambria Math" w:hAnsi="Cambria Math"/>
              </w:rPr>
              <m:t>ϵ</m:t>
            </m:r>
          </m:e>
          <m:sub>
            <m:r>
              <w:rPr>
                <w:rFonts w:ascii="Cambria Math" w:hAnsi="Cambria Math"/>
              </w:rPr>
              <m:t>t</m:t>
            </m:r>
          </m:sub>
        </m:sSub>
        <m:r>
          <w:rPr>
            <w:rFonts w:ascii="Cambria Math" w:hAnsi="Cambria Math"/>
          </w:rPr>
          <m:t xml:space="preserve">, </m:t>
        </m:r>
      </m:oMath>
      <w:r>
        <w:rPr>
          <w:rFonts w:eastAsiaTheme="minorEastAsia"/>
          <w:iCs/>
        </w:rPr>
        <w:t>wh</w:t>
      </w:r>
      <w:proofErr w:type="spellStart"/>
      <w:r>
        <w:rPr>
          <w:rFonts w:eastAsiaTheme="minorEastAsia"/>
        </w:rPr>
        <w:t>ich</w:t>
      </w:r>
      <w:proofErr w:type="spellEnd"/>
      <w:r>
        <w:rPr>
          <w:rFonts w:eastAsiaTheme="minorEastAsia"/>
        </w:rPr>
        <w:t xml:space="preserve"> is presumably the residual error term</w:t>
      </w:r>
    </w:p>
  </w:comment>
  <w:comment w:id="87" w:author="Melissa Haltuch" w:date="2019-04-12T10:24:00Z" w:initials="MH">
    <w:p w14:paraId="2A1212C1" w14:textId="2A2C34A2" w:rsidR="00FB1F24" w:rsidRDefault="00FB1F24">
      <w:pPr>
        <w:pStyle w:val="CommentText"/>
      </w:pPr>
      <w:r>
        <w:rPr>
          <w:rStyle w:val="CommentReference"/>
        </w:rPr>
        <w:annotationRef/>
      </w:r>
      <w:r>
        <w:t>Using fish of only a single well selected age would also eliminate concerns with differing survey selectivity between regions/survey methods, correct? You should mention this here.</w:t>
      </w:r>
    </w:p>
  </w:comment>
  <w:comment w:id="89" w:author="Melissa Haltuch" w:date="2019-04-12T10:26:00Z" w:initials="MH">
    <w:p w14:paraId="2563FEB2" w14:textId="6885389A" w:rsidR="00FB1F24" w:rsidRDefault="00FB1F24">
      <w:pPr>
        <w:pStyle w:val="CommentText"/>
      </w:pPr>
      <w:r>
        <w:rPr>
          <w:rStyle w:val="CommentReference"/>
        </w:rPr>
        <w:annotationRef/>
      </w:r>
      <w:r>
        <w:t>You are using size at age and length at age interchangeable, I would pick one and use this consistently through the paper.</w:t>
      </w:r>
    </w:p>
  </w:comment>
  <w:comment w:id="90" w:author="Connors, Brendan" w:date="2019-04-26T10:05:00Z" w:initials="CB">
    <w:p w14:paraId="543F26E4" w14:textId="3E4CD3D8" w:rsidR="005D6F09" w:rsidRDefault="005D6F09">
      <w:pPr>
        <w:pStyle w:val="CommentText"/>
      </w:pPr>
      <w:r>
        <w:rPr>
          <w:rStyle w:val="CommentReference"/>
        </w:rPr>
        <w:annotationRef/>
      </w:r>
      <w:r>
        <w:t>You have not introduced figure 1 yet…</w:t>
      </w:r>
    </w:p>
  </w:comment>
  <w:comment w:id="114" w:author="Connors, Brendan" w:date="2019-04-26T10:14:00Z" w:initials="CB">
    <w:p w14:paraId="5DEAECC6" w14:textId="7EB48037" w:rsidR="006668F4" w:rsidRDefault="006668F4">
      <w:pPr>
        <w:pStyle w:val="CommentText"/>
      </w:pPr>
      <w:r>
        <w:rPr>
          <w:rStyle w:val="CommentReference"/>
        </w:rPr>
        <w:annotationRef/>
      </w:r>
      <w:r w:rsidRPr="006668F4">
        <w:t xml:space="preserve">This feels like it </w:t>
      </w:r>
      <w:r>
        <w:t>might come</w:t>
      </w:r>
      <w:r w:rsidRPr="006668F4">
        <w:t xml:space="preserve"> out of nowhere</w:t>
      </w:r>
      <w:r>
        <w:t xml:space="preserve"> for the reader</w:t>
      </w:r>
      <w:r w:rsidRPr="006668F4">
        <w:t xml:space="preserve"> since you have yet to mention simulations</w:t>
      </w:r>
      <w:r>
        <w:t xml:space="preserve">. Maybe move down to next section? </w:t>
      </w:r>
    </w:p>
  </w:comment>
  <w:comment w:id="131" w:author="Connors, Brendan" w:date="2019-04-26T10:26:00Z" w:initials="CB">
    <w:p w14:paraId="0B249668" w14:textId="3EC13358" w:rsidR="00F1022A" w:rsidRDefault="00F1022A">
      <w:pPr>
        <w:pStyle w:val="CommentText"/>
      </w:pPr>
      <w:r>
        <w:rPr>
          <w:rStyle w:val="CommentReference"/>
        </w:rPr>
        <w:annotationRef/>
      </w:r>
      <w:r>
        <w:t xml:space="preserve">Not sure you need this since it is already referenced above? </w:t>
      </w:r>
    </w:p>
  </w:comment>
  <w:comment w:id="145" w:author="Connors, Brendan" w:date="2019-04-26T10:37:00Z" w:initials="CB">
    <w:p w14:paraId="6B3222F9" w14:textId="27729B48" w:rsidR="00B45DD7" w:rsidRDefault="00B45DD7">
      <w:pPr>
        <w:pStyle w:val="CommentText"/>
      </w:pPr>
      <w:r>
        <w:rPr>
          <w:rStyle w:val="CommentReference"/>
        </w:rPr>
        <w:annotationRef/>
      </w:r>
      <w:r>
        <w:t xml:space="preserve">A “gam </w:t>
      </w:r>
      <w:proofErr w:type="spellStart"/>
      <w:r>
        <w:t>GAM</w:t>
      </w:r>
      <w:proofErr w:type="spellEnd"/>
      <w:r>
        <w:t>”? I like the sound of that…</w:t>
      </w:r>
    </w:p>
  </w:comment>
  <w:comment w:id="146" w:author="Connors, Brendan" w:date="2019-04-26T10:41:00Z" w:initials="CB">
    <w:p w14:paraId="2EC99166" w14:textId="6DCA3B34" w:rsidR="00B45DD7" w:rsidRDefault="00B45DD7">
      <w:pPr>
        <w:pStyle w:val="CommentText"/>
      </w:pPr>
      <w:r>
        <w:rPr>
          <w:rStyle w:val="CommentReference"/>
        </w:rPr>
        <w:annotationRef/>
      </w:r>
      <w:r>
        <w:t xml:space="preserve">I wonder if this is too strict a threshold? What would the results look like if it was within +/- 1 degree? </w:t>
      </w:r>
    </w:p>
  </w:comment>
  <w:comment w:id="156" w:author="." w:date="2019-02-05T21:12:00Z" w:initials=".">
    <w:p w14:paraId="7D190839" w14:textId="7B222504" w:rsidR="00FB1F24" w:rsidRDefault="00FB1F24">
      <w:pPr>
        <w:pStyle w:val="CommentText"/>
      </w:pPr>
      <w:r>
        <w:rPr>
          <w:rStyle w:val="CommentReference"/>
        </w:rPr>
        <w:annotationRef/>
      </w:r>
      <w:r>
        <w:t xml:space="preserve">I think that this should be </w:t>
      </w:r>
      <w:r w:rsidRPr="008F0D40">
        <w:t xml:space="preserve"> Bering Sea, Aleutian Islands, and Gulf of Alaska</w:t>
      </w:r>
    </w:p>
  </w:comment>
  <w:comment w:id="157" w:author="Maia Kapur" w:date="2019-04-05T17:30:00Z" w:initials="MK">
    <w:p w14:paraId="193F6FA0" w14:textId="219DC3BB" w:rsidR="00FB1F24" w:rsidRDefault="00FB1F24">
      <w:pPr>
        <w:pStyle w:val="CommentText"/>
      </w:pPr>
      <w:r>
        <w:rPr>
          <w:rStyle w:val="CommentReference"/>
        </w:rPr>
        <w:annotationRef/>
      </w:r>
      <w:r>
        <w:t>Not clear where you mean to put this</w:t>
      </w:r>
    </w:p>
  </w:comment>
  <w:comment w:id="158" w:author="Melissa Haltuch" w:date="2019-04-12T10:33:00Z" w:initials="MH">
    <w:p w14:paraId="1F5165B7" w14:textId="43030864" w:rsidR="00FB1F24" w:rsidRDefault="00FB1F24">
      <w:pPr>
        <w:pStyle w:val="CommentText"/>
      </w:pPr>
      <w:r>
        <w:rPr>
          <w:rStyle w:val="CommentReference"/>
        </w:rPr>
        <w:annotationRef/>
      </w:r>
      <w:r>
        <w:t>Yes, this is correct, see the survey protocol document</w:t>
      </w:r>
    </w:p>
  </w:comment>
  <w:comment w:id="159" w:author="Melissa Haltuch" w:date="2019-04-12T10:33:00Z" w:initials="MH">
    <w:p w14:paraId="448AB4E4" w14:textId="2542F82A" w:rsidR="00FB1F24" w:rsidRDefault="00FB1F24">
      <w:pPr>
        <w:pStyle w:val="CommentText"/>
      </w:pPr>
      <w:r>
        <w:rPr>
          <w:rStyle w:val="CommentReference"/>
        </w:rPr>
        <w:annotationRef/>
      </w:r>
      <w:r>
        <w:t>Did you use any ADFG data? I’m not sure that they have survey data but it might be worth an ask.</w:t>
      </w:r>
    </w:p>
  </w:comment>
  <w:comment w:id="155" w:author="Connors, Brendan" w:date="2019-04-26T10:47:00Z" w:initials="CB">
    <w:p w14:paraId="2A29605B" w14:textId="7EC20E68" w:rsidR="00257B72" w:rsidRDefault="00257B72">
      <w:pPr>
        <w:pStyle w:val="CommentText"/>
      </w:pPr>
      <w:r>
        <w:rPr>
          <w:rStyle w:val="CommentReference"/>
        </w:rPr>
        <w:annotationRef/>
      </w:r>
      <w:r>
        <w:t xml:space="preserve">We should include citations for each of these surveys and if we are going to </w:t>
      </w:r>
      <w:r w:rsidR="003256BF">
        <w:t>specify</w:t>
      </w:r>
      <w:r>
        <w:t xml:space="preserve"> time frame for one, we should do it for all</w:t>
      </w:r>
    </w:p>
  </w:comment>
  <w:comment w:id="160" w:author="Melissa Haltuch" w:date="2019-04-12T10:36:00Z" w:initials="MH">
    <w:p w14:paraId="6D1916A2" w14:textId="15B40087" w:rsidR="00FB1F24" w:rsidRDefault="00FB1F24">
      <w:pPr>
        <w:pStyle w:val="CommentText"/>
      </w:pPr>
      <w:r>
        <w:rPr>
          <w:rStyle w:val="CommentReference"/>
        </w:rPr>
        <w:annotationRef/>
      </w:r>
      <w:r>
        <w:t>Someone will ask how the subsampling was done, you should add a sentence here.</w:t>
      </w:r>
    </w:p>
  </w:comment>
  <w:comment w:id="162" w:author="Melissa Haltuch" w:date="2019-04-12T10:35:00Z" w:initials="MH">
    <w:p w14:paraId="7C5BF81B" w14:textId="28B3E922" w:rsidR="00FB1F24" w:rsidRDefault="00FB1F24">
      <w:pPr>
        <w:pStyle w:val="CommentText"/>
      </w:pPr>
      <w:r>
        <w:rPr>
          <w:rStyle w:val="CommentReference"/>
        </w:rPr>
        <w:annotationRef/>
      </w:r>
      <w:r>
        <w:t xml:space="preserve">Do you think that this sample size is large enough to be informative? </w:t>
      </w:r>
    </w:p>
  </w:comment>
  <w:comment w:id="161" w:author="Connors, Brendan" w:date="2019-04-26T11:06:00Z" w:initials="CB">
    <w:p w14:paraId="50165A1B" w14:textId="0882B6E0" w:rsidR="003256BF" w:rsidRDefault="003256BF">
      <w:pPr>
        <w:pStyle w:val="CommentText"/>
      </w:pPr>
      <w:r>
        <w:rPr>
          <w:rStyle w:val="CommentReference"/>
        </w:rPr>
        <w:annotationRef/>
      </w:r>
      <w:r>
        <w:t xml:space="preserve">I am confused. If you randomly sub-sampled the full dataset 15,000 times would this not generate a dataset with 15,00 records? </w:t>
      </w:r>
      <w:r w:rsidR="00066479">
        <w:t>Maybe addressing Melissa’s comment above will clarify this…</w:t>
      </w:r>
    </w:p>
  </w:comment>
  <w:comment w:id="164" w:author="Connors, Brendan" w:date="2019-04-26T11:10:00Z" w:initials="CB">
    <w:p w14:paraId="429C3DFC" w14:textId="643A71E4" w:rsidR="00066479" w:rsidRDefault="00066479">
      <w:pPr>
        <w:pStyle w:val="CommentText"/>
      </w:pPr>
      <w:r>
        <w:rPr>
          <w:rStyle w:val="CommentReference"/>
        </w:rPr>
        <w:annotationRef/>
      </w:r>
      <w:r>
        <w:t xml:space="preserve">Needs more detail, was this for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Pr>
          <w:rFonts w:eastAsiaTheme="minorEastAsia"/>
          <w:iCs/>
        </w:rPr>
        <w:t xml:space="preserve"> (equation 1)? </w:t>
      </w:r>
    </w:p>
  </w:comment>
  <w:comment w:id="163" w:author="Connors, Brendan" w:date="2019-04-26T11:12:00Z" w:initials="CB">
    <w:p w14:paraId="3653ED63" w14:textId="1EEA1C48" w:rsidR="00066479" w:rsidRDefault="00066479">
      <w:pPr>
        <w:pStyle w:val="CommentText"/>
      </w:pPr>
      <w:r>
        <w:rPr>
          <w:rStyle w:val="CommentReference"/>
        </w:rPr>
        <w:annotationRef/>
      </w:r>
      <w:r>
        <w:t xml:space="preserve">Maybe consider moving this down to end of the paragraph? </w:t>
      </w:r>
    </w:p>
  </w:comment>
  <w:comment w:id="165" w:author="Melissa Haltuch" w:date="2019-04-12T10:37:00Z" w:initials="MH">
    <w:p w14:paraId="0F9581C5" w14:textId="3612F996" w:rsidR="00FB1F24" w:rsidRDefault="00FB1F24">
      <w:pPr>
        <w:pStyle w:val="CommentText"/>
      </w:pPr>
      <w:r>
        <w:rPr>
          <w:rStyle w:val="CommentReference"/>
        </w:rPr>
        <w:annotationRef/>
      </w:r>
      <w:r>
        <w:t xml:space="preserve">I expect that use used all of the data, rather than just the subsampled data, yes? </w:t>
      </w:r>
    </w:p>
  </w:comment>
  <w:comment w:id="173" w:author="Melissa Haltuch" w:date="2019-04-12T10:38:00Z" w:initials="MH">
    <w:p w14:paraId="30DC19B0" w14:textId="0F5BED94" w:rsidR="00FB1F24" w:rsidRDefault="00FB1F24">
      <w:pPr>
        <w:pStyle w:val="CommentText"/>
      </w:pPr>
      <w:r>
        <w:rPr>
          <w:rStyle w:val="CommentReference"/>
        </w:rPr>
        <w:annotationRef/>
      </w:r>
      <w:r>
        <w:t>You might also want to note that this is the same break point used by the NPFMC and that it has been based on prior work…</w:t>
      </w:r>
      <w:proofErr w:type="spellStart"/>
      <w:r>
        <w:t>Zador’s</w:t>
      </w:r>
      <w:proofErr w:type="spellEnd"/>
      <w:r>
        <w:t xml:space="preserve"> work may have something more.</w:t>
      </w:r>
    </w:p>
  </w:comment>
  <w:comment w:id="167" w:author="Connors, Brendan" w:date="2019-04-26T11:14:00Z" w:initials="CB">
    <w:p w14:paraId="158E0E04" w14:textId="34A996DF" w:rsidR="00066479" w:rsidRDefault="00066479">
      <w:pPr>
        <w:pStyle w:val="CommentText"/>
      </w:pPr>
      <w:r>
        <w:rPr>
          <w:rStyle w:val="CommentReference"/>
        </w:rPr>
        <w:annotationRef/>
      </w:r>
      <w:r>
        <w:t>I think we need to strength this argument. As currently written is not clear to me why unique regions of chlorophyll-a variation and a link to Sablefish recruitment is justification for an a-priori breakpoint, and this would seem to run counter to the argument we make for this type of analysis in the introduction.</w:t>
      </w:r>
    </w:p>
  </w:comment>
  <w:comment w:id="174" w:author="Connors, Brendan" w:date="2019-04-26T11:17:00Z" w:initials="CB">
    <w:p w14:paraId="2FFB0D50" w14:textId="2CA378CB" w:rsidR="00066479" w:rsidRDefault="00066479">
      <w:pPr>
        <w:pStyle w:val="CommentText"/>
      </w:pPr>
      <w:r>
        <w:rPr>
          <w:rStyle w:val="CommentReference"/>
        </w:rPr>
        <w:annotationRef/>
      </w:r>
      <w:r>
        <w:t xml:space="preserve">Not clear what you mean here. </w:t>
      </w:r>
    </w:p>
  </w:comment>
  <w:comment w:id="177" w:author="Melissa Haltuch" w:date="2019-04-12T10:39:00Z" w:initials="MH">
    <w:p w14:paraId="1E890B1D" w14:textId="0E12FFDE" w:rsidR="00FB1F24" w:rsidRDefault="00FB1F24">
      <w:pPr>
        <w:pStyle w:val="CommentText"/>
      </w:pPr>
      <w:r>
        <w:rPr>
          <w:rStyle w:val="CommentReference"/>
        </w:rPr>
        <w:annotationRef/>
      </w:r>
      <w:r>
        <w:t>Ages selected for analysis?</w:t>
      </w:r>
    </w:p>
  </w:comment>
  <w:comment w:id="183" w:author="Connors, Brendan" w:date="2019-04-26T11:20:00Z" w:initials="CB">
    <w:p w14:paraId="58EB204E" w14:textId="4E7AC6CC" w:rsidR="008669EC" w:rsidRDefault="008669EC">
      <w:pPr>
        <w:pStyle w:val="CommentText"/>
      </w:pPr>
      <w:r>
        <w:rPr>
          <w:rStyle w:val="CommentReference"/>
        </w:rPr>
        <w:annotationRef/>
      </w:r>
      <w:r>
        <w:t xml:space="preserve">Be more specific? Latitudinal and longitudinal, right? Or just drop both and simply say spatial. </w:t>
      </w:r>
    </w:p>
  </w:comment>
  <w:comment w:id="186" w:author="Melissa Haltuch" w:date="2019-04-12T10:43:00Z" w:initials="MH">
    <w:p w14:paraId="7DCB354A" w14:textId="7B986FFF" w:rsidR="00FB1F24" w:rsidRDefault="00FB1F24">
      <w:pPr>
        <w:pStyle w:val="CommentText"/>
      </w:pPr>
      <w:r>
        <w:rPr>
          <w:rStyle w:val="CommentReference"/>
        </w:rPr>
        <w:annotationRef/>
      </w:r>
      <w:r>
        <w:t>See previous comment.</w:t>
      </w:r>
    </w:p>
  </w:comment>
  <w:comment w:id="188" w:author="Melissa Haltuch" w:date="2019-04-12T10:43:00Z" w:initials="MH">
    <w:p w14:paraId="5FD4E0A0" w14:textId="3E4FA53B" w:rsidR="00FB1F24" w:rsidRDefault="00FB1F24">
      <w:pPr>
        <w:pStyle w:val="CommentText"/>
      </w:pPr>
      <w:r>
        <w:rPr>
          <w:rStyle w:val="CommentReference"/>
        </w:rPr>
        <w:annotationRef/>
      </w:r>
      <w:r>
        <w:t xml:space="preserve">The city or the island? I think you mean the northern end of Vancouver Island. Clarify. </w:t>
      </w:r>
    </w:p>
  </w:comment>
  <w:comment w:id="190" w:author="Connors, Brendan" w:date="2019-04-26T11:48:00Z" w:initials="CB">
    <w:p w14:paraId="136452FE" w14:textId="2D7892D0" w:rsidR="00C14325" w:rsidRDefault="00C14325">
      <w:pPr>
        <w:pStyle w:val="CommentText"/>
      </w:pPr>
      <w:r>
        <w:rPr>
          <w:rStyle w:val="CommentReference"/>
        </w:rPr>
        <w:annotationRef/>
      </w:r>
      <w:r>
        <w:rPr>
          <w:rStyle w:val="CommentReference"/>
        </w:rPr>
        <w:t>Captions for these plots suggest they are both (?) age six females…</w:t>
      </w:r>
    </w:p>
  </w:comment>
  <w:comment w:id="191" w:author="Connors, Brendan" w:date="2019-04-26T11:49:00Z" w:initials="CB">
    <w:p w14:paraId="02D92E47" w14:textId="4E3FD825" w:rsidR="00C14325" w:rsidRDefault="00C14325">
      <w:pPr>
        <w:pStyle w:val="CommentText"/>
      </w:pPr>
      <w:r>
        <w:rPr>
          <w:rStyle w:val="CommentReference"/>
        </w:rPr>
        <w:annotationRef/>
      </w:r>
      <w:r>
        <w:t xml:space="preserve">This does not seem to be consistent with your plots (e.g., A10)?  </w:t>
      </w:r>
    </w:p>
  </w:comment>
  <w:comment w:id="192" w:author="Connors, Brendan" w:date="2019-04-26T11:51:00Z" w:initials="CB">
    <w:p w14:paraId="70EA0E96" w14:textId="6290FDBE" w:rsidR="00C14325" w:rsidRDefault="00C14325">
      <w:pPr>
        <w:pStyle w:val="CommentText"/>
      </w:pPr>
      <w:r>
        <w:rPr>
          <w:rStyle w:val="CommentReference"/>
        </w:rPr>
        <w:annotationRef/>
      </w:r>
      <w:r>
        <w:t xml:space="preserve">Put this in discussion? </w:t>
      </w:r>
    </w:p>
  </w:comment>
  <w:comment w:id="193" w:author="Melissa Haltuch" w:date="2019-04-12T10:48:00Z" w:initials="MH">
    <w:p w14:paraId="04564784" w14:textId="4AB6990D" w:rsidR="00FB1F24" w:rsidRDefault="00FB1F24">
      <w:pPr>
        <w:pStyle w:val="CommentText"/>
      </w:pPr>
      <w:r>
        <w:rPr>
          <w:rStyle w:val="CommentReference"/>
        </w:rPr>
        <w:annotationRef/>
      </w:r>
      <w:r>
        <w:t>I would describe the final stratification in geographic/ temporal terms to remind the reader of the regions.</w:t>
      </w:r>
    </w:p>
  </w:comment>
  <w:comment w:id="194" w:author="Connors, Brendan" w:date="2019-04-26T11:53:00Z" w:initials="CB">
    <w:p w14:paraId="2540E110" w14:textId="3438892D" w:rsidR="00C763A7" w:rsidRDefault="00C763A7">
      <w:pPr>
        <w:pStyle w:val="CommentText"/>
      </w:pPr>
      <w:r>
        <w:rPr>
          <w:rStyle w:val="CommentReference"/>
        </w:rPr>
        <w:annotationRef/>
      </w:r>
      <w:r>
        <w:t>Before diving into the caveats I would encourage you to include one paragraph that restates the key findings from the simulations and application to Sablefish…</w:t>
      </w:r>
    </w:p>
  </w:comment>
  <w:comment w:id="250" w:author="Connors, Brendan" w:date="2019-04-26T12:04:00Z" w:initials="CB">
    <w:p w14:paraId="439F650F" w14:textId="4CB7DBBB" w:rsidR="003207D4" w:rsidRDefault="003207D4">
      <w:pPr>
        <w:pStyle w:val="CommentText"/>
      </w:pPr>
      <w:r>
        <w:rPr>
          <w:rStyle w:val="CommentReference"/>
        </w:rPr>
        <w:annotationRef/>
      </w:r>
      <w:r>
        <w:t>But the above surveys do not account for gear selectivity entirely.</w:t>
      </w:r>
    </w:p>
  </w:comment>
  <w:comment w:id="251" w:author="Connors, Brendan" w:date="2019-04-26T12:05:00Z" w:initials="CB">
    <w:p w14:paraId="4FC47DB1" w14:textId="13611057" w:rsidR="003207D4" w:rsidRDefault="003207D4">
      <w:pPr>
        <w:pStyle w:val="CommentText"/>
      </w:pPr>
      <w:r>
        <w:rPr>
          <w:rStyle w:val="CommentReference"/>
        </w:rPr>
        <w:annotationRef/>
      </w:r>
      <w:r>
        <w:t xml:space="preserve">What reason? </w:t>
      </w:r>
    </w:p>
  </w:comment>
  <w:comment w:id="259" w:author="Melissa Haltuch" w:date="2019-04-12T10:57:00Z" w:initials="MH">
    <w:p w14:paraId="32916F69" w14:textId="264318CC" w:rsidR="00FB1F24" w:rsidRDefault="00FB1F24">
      <w:pPr>
        <w:pStyle w:val="CommentText"/>
      </w:pPr>
      <w:r>
        <w:rPr>
          <w:rStyle w:val="CommentReference"/>
        </w:rPr>
        <w:annotationRef/>
      </w:r>
      <w:r>
        <w:t>Which one?</w:t>
      </w:r>
    </w:p>
  </w:comment>
  <w:comment w:id="261" w:author="Melissa Haltuch" w:date="2019-04-12T10:57:00Z" w:initials="MH">
    <w:p w14:paraId="5F597212" w14:textId="24F21B33" w:rsidR="00FB1F24" w:rsidRDefault="00FB1F24">
      <w:pPr>
        <w:pStyle w:val="CommentText"/>
      </w:pPr>
      <w:r>
        <w:rPr>
          <w:rStyle w:val="CommentReference"/>
        </w:rPr>
        <w:annotationRef/>
      </w:r>
      <w:r>
        <w:t>Which study?</w:t>
      </w:r>
    </w:p>
  </w:comment>
  <w:comment w:id="262" w:author="Connors, Brendan" w:date="2019-04-26T12:08:00Z" w:initials="CB">
    <w:p w14:paraId="75C313C0" w14:textId="1179D66A" w:rsidR="00115CBA" w:rsidRDefault="00115CBA">
      <w:pPr>
        <w:pStyle w:val="CommentText"/>
      </w:pPr>
      <w:r>
        <w:rPr>
          <w:rStyle w:val="CommentReference"/>
        </w:rPr>
        <w:annotationRef/>
      </w:r>
      <w:r>
        <w:t xml:space="preserve">Implies directionality. Maybe use mobile instead? </w:t>
      </w:r>
    </w:p>
  </w:comment>
  <w:comment w:id="263" w:author="Melissa Haltuch" w:date="2019-04-12T10:58:00Z" w:initials="MH">
    <w:p w14:paraId="262565B5" w14:textId="01DB3756" w:rsidR="00FB1F24" w:rsidRDefault="00FB1F24">
      <w:pPr>
        <w:pStyle w:val="CommentText"/>
      </w:pPr>
      <w:r>
        <w:rPr>
          <w:rStyle w:val="CommentReference"/>
        </w:rPr>
        <w:annotationRef/>
      </w:r>
      <w:r>
        <w:t>Of ontogenetic movement?</w:t>
      </w:r>
    </w:p>
  </w:comment>
  <w:comment w:id="264" w:author="Melissa Haltuch" w:date="2019-04-12T12:24:00Z" w:initials="MH">
    <w:p w14:paraId="475C2650" w14:textId="4D6319FC" w:rsidR="00FB1F24" w:rsidRDefault="00FB1F24">
      <w:pPr>
        <w:pStyle w:val="CommentText"/>
      </w:pPr>
      <w:r>
        <w:rPr>
          <w:rStyle w:val="CommentReference"/>
        </w:rPr>
        <w:annotationRef/>
      </w:r>
      <w:r>
        <w:t>This would be indicative of a change in selectivity for age 4 fish, rather than a change in growth, you might say this.</w:t>
      </w:r>
    </w:p>
  </w:comment>
  <w:comment w:id="267" w:author="Connors, Brendan" w:date="2019-04-26T12:09:00Z" w:initials="CB">
    <w:p w14:paraId="5E3A5E47" w14:textId="44F4693E" w:rsidR="00115CBA" w:rsidRDefault="00115CBA">
      <w:pPr>
        <w:pStyle w:val="CommentText"/>
      </w:pPr>
      <w:r>
        <w:rPr>
          <w:rStyle w:val="CommentReference"/>
        </w:rPr>
        <w:annotationRef/>
      </w:r>
      <w:r>
        <w:t xml:space="preserve">Just use “result in” instead? </w:t>
      </w:r>
    </w:p>
  </w:comment>
  <w:comment w:id="268" w:author="Melissa Haltuch" w:date="2019-04-12T12:27:00Z" w:initials="MH">
    <w:p w14:paraId="11FE429B" w14:textId="04A621DE" w:rsidR="00FB1F24" w:rsidRDefault="00FB1F24">
      <w:pPr>
        <w:pStyle w:val="CommentText"/>
      </w:pPr>
      <w:r>
        <w:rPr>
          <w:rStyle w:val="CommentReference"/>
        </w:rPr>
        <w:annotationRef/>
      </w:r>
      <w:r>
        <w:t>You might think about how the difference in size for females fits with the movement work.</w:t>
      </w:r>
    </w:p>
  </w:comment>
  <w:comment w:id="271" w:author="Melissa Haltuch" w:date="2019-04-12T12:29:00Z" w:initials="MH">
    <w:p w14:paraId="0D5C3FB2" w14:textId="0EB96CDF" w:rsidR="00FB1F24" w:rsidRDefault="00FB1F24">
      <w:pPr>
        <w:pStyle w:val="CommentText"/>
      </w:pPr>
      <w:r>
        <w:rPr>
          <w:rStyle w:val="CommentReference"/>
        </w:rPr>
        <w:annotationRef/>
      </w:r>
      <w:r>
        <w:t xml:space="preserve">Again, think about how movement might fit here, on the call we discussed the movement of sablefish to and from sea mounts, and that these fish are mostly male. </w:t>
      </w:r>
    </w:p>
  </w:comment>
  <w:comment w:id="272" w:author="Maia Kapur" w:date="2019-04-05T18:11:00Z" w:initials="MK">
    <w:p w14:paraId="7FDBBF85" w14:textId="02B9A34C" w:rsidR="00FB1F24" w:rsidRDefault="00FB1F24">
      <w:pPr>
        <w:pStyle w:val="CommentText"/>
      </w:pPr>
      <w:r>
        <w:rPr>
          <w:rStyle w:val="CommentReference"/>
        </w:rPr>
        <w:annotationRef/>
      </w:r>
      <w:r>
        <w:t>Help w citation for this?</w:t>
      </w:r>
    </w:p>
  </w:comment>
  <w:comment w:id="274" w:author="Melissa Haltuch" w:date="2019-04-12T12:31:00Z" w:initials="MH">
    <w:p w14:paraId="012BD068" w14:textId="77777777" w:rsidR="00FB1F24" w:rsidRDefault="00FB1F24" w:rsidP="002C350B">
      <w:pPr>
        <w:pStyle w:val="Heading1"/>
        <w:rPr>
          <w:rFonts w:ascii="Droid Serif" w:hAnsi="Droid Serif" w:cs="Arial"/>
          <w:color w:val="333333"/>
          <w:sz w:val="50"/>
          <w:szCs w:val="50"/>
        </w:rPr>
      </w:pPr>
      <w:r>
        <w:rPr>
          <w:rStyle w:val="CommentReference"/>
        </w:rPr>
        <w:annotationRef/>
      </w:r>
      <w:r>
        <w:t xml:space="preserve">See </w:t>
      </w:r>
      <w:r>
        <w:rPr>
          <w:rStyle w:val="nlmarticle-title"/>
          <w:rFonts w:ascii="Droid Serif" w:hAnsi="Droid Serif" w:cs="Arial"/>
          <w:color w:val="333333"/>
          <w:sz w:val="50"/>
          <w:szCs w:val="50"/>
        </w:rPr>
        <w:t>Using Incentives to Reduce Bycatch and Discarding: Results Under the West Coast Catch Share Program</w:t>
      </w:r>
    </w:p>
    <w:p w14:paraId="08E6DCEF" w14:textId="77777777" w:rsidR="00FB1F24" w:rsidRDefault="00FB1F24" w:rsidP="002C350B">
      <w:pPr>
        <w:rPr>
          <w:rFonts w:ascii="Arial" w:hAnsi="Arial" w:cs="Arial"/>
          <w:color w:val="333333"/>
        </w:rPr>
      </w:pPr>
      <w:hyperlink r:id="rId1" w:history="1">
        <w:r>
          <w:rPr>
            <w:rStyle w:val="Hyperlink"/>
            <w:rFonts w:ascii="Arial" w:hAnsi="Arial" w:cs="Arial"/>
            <w:b/>
            <w:bCs/>
            <w:color w:val="10147E"/>
            <w:sz w:val="23"/>
            <w:szCs w:val="23"/>
          </w:rPr>
          <w:t xml:space="preserve">Kayleigh A. </w:t>
        </w:r>
        <w:proofErr w:type="spellStart"/>
        <w:r>
          <w:rPr>
            <w:rStyle w:val="Hyperlink"/>
            <w:rFonts w:ascii="Arial" w:hAnsi="Arial" w:cs="Arial"/>
            <w:b/>
            <w:bCs/>
            <w:color w:val="10147E"/>
            <w:sz w:val="23"/>
            <w:szCs w:val="23"/>
          </w:rPr>
          <w:t>Somers</w:t>
        </w:r>
      </w:hyperlink>
      <w:r>
        <w:rPr>
          <w:rStyle w:val="contribdegrees"/>
          <w:rFonts w:ascii="Arial" w:hAnsi="Arial" w:cs="Arial"/>
          <w:color w:val="333333"/>
        </w:rPr>
        <w:t>,</w:t>
      </w:r>
      <w:hyperlink r:id="rId2" w:history="1">
        <w:r>
          <w:rPr>
            <w:rStyle w:val="Hyperlink"/>
            <w:rFonts w:ascii="Arial" w:hAnsi="Arial" w:cs="Arial"/>
            <w:color w:val="10147E"/>
            <w:sz w:val="23"/>
            <w:szCs w:val="23"/>
          </w:rPr>
          <w:t>Lisa</w:t>
        </w:r>
        <w:proofErr w:type="spellEnd"/>
        <w:r>
          <w:rPr>
            <w:rStyle w:val="Hyperlink"/>
            <w:rFonts w:ascii="Arial" w:hAnsi="Arial" w:cs="Arial"/>
            <w:color w:val="10147E"/>
            <w:sz w:val="23"/>
            <w:szCs w:val="23"/>
          </w:rPr>
          <w:t xml:space="preserve"> </w:t>
        </w:r>
        <w:proofErr w:type="spellStart"/>
        <w:r>
          <w:rPr>
            <w:rStyle w:val="Hyperlink"/>
            <w:rFonts w:ascii="Arial" w:hAnsi="Arial" w:cs="Arial"/>
            <w:color w:val="10147E"/>
            <w:sz w:val="23"/>
            <w:szCs w:val="23"/>
          </w:rPr>
          <w:t>Pfeiffer</w:t>
        </w:r>
      </w:hyperlink>
      <w:r>
        <w:rPr>
          <w:rStyle w:val="contribdegrees"/>
          <w:rFonts w:ascii="Arial" w:hAnsi="Arial" w:cs="Arial"/>
          <w:color w:val="333333"/>
        </w:rPr>
        <w:t>,</w:t>
      </w:r>
      <w:hyperlink r:id="rId3" w:history="1">
        <w:r>
          <w:rPr>
            <w:rStyle w:val="Hyperlink"/>
            <w:rFonts w:ascii="Arial" w:hAnsi="Arial" w:cs="Arial"/>
            <w:color w:val="10147E"/>
            <w:sz w:val="23"/>
            <w:szCs w:val="23"/>
          </w:rPr>
          <w:t>Stacey</w:t>
        </w:r>
        <w:proofErr w:type="spellEnd"/>
        <w:r>
          <w:rPr>
            <w:rStyle w:val="Hyperlink"/>
            <w:rFonts w:ascii="Arial" w:hAnsi="Arial" w:cs="Arial"/>
            <w:color w:val="10147E"/>
            <w:sz w:val="23"/>
            <w:szCs w:val="23"/>
          </w:rPr>
          <w:t xml:space="preserve"> Miller</w:t>
        </w:r>
      </w:hyperlink>
      <w:r>
        <w:rPr>
          <w:rStyle w:val="contribdegrees"/>
          <w:rFonts w:ascii="Arial" w:hAnsi="Arial" w:cs="Arial"/>
          <w:color w:val="333333"/>
        </w:rPr>
        <w:t> &amp;</w:t>
      </w:r>
      <w:hyperlink r:id="rId4" w:history="1">
        <w:r>
          <w:rPr>
            <w:rStyle w:val="Hyperlink"/>
            <w:rFonts w:ascii="Arial" w:hAnsi="Arial" w:cs="Arial"/>
            <w:color w:val="10147E"/>
            <w:sz w:val="23"/>
            <w:szCs w:val="23"/>
          </w:rPr>
          <w:t>Wendy Morrison</w:t>
        </w:r>
      </w:hyperlink>
    </w:p>
    <w:p w14:paraId="3F332BD7" w14:textId="0F33C8EF" w:rsidR="00FB1F24" w:rsidRPr="002C350B" w:rsidRDefault="00FB1F24" w:rsidP="002C350B">
      <w:pPr>
        <w:spacing w:line="312" w:lineRule="atLeast"/>
        <w:rPr>
          <w:rFonts w:ascii="Arial" w:hAnsi="Arial" w:cs="Arial"/>
          <w:color w:val="777777"/>
          <w:sz w:val="18"/>
          <w:szCs w:val="18"/>
        </w:rPr>
      </w:pPr>
      <w:r>
        <w:rPr>
          <w:rFonts w:ascii="Arial" w:hAnsi="Arial" w:cs="Arial"/>
          <w:color w:val="777777"/>
          <w:sz w:val="18"/>
          <w:szCs w:val="18"/>
        </w:rPr>
        <w:t>Pages 621-637 | Published online: 15 Jan 2019</w:t>
      </w:r>
    </w:p>
    <w:p w14:paraId="29259FFA" w14:textId="77777777" w:rsidR="00FB1F24" w:rsidRDefault="00FB1F24" w:rsidP="002C350B">
      <w:pPr>
        <w:rPr>
          <w:rFonts w:ascii="Arial" w:hAnsi="Arial" w:cs="Arial"/>
          <w:color w:val="333333"/>
          <w:sz w:val="20"/>
          <w:szCs w:val="20"/>
        </w:rPr>
      </w:pPr>
      <w:r>
        <w:rPr>
          <w:rFonts w:ascii="Arial" w:hAnsi="Arial" w:cs="Arial"/>
          <w:color w:val="333333"/>
          <w:sz w:val="20"/>
          <w:szCs w:val="20"/>
        </w:rPr>
        <w:t> </w:t>
      </w:r>
    </w:p>
    <w:p w14:paraId="2376F2EB" w14:textId="77777777" w:rsidR="00FB1F24" w:rsidRDefault="00FB1F24" w:rsidP="002C350B">
      <w:pPr>
        <w:numPr>
          <w:ilvl w:val="0"/>
          <w:numId w:val="4"/>
        </w:numPr>
        <w:spacing w:beforeAutospacing="1" w:after="0" w:afterAutospacing="1" w:line="240" w:lineRule="auto"/>
        <w:ind w:left="0"/>
        <w:rPr>
          <w:rFonts w:ascii="Arial" w:hAnsi="Arial" w:cs="Arial"/>
          <w:color w:val="333333"/>
          <w:sz w:val="20"/>
          <w:szCs w:val="20"/>
        </w:rPr>
      </w:pPr>
      <w:hyperlink r:id="rId5" w:history="1">
        <w:r>
          <w:rPr>
            <w:rStyle w:val="Hyperlink"/>
            <w:rFonts w:ascii="Arial" w:hAnsi="Arial" w:cs="Arial"/>
            <w:color w:val="10147E"/>
            <w:sz w:val="20"/>
            <w:szCs w:val="20"/>
          </w:rPr>
          <w:t>https://doi.org/10.10</w:t>
        </w:r>
        <w:r>
          <w:rPr>
            <w:rStyle w:val="Hyperlink"/>
            <w:rFonts w:ascii="Arial" w:hAnsi="Arial" w:cs="Arial"/>
            <w:color w:val="10147E"/>
            <w:sz w:val="20"/>
            <w:szCs w:val="20"/>
          </w:rPr>
          <w:t>8</w:t>
        </w:r>
        <w:r>
          <w:rPr>
            <w:rStyle w:val="Hyperlink"/>
            <w:rFonts w:ascii="Arial" w:hAnsi="Arial" w:cs="Arial"/>
            <w:color w:val="10147E"/>
            <w:sz w:val="20"/>
            <w:szCs w:val="20"/>
          </w:rPr>
          <w:t>0/08920753.2018.1522492</w:t>
        </w:r>
      </w:hyperlink>
    </w:p>
    <w:p w14:paraId="3CB13E8B" w14:textId="36DBF9DE" w:rsidR="00FB1F24" w:rsidRDefault="00FB1F24">
      <w:pPr>
        <w:pStyle w:val="CommentText"/>
      </w:pPr>
    </w:p>
  </w:comment>
  <w:comment w:id="275" w:author="Connors, Brendan" w:date="2019-04-26T12:13:00Z" w:initials="CB">
    <w:p w14:paraId="51FE1911" w14:textId="209DE09F" w:rsidR="00115CBA" w:rsidRDefault="00115CBA">
      <w:pPr>
        <w:pStyle w:val="CommentText"/>
      </w:pPr>
      <w:r>
        <w:rPr>
          <w:rStyle w:val="CommentReference"/>
        </w:rPr>
        <w:annotationRef/>
      </w:r>
      <w:r>
        <w:t>But are you just referring to AK? I do not think this is the case in BC</w:t>
      </w:r>
    </w:p>
  </w:comment>
  <w:comment w:id="276" w:author="." w:date="2019-02-05T21:12:00Z" w:initials=".">
    <w:p w14:paraId="75A21123" w14:textId="37598B1E" w:rsidR="00FB1F24" w:rsidRDefault="00FB1F24">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p w14:paraId="013ACC5A" w14:textId="77777777" w:rsidR="00FB1F24" w:rsidRDefault="00FB1F24">
      <w:pPr>
        <w:pStyle w:val="CommentText"/>
      </w:pPr>
    </w:p>
  </w:comment>
  <w:comment w:id="277" w:author="Melissa Haltuch" w:date="2019-04-12T12:34:00Z" w:initials="MH">
    <w:p w14:paraId="7CEBDD9C" w14:textId="2807BE72" w:rsidR="00FB1F24" w:rsidRDefault="00FB1F24">
      <w:pPr>
        <w:pStyle w:val="CommentText"/>
      </w:pPr>
      <w:r>
        <w:rPr>
          <w:rStyle w:val="CommentReference"/>
        </w:rPr>
        <w:annotationRef/>
      </w:r>
      <w:r>
        <w:t xml:space="preserve">Yes, we will need to use something other than pers. Com. Have a look at the PFMC FEP, I recall a summary of west coast fishery development: </w:t>
      </w:r>
    </w:p>
    <w:p w14:paraId="3407AE92" w14:textId="3AF0BB27" w:rsidR="00FB1F24" w:rsidRDefault="00FB1F24">
      <w:pPr>
        <w:pStyle w:val="CommentText"/>
      </w:pPr>
    </w:p>
    <w:p w14:paraId="40488ECD" w14:textId="5AF21010" w:rsidR="00FB1F24" w:rsidRDefault="00FB1F24">
      <w:pPr>
        <w:pStyle w:val="CommentText"/>
      </w:pPr>
      <w:hyperlink r:id="rId6" w:history="1">
        <w:r>
          <w:rPr>
            <w:rStyle w:val="Hyperlink"/>
          </w:rPr>
          <w:t>https://www.pcouncil.org/ecosystem-based-management/fep/</w:t>
        </w:r>
      </w:hyperlink>
    </w:p>
  </w:comment>
  <w:comment w:id="281" w:author="Connors, Brendan" w:date="2019-04-26T12:15:00Z" w:initials="CB">
    <w:p w14:paraId="66A57149" w14:textId="459F710E" w:rsidR="00115CBA" w:rsidRDefault="00115CBA">
      <w:pPr>
        <w:pStyle w:val="CommentText"/>
      </w:pPr>
      <w:r>
        <w:rPr>
          <w:rStyle w:val="CommentReference"/>
        </w:rPr>
        <w:annotationRef/>
      </w:r>
      <w:r>
        <w:t xml:space="preserve">I wonder if a final concluding paragraph that emphasizes the promise of the method you have developed would help round out the discussion? </w:t>
      </w:r>
    </w:p>
  </w:comment>
  <w:comment w:id="284" w:author="Connors, Brendan" w:date="2019-04-26T12:28:00Z" w:initials="CB">
    <w:p w14:paraId="103AEA05" w14:textId="0E218703" w:rsidR="00215739" w:rsidRDefault="00215739">
      <w:pPr>
        <w:pStyle w:val="CommentText"/>
      </w:pPr>
      <w:r>
        <w:rPr>
          <w:rStyle w:val="CommentReference"/>
        </w:rPr>
        <w:annotationRef/>
      </w:r>
      <w:r>
        <w:t xml:space="preserve">I really like this figure. No need to say raw data in each panel title, also might consider having scenarios numbered here and in table 1? </w:t>
      </w:r>
    </w:p>
  </w:comment>
  <w:comment w:id="288" w:author="Connors, Brendan" w:date="2019-04-26T12:27:00Z" w:initials="CB">
    <w:p w14:paraId="56D6E842" w14:textId="6514E205" w:rsidR="00215739" w:rsidRDefault="00215739">
      <w:pPr>
        <w:pStyle w:val="CommentText"/>
      </w:pPr>
      <w:r>
        <w:rPr>
          <w:rStyle w:val="CommentReference"/>
        </w:rPr>
        <w:annotationRef/>
      </w:r>
      <w:r>
        <w:t xml:space="preserve">Not all spatial right? </w:t>
      </w:r>
    </w:p>
  </w:comment>
  <w:comment w:id="294" w:author="Connors, Brendan" w:date="2019-04-26T12:29:00Z" w:initials="CB">
    <w:p w14:paraId="27171B26" w14:textId="4882C549" w:rsidR="00215739" w:rsidRDefault="00215739" w:rsidP="00215739">
      <w:pPr>
        <w:pStyle w:val="CommentText"/>
      </w:pPr>
      <w:r>
        <w:rPr>
          <w:rStyle w:val="CommentReference"/>
        </w:rPr>
        <w:annotationRef/>
      </w:r>
      <w:r>
        <w:t xml:space="preserve">I like this figure. </w:t>
      </w:r>
      <w:r>
        <w:t>You might consider removing “Smoother for…” and “First derivative…” in the panel titles and just keeping “Year” since the y-axis label already communicates that it is either the smoother or first derivative?</w:t>
      </w:r>
    </w:p>
  </w:comment>
  <w:comment w:id="296" w:author="Connors, Brendan" w:date="2019-04-26T12:29:00Z" w:initials="CB">
    <w:p w14:paraId="53E697F1" w14:textId="3143FF17" w:rsidR="00215739" w:rsidRDefault="00215739">
      <w:pPr>
        <w:pStyle w:val="CommentText"/>
      </w:pPr>
      <w:r>
        <w:rPr>
          <w:rStyle w:val="CommentReference"/>
        </w:rPr>
        <w:annotationRef/>
      </w:r>
      <w:r>
        <w:t xml:space="preserve">I like to have a single sentence that generally describes the figure to start a caption off. Just my 2-cents </w:t>
      </w:r>
    </w:p>
  </w:comment>
  <w:comment w:id="304" w:author="Connors, Brendan" w:date="2019-04-26T12:31:00Z" w:initials="CB">
    <w:p w14:paraId="7B042E3C" w14:textId="709B50C7" w:rsidR="00215739" w:rsidRDefault="00215739">
      <w:pPr>
        <w:pStyle w:val="CommentText"/>
      </w:pPr>
      <w:r>
        <w:rPr>
          <w:rStyle w:val="CommentReference"/>
        </w:rPr>
        <w:annotationRef/>
      </w:r>
      <w:r>
        <w:t>I wonder if there is a better way to layout these plots to improve visualization of key patterns? Perhaps you could have each panel be defined by unique combo of region and sex with time period visualized by a different symbol and line type? And then it could be a 2 row (sex) by 5 column (region) plot? Just a thought, feel free to disregard…</w:t>
      </w:r>
    </w:p>
  </w:comment>
  <w:comment w:id="309" w:author="Maia Kapur" w:date="2019-04-03T17:11:00Z" w:initials="MK">
    <w:p w14:paraId="3297E7EB" w14:textId="45368A09" w:rsidR="00FB1F24" w:rsidRDefault="00FB1F24">
      <w:pPr>
        <w:pStyle w:val="CommentText"/>
      </w:pPr>
      <w:r>
        <w:rPr>
          <w:rStyle w:val="CommentReference"/>
        </w:rPr>
        <w:annotationRef/>
      </w:r>
      <w:r>
        <w:t xml:space="preserve">This presents the same information as the </w:t>
      </w:r>
      <w:proofErr w:type="spellStart"/>
      <w:r>
        <w:t>barchart</w:t>
      </w:r>
      <w:proofErr w:type="spellEnd"/>
      <w:r>
        <w:t xml:space="preserve"> – let me know if we should retain both</w:t>
      </w:r>
    </w:p>
    <w:p w14:paraId="585A65D1" w14:textId="77777777" w:rsidR="00FB1F24" w:rsidRDefault="00FB1F24">
      <w:pPr>
        <w:pStyle w:val="CommentText"/>
      </w:pPr>
    </w:p>
  </w:comment>
  <w:comment w:id="310" w:author="Melissa Haltuch" w:date="2019-04-12T12:38:00Z" w:initials="MH">
    <w:p w14:paraId="2D4A71D7" w14:textId="51694210" w:rsidR="00FB1F24" w:rsidRDefault="00FB1F24">
      <w:pPr>
        <w:pStyle w:val="CommentText"/>
      </w:pPr>
      <w:r>
        <w:rPr>
          <w:rStyle w:val="CommentReference"/>
        </w:rPr>
        <w:annotationRef/>
      </w:r>
      <w:r>
        <w:t>I would keep both for now.</w:t>
      </w:r>
    </w:p>
  </w:comment>
  <w:comment w:id="311" w:author="Connors, Brendan" w:date="2019-04-26T12:32:00Z" w:initials="CB">
    <w:p w14:paraId="360A7F5F" w14:textId="4CE1CBB6" w:rsidR="00BE12FF" w:rsidRDefault="00BE12FF">
      <w:pPr>
        <w:pStyle w:val="CommentText"/>
      </w:pPr>
      <w:r>
        <w:rPr>
          <w:rStyle w:val="CommentReference"/>
        </w:rPr>
        <w:annotationRef/>
      </w:r>
      <w:r>
        <w:t>If these are identical I would drop this or put it in supplement</w:t>
      </w:r>
    </w:p>
  </w:comment>
  <w:comment w:id="314" w:author="." w:date="2019-02-05T21:12:00Z" w:initials=".">
    <w:p w14:paraId="0FB86005" w14:textId="6CF774EF" w:rsidR="00FB1F24" w:rsidRDefault="00FB1F24">
      <w:pPr>
        <w:pStyle w:val="CommentText"/>
      </w:pPr>
      <w:r>
        <w:rPr>
          <w:rStyle w:val="CommentReference"/>
        </w:rPr>
        <w:annotationRef/>
      </w:r>
      <w:r>
        <w:t>You can get these directly from the report file as well.</w:t>
      </w:r>
    </w:p>
  </w:comment>
  <w:comment w:id="315" w:author="." w:date="2019-02-05T21:12:00Z" w:initials=".">
    <w:p w14:paraId="6C4DF04E" w14:textId="3CD50B55" w:rsidR="00FB1F24" w:rsidRDefault="00FB1F24">
      <w:pPr>
        <w:pStyle w:val="CommentText"/>
      </w:pPr>
      <w:r>
        <w:rPr>
          <w:rStyle w:val="CommentReference"/>
        </w:rPr>
        <w:annotationRef/>
      </w:r>
      <w:r>
        <w:t>I would add the estimated values from your study to this table as well. Also adding the SS parameterization values could be useful.</w:t>
      </w:r>
    </w:p>
  </w:comment>
  <w:comment w:id="316" w:author="Maia Kapur" w:date="2019-04-05T08:14:00Z" w:initials="MK">
    <w:p w14:paraId="6BB74E6E" w14:textId="306D1F76" w:rsidR="00FB1F24" w:rsidRDefault="00FB1F24">
      <w:pPr>
        <w:pStyle w:val="CommentText"/>
      </w:pPr>
      <w:r>
        <w:rPr>
          <w:rStyle w:val="CommentReference"/>
        </w:rPr>
        <w:annotationRef/>
      </w:r>
      <w:r>
        <w:t>Great – since we split into many regions I will add as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325452" w15:done="0"/>
  <w15:commentEx w15:paraId="333CCB6B" w15:done="0"/>
  <w15:commentEx w15:paraId="76D75EBF" w15:done="0"/>
  <w15:commentEx w15:paraId="6DF7E866" w15:done="0"/>
  <w15:commentEx w15:paraId="3A0E9B54" w15:done="0"/>
  <w15:commentEx w15:paraId="591FE3C6" w15:done="0"/>
  <w15:commentEx w15:paraId="2AF5103C" w15:done="0"/>
  <w15:commentEx w15:paraId="0EAC7BDD" w15:paraIdParent="2AF5103C" w15:done="0"/>
  <w15:commentEx w15:paraId="75E7F343" w15:done="0"/>
  <w15:commentEx w15:paraId="6DA2D68A" w15:done="0"/>
  <w15:commentEx w15:paraId="1347ACE6" w15:done="0"/>
  <w15:commentEx w15:paraId="6B573A9E" w15:done="0"/>
  <w15:commentEx w15:paraId="2A1212C1" w15:done="0"/>
  <w15:commentEx w15:paraId="2563FEB2" w15:done="0"/>
  <w15:commentEx w15:paraId="543F26E4" w15:done="0"/>
  <w15:commentEx w15:paraId="5DEAECC6" w15:done="0"/>
  <w15:commentEx w15:paraId="0B249668" w15:done="0"/>
  <w15:commentEx w15:paraId="6B3222F9" w15:done="0"/>
  <w15:commentEx w15:paraId="2EC99166" w15:done="0"/>
  <w15:commentEx w15:paraId="7D190839" w15:done="0"/>
  <w15:commentEx w15:paraId="193F6FA0" w15:paraIdParent="7D190839" w15:done="0"/>
  <w15:commentEx w15:paraId="1F5165B7" w15:paraIdParent="7D190839" w15:done="0"/>
  <w15:commentEx w15:paraId="448AB4E4" w15:done="0"/>
  <w15:commentEx w15:paraId="2A29605B" w15:done="0"/>
  <w15:commentEx w15:paraId="6D1916A2" w15:done="0"/>
  <w15:commentEx w15:paraId="7C5BF81B" w15:done="0"/>
  <w15:commentEx w15:paraId="50165A1B" w15:done="0"/>
  <w15:commentEx w15:paraId="429C3DFC" w15:done="0"/>
  <w15:commentEx w15:paraId="3653ED63" w15:done="0"/>
  <w15:commentEx w15:paraId="0F9581C5" w15:done="0"/>
  <w15:commentEx w15:paraId="30DC19B0" w15:done="0"/>
  <w15:commentEx w15:paraId="158E0E04" w15:done="0"/>
  <w15:commentEx w15:paraId="2FFB0D50" w15:done="0"/>
  <w15:commentEx w15:paraId="1E890B1D" w15:done="0"/>
  <w15:commentEx w15:paraId="58EB204E" w15:done="0"/>
  <w15:commentEx w15:paraId="7DCB354A" w15:done="0"/>
  <w15:commentEx w15:paraId="5FD4E0A0" w15:done="0"/>
  <w15:commentEx w15:paraId="136452FE" w15:done="0"/>
  <w15:commentEx w15:paraId="02D92E47" w15:done="0"/>
  <w15:commentEx w15:paraId="70EA0E96" w15:done="0"/>
  <w15:commentEx w15:paraId="04564784" w15:done="0"/>
  <w15:commentEx w15:paraId="2540E110" w15:done="0"/>
  <w15:commentEx w15:paraId="439F650F" w15:done="0"/>
  <w15:commentEx w15:paraId="4FC47DB1" w15:done="0"/>
  <w15:commentEx w15:paraId="32916F69" w15:done="0"/>
  <w15:commentEx w15:paraId="5F597212" w15:done="0"/>
  <w15:commentEx w15:paraId="75C313C0" w15:done="0"/>
  <w15:commentEx w15:paraId="262565B5" w15:done="0"/>
  <w15:commentEx w15:paraId="475C2650" w15:done="0"/>
  <w15:commentEx w15:paraId="5E3A5E47" w15:done="0"/>
  <w15:commentEx w15:paraId="11FE429B" w15:done="0"/>
  <w15:commentEx w15:paraId="0D5C3FB2" w15:done="0"/>
  <w15:commentEx w15:paraId="7FDBBF85" w15:done="0"/>
  <w15:commentEx w15:paraId="3CB13E8B" w15:done="0"/>
  <w15:commentEx w15:paraId="51FE1911" w15:done="0"/>
  <w15:commentEx w15:paraId="013ACC5A" w15:done="0"/>
  <w15:commentEx w15:paraId="40488ECD" w15:paraIdParent="013ACC5A" w15:done="0"/>
  <w15:commentEx w15:paraId="66A57149" w15:done="0"/>
  <w15:commentEx w15:paraId="103AEA05" w15:done="0"/>
  <w15:commentEx w15:paraId="56D6E842" w15:done="0"/>
  <w15:commentEx w15:paraId="27171B26" w15:done="0"/>
  <w15:commentEx w15:paraId="53E697F1" w15:done="0"/>
  <w15:commentEx w15:paraId="7B042E3C" w15:done="0"/>
  <w15:commentEx w15:paraId="585A65D1" w15:done="0"/>
  <w15:commentEx w15:paraId="2D4A71D7" w15:paraIdParent="585A65D1" w15:done="0"/>
  <w15:commentEx w15:paraId="360A7F5F" w15:paraIdParent="585A65D1" w15:done="0"/>
  <w15:commentEx w15:paraId="0FB86005" w15:done="0"/>
  <w15:commentEx w15:paraId="6C4DF04E" w15:done="0"/>
  <w15:commentEx w15:paraId="6BB74E6E" w15:paraIdParent="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DBBF85" w16cid:durableId="205218E3"/>
  <w16cid:commentId w16cid:paraId="75A21123" w16cid:durableId="200BCCBC"/>
  <w16cid:commentId w16cid:paraId="3297E7EB" w16cid:durableId="204F67BC"/>
  <w16cid:commentId w16cid:paraId="0FB86005" w16cid:durableId="200BCCBF"/>
  <w16cid:commentId w16cid:paraId="6C4DF04E" w16cid:durableId="200BCCC0"/>
  <w16cid:commentId w16cid:paraId="6BB74E6E" w16cid:durableId="20518CF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E370A" w14:textId="77777777" w:rsidR="00352802" w:rsidRDefault="00352802" w:rsidP="00F50131">
      <w:pPr>
        <w:spacing w:after="0" w:line="240" w:lineRule="auto"/>
      </w:pPr>
      <w:r>
        <w:separator/>
      </w:r>
    </w:p>
  </w:endnote>
  <w:endnote w:type="continuationSeparator" w:id="0">
    <w:p w14:paraId="518E8F6D" w14:textId="77777777" w:rsidR="00352802" w:rsidRDefault="00352802"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erif">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411687"/>
      <w:docPartObj>
        <w:docPartGallery w:val="Page Numbers (Bottom of Page)"/>
        <w:docPartUnique/>
      </w:docPartObj>
    </w:sdtPr>
    <w:sdtEndPr>
      <w:rPr>
        <w:noProof/>
      </w:rPr>
    </w:sdtEndPr>
    <w:sdtContent>
      <w:p w14:paraId="46882BF4" w14:textId="252667A3" w:rsidR="00FB1F24" w:rsidRDefault="00FB1F24">
        <w:pPr>
          <w:pStyle w:val="Footer"/>
          <w:jc w:val="right"/>
        </w:pPr>
        <w:r>
          <w:fldChar w:fldCharType="begin"/>
        </w:r>
        <w:r>
          <w:instrText xml:space="preserve"> PAGE   \* MERGEFORMAT </w:instrText>
        </w:r>
        <w:r>
          <w:fldChar w:fldCharType="separate"/>
        </w:r>
        <w:r w:rsidR="00BE12FF">
          <w:rPr>
            <w:noProof/>
          </w:rPr>
          <w:t>25</w:t>
        </w:r>
        <w:r>
          <w:rPr>
            <w:noProof/>
          </w:rPr>
          <w:fldChar w:fldCharType="end"/>
        </w:r>
      </w:p>
    </w:sdtContent>
  </w:sdt>
  <w:p w14:paraId="2D8C35D5" w14:textId="77777777" w:rsidR="00FB1F24" w:rsidRDefault="00FB1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0998879"/>
      <w:docPartObj>
        <w:docPartGallery w:val="Page Numbers (Bottom of Page)"/>
        <w:docPartUnique/>
      </w:docPartObj>
    </w:sdtPr>
    <w:sdtEndPr>
      <w:rPr>
        <w:noProof/>
      </w:rPr>
    </w:sdtEndPr>
    <w:sdtContent>
      <w:p w14:paraId="7838837D" w14:textId="71A0403C" w:rsidR="00FB1F24" w:rsidRDefault="00FB1F24">
        <w:pPr>
          <w:pStyle w:val="Footer"/>
          <w:jc w:val="right"/>
        </w:pPr>
        <w:r>
          <w:fldChar w:fldCharType="begin"/>
        </w:r>
        <w:r>
          <w:instrText xml:space="preserve"> PAGE   \* MERGEFORMAT </w:instrText>
        </w:r>
        <w:r>
          <w:fldChar w:fldCharType="separate"/>
        </w:r>
        <w:r w:rsidR="00BE12FF">
          <w:rPr>
            <w:noProof/>
          </w:rPr>
          <w:t>30</w:t>
        </w:r>
        <w:r>
          <w:rPr>
            <w:noProof/>
          </w:rPr>
          <w:fldChar w:fldCharType="end"/>
        </w:r>
      </w:p>
    </w:sdtContent>
  </w:sdt>
  <w:p w14:paraId="2B193F6F" w14:textId="77777777" w:rsidR="00FB1F24" w:rsidRDefault="00FB1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6E8150" w14:textId="77777777" w:rsidR="00352802" w:rsidRDefault="00352802" w:rsidP="00F50131">
      <w:pPr>
        <w:spacing w:after="0" w:line="240" w:lineRule="auto"/>
      </w:pPr>
      <w:r>
        <w:separator/>
      </w:r>
    </w:p>
  </w:footnote>
  <w:footnote w:type="continuationSeparator" w:id="0">
    <w:p w14:paraId="586D1F75" w14:textId="77777777" w:rsidR="00352802" w:rsidRDefault="00352802"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nnors, Brendan">
    <w15:presenceInfo w15:providerId="AD" w15:userId="S-1-5-21-334392860-1687531001-4089495415-151716"/>
  </w15:person>
  <w15:person w15:author="Melissa Haltuch">
    <w15:presenceInfo w15:providerId="None" w15:userId="Melissa Haltuch"/>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51E7E"/>
    <w:rsid w:val="000532F3"/>
    <w:rsid w:val="00054CB8"/>
    <w:rsid w:val="0005545E"/>
    <w:rsid w:val="00055CBF"/>
    <w:rsid w:val="000576D6"/>
    <w:rsid w:val="00057FD4"/>
    <w:rsid w:val="00062352"/>
    <w:rsid w:val="00064049"/>
    <w:rsid w:val="0006425B"/>
    <w:rsid w:val="000645CA"/>
    <w:rsid w:val="0006514B"/>
    <w:rsid w:val="00066479"/>
    <w:rsid w:val="00072BEE"/>
    <w:rsid w:val="00081261"/>
    <w:rsid w:val="00081EE8"/>
    <w:rsid w:val="000A10CF"/>
    <w:rsid w:val="000A4F0B"/>
    <w:rsid w:val="000B0FA0"/>
    <w:rsid w:val="000B4A0E"/>
    <w:rsid w:val="000B4B1F"/>
    <w:rsid w:val="000B69FD"/>
    <w:rsid w:val="000C2205"/>
    <w:rsid w:val="000C31F1"/>
    <w:rsid w:val="000C6B26"/>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7177"/>
    <w:rsid w:val="0011113B"/>
    <w:rsid w:val="001127D8"/>
    <w:rsid w:val="00113A0A"/>
    <w:rsid w:val="00114FC5"/>
    <w:rsid w:val="00115CBA"/>
    <w:rsid w:val="00117691"/>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5739"/>
    <w:rsid w:val="00217CF2"/>
    <w:rsid w:val="00220F04"/>
    <w:rsid w:val="0022377B"/>
    <w:rsid w:val="002239EF"/>
    <w:rsid w:val="0022535D"/>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B72"/>
    <w:rsid w:val="00257CAD"/>
    <w:rsid w:val="00260039"/>
    <w:rsid w:val="002600CC"/>
    <w:rsid w:val="00262084"/>
    <w:rsid w:val="002628A6"/>
    <w:rsid w:val="0026588C"/>
    <w:rsid w:val="00273DF8"/>
    <w:rsid w:val="00274FD3"/>
    <w:rsid w:val="00276042"/>
    <w:rsid w:val="00276779"/>
    <w:rsid w:val="00281B2C"/>
    <w:rsid w:val="002866F4"/>
    <w:rsid w:val="00287B91"/>
    <w:rsid w:val="00291BC9"/>
    <w:rsid w:val="00291EEB"/>
    <w:rsid w:val="00297019"/>
    <w:rsid w:val="002A1D4D"/>
    <w:rsid w:val="002A420E"/>
    <w:rsid w:val="002A7BD5"/>
    <w:rsid w:val="002B12E4"/>
    <w:rsid w:val="002B12EC"/>
    <w:rsid w:val="002B159B"/>
    <w:rsid w:val="002B2781"/>
    <w:rsid w:val="002B36AF"/>
    <w:rsid w:val="002B485F"/>
    <w:rsid w:val="002B78B9"/>
    <w:rsid w:val="002C0447"/>
    <w:rsid w:val="002C19CF"/>
    <w:rsid w:val="002C350B"/>
    <w:rsid w:val="002C6E0C"/>
    <w:rsid w:val="002D1062"/>
    <w:rsid w:val="002D152E"/>
    <w:rsid w:val="002D188C"/>
    <w:rsid w:val="002D4639"/>
    <w:rsid w:val="002D7F20"/>
    <w:rsid w:val="002E02EB"/>
    <w:rsid w:val="002E1DDC"/>
    <w:rsid w:val="002E3E62"/>
    <w:rsid w:val="002E7B51"/>
    <w:rsid w:val="002F43F1"/>
    <w:rsid w:val="0030040E"/>
    <w:rsid w:val="00304135"/>
    <w:rsid w:val="003057E6"/>
    <w:rsid w:val="00305832"/>
    <w:rsid w:val="003071B2"/>
    <w:rsid w:val="00310C1A"/>
    <w:rsid w:val="0031135F"/>
    <w:rsid w:val="00311F47"/>
    <w:rsid w:val="003207D4"/>
    <w:rsid w:val="00320B89"/>
    <w:rsid w:val="003219D9"/>
    <w:rsid w:val="0032228C"/>
    <w:rsid w:val="003223FA"/>
    <w:rsid w:val="00322C06"/>
    <w:rsid w:val="00322DAC"/>
    <w:rsid w:val="003256BF"/>
    <w:rsid w:val="00330BD9"/>
    <w:rsid w:val="003313E9"/>
    <w:rsid w:val="00332024"/>
    <w:rsid w:val="00333E80"/>
    <w:rsid w:val="00333FDA"/>
    <w:rsid w:val="003368A1"/>
    <w:rsid w:val="003418AD"/>
    <w:rsid w:val="003437BB"/>
    <w:rsid w:val="00344618"/>
    <w:rsid w:val="00347759"/>
    <w:rsid w:val="00352802"/>
    <w:rsid w:val="00352E7D"/>
    <w:rsid w:val="003532CB"/>
    <w:rsid w:val="00357218"/>
    <w:rsid w:val="0035799C"/>
    <w:rsid w:val="00362196"/>
    <w:rsid w:val="003625DB"/>
    <w:rsid w:val="003640BA"/>
    <w:rsid w:val="003737AC"/>
    <w:rsid w:val="003767BF"/>
    <w:rsid w:val="00377CE3"/>
    <w:rsid w:val="003806D1"/>
    <w:rsid w:val="00383DB6"/>
    <w:rsid w:val="0038675B"/>
    <w:rsid w:val="00390CEC"/>
    <w:rsid w:val="003918D8"/>
    <w:rsid w:val="00392042"/>
    <w:rsid w:val="00395F82"/>
    <w:rsid w:val="003A11B9"/>
    <w:rsid w:val="003A76DA"/>
    <w:rsid w:val="003B2383"/>
    <w:rsid w:val="003B4E84"/>
    <w:rsid w:val="003B7477"/>
    <w:rsid w:val="003C031E"/>
    <w:rsid w:val="003C13A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CF3"/>
    <w:rsid w:val="00506E17"/>
    <w:rsid w:val="005076AB"/>
    <w:rsid w:val="00511A2F"/>
    <w:rsid w:val="00513905"/>
    <w:rsid w:val="00514549"/>
    <w:rsid w:val="00514739"/>
    <w:rsid w:val="00517735"/>
    <w:rsid w:val="00531519"/>
    <w:rsid w:val="00533635"/>
    <w:rsid w:val="005443E0"/>
    <w:rsid w:val="005453B8"/>
    <w:rsid w:val="0054799E"/>
    <w:rsid w:val="00551B60"/>
    <w:rsid w:val="0055586B"/>
    <w:rsid w:val="00555EB1"/>
    <w:rsid w:val="005571AE"/>
    <w:rsid w:val="005624A6"/>
    <w:rsid w:val="0056300A"/>
    <w:rsid w:val="00563C56"/>
    <w:rsid w:val="00564486"/>
    <w:rsid w:val="00565467"/>
    <w:rsid w:val="0057075F"/>
    <w:rsid w:val="005742CD"/>
    <w:rsid w:val="005746C7"/>
    <w:rsid w:val="0057578D"/>
    <w:rsid w:val="00575CEA"/>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A5C86"/>
    <w:rsid w:val="005B4E96"/>
    <w:rsid w:val="005B623D"/>
    <w:rsid w:val="005B6CE5"/>
    <w:rsid w:val="005B70FF"/>
    <w:rsid w:val="005C020F"/>
    <w:rsid w:val="005C1C7E"/>
    <w:rsid w:val="005C3972"/>
    <w:rsid w:val="005C67E6"/>
    <w:rsid w:val="005C6AE3"/>
    <w:rsid w:val="005D095D"/>
    <w:rsid w:val="005D1F29"/>
    <w:rsid w:val="005D279D"/>
    <w:rsid w:val="005D4DA3"/>
    <w:rsid w:val="005D6F09"/>
    <w:rsid w:val="005E0FFF"/>
    <w:rsid w:val="005F0B48"/>
    <w:rsid w:val="005F254B"/>
    <w:rsid w:val="005F55A2"/>
    <w:rsid w:val="005F5637"/>
    <w:rsid w:val="005F61EE"/>
    <w:rsid w:val="00612667"/>
    <w:rsid w:val="00615029"/>
    <w:rsid w:val="00616824"/>
    <w:rsid w:val="00623282"/>
    <w:rsid w:val="0062357A"/>
    <w:rsid w:val="00624211"/>
    <w:rsid w:val="00624B17"/>
    <w:rsid w:val="006264A4"/>
    <w:rsid w:val="00627092"/>
    <w:rsid w:val="00632139"/>
    <w:rsid w:val="0063752C"/>
    <w:rsid w:val="00642D5E"/>
    <w:rsid w:val="00642E3F"/>
    <w:rsid w:val="006478EB"/>
    <w:rsid w:val="00647FF6"/>
    <w:rsid w:val="00655DDF"/>
    <w:rsid w:val="00655F5F"/>
    <w:rsid w:val="00656B62"/>
    <w:rsid w:val="006610ED"/>
    <w:rsid w:val="00661E95"/>
    <w:rsid w:val="00662741"/>
    <w:rsid w:val="006668F4"/>
    <w:rsid w:val="0067044E"/>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CA2"/>
    <w:rsid w:val="007145FD"/>
    <w:rsid w:val="007168B1"/>
    <w:rsid w:val="007200B4"/>
    <w:rsid w:val="00724F58"/>
    <w:rsid w:val="00725F8A"/>
    <w:rsid w:val="0073221D"/>
    <w:rsid w:val="007426FC"/>
    <w:rsid w:val="00751302"/>
    <w:rsid w:val="00756B5F"/>
    <w:rsid w:val="00757002"/>
    <w:rsid w:val="00761C2B"/>
    <w:rsid w:val="007650C2"/>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4382"/>
    <w:rsid w:val="007C5D78"/>
    <w:rsid w:val="007C5DE5"/>
    <w:rsid w:val="007D1370"/>
    <w:rsid w:val="007D19A2"/>
    <w:rsid w:val="007D25E8"/>
    <w:rsid w:val="007D5FD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5B83"/>
    <w:rsid w:val="00845D2A"/>
    <w:rsid w:val="0084759D"/>
    <w:rsid w:val="00850AF1"/>
    <w:rsid w:val="00850F85"/>
    <w:rsid w:val="00853E77"/>
    <w:rsid w:val="008567BF"/>
    <w:rsid w:val="0085796C"/>
    <w:rsid w:val="00862408"/>
    <w:rsid w:val="00862D4F"/>
    <w:rsid w:val="00863DF7"/>
    <w:rsid w:val="008669EC"/>
    <w:rsid w:val="008719C6"/>
    <w:rsid w:val="00871B3A"/>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A1"/>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C0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68F2"/>
    <w:rsid w:val="009F78DF"/>
    <w:rsid w:val="00A025ED"/>
    <w:rsid w:val="00A03831"/>
    <w:rsid w:val="00A04F68"/>
    <w:rsid w:val="00A0545B"/>
    <w:rsid w:val="00A073B6"/>
    <w:rsid w:val="00A076F1"/>
    <w:rsid w:val="00A100BC"/>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062D"/>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645"/>
    <w:rsid w:val="00B16E31"/>
    <w:rsid w:val="00B22F5E"/>
    <w:rsid w:val="00B23510"/>
    <w:rsid w:val="00B24C55"/>
    <w:rsid w:val="00B27FEE"/>
    <w:rsid w:val="00B303A7"/>
    <w:rsid w:val="00B30926"/>
    <w:rsid w:val="00B34995"/>
    <w:rsid w:val="00B350F8"/>
    <w:rsid w:val="00B40272"/>
    <w:rsid w:val="00B41546"/>
    <w:rsid w:val="00B4189A"/>
    <w:rsid w:val="00B4245B"/>
    <w:rsid w:val="00B4317E"/>
    <w:rsid w:val="00B45DD7"/>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92"/>
    <w:rsid w:val="00BD6121"/>
    <w:rsid w:val="00BD69F5"/>
    <w:rsid w:val="00BE093A"/>
    <w:rsid w:val="00BE12FF"/>
    <w:rsid w:val="00BE49DA"/>
    <w:rsid w:val="00BE53B7"/>
    <w:rsid w:val="00BE6203"/>
    <w:rsid w:val="00BE6536"/>
    <w:rsid w:val="00BF040E"/>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325"/>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F0B"/>
    <w:rsid w:val="00C5457E"/>
    <w:rsid w:val="00C56542"/>
    <w:rsid w:val="00C56964"/>
    <w:rsid w:val="00C576FF"/>
    <w:rsid w:val="00C61A6B"/>
    <w:rsid w:val="00C65F22"/>
    <w:rsid w:val="00C6606C"/>
    <w:rsid w:val="00C700C7"/>
    <w:rsid w:val="00C763A7"/>
    <w:rsid w:val="00C7661B"/>
    <w:rsid w:val="00C778A2"/>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5A0E"/>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60C"/>
    <w:rsid w:val="00DB4EBF"/>
    <w:rsid w:val="00DB5769"/>
    <w:rsid w:val="00DB6987"/>
    <w:rsid w:val="00DB6C27"/>
    <w:rsid w:val="00DB73DC"/>
    <w:rsid w:val="00DC1E7D"/>
    <w:rsid w:val="00DC249D"/>
    <w:rsid w:val="00DC2699"/>
    <w:rsid w:val="00DC2CFC"/>
    <w:rsid w:val="00DC591D"/>
    <w:rsid w:val="00DC5CC5"/>
    <w:rsid w:val="00DD63A2"/>
    <w:rsid w:val="00DD6D0D"/>
    <w:rsid w:val="00DE448A"/>
    <w:rsid w:val="00DF03FD"/>
    <w:rsid w:val="00DF076A"/>
    <w:rsid w:val="00DF1D91"/>
    <w:rsid w:val="00DF246C"/>
    <w:rsid w:val="00DF3DC4"/>
    <w:rsid w:val="00DF4725"/>
    <w:rsid w:val="00DF7A11"/>
    <w:rsid w:val="00E00E51"/>
    <w:rsid w:val="00E022D1"/>
    <w:rsid w:val="00E03CCB"/>
    <w:rsid w:val="00E04E95"/>
    <w:rsid w:val="00E0587C"/>
    <w:rsid w:val="00E05953"/>
    <w:rsid w:val="00E06754"/>
    <w:rsid w:val="00E06A5A"/>
    <w:rsid w:val="00E119C9"/>
    <w:rsid w:val="00E11D94"/>
    <w:rsid w:val="00E11EFB"/>
    <w:rsid w:val="00E15DF3"/>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04D3"/>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33E5"/>
    <w:rsid w:val="00EF214D"/>
    <w:rsid w:val="00EF4D74"/>
    <w:rsid w:val="00EF7684"/>
    <w:rsid w:val="00F0163E"/>
    <w:rsid w:val="00F01C40"/>
    <w:rsid w:val="00F04304"/>
    <w:rsid w:val="00F04534"/>
    <w:rsid w:val="00F1022A"/>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40060"/>
    <w:rsid w:val="00F44969"/>
    <w:rsid w:val="00F44B12"/>
    <w:rsid w:val="00F46C6D"/>
    <w:rsid w:val="00F50131"/>
    <w:rsid w:val="00F502D0"/>
    <w:rsid w:val="00F5067E"/>
    <w:rsid w:val="00F521CD"/>
    <w:rsid w:val="00F5448F"/>
    <w:rsid w:val="00F54EAA"/>
    <w:rsid w:val="00F65EE9"/>
    <w:rsid w:val="00F66EB8"/>
    <w:rsid w:val="00F676E3"/>
    <w:rsid w:val="00F70916"/>
    <w:rsid w:val="00F71D02"/>
    <w:rsid w:val="00F75BC7"/>
    <w:rsid w:val="00F76757"/>
    <w:rsid w:val="00F77ACF"/>
    <w:rsid w:val="00F80A7B"/>
    <w:rsid w:val="00F82A07"/>
    <w:rsid w:val="00F82EB2"/>
    <w:rsid w:val="00F86C07"/>
    <w:rsid w:val="00F91040"/>
    <w:rsid w:val="00F919FB"/>
    <w:rsid w:val="00F91AA8"/>
    <w:rsid w:val="00F92D25"/>
    <w:rsid w:val="00F93C67"/>
    <w:rsid w:val="00F94063"/>
    <w:rsid w:val="00F96E2F"/>
    <w:rsid w:val="00F97AC5"/>
    <w:rsid w:val="00FA0991"/>
    <w:rsid w:val="00FA1B5B"/>
    <w:rsid w:val="00FA1DC2"/>
    <w:rsid w:val="00FA35CE"/>
    <w:rsid w:val="00FB10EE"/>
    <w:rsid w:val="00FB1F24"/>
    <w:rsid w:val="00FB55F0"/>
    <w:rsid w:val="00FB724B"/>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115C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tandfonline.com/author/Miller%2C+Stacey" TargetMode="External"/><Relationship Id="rId2" Type="http://schemas.openxmlformats.org/officeDocument/2006/relationships/hyperlink" Target="https://www.tandfonline.com/author/Pfeiffer%2C+Lisa" TargetMode="External"/><Relationship Id="rId1" Type="http://schemas.openxmlformats.org/officeDocument/2006/relationships/hyperlink" Target="https://www.tandfonline.com/author/Somers%2C+Kayleigh+A" TargetMode="External"/><Relationship Id="rId6" Type="http://schemas.openxmlformats.org/officeDocument/2006/relationships/hyperlink" Target="https://www.pcouncil.org/ecosystem-based-management/fep/" TargetMode="External"/><Relationship Id="rId5" Type="http://schemas.openxmlformats.org/officeDocument/2006/relationships/hyperlink" Target="https://doi.org/10.1080/08920753.2018.1522492" TargetMode="External"/><Relationship Id="rId4" Type="http://schemas.openxmlformats.org/officeDocument/2006/relationships/hyperlink" Target="https://www.tandfonline.com/author/Morrison%2C+Wendy"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87610-C3A5-4F08-A4C5-A57D3127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33</Pages>
  <Words>25140</Words>
  <Characters>143299</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Connors, Brendan</cp:lastModifiedBy>
  <cp:revision>10</cp:revision>
  <cp:lastPrinted>2019-04-04T01:19:00Z</cp:lastPrinted>
  <dcterms:created xsi:type="dcterms:W3CDTF">2019-04-26T16:58:00Z</dcterms:created>
  <dcterms:modified xsi:type="dcterms:W3CDTF">2019-04-26T19:32:00Z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