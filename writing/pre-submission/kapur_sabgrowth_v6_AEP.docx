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C00A3" w14:textId="10897C57" w:rsidR="0084205B" w:rsidRDefault="0084205B" w:rsidP="008B4B4A">
      <w:pPr>
        <w:pStyle w:val="Title"/>
        <w:spacing w:after="0" w:line="276" w:lineRule="auto"/>
        <w:jc w:val="both"/>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r w:rsidRPr="0010075F">
        <w:t>Kapur, M.</w:t>
      </w:r>
      <w:r w:rsidR="00857677">
        <w:rPr>
          <w:vertAlign w:val="superscript"/>
        </w:rPr>
        <w:t>1</w:t>
      </w:r>
      <w:r w:rsidRPr="0010075F">
        <w:t>, Haltuch,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5052F">
        <w:rPr>
          <w:color w:val="222222"/>
          <w:shd w:val="clear" w:color="auto" w:fill="FFFFFF"/>
        </w:rPr>
        <w:t>,  Cope,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Echave,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Hanselman, D.</w:t>
      </w:r>
      <w:r w:rsidR="003141F0">
        <w:rPr>
          <w:color w:val="222222"/>
          <w:shd w:val="clear" w:color="auto" w:fill="FFFFFF"/>
          <w:vertAlign w:val="superscript"/>
        </w:rPr>
        <w:t>6</w:t>
      </w:r>
      <w:r w:rsidR="0075052F">
        <w:rPr>
          <w:color w:val="222222"/>
          <w:shd w:val="clear" w:color="auto" w:fill="FFFFFF"/>
        </w:rPr>
        <w:t xml:space="preserve">, </w:t>
      </w:r>
      <w:r w:rsidRPr="0010075F">
        <w:t>Punt, A.</w:t>
      </w:r>
      <w:ins w:id="1" w:author="Punt, Andre (O&amp;A, Hobart)" w:date="2019-07-01T23:51:00Z">
        <w:r w:rsidR="00B35BCB">
          <w:t>E.</w:t>
        </w:r>
      </w:ins>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r>
        <w:t>B</w:t>
      </w:r>
      <w:r w:rsidRPr="004906F5">
        <w:t xml:space="preserve">ertalanffy,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2BE997AD"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r>
        <w:rPr>
          <w:rFonts w:cstheme="minorHAnsi"/>
          <w:i/>
          <w:iCs/>
        </w:rPr>
        <w:t>Anoplopoma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w:t>
      </w:r>
      <w:del w:id="2" w:author="Punt, Andre (O&amp;A, Hobart)" w:date="2019-07-01T23:53:00Z">
        <w:r w:rsidDel="00B35BCB">
          <w:rPr>
            <w:rFonts w:cstheme="minorHAnsi"/>
            <w:iCs/>
          </w:rPr>
          <w:delText xml:space="preserve">NE Pacific sablefish </w:delText>
        </w:r>
      </w:del>
      <w:r>
        <w:rPr>
          <w:rFonts w:cstheme="minorHAnsi"/>
          <w:iCs/>
        </w:rPr>
        <w:t xml:space="preserve">length-at-age </w:t>
      </w:r>
      <w:ins w:id="3" w:author="Punt, Andre (O&amp;A, Hobart)" w:date="2019-07-01T23:53:00Z">
        <w:r w:rsidR="00B35BCB">
          <w:rPr>
            <w:rFonts w:cstheme="minorHAnsi"/>
            <w:iCs/>
          </w:rPr>
          <w:t xml:space="preserve">for NE Pacific sablefish </w:t>
        </w:r>
      </w:ins>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77D79DB3" w:rsidR="00C240B4" w:rsidRPr="001142BC" w:rsidRDefault="00724656" w:rsidP="008B4B4A">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del w:id="4" w:author="Punt, Andre (O&amp;A, Hobart)" w:date="2019-07-01T23:55:00Z">
        <w:r w:rsidR="00AB4FA7" w:rsidDel="00B35BCB">
          <w:rPr>
            <w:sz w:val="24"/>
            <w:szCs w:val="24"/>
          </w:rPr>
          <w:delText>.</w:delText>
        </w:r>
      </w:del>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w:t>
      </w:r>
      <w:del w:id="5" w:author="Punt, Andre (O&amp;A, Hobart)" w:date="2019-07-01T23:55:00Z">
        <w:r w:rsidR="007C7C5C" w:rsidRPr="003F6D4D" w:rsidDel="00B35BCB">
          <w:rPr>
            <w:sz w:val="24"/>
            <w:szCs w:val="24"/>
          </w:rPr>
          <w:delText>set out</w:delText>
        </w:r>
      </w:del>
      <w:ins w:id="6" w:author="Punt, Andre (O&amp;A, Hobart)" w:date="2019-07-01T23:55:00Z">
        <w:r w:rsidR="00B35BCB">
          <w:rPr>
            <w:sz w:val="24"/>
            <w:szCs w:val="24"/>
          </w:rPr>
          <w:t>aimed</w:t>
        </w:r>
      </w:ins>
      <w:r w:rsidR="007C7C5C" w:rsidRPr="003F6D4D">
        <w:rPr>
          <w:sz w:val="24"/>
          <w:szCs w:val="24"/>
        </w:rPr>
        <w:t xml:space="preserve">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w:t>
      </w:r>
      <w:del w:id="7" w:author="Punt, Andre (O&amp;A, Hobart)" w:date="2019-07-01T23:56:00Z">
        <w:r w:rsidR="008262D4" w:rsidRPr="003F6D4D" w:rsidDel="00B35BCB">
          <w:rPr>
            <w:sz w:val="24"/>
            <w:szCs w:val="24"/>
          </w:rPr>
          <w:delText xml:space="preserve">such </w:delText>
        </w:r>
      </w:del>
      <w:ins w:id="8" w:author="Punt, Andre (O&amp;A, Hobart)" w:date="2019-07-01T23:56:00Z">
        <w:r w:rsidR="00B35BCB">
          <w:rPr>
            <w:sz w:val="24"/>
            <w:szCs w:val="24"/>
          </w:rPr>
          <w:t xml:space="preserve">investigated </w:t>
        </w:r>
      </w:ins>
      <w:r w:rsidR="008262D4" w:rsidRPr="003F6D4D">
        <w:rPr>
          <w:sz w:val="24"/>
          <w:szCs w:val="24"/>
        </w:rPr>
        <w:t>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forcings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29C19CF2" w:rsidR="00551B60" w:rsidRDefault="00D72180" w:rsidP="008B4B4A">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Bertalanffy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w:t>
      </w:r>
      <w:ins w:id="9" w:author="Punt, Andre (O&amp;A, Hobart)" w:date="2019-07-01T23:57:00Z">
        <w:r w:rsidR="00B35BCB">
          <w:t xml:space="preserve">in the stock assessment </w:t>
        </w:r>
      </w:ins>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8B4B4A">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88D29DB"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r w:rsidR="00F502D0">
        <w:rPr>
          <w:rFonts w:cstheme="minorHAnsi"/>
          <w:i/>
          <w:iCs/>
        </w:rPr>
        <w:t>Anoplopoma fimbria</w:t>
      </w:r>
      <w:r w:rsidR="00F502D0" w:rsidRPr="00B35BCB">
        <w:rPr>
          <w:rFonts w:cstheme="minorHAnsi"/>
          <w:iCs/>
          <w:rPrChange w:id="10" w:author="Punt, Andre (O&amp;A, Hobart)" w:date="2019-07-01T23:59:00Z">
            <w:rPr>
              <w:rFonts w:cstheme="minorHAnsi"/>
              <w:i/>
              <w:iCs/>
            </w:rPr>
          </w:rPrChange>
        </w:rPr>
        <w:t>)</w:t>
      </w:r>
      <w:r w:rsidR="00F502D0">
        <w:rPr>
          <w:rFonts w:cstheme="minorHAnsi"/>
          <w:i/>
          <w:iCs/>
        </w:rPr>
        <w:t>.</w:t>
      </w:r>
      <w:bookmarkStart w:id="1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ins w:id="12" w:author="Punt, Andre (O&amp;A, Hobart)" w:date="2019-07-02T00:00:00Z">
        <w:r w:rsidR="00B35BCB">
          <w:t xml:space="preserve">a </w:t>
        </w:r>
      </w:ins>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at regional scales, namely Alaska (AK), British Columbia (BC), and the US West Coast in the California Current (CC), assuming that these are closed stocks. However, recent </w:t>
      </w:r>
      <w:del w:id="13" w:author="Punt, Andre (O&amp;A, Hobart)" w:date="2019-07-02T00:00:00Z">
        <w:r w:rsidR="002360BE" w:rsidDel="00B35BCB">
          <w:delText xml:space="preserve">genetic </w:delText>
        </w:r>
      </w:del>
      <w:r w:rsidR="002360BE">
        <w:t>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ins w:id="14" w:author="Punt, Andre (O&amp;A, Hobart)" w:date="2019-07-02T00:01:00Z">
        <w:r w:rsidR="00B35BCB">
          <w:t>al</w:t>
        </w:r>
      </w:ins>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1F4CF5A4"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mgcv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15"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15"/>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differing survey selectivities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E32BA90"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16" w:name="_Hlk3457523"/>
      <w:bookmarkStart w:id="17" w:name="_Hlk2063522"/>
      <w:r w:rsidR="005E0FFF">
        <w:t xml:space="preserve">These steps are repeated </w:t>
      </w:r>
      <w:r w:rsidR="002360BE">
        <w:t xml:space="preserve">across the range </w:t>
      </w:r>
      <w:r w:rsidR="008F627F">
        <w:t xml:space="preserve">of explored </w:t>
      </w:r>
      <w:r w:rsidR="005E0FFF">
        <w:t>years and longitudes</w:t>
      </w:r>
      <w:bookmarkEnd w:id="16"/>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17"/>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ins w:id="18" w:author="Punt, Andre (O&amp;A, Hobart)" w:date="2019-07-02T00:08:00Z">
        <w:r w:rsidR="00BF7FA1">
          <w:t>,</w:t>
        </w:r>
      </w:ins>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19"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19"/>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4D6350B3" w:rsidR="00B73EA5" w:rsidRDefault="00B10712" w:rsidP="008B4B4A">
      <w:pPr>
        <w:pStyle w:val="Heading2"/>
        <w:spacing w:before="240" w:line="276" w:lineRule="auto"/>
        <w:jc w:val="both"/>
      </w:pPr>
      <w:r>
        <w:t xml:space="preserve">2.2 </w:t>
      </w:r>
      <w:r w:rsidRPr="00101B12">
        <w:t xml:space="preserve">Simulation </w:t>
      </w:r>
      <w:ins w:id="20" w:author="Punt, Andre (O&amp;A, Hobart)" w:date="2019-07-02T00:08:00Z">
        <w:r w:rsidR="00BF7FA1">
          <w:t>t</w:t>
        </w:r>
      </w:ins>
      <w:del w:id="21" w:author="Punt, Andre (O&amp;A, Hobart)" w:date="2019-07-02T00:08:00Z">
        <w:r w:rsidRPr="00101B12" w:rsidDel="00BF7FA1">
          <w:delText>T</w:delText>
        </w:r>
      </w:del>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r w:rsidR="00A83B9D">
        <w:t xml:space="preserve">Schnute’s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22"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22"/>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23"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24"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24"/>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with boundaries defined by the spatio-temporal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25"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25"/>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694981BF"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ins w:id="26" w:author="Punt, Andre (O&amp;A, Hobart)" w:date="2019-07-02T00:31:00Z">
        <w:r w:rsidR="00DB20FC">
          <w:t>r</w:t>
        </w:r>
      </w:ins>
      <w:del w:id="27" w:author="Punt, Andre (O&amp;A, Hobart)" w:date="2019-07-02T00:31:00Z">
        <w:r w:rsidR="00DC249D" w:rsidDel="00DB20FC">
          <w:delText>R</w:delText>
        </w:r>
      </w:del>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2D4A51B1" w:rsidR="002C6B59" w:rsidRPr="002C6B59" w:rsidRDefault="002C6B59" w:rsidP="008B4B4A">
      <w:pPr>
        <w:spacing w:after="0" w:line="276" w:lineRule="auto"/>
        <w:ind w:firstLine="360"/>
        <w:jc w:val="both"/>
      </w:pPr>
      <w:r>
        <w:lastRenderedPageBreak/>
        <w:t xml:space="preserve">To facilitate comparison between the proposed method and an extant approach, we applied the </w:t>
      </w:r>
      <w:r w:rsidRPr="002C6B59">
        <w:t>sequential t-test analysis of regime shifts</w:t>
      </w:r>
      <w:ins w:id="28" w:author="Punt, Andre (O&amp;A, Hobart)" w:date="2019-07-02T03:17:00Z">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ins>
      <w:r w:rsidRPr="002C6B59">
        <w:t xml:space="preserve"> </w:t>
      </w:r>
      <w:r w:rsidR="00516C53">
        <w:t>in length-at-age for age 6</w:t>
      </w:r>
      <w:del w:id="29" w:author="Punt, Andre (O&amp;A, Hobart)" w:date="2019-07-02T03:17:00Z">
        <w:r w:rsidR="00516C53" w:rsidRPr="002C6B59" w:rsidDel="008A1441">
          <w:delText xml:space="preserve"> </w:delText>
        </w:r>
        <w:r w:rsidRPr="002C6B59" w:rsidDel="008A1441">
          <w:delText>(STARS</w:delText>
        </w:r>
        <w:r w:rsidDel="008A1441">
          <w:delText xml:space="preserve">, </w:delText>
        </w:r>
        <w:r w:rsidDel="008A1441">
          <w:fldChar w:fldCharType="begin" w:fldLock="1"/>
        </w:r>
        <w:r w:rsidR="009D5078" w:rsidDel="008A1441">
          <w:del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delInstrText>
        </w:r>
        <w:r w:rsidDel="008A1441">
          <w:fldChar w:fldCharType="separate"/>
        </w:r>
        <w:r w:rsidRPr="002C6B59" w:rsidDel="008A1441">
          <w:rPr>
            <w:noProof/>
          </w:rPr>
          <w:delText>Rodionov, 2004)</w:delText>
        </w:r>
        <w:r w:rsidDel="008A1441">
          <w:fldChar w:fldCharType="end"/>
        </w:r>
      </w:del>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 xml:space="preserve">The method </w:t>
      </w:r>
      <w:del w:id="30" w:author="Punt, Andre (O&amp;A, Hobart)" w:date="2019-07-02T03:17:00Z">
        <w:r w:rsidR="002D1135" w:rsidRPr="00FA3BA8" w:rsidDel="008A1441">
          <w:delText xml:space="preserve">simply </w:delText>
        </w:r>
      </w:del>
      <w:r w:rsidR="002D1135" w:rsidRPr="00FA3BA8">
        <w:t>examines the sequential differences in the value of a t-distribut</w:t>
      </w:r>
      <w:ins w:id="31" w:author="Punt, Andre (O&amp;A, Hobart)" w:date="2019-07-02T03:17:00Z">
        <w:r w:rsidR="008A1441">
          <w:t>ed variable</w:t>
        </w:r>
      </w:ins>
      <w:del w:id="32" w:author="Punt, Andre (O&amp;A, Hobart)" w:date="2019-07-02T03:18:00Z">
        <w:r w:rsidR="002D1135" w:rsidRPr="00FA3BA8" w:rsidDel="008A1441">
          <w:delText>ion</w:delText>
        </w:r>
      </w:del>
      <w:r w:rsidR="002D1135" w:rsidRPr="00FA3BA8">
        <w:t>,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1"/>
    <w:bookmarkEnd w:id="23"/>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sample_n function from the package </w:t>
      </w:r>
      <w:r w:rsidR="00072B99" w:rsidRPr="00516C53">
        <w:rPr>
          <w:i/>
        </w:rPr>
        <w:t>dplyr</w:t>
      </w:r>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2703ABB8" w:rsidR="008038A0" w:rsidRDefault="00246B09" w:rsidP="008B4B4A">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w:t>
      </w:r>
      <w:del w:id="33" w:author="Punt, Andre (O&amp;A, Hobart)" w:date="2019-07-02T03:20:00Z">
        <w:r w:rsidR="008038A0" w:rsidDel="008A1441">
          <w:delText xml:space="preserve">fixed </w:delText>
        </w:r>
      </w:del>
      <w:ins w:id="34" w:author="Punt, Andre (O&amp;A, Hobart)" w:date="2019-07-02T03:20:00Z">
        <w:r w:rsidR="008A1441">
          <w:t>selected</w:t>
        </w:r>
        <w:r w:rsidR="008A1441">
          <w:t xml:space="preserve"> </w:t>
        </w:r>
      </w:ins>
      <w:r w:rsidR="008038A0">
        <w:t xml:space="preserve">this </w:t>
      </w:r>
      <w:del w:id="35" w:author="Punt, Andre (O&amp;A, Hobart)" w:date="2019-07-02T03:20:00Z">
        <w:r w:rsidR="008038A0" w:rsidDel="008A1441">
          <w:delText xml:space="preserve">latter </w:delText>
        </w:r>
      </w:del>
      <w:r w:rsidR="008038A0">
        <w:t xml:space="preserve">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8A1441">
        <w:rPr>
          <w:i/>
          <w:rPrChange w:id="36" w:author="Punt, Andre (O&amp;A, Hobart)" w:date="2019-07-02T03:21:00Z">
            <w:rPr/>
          </w:rPrChange>
        </w:rPr>
        <w:t>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r w:rsidR="009F78DF">
        <w:t xml:space="preserve">breakpoints found </w:t>
      </w:r>
      <w:r w:rsidR="00CA1E81">
        <w:t>among the</w:t>
      </w:r>
      <w:r w:rsidR="00B350F8">
        <w:t xml:space="preserve"> key ages </w:t>
      </w:r>
      <w:r w:rsidR="00842A20">
        <w:t xml:space="preserve">selected for analysis </w:t>
      </w:r>
      <w:r w:rsidR="00B350F8">
        <w:t xml:space="preserve">using the GAM </w:t>
      </w:r>
      <w:del w:id="37" w:author="Punt, Andre (O&amp;A, Hobart)" w:date="2019-07-02T03:21:00Z">
        <w:r w:rsidR="00CA1E81" w:rsidDel="008A1441">
          <w:delText xml:space="preserve">plus </w:delText>
        </w:r>
      </w:del>
      <w:ins w:id="38" w:author="Punt, Andre (O&amp;A, Hobart)" w:date="2019-07-02T03:21:00Z">
        <w:r w:rsidR="008A1441">
          <w:t>in addition to</w:t>
        </w:r>
        <w:r w:rsidR="008A1441">
          <w:t xml:space="preserve"> </w:t>
        </w:r>
      </w:ins>
      <w:r w:rsidR="00CA1E81">
        <w:t xml:space="preserve">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 xml:space="preserve">the 95% confidence intervals for </w:t>
      </w:r>
      <w:r w:rsidR="00F529E2" w:rsidRPr="008A1441">
        <w:rPr>
          <w:i/>
          <w:rPrChange w:id="39" w:author="Punt, Andre (O&amp;A, Hobart)" w:date="2019-07-02T03:21:00Z">
            <w:rPr/>
          </w:rPrChange>
        </w:rPr>
        <w:t>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rsidRPr="008A1441">
        <w:rPr>
          <w:i/>
          <w:rPrChange w:id="40" w:author="Punt, Andre (O&amp;A, Hobart)" w:date="2019-07-02T03:22:00Z">
            <w:rPr/>
          </w:rPrChange>
        </w:rPr>
        <w:t>L</w:t>
      </w:r>
      <w:r w:rsidR="003D1CAA" w:rsidRPr="00F77ACF">
        <w:rPr>
          <w:vertAlign w:val="subscript"/>
        </w:rPr>
        <w:t>∞</w:t>
      </w:r>
      <w:r w:rsidR="009F78DF">
        <w:t xml:space="preserve"> </w:t>
      </w:r>
      <w:r w:rsidR="00655DDF">
        <w:t>that</w:t>
      </w:r>
      <w:r w:rsidR="009F78DF">
        <w:t xml:space="preserve"> overlapped</w:t>
      </w:r>
      <w:del w:id="41" w:author="Punt, Andre (O&amp;A, Hobart)" w:date="2019-07-02T03:22:00Z">
        <w:r w:rsidR="009F78DF" w:rsidDel="008A1441">
          <w:delText xml:space="preserve"> </w:delText>
        </w:r>
      </w:del>
      <w:ins w:id="42" w:author="Punt, Andre (O&amp;A, Hobart)" w:date="2019-07-02T03:22:00Z">
        <w:r w:rsidR="008A1441">
          <w:t xml:space="preserve">, </w:t>
        </w:r>
      </w:ins>
      <w:r w:rsidR="009F78DF">
        <w:t xml:space="preserve">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w:t>
      </w:r>
      <w:r w:rsidR="00F77ACF" w:rsidRPr="008A1441">
        <w:rPr>
          <w:i/>
          <w:rPrChange w:id="43" w:author="Punt, Andre (O&amp;A, Hobart)" w:date="2019-07-02T03:22:00Z">
            <w:rPr/>
          </w:rPrChange>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44" w:name="_Ref5718407"/>
      <w:r>
        <w:t xml:space="preserve">3.1 </w:t>
      </w:r>
      <w:r w:rsidR="00506E17">
        <w:t>Simulation Study</w:t>
      </w:r>
      <w:bookmarkEnd w:id="44"/>
    </w:p>
    <w:p w14:paraId="3DCC6CA4" w14:textId="304E4C2D"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519C4A3C"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w:t>
      </w:r>
      <w:r>
        <w:lastRenderedPageBreak/>
        <w:t xml:space="preserve">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del w:id="45" w:author="Punt, Andre (O&amp;A, Hobart)" w:date="2019-07-02T03:24:00Z">
        <w:r w:rsidR="00A857DB" w:rsidDel="008A1441">
          <w:delText>by</w:delText>
        </w:r>
        <w:r w:rsidR="00C97279" w:rsidDel="008A1441">
          <w:delText xml:space="preserve"> </w:delText>
        </w:r>
      </w:del>
      <w:ins w:id="46" w:author="Punt, Andre (O&amp;A, Hobart)" w:date="2019-07-02T03:24:00Z">
        <w:r w:rsidR="008A1441">
          <w:t>for</w:t>
        </w:r>
        <w:r w:rsidR="008A1441">
          <w:t xml:space="preserve"> </w:t>
        </w:r>
      </w:ins>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61010A06"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 xml:space="preserve">initial </w:t>
      </w:r>
      <w:r w:rsidR="009E50E8">
        <w:lastRenderedPageBreak/>
        <w:t>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del w:id="47" w:author="Punt, Andre (O&amp;A, Hobart)" w:date="2019-07-02T03:25:00Z">
        <w:r w:rsidR="009E50E8" w:rsidDel="008A1441">
          <w:delText>,</w:delText>
        </w:r>
        <w:r w:rsidR="004E2DEE" w:rsidDel="008A1441">
          <w:delText xml:space="preserve"> </w:delText>
        </w:r>
      </w:del>
      <w:ins w:id="48" w:author="Punt, Andre (O&amp;A, Hobart)" w:date="2019-07-02T03:25:00Z">
        <w:r w:rsidR="008A1441">
          <w:t>.</w:t>
        </w:r>
        <w:r w:rsidR="008A1441">
          <w:t xml:space="preserve"> </w:t>
        </w:r>
      </w:ins>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1B1871D9"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 xml:space="preserve">This </w:t>
      </w:r>
      <w:del w:id="49" w:author="Punt, Andre (O&amp;A, Hobart)" w:date="2019-07-02T03:33:00Z">
        <w:r w:rsidR="00E273B9" w:rsidRPr="0089790E" w:rsidDel="00646FE0">
          <w:delText xml:space="preserve">still </w:delText>
        </w:r>
      </w:del>
      <w:r w:rsidR="00E273B9" w:rsidRPr="0089790E">
        <w:t>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w:t>
      </w:r>
      <w:r w:rsidR="002E623D">
        <w:lastRenderedPageBreak/>
        <w:t xml:space="preserve">observation partially motivated the two-phase </w:t>
      </w:r>
      <w:r w:rsidR="009E490C">
        <w:t>procedure</w:t>
      </w:r>
      <w:r w:rsidR="002E623D">
        <w:t xml:space="preserve"> employed for the sablefish application, so it is likely that such erroneous detection would be</w:t>
      </w:r>
      <w:r w:rsidR="009E490C">
        <w:t xml:space="preserve"> </w:t>
      </w:r>
      <w:del w:id="50" w:author="Punt, Andre (O&amp;A, Hobart)" w:date="2019-07-02T03:34:00Z">
        <w:r w:rsidR="009E490C" w:rsidDel="00646FE0">
          <w:delText xml:space="preserve">corrected </w:delText>
        </w:r>
      </w:del>
      <w:ins w:id="51" w:author="Punt, Andre (O&amp;A, Hobart)" w:date="2019-07-02T03:34:00Z">
        <w:r w:rsidR="00646FE0">
          <w:t>reduced</w:t>
        </w:r>
      </w:ins>
      <w:del w:id="52" w:author="Punt, Andre (O&amp;A, Hobart)" w:date="2019-07-02T03:34:00Z">
        <w:r w:rsidR="009E490C" w:rsidDel="00646FE0">
          <w:delText>for</w:delText>
        </w:r>
      </w:del>
      <w:r w:rsidR="009E490C">
        <w:t xml:space="preserve">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68FDB36B"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del w:id="53" w:author="Punt, Andre (O&amp;A, Hobart)" w:date="2019-07-02T03:34:00Z">
        <w:r w:rsidR="006F3528" w:rsidDel="00646FE0">
          <w:delText>off</w:delText>
        </w:r>
        <w:r w:rsidRPr="00927A47" w:rsidDel="00646FE0">
          <w:delText xml:space="preserve"> </w:delText>
        </w:r>
      </w:del>
      <w:ins w:id="54" w:author="Punt, Andre (O&amp;A, Hobart)" w:date="2019-07-02T03:34:00Z">
        <w:r w:rsidR="00646FE0">
          <w:t xml:space="preserve">in error </w:t>
        </w:r>
      </w:ins>
      <w:r w:rsidRPr="00927A47">
        <w:t>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7F17F3CA"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w:t>
      </w:r>
      <w:r w:rsidR="00C97279">
        <w:lastRenderedPageBreak/>
        <w:t xml:space="preserve">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commentRangeStart w:id="55"/>
      <w:del w:id="56" w:author="Punt, Andre (O&amp;A, Hobart)" w:date="2019-07-02T03:37:00Z">
        <w:r w:rsidR="00516C53" w:rsidDel="00646FE0">
          <w:delText xml:space="preserve">higher </w:delText>
        </w:r>
      </w:del>
      <w:ins w:id="57" w:author="Punt, Andre (O&amp;A, Hobart)" w:date="2019-07-02T03:37:00Z">
        <w:r w:rsidR="00646FE0">
          <w:t>lower</w:t>
        </w:r>
        <w:commentRangeEnd w:id="55"/>
        <w:r w:rsidR="00646FE0">
          <w:rPr>
            <w:rStyle w:val="CommentReference"/>
          </w:rPr>
          <w:commentReference w:id="55"/>
        </w:r>
        <w:r w:rsidR="00646FE0">
          <w:t xml:space="preserve"> </w:t>
        </w:r>
      </w:ins>
      <w:r w:rsidR="00516C53">
        <w:t>standard deviations</w:t>
      </w:r>
      <w:r w:rsidR="00AB3A3F">
        <w:t>) until targeted survey sampling can improve precision in less-represented regions.</w:t>
      </w:r>
    </w:p>
    <w:p w14:paraId="228B6A7A" w14:textId="4A831038"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ins w:id="58" w:author="Punt, Andre (O&amp;A, Hobart)" w:date="2019-07-02T03:38:00Z">
        <w:r w:rsidR="00646FE0">
          <w:t>,</w:t>
        </w:r>
      </w:ins>
      <w:del w:id="59" w:author="Punt, Andre (O&amp;A, Hobart)" w:date="2019-07-02T03:38:00Z">
        <w:r w:rsidR="00A90E3A" w:rsidRPr="00B43B37" w:rsidDel="00646FE0">
          <w:delText>.</w:delText>
        </w:r>
      </w:del>
      <w:r w:rsidR="00A90E3A" w:rsidRPr="00B43B37">
        <w:t xml:space="preserve"> </w:t>
      </w:r>
      <w:ins w:id="60" w:author="Punt, Andre (O&amp;A, Hobart)" w:date="2019-07-02T03:38:00Z">
        <w:r w:rsidR="00646FE0">
          <w:t>al</w:t>
        </w:r>
      </w:ins>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w:t>
      </w:r>
      <w:r>
        <w:lastRenderedPageBreak/>
        <w:t>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Hanselman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D341656" w:rsidR="00992E9D" w:rsidRPr="0028653C" w:rsidRDefault="00212215" w:rsidP="008B4B4A">
      <w:pPr>
        <w:spacing w:after="0" w:line="276" w:lineRule="auto"/>
        <w:ind w:firstLine="360"/>
        <w:jc w:val="both"/>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ins w:id="61" w:author="Punt, Andre (O&amp;A, Hobart)" w:date="2019-07-02T03:41:00Z">
        <w:r w:rsidR="00646FE0">
          <w:t>al</w:t>
        </w:r>
      </w:ins>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countergradient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countergradient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50DA0C1D"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lastRenderedPageBreak/>
        <w:t xml:space="preserve">examined early life history of fishery-caught coastal sablefish observed a slight cline in mean fork length with increasing latitude, </w:t>
      </w:r>
      <w:ins w:id="62" w:author="Punt, Andre (O&amp;A, Hobart)" w:date="2019-07-02T03:43:00Z">
        <w:r w:rsidR="00646FE0">
          <w:t>al</w:t>
        </w:r>
      </w:ins>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ins w:id="63" w:author="Punt, Andre (O&amp;A, Hobart)" w:date="2019-07-02T03:43:00Z">
        <w:r w:rsidR="00646FE0">
          <w:t>al</w:t>
        </w:r>
      </w:ins>
      <w:r w:rsidR="00585C52" w:rsidRPr="00192831">
        <w:t>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162447A0" w:rsidR="00EE7F97" w:rsidRDefault="004B74A5" w:rsidP="008B4B4A">
      <w:pPr>
        <w:spacing w:after="0" w:line="276" w:lineRule="auto"/>
        <w:ind w:firstLine="360"/>
        <w:jc w:val="both"/>
      </w:pPr>
      <w:r w:rsidRPr="00C0421D">
        <w:t xml:space="preserve">We </w:t>
      </w:r>
      <w:del w:id="64" w:author="Punt, Andre (O&amp;A, Hobart)" w:date="2019-07-02T03:44:00Z">
        <w:r w:rsidRPr="00C0421D" w:rsidDel="000E6A6C">
          <w:delText>set out</w:delText>
        </w:r>
      </w:del>
      <w:ins w:id="65" w:author="Punt, Andre (O&amp;A, Hobart)" w:date="2019-07-02T03:44:00Z">
        <w:r w:rsidR="000E6A6C">
          <w:t>aimed</w:t>
        </w:r>
      </w:ins>
      <w:r w:rsidRPr="00C0421D">
        <w:t xml:space="preserve"> to develop a method </w:t>
      </w:r>
      <w:del w:id="66" w:author="Punt, Andre (O&amp;A, Hobart)" w:date="2019-07-02T03:44:00Z">
        <w:r w:rsidRPr="00C0421D" w:rsidDel="000E6A6C">
          <w:delText>which</w:delText>
        </w:r>
      </w:del>
      <w:ins w:id="67" w:author="Punt, Andre (O&amp;A, Hobart)" w:date="2019-07-02T03:44:00Z">
        <w:r w:rsidR="000E6A6C">
          <w:t>that</w:t>
        </w:r>
      </w:ins>
      <w:r w:rsidRPr="00C0421D">
        <w:t xml:space="preserve">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68"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69"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69"/>
      <w:r>
        <w:t xml:space="preserve">. </w:t>
      </w:r>
      <w:r w:rsidR="003D44CE">
        <w:t>(a,c,e) raw value of GAM smoothers for Year, Latitude and Longitude; (b,d,f)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3"/>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70"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71"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71"/>
      <w:r>
        <w:t xml:space="preserve">. </w:t>
      </w:r>
      <w:r w:rsidR="00081EE8">
        <w:t>(a,c</w:t>
      </w:r>
      <w:r w:rsidR="002F43F1">
        <w:t>,e</w:t>
      </w:r>
      <w:r w:rsidR="00081EE8">
        <w:t xml:space="preserve">) raw value of </w:t>
      </w:r>
      <w:r w:rsidR="00C55BB5">
        <w:t>smoothers (fitted regression splines) for y</w:t>
      </w:r>
      <w:r w:rsidR="00C55BB5" w:rsidRPr="00D75A95">
        <w:t>ear</w:t>
      </w:r>
      <w:r w:rsidR="00C55BB5">
        <w:t>, latitude, and longitude</w:t>
      </w:r>
      <w:r w:rsidR="00081EE8">
        <w:t>; (b,d</w:t>
      </w:r>
      <w:r w:rsidR="002F43F1">
        <w:t>,f</w:t>
      </w:r>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72"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73"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73"/>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74" w:name="_Ref5206683"/>
      <w:bookmarkStart w:id="75" w:name="_Ref5206675"/>
      <w:bookmarkEnd w:id="72"/>
    </w:p>
    <w:p w14:paraId="5C694A50" w14:textId="02437719" w:rsidR="001161AF" w:rsidRDefault="001161AF">
      <w:pPr>
        <w:pStyle w:val="Caption"/>
        <w:spacing w:after="0" w:line="360" w:lineRule="auto"/>
        <w:jc w:val="center"/>
        <w:pPrChange w:id="76" w:author="Punt, Andre (O&amp;A, Hobart)" w:date="2019-07-02T00:27:00Z">
          <w:pPr>
            <w:pStyle w:val="Caption"/>
            <w:spacing w:after="0" w:line="360" w:lineRule="auto"/>
          </w:pPr>
        </w:pPrChange>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77"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74"/>
      <w:bookmarkEnd w:id="77"/>
      <w:r>
        <w:t xml:space="preserve">. </w:t>
      </w:r>
      <w:bookmarkStart w:id="78"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75"/>
      <w:bookmarkEnd w:id="78"/>
    </w:p>
    <w:p w14:paraId="47F38290" w14:textId="7F9023A9" w:rsidR="00857EC0" w:rsidRDefault="00857EC0" w:rsidP="001B618E">
      <w:pPr>
        <w:pStyle w:val="Caption"/>
        <w:spacing w:after="0" w:line="360" w:lineRule="auto"/>
      </w:pPr>
    </w:p>
    <w:bookmarkEnd w:id="68"/>
    <w:bookmarkEnd w:id="70"/>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7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79"/>
      <w:r>
        <w:t xml:space="preserve">. </w:t>
      </w:r>
      <w:r w:rsidR="00C050D7">
        <w:t xml:space="preserve"> </w:t>
      </w:r>
      <w:r w:rsidR="00B6218A">
        <w:t xml:space="preserve">(a,c,e)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(b,d,f)</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1860C1B2"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80"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80"/>
      <w:r w:rsidR="005A756B">
        <w:rPr>
          <w:noProof/>
        </w:rPr>
        <w:t>.</w:t>
      </w:r>
      <w:r w:rsidR="00655F5F">
        <w:t xml:space="preserve"> (a,c,e) Plots of smoothers</w:t>
      </w:r>
      <w:r w:rsidR="00024702">
        <w:t xml:space="preserve"> (fitted regression splines) </w:t>
      </w:r>
      <w:del w:id="81" w:author="Punt, Andre (O&amp;A, Hobart)" w:date="2019-07-02T03:45:00Z">
        <w:r w:rsidR="00655F5F" w:rsidDel="000E6A6C">
          <w:delText xml:space="preserve"> </w:delText>
        </w:r>
      </w:del>
      <w:r w:rsidR="00655F5F">
        <w:t xml:space="preserve">for </w:t>
      </w:r>
      <w:r w:rsidR="00655F5F" w:rsidRPr="00D75A95">
        <w:t>Year</w:t>
      </w:r>
      <w:r w:rsidR="00655F5F">
        <w:t xml:space="preserve">, Latitude, and Longitude, and first derivatives thereof for female age six sablefish (b,d,f).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82"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82"/>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20"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83"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83"/>
      <w:r>
        <w:t xml:space="preserve">. Fits of von Bertalanffy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84"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8548D">
              <w:rPr>
                <w:b/>
                <w:i/>
                <w:sz w:val="20"/>
                <w:szCs w:val="20"/>
                <w:rPrChange w:id="85" w:author="Punt, Andre (O&amp;A, Hobart)" w:date="2019-07-02T00:23:00Z">
                  <w:rPr>
                    <w:b/>
                    <w:sz w:val="20"/>
                    <w:szCs w:val="20"/>
                  </w:rPr>
                </w:rPrChange>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8548D">
              <w:rPr>
                <w:b/>
                <w:i/>
                <w:sz w:val="20"/>
                <w:szCs w:val="20"/>
                <w:rPrChange w:id="86" w:author="Punt, Andre (O&amp;A, Hobart)" w:date="2019-07-02T00:23:00Z">
                  <w:rPr>
                    <w:b/>
                    <w:sz w:val="20"/>
                    <w:szCs w:val="20"/>
                  </w:rPr>
                </w:rPrChange>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8548D">
              <w:rPr>
                <w:b/>
                <w:i/>
                <w:sz w:val="20"/>
                <w:szCs w:val="20"/>
                <w:rPrChange w:id="87" w:author="Punt, Andre (O&amp;A, Hobart)" w:date="2019-07-02T00:24:00Z">
                  <w:rPr>
                    <w:b/>
                    <w:sz w:val="20"/>
                    <w:szCs w:val="20"/>
                  </w:rPr>
                </w:rPrChange>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88"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84"/>
      <w:bookmarkEnd w:id="88"/>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2"/>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89"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67122646" w:rsidR="000645CA" w:rsidRDefault="00B82748">
      <w:pPr>
        <w:pStyle w:val="Caption"/>
        <w:spacing w:before="240" w:after="0"/>
        <w:jc w:val="both"/>
        <w:pPrChange w:id="90" w:author="Punt, Andre (O&amp;A, Hobart)" w:date="2019-07-02T00:25:00Z">
          <w:pPr>
            <w:pStyle w:val="Caption"/>
            <w:spacing w:before="240" w:after="0" w:line="360" w:lineRule="auto"/>
          </w:pPr>
        </w:pPrChange>
      </w:pPr>
      <w:bookmarkStart w:id="91" w:name="_Ref872431"/>
      <w:bookmarkStart w:id="92"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91"/>
      <w:r>
        <w:t xml:space="preserve">. Summary of </w:t>
      </w:r>
      <w:r w:rsidR="001B6135">
        <w:t>simulation scenarios</w:t>
      </w:r>
      <w:r>
        <w:t xml:space="preserve"> used to test the </w:t>
      </w:r>
      <w:r w:rsidR="007D5FD4">
        <w:t>proposed</w:t>
      </w:r>
      <w:r>
        <w:t xml:space="preserve"> method </w:t>
      </w:r>
      <w:bookmarkEnd w:id="92"/>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89"/>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58548D">
              <w:rPr>
                <w:b/>
                <w:i/>
                <w:sz w:val="22"/>
                <w:szCs w:val="22"/>
                <w:rPrChange w:id="93" w:author="Punt, Andre (O&amp;A, Hobart)" w:date="2019-07-02T00:25:00Z">
                  <w:rPr>
                    <w:b/>
                    <w:sz w:val="22"/>
                    <w:szCs w:val="22"/>
                  </w:rPr>
                </w:rPrChange>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58548D">
              <w:rPr>
                <w:b/>
                <w:i/>
                <w:sz w:val="22"/>
                <w:szCs w:val="22"/>
                <w:rPrChange w:id="94" w:author="Punt, Andre (O&amp;A, Hobart)" w:date="2019-07-02T00:25:00Z">
                  <w:rPr>
                    <w:b/>
                    <w:sz w:val="22"/>
                    <w:szCs w:val="22"/>
                  </w:rPr>
                </w:rPrChange>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58548D">
              <w:rPr>
                <w:b/>
                <w:i/>
                <w:sz w:val="22"/>
                <w:szCs w:val="22"/>
                <w:rPrChange w:id="95" w:author="Punt, Andre (O&amp;A, Hobart)" w:date="2019-07-02T00:25:00Z">
                  <w:rPr>
                    <w:b/>
                    <w:sz w:val="22"/>
                    <w:szCs w:val="22"/>
                  </w:rPr>
                </w:rPrChange>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58548D">
              <w:rPr>
                <w:b/>
                <w:i/>
                <w:sz w:val="22"/>
                <w:szCs w:val="22"/>
                <w:rPrChange w:id="96" w:author="Punt, Andre (O&amp;A, Hobart)" w:date="2019-07-02T00:25:00Z">
                  <w:rPr>
                    <w:b/>
                    <w:sz w:val="22"/>
                    <w:szCs w:val="22"/>
                  </w:rPr>
                </w:rPrChange>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58548D">
              <w:rPr>
                <w:b/>
                <w:i/>
                <w:sz w:val="22"/>
                <w:szCs w:val="22"/>
                <w:rPrChange w:id="97" w:author="Punt, Andre (O&amp;A, Hobart)" w:date="2019-07-02T00:25:00Z">
                  <w:rPr>
                    <w:b/>
                    <w:sz w:val="22"/>
                    <w:szCs w:val="22"/>
                  </w:rPr>
                </w:rPrChange>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98"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98"/>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bookmarkStart w:id="99" w:name="_GoBack"/>
      <w:bookmarkEnd w:id="99"/>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2C6A57A5" w:rsidR="00200CE2" w:rsidRPr="0058548D" w:rsidRDefault="00200CE2">
      <w:pPr>
        <w:autoSpaceDE w:val="0"/>
        <w:autoSpaceDN w:val="0"/>
        <w:adjustRightInd w:val="0"/>
        <w:spacing w:after="0" w:line="240" w:lineRule="auto"/>
        <w:jc w:val="both"/>
        <w:pPrChange w:id="100" w:author="Punt, Andre (O&amp;A, Hobart)" w:date="2019-07-02T00:27:00Z">
          <w:pPr/>
        </w:pPrChange>
      </w:pPr>
      <w:r>
        <w:t xml:space="preserve">The authors would like to thank Owen Hamel and Christine Stawitz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ins w:id="101" w:author="Punt, Andre (O&amp;A, Hobart)" w:date="2019-07-02T00:26:00Z">
        <w:r w:rsidR="0058548D" w:rsidRPr="0058548D">
          <w:rPr>
            <w:lang w:val="en-AU"/>
            <w:rPrChange w:id="102" w:author="Punt, Andre (O&amp;A, Hobart)" w:date="2019-07-02T00:26:00Z">
              <w:rPr>
                <w:rFonts w:ascii="AdvOT596495f2" w:hAnsi="AdvOT596495f2" w:cs="AdvOT596495f2"/>
                <w:sz w:val="16"/>
                <w:szCs w:val="16"/>
                <w:lang w:val="en-AU"/>
              </w:rPr>
            </w:rPrChange>
          </w:rPr>
          <w:t xml:space="preserve">This publication was [partially] funded by the Joint Institute for the Study of the Atmosphere and Ocean (JISAO) under NOAA Cooperative agreement No. NA15OAR4320063, Contribution No. </w:t>
        </w:r>
        <w:r w:rsidR="0058548D" w:rsidRPr="0058548D">
          <w:rPr>
            <w:highlight w:val="yellow"/>
            <w:lang w:val="en-AU"/>
            <w:rPrChange w:id="103" w:author="Punt, Andre (O&amp;A, Hobart)" w:date="2019-07-02T00:27:00Z">
              <w:rPr>
                <w:rFonts w:ascii="AdvOT596495f2" w:hAnsi="AdvOT596495f2" w:cs="AdvOT596495f2"/>
                <w:sz w:val="16"/>
                <w:szCs w:val="16"/>
                <w:lang w:val="en-AU"/>
              </w:rPr>
            </w:rPrChange>
          </w:rPr>
          <w:t>xxxx-xxx</w:t>
        </w:r>
        <w:r w:rsidR="0058548D" w:rsidRPr="0058548D">
          <w:rPr>
            <w:lang w:val="en-AU"/>
            <w:rPrChange w:id="104" w:author="Punt, Andre (O&amp;A, Hobart)" w:date="2019-07-02T00:26:00Z">
              <w:rPr>
                <w:rFonts w:ascii="AdvOT596495f2" w:hAnsi="AdvOT596495f2" w:cs="AdvOT596495f2"/>
                <w:sz w:val="16"/>
                <w:szCs w:val="16"/>
                <w:lang w:val="en-AU"/>
              </w:rPr>
            </w:rPrChange>
          </w:rPr>
          <w:t>.</w:t>
        </w:r>
      </w:ins>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Punt, Andre (O&amp;A, Hobart)" w:date="2019-07-02T03:37:00Z" w:initials="PA(H">
    <w:p w14:paraId="2C1D1EEE" w14:textId="1FEC85D7" w:rsidR="00646FE0" w:rsidRDefault="00646FE0">
      <w:pPr>
        <w:pStyle w:val="CommentText"/>
      </w:pPr>
      <w:r>
        <w:rPr>
          <w:rStyle w:val="CommentReference"/>
        </w:rPr>
        <w:annotationRef/>
      </w:r>
      <w:r>
        <w:t>Correct I think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1D1E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40E73B" w16cid:durableId="20B5BEFF"/>
  <w16cid:commentId w16cid:paraId="0EC4486A" w16cid:durableId="20C439A7"/>
  <w16cid:commentId w16cid:paraId="307E63D9" w16cid:durableId="20C446D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E9669" w14:textId="77777777" w:rsidR="00EB20EF" w:rsidRDefault="00EB20EF" w:rsidP="00F50131">
      <w:pPr>
        <w:spacing w:after="0" w:line="240" w:lineRule="auto"/>
      </w:pPr>
      <w:r>
        <w:separator/>
      </w:r>
    </w:p>
  </w:endnote>
  <w:endnote w:type="continuationSeparator" w:id="0">
    <w:p w14:paraId="6E108CE2" w14:textId="77777777" w:rsidR="00EB20EF" w:rsidRDefault="00EB20EF"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dvOT596495f2">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3001758"/>
      <w:docPartObj>
        <w:docPartGallery w:val="Page Numbers (Bottom of Page)"/>
        <w:docPartUnique/>
      </w:docPartObj>
    </w:sdtPr>
    <w:sdtEndPr>
      <w:rPr>
        <w:noProof/>
      </w:rPr>
    </w:sdtEndPr>
    <w:sdtContent>
      <w:p w14:paraId="041015AF" w14:textId="796B86F0" w:rsidR="00BF7FA1" w:rsidRDefault="00BF7FA1">
        <w:pPr>
          <w:pStyle w:val="Footer"/>
          <w:jc w:val="right"/>
        </w:pPr>
        <w:r>
          <w:fldChar w:fldCharType="begin"/>
        </w:r>
        <w:r>
          <w:instrText xml:space="preserve"> PAGE   \* MERGEFORMAT </w:instrText>
        </w:r>
        <w:r>
          <w:fldChar w:fldCharType="separate"/>
        </w:r>
        <w:r w:rsidR="000E6A6C">
          <w:rPr>
            <w:noProof/>
          </w:rPr>
          <w:t>15</w:t>
        </w:r>
        <w:r>
          <w:rPr>
            <w:noProof/>
          </w:rPr>
          <w:fldChar w:fldCharType="end"/>
        </w:r>
      </w:p>
    </w:sdtContent>
  </w:sdt>
  <w:p w14:paraId="01996BCC" w14:textId="77777777" w:rsidR="00BF7FA1" w:rsidRDefault="00BF7F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82BF4" w14:textId="27B4B815" w:rsidR="00BF7FA1" w:rsidRDefault="00BF7FA1">
    <w:pPr>
      <w:pStyle w:val="Footer"/>
      <w:jc w:val="right"/>
    </w:pPr>
    <w:r>
      <w:fldChar w:fldCharType="begin"/>
    </w:r>
    <w:r>
      <w:instrText xml:space="preserve"> PAGE   \* MERGEFORMAT </w:instrText>
    </w:r>
    <w:r>
      <w:fldChar w:fldCharType="separate"/>
    </w:r>
    <w:r w:rsidR="000E6A6C">
      <w:rPr>
        <w:noProof/>
      </w:rPr>
      <w:t>23</w:t>
    </w:r>
    <w:r>
      <w:rPr>
        <w:noProof/>
      </w:rPr>
      <w:fldChar w:fldCharType="end"/>
    </w:r>
  </w:p>
  <w:p w14:paraId="2D8C35D5" w14:textId="77777777" w:rsidR="00BF7FA1" w:rsidRDefault="00BF7F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74027"/>
      <w:docPartObj>
        <w:docPartGallery w:val="Page Numbers (Bottom of Page)"/>
        <w:docPartUnique/>
      </w:docPartObj>
    </w:sdtPr>
    <w:sdtEndPr>
      <w:rPr>
        <w:noProof/>
      </w:rPr>
    </w:sdtEndPr>
    <w:sdtContent>
      <w:p w14:paraId="7838837D" w14:textId="45F42E06" w:rsidR="00BF7FA1" w:rsidRDefault="00BF7FA1">
        <w:pPr>
          <w:pStyle w:val="Footer"/>
          <w:jc w:val="right"/>
        </w:pPr>
        <w:r>
          <w:fldChar w:fldCharType="begin"/>
        </w:r>
        <w:r>
          <w:instrText xml:space="preserve"> PAGE   \* MERGEFORMAT </w:instrText>
        </w:r>
        <w:r>
          <w:fldChar w:fldCharType="separate"/>
        </w:r>
        <w:r w:rsidR="000E6A6C">
          <w:rPr>
            <w:noProof/>
          </w:rPr>
          <w:t>27</w:t>
        </w:r>
        <w:r>
          <w:rPr>
            <w:noProof/>
          </w:rPr>
          <w:fldChar w:fldCharType="end"/>
        </w:r>
      </w:p>
    </w:sdtContent>
  </w:sdt>
  <w:p w14:paraId="2B193F6F" w14:textId="77777777" w:rsidR="00BF7FA1" w:rsidRDefault="00BF7F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161B7" w14:textId="77777777" w:rsidR="00EB20EF" w:rsidRDefault="00EB20EF" w:rsidP="00F50131">
      <w:pPr>
        <w:spacing w:after="0" w:line="240" w:lineRule="auto"/>
      </w:pPr>
      <w:r>
        <w:separator/>
      </w:r>
    </w:p>
  </w:footnote>
  <w:footnote w:type="continuationSeparator" w:id="0">
    <w:p w14:paraId="0FCDB363" w14:textId="77777777" w:rsidR="00EB20EF" w:rsidRDefault="00EB20EF" w:rsidP="00F50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6FE0"/>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89A"/>
    <w:rsid w:val="00B4245B"/>
    <w:rsid w:val="00B4317E"/>
    <w:rsid w:val="00B43B37"/>
    <w:rsid w:val="00B43EA8"/>
    <w:rsid w:val="00B44652"/>
    <w:rsid w:val="00B4644F"/>
    <w:rsid w:val="00B46C34"/>
    <w:rsid w:val="00B520E8"/>
    <w:rsid w:val="00B52B30"/>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0DEF"/>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
    <w:name w:val="Unresolved Mention"/>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footer" Target="footer2.xml"/><Relationship Id="rId18" Type="http://schemas.openxmlformats.org/officeDocument/2006/relationships/image" Target="media/image6.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amerigeoss.org/en_AU/dataset/major-ocean-currents-arrowpolys-30m-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03834-F16C-416A-B166-2AF1CAE87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38592</Words>
  <Characters>219976</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258052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Punt, Andre (O&amp;A, Hobart)</cp:lastModifiedBy>
  <cp:revision>45</cp:revision>
  <cp:lastPrinted>2019-05-20T17:47:00Z</cp:lastPrinted>
  <dcterms:created xsi:type="dcterms:W3CDTF">2019-06-27T15:20:00Z</dcterms:created>
  <dcterms:modified xsi:type="dcterms:W3CDTF">2019-07-02T10:46:00Z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