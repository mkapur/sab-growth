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26543A">
      <w:pPr>
        <w:pStyle w:val="Heading1"/>
      </w:pPr>
      <w:r>
        <w:t>Appendix</w:t>
      </w:r>
      <w:r w:rsidR="006F0B3F">
        <w:t xml:space="preserve"> A</w:t>
      </w:r>
      <w:r>
        <w:t xml:space="preserve"> – Details of the Individual-Based Model (IBM)</w:t>
      </w:r>
    </w:p>
    <w:p w14:paraId="1C8F02C8" w14:textId="2CFDD503" w:rsidR="001F239F" w:rsidRDefault="001F239F" w:rsidP="0026543A">
      <w:pPr>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26543A"/>
    <w:p w14:paraId="6E62AF20" w14:textId="64F74517" w:rsidR="007C6A64" w:rsidRDefault="00EC667E" w:rsidP="0026543A">
      <w:pPr>
        <w:pStyle w:val="Heading1"/>
      </w:pPr>
      <w:r>
        <w:t>A.1 G</w:t>
      </w:r>
      <w:r w:rsidR="001F239F" w:rsidRPr="001F239F">
        <w:t xml:space="preserve">eneration of </w:t>
      </w:r>
      <w:r w:rsidR="001F239F">
        <w:t>age-length data</w:t>
      </w:r>
    </w:p>
    <w:p w14:paraId="0AA713F1" w14:textId="7C712F91" w:rsidR="007C6A64" w:rsidRDefault="007C6A64" w:rsidP="0026543A">
      <w:pPr>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 xml:space="preserve">(see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Pr="002E43FF">
        <w:rPr>
          <w:rFonts w:eastAsiaTheme="minorEastAsia"/>
        </w:rPr>
        <w:t xml:space="preserve">Assigning </w:t>
      </w:r>
      <w:proofErr w:type="spellStart"/>
      <w:r w:rsidRPr="002E43FF">
        <w:rPr>
          <w:rFonts w:eastAsiaTheme="minorEastAsia"/>
        </w:rPr>
        <w:t>Spatio</w:t>
      </w:r>
      <w:proofErr w:type="spellEnd"/>
      <w:r w:rsidRPr="002E43FF">
        <w:rPr>
          <w:rFonts w:eastAsiaTheme="minorEastAsia"/>
        </w:rPr>
        <w:t>-temporal Variation</w:t>
      </w:r>
      <w:r w:rsidRPr="002E43FF">
        <w:rPr>
          <w:rFonts w:eastAsiaTheme="minorEastAsia"/>
        </w:rPr>
        <w:fldChar w:fldCharType="end"/>
      </w:r>
      <w:r w:rsidRPr="002E43FF">
        <w:rPr>
          <w:rFonts w:eastAsiaTheme="minorEastAsia"/>
        </w:rPr>
        <w:t xml:space="preserve">, </w:t>
      </w:r>
      <w:commentRangeStart w:id="0"/>
      <w:commentRangeStart w:id="1"/>
      <w:r w:rsidRPr="002E43FF">
        <w:rPr>
          <w:rFonts w:eastAsiaTheme="minorEastAsia"/>
        </w:rPr>
        <w:t>below</w:t>
      </w:r>
      <w:commentRangeEnd w:id="0"/>
      <w:r w:rsidR="00EC667E">
        <w:rPr>
          <w:rStyle w:val="CommentReference"/>
          <w:rFonts w:eastAsiaTheme="minorHAnsi"/>
          <w:spacing w:val="0"/>
          <w:kern w:val="0"/>
        </w:rPr>
        <w:commentReference w:id="0"/>
      </w:r>
      <w:commentRangeEnd w:id="1"/>
      <w:r w:rsidR="008F11C2">
        <w:rPr>
          <w:rStyle w:val="CommentReference"/>
          <w:rFonts w:eastAsiaTheme="minorHAnsi"/>
          <w:spacing w:val="0"/>
          <w:kern w:val="0"/>
        </w:rPr>
        <w:commentReference w:id="1"/>
      </w:r>
      <w:r w:rsidRPr="002E43FF">
        <w:rPr>
          <w:rFonts w:eastAsiaTheme="minorEastAsia"/>
        </w:rPr>
        <w:t>).</w:t>
      </w:r>
    </w:p>
    <w:p w14:paraId="348737BA" w14:textId="21E6E4DD" w:rsidR="007C6A64" w:rsidRPr="007C6A64" w:rsidRDefault="007C6A64" w:rsidP="0026543A"/>
    <w:p w14:paraId="0E62BF6F" w14:textId="2DF30F95" w:rsidR="007C6A64" w:rsidRPr="007C6A64" w:rsidRDefault="00EC667E" w:rsidP="0026543A">
      <w:pPr>
        <w:pStyle w:val="Heading2"/>
        <w:numPr>
          <w:ilvl w:val="0"/>
          <w:numId w:val="0"/>
        </w:numPr>
      </w:pPr>
      <w:r>
        <w:t>A.1.1. G</w:t>
      </w:r>
      <w:r w:rsidR="007C6A64" w:rsidRPr="007C6A64">
        <w:t xml:space="preserve">rowth </w:t>
      </w:r>
    </w:p>
    <w:p w14:paraId="70FE9190" w14:textId="785D0AC4" w:rsidR="00D566DD" w:rsidRDefault="001F239F" w:rsidP="0026543A">
      <w:pPr>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w:t>
      </w:r>
      <w:proofErr w:type="gramStart"/>
      <w:r w:rsidR="00EC667E">
        <w:t xml:space="preserve">of  </w:t>
      </w:r>
      <w:r w:rsidRPr="00B9623A">
        <w:rPr>
          <w:i/>
        </w:rPr>
        <w:t>L</w:t>
      </w:r>
      <w:proofErr w:type="gramEnd"/>
      <w:r w:rsidRPr="00B9623A">
        <w:rPr>
          <w:vertAlign w:val="subscript"/>
        </w:rPr>
        <w:t>1</w:t>
      </w:r>
      <w:r>
        <w:t xml:space="preserve"> and </w:t>
      </w:r>
      <w:r w:rsidRPr="00B9623A">
        <w:rPr>
          <w:i/>
        </w:rPr>
        <w:t>L</w:t>
      </w:r>
      <w:r w:rsidRPr="00B9623A">
        <w:rPr>
          <w:vertAlign w:val="subscript"/>
        </w:rPr>
        <w:t>2</w:t>
      </w:r>
      <w:r w:rsidR="00EC667E">
        <w:rPr>
          <w:rStyle w:val="CommentReference"/>
          <w:rFonts w:eastAsiaTheme="minorHAnsi"/>
          <w:spacing w:val="0"/>
          <w:kern w:val="0"/>
        </w:rPr>
        <w:commentReference w:id="2"/>
      </w:r>
      <w:r w:rsidR="00726858">
        <w:rPr>
          <w:rStyle w:val="CommentReference"/>
          <w:rFonts w:eastAsiaTheme="minorHAnsi"/>
          <w:spacing w:val="0"/>
          <w:kern w:val="0"/>
        </w:rPr>
        <w:commentReference w:id="3"/>
      </w:r>
      <w:r w:rsidR="00EC667E">
        <w:t>:</w:t>
      </w:r>
      <w:r>
        <w:t xml:space="preserve"> </w:t>
      </w:r>
    </w:p>
    <w:p w14:paraId="56C4DB00" w14:textId="7CE9A8CD" w:rsidR="00EC667E" w:rsidRDefault="0077186B" w:rsidP="0026543A">
      <w:pPr>
        <w:keepNext/>
        <w:spacing w:before="120" w:after="120"/>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162700">
        <w:t xml:space="preserve">App. Equation </w:t>
      </w:r>
      <w:fldSimple w:instr=" SEQ App._Equation \* ARABIC ">
        <w:r w:rsidR="00162700">
          <w:rPr>
            <w:noProof/>
          </w:rPr>
          <w:t>1</w:t>
        </w:r>
      </w:fldSimple>
    </w:p>
    <w:p w14:paraId="1711F8FD" w14:textId="24B5ED6E" w:rsidR="00CE5099" w:rsidRDefault="00EC667E" w:rsidP="0026543A">
      <w:pPr>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1F239F" w:rsidRPr="00514264">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proofErr w:type="spellStart"/>
      <w:r w:rsidR="0046625D" w:rsidRPr="00FC654D">
        <w:rPr>
          <w:rFonts w:eastAsiaTheme="minorEastAsia"/>
        </w:rPr>
        <w:t>n</w:t>
      </w:r>
      <w:proofErr w:type="spellEnd"/>
      <w:r w:rsidR="001F239F" w:rsidRPr="00FC654D">
        <w:rPr>
          <w:rFonts w:eastAsiaTheme="minorEastAsia"/>
        </w:rPr>
        <w:t xml:space="preserve"> 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0FD2EE31" w:rsidR="00EC667E" w:rsidRDefault="00350BEF" w:rsidP="0026543A">
      <w:pPr>
        <w:pStyle w:val="Caption"/>
        <w:spacing w:line="360" w:lineRule="auto"/>
        <w:rPr>
          <w:ins w:id="4" w:author="Punt, Andre (O&amp;A, Hobart)" w:date="2019-02-04T14:26:00Z"/>
        </w:rPr>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r>
              <m:rPr>
                <m:sty m:val="p"/>
              </m:rPr>
              <w:rPr>
                <w:rStyle w:val="CommentReference"/>
                <w:rFonts w:eastAsiaTheme="minorHAnsi"/>
                <w:iCs w:val="0"/>
                <w:spacing w:val="0"/>
                <w:kern w:val="0"/>
                <w:lang w:val="en-US"/>
              </w:rPr>
              <w:annotationRef/>
            </m:r>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r>
              <m:rPr>
                <m:sty m:val="p"/>
              </m:rPr>
              <w:rPr>
                <w:rStyle w:val="CommentReference"/>
                <w:rFonts w:eastAsiaTheme="minorHAnsi"/>
                <w:iCs w:val="0"/>
                <w:spacing w:val="0"/>
                <w:kern w:val="0"/>
                <w:lang w:val="en-US"/>
              </w:rPr>
              <w:commentReference w:id="5"/>
            </m:r>
            <m:r>
              <m:rPr>
                <m:sty m:val="p"/>
              </m:rPr>
              <w:rPr>
                <w:rStyle w:val="CommentReference"/>
                <w:rFonts w:eastAsiaTheme="minorHAnsi"/>
                <w:iCs w:val="0"/>
                <w:spacing w:val="0"/>
                <w:kern w:val="0"/>
                <w:lang w:val="en-US"/>
              </w:rPr>
              <w:commentReference w:id="6"/>
            </m:r>
          </m:e>
        </m:d>
      </m:oMath>
      <w:r w:rsidR="00EC667E">
        <w:rPr>
          <w:iCs w:val="0"/>
          <w:szCs w:val="24"/>
        </w:rPr>
        <w:tab/>
      </w:r>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2</w:t>
      </w:r>
      <w:r w:rsidR="00162700">
        <w:fldChar w:fldCharType="end"/>
      </w:r>
    </w:p>
    <w:p w14:paraId="45398842" w14:textId="26CB1ADA" w:rsidR="00F74C71" w:rsidRDefault="0046625D" w:rsidP="0026543A">
      <w:pPr>
        <w:pStyle w:val="Caption"/>
        <w:spacing w:line="360" w:lineRule="auto"/>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w:commentRangeStart w:id="7"/>
        <w:commentRangeStart w:id="8"/>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m:t>
        </m:r>
        <w:commentRangeEnd w:id="7"/>
        <m:r>
          <m:rPr>
            <m:sty m:val="p"/>
          </m:rPr>
          <w:rPr>
            <w:rStyle w:val="CommentReference"/>
            <w:rFonts w:ascii="Cambria Math" w:eastAsiaTheme="minorHAnsi" w:hAnsi="Cambria Math"/>
            <w:iCs w:val="0"/>
            <w:spacing w:val="0"/>
            <w:kern w:val="0"/>
            <w:lang w:val="en-US"/>
          </w:rPr>
          <w:commentReference w:id="7"/>
        </m:r>
        <w:commentRangeEnd w:id="8"/>
        <m:r>
          <m:rPr>
            <m:sty m:val="p"/>
          </m:rPr>
          <w:rPr>
            <w:rStyle w:val="CommentReference"/>
            <w:rFonts w:ascii="Cambria Math" w:eastAsiaTheme="minorHAnsi" w:hAnsi="Cambria Math"/>
            <w:iCs w:val="0"/>
            <w:spacing w:val="0"/>
            <w:kern w:val="0"/>
            <w:lang w:val="en-US"/>
          </w:rPr>
          <w:commentReference w:id="8"/>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w:r w:rsidR="00EC667E">
        <w:rPr>
          <w:rStyle w:val="CommentReference"/>
          <w:rFonts w:eastAsiaTheme="minorHAnsi"/>
          <w:iCs w:val="0"/>
          <w:spacing w:val="0"/>
          <w:kern w:val="0"/>
          <w:lang w:val="en-US"/>
        </w:rPr>
        <w:commentReference w:id="9"/>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simulation Regimes.</w:t>
      </w:r>
    </w:p>
    <w:p w14:paraId="0E2AF343" w14:textId="106C4D34" w:rsidR="0077345F" w:rsidRDefault="00EC667E" w:rsidP="0026543A">
      <w:pPr>
        <w:pStyle w:val="Heading2"/>
        <w:numPr>
          <w:ilvl w:val="0"/>
          <w:numId w:val="0"/>
        </w:numPr>
        <w:rPr>
          <w:lang w:val="en"/>
        </w:rPr>
      </w:pPr>
      <w:r>
        <w:rPr>
          <w:lang w:val="en"/>
        </w:rPr>
        <w:t>A.1.2 S</w:t>
      </w:r>
      <w:r w:rsidR="0077345F">
        <w:rPr>
          <w:lang w:val="en"/>
        </w:rPr>
        <w:t>urvival</w:t>
      </w:r>
    </w:p>
    <w:p w14:paraId="55A1902C" w14:textId="0F459D77" w:rsidR="00D55CA8" w:rsidRPr="00755BB2" w:rsidRDefault="0077345F" w:rsidP="0026543A">
      <w:pPr>
        <w:jc w:val="both"/>
        <w:rPr>
          <w:lang w:val="en"/>
        </w:rPr>
      </w:pPr>
      <w:r>
        <w:rPr>
          <w:lang w:val="en"/>
        </w:rPr>
        <w:t>The composition of the fishery</w:t>
      </w:r>
      <w:r w:rsidR="004627AE">
        <w:rPr>
          <w:lang w:val="en"/>
        </w:rPr>
        <w:t xml:space="preserve"> </w:t>
      </w:r>
      <w:r w:rsidR="00EC667E">
        <w:rPr>
          <w:lang w:val="en"/>
        </w:rPr>
        <w:t xml:space="preserve">during </w:t>
      </w:r>
      <w:r w:rsidR="004627AE">
        <w:rPr>
          <w:lang w:val="en"/>
        </w:rPr>
        <w:t xml:space="preserve">year </w:t>
      </w:r>
      <w:r w:rsidR="004627AE">
        <w:rPr>
          <w:i/>
          <w:lang w:val="en"/>
        </w:rPr>
        <w:t>y</w:t>
      </w:r>
      <w:r>
        <w:rPr>
          <w:lang w:val="en"/>
        </w:rPr>
        <w:t xml:space="preserve"> includes all surviving fish from recruitment</w:t>
      </w:r>
      <w:r w:rsidR="00EC667E">
        <w:rPr>
          <w:lang w:val="en"/>
        </w:rPr>
        <w:t xml:space="preserve"> to a maximum age</w:t>
      </w:r>
      <w:r>
        <w:rPr>
          <w:lang w:val="en"/>
        </w:rPr>
        <w:t xml:space="preserve"> (represented here as a plus group</w:t>
      </w:r>
      <w:r w:rsidR="004627AE">
        <w:rPr>
          <w:lang w:val="en"/>
        </w:rPr>
        <w:t xml:space="preserve">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sidR="00D55CA8">
        <w:rPr>
          <w:lang w:val="en"/>
        </w:rPr>
        <w:t>,</w:t>
      </w:r>
      <w:r w:rsidR="00D55CA8" w:rsidRPr="00D55CA8">
        <w:rPr>
          <w:lang w:val="en"/>
        </w:rPr>
        <w:t xml:space="preserve"> </w:t>
      </w:r>
      <w:r w:rsidR="00D55CA8">
        <w:rPr>
          <w:lang w:val="en"/>
        </w:rPr>
        <w:t xml:space="preserve">which in our simulation consists only of natural mortality (set to 0.25 for all ages for all years) as there is no fishery, thus fishing mortality (typically denoted </w:t>
      </w:r>
      <w:r w:rsidR="00D55CA8">
        <w:rPr>
          <w:i/>
          <w:lang w:val="en"/>
        </w:rPr>
        <w:t>F</w:t>
      </w:r>
      <w:r w:rsidR="00D55CA8">
        <w:rPr>
          <w:lang w:val="en"/>
        </w:rPr>
        <w:t xml:space="preserve">) and selectivity can be ignored. </w:t>
      </w:r>
      <w:r w:rsidR="002A37FF" w:rsidRPr="005B39C6">
        <w:t>Because no fishing pressure nor selectivity acted upon the simulated population, we are unconcerned about variation in growth that can either be engendered (over time) or misrepresented by differences in selectivity.</w:t>
      </w:r>
    </w:p>
    <w:p w14:paraId="34203D5C" w14:textId="6452C021" w:rsidR="0077345F" w:rsidRPr="0077345F" w:rsidRDefault="0077345F" w:rsidP="0026543A">
      <w:pPr>
        <w:jc w:val="both"/>
        <w:rPr>
          <w:lang w:val="en"/>
        </w:rPr>
      </w:pPr>
    </w:p>
    <w:p w14:paraId="4E87ECCA" w14:textId="6AE7B9FF" w:rsidR="0077345F" w:rsidRDefault="00350BEF" w:rsidP="0026543A">
      <w:pPr>
        <w:pStyle w:val="Caption"/>
        <w:spacing w:line="360" w:lineRule="auto"/>
      </w:pPr>
      <m:oMath>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r>
                    <w:rPr>
                      <w:rFonts w:ascii="Cambria Math" w:eastAsiaTheme="majorEastAsia" w:hAnsi="Cambria Math"/>
                      <w:szCs w:val="24"/>
                    </w:rPr>
                    <m:t>1</m:t>
                  </m:r>
                </m:e>
                <m:e>
                  <m:r>
                    <w:rPr>
                      <w:rFonts w:ascii="Cambria Math" w:eastAsiaTheme="majorEastAsia" w:hAnsi="Cambria Math"/>
                      <w:szCs w:val="24"/>
                    </w:rPr>
                    <m:t>for a=1</m:t>
                  </m:r>
                </m:e>
              </m:mr>
              <m:mr>
                <m:e>
                  <m:sSub>
                    <m:sSubPr>
                      <m:ctrlPr>
                        <w:rPr>
                          <w:rFonts w:ascii="Cambria Math" w:eastAsiaTheme="majorEastAsia" w:hAnsi="Cambria Math"/>
                          <w:i/>
                          <w:iCs w:val="0"/>
                          <w:szCs w:val="24"/>
                        </w:rPr>
                      </m:ctrlPr>
                    </m:sSubPr>
                    <m:e>
                      <m:r>
                        <w:rPr>
                          <w:rFonts w:ascii="Cambria Math" w:eastAsiaTheme="majorEastAsia" w:hAnsi="Cambria Math"/>
                          <w:szCs w:val="24"/>
                        </w:rPr>
                        <m:t>N</m:t>
                      </m:r>
                    </m:e>
                    <m:sub>
                      <m:r>
                        <w:rPr>
                          <w:rFonts w:ascii="Cambria Math" w:eastAsiaTheme="majorEastAsia" w:hAnsi="Cambria Math"/>
                          <w:szCs w:val="24"/>
                        </w:rPr>
                        <m:t>y,a-1</m:t>
                      </m:r>
                    </m:sub>
                  </m:sSub>
                  <m:r>
                    <m:rPr>
                      <m:sty m:val="p"/>
                    </m:rPr>
                    <w:rPr>
                      <w:rFonts w:ascii="Cambria Math" w:eastAsiaTheme="majorEastAsia" w:hAnsi="Cambria Math"/>
                      <w:szCs w:val="24"/>
                    </w:rPr>
                    <m:t>exp⁡</m:t>
                  </m:r>
                  <m:r>
                    <w:rPr>
                      <w:rFonts w:ascii="Cambria Math" w:eastAsiaTheme="majorEastAsia" w:hAnsi="Cambria Math"/>
                      <w:szCs w:val="24"/>
                    </w:rPr>
                    <m:t>(-</m:t>
                  </m:r>
                  <m:r>
                    <w:rPr>
                      <w:rFonts w:ascii="Cambria Math" w:eastAsiaTheme="majorEastAsia" w:hAnsi="Cambria Math"/>
                      <w:szCs w:val="24"/>
                    </w:rPr>
                    <m:t>M</m:t>
                  </m:r>
                  <m:r>
                    <w:rPr>
                      <w:rFonts w:ascii="Cambria Math" w:eastAsiaTheme="majorEastAsia" w:hAnsi="Cambria Math"/>
                      <w:szCs w:val="24"/>
                    </w:rPr>
                    <m:t>)</m:t>
                  </m:r>
                </m:e>
                <m:e>
                  <m:r>
                    <w:rPr>
                      <w:rFonts w:ascii="Cambria Math" w:eastAsiaTheme="majorEastAsia" w:hAnsi="Cambria Math"/>
                      <w:szCs w:val="24"/>
                    </w:rPr>
                    <m:t xml:space="preserve">for 2≤a≤ </m:t>
                  </m:r>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f>
                    <m:fPr>
                      <m:ctrlPr>
                        <w:rPr>
                          <w:rFonts w:ascii="Cambria Math" w:eastAsiaTheme="majorEastAsia" w:hAnsi="Cambria Math"/>
                          <w:i/>
                          <w:iCs w:val="0"/>
                          <w:szCs w:val="24"/>
                        </w:rPr>
                      </m:ctrlPr>
                    </m:fPr>
                    <m:num>
                      <m:sSub>
                        <m:sSubPr>
                          <m:ctrlPr>
                            <w:rPr>
                              <w:rFonts w:ascii="Cambria Math" w:eastAsiaTheme="majorEastAsia" w:hAnsi="Cambria Math"/>
                              <w:i/>
                              <w:iCs w:val="0"/>
                              <w:szCs w:val="24"/>
                            </w:rPr>
                          </m:ctrlPr>
                        </m:sSubPr>
                        <m:e>
                          <m:r>
                            <w:rPr>
                              <w:rFonts w:ascii="Cambria Math" w:eastAsiaTheme="majorEastAsia" w:hAnsi="Cambria Math"/>
                              <w:szCs w:val="24"/>
                            </w:rPr>
                            <m:t>N</m:t>
                          </m:r>
                        </m:e>
                        <m:sub>
                          <m:sSup>
                            <m:sSupPr>
                              <m:ctrlPr>
                                <w:rPr>
                                  <w:rFonts w:ascii="Cambria Math" w:eastAsiaTheme="majorEastAsia" w:hAnsi="Cambria Math"/>
                                  <w:i/>
                                  <w:iCs w:val="0"/>
                                  <w:szCs w:val="24"/>
                                </w:rPr>
                              </m:ctrlPr>
                            </m:sSupPr>
                            <m:e>
                              <m:r>
                                <w:rPr>
                                  <w:rFonts w:ascii="Cambria Math" w:eastAsiaTheme="majorEastAsia" w:hAnsi="Cambria Math"/>
                                  <w:szCs w:val="24"/>
                                </w:rPr>
                                <m:t>y,</m:t>
                              </m:r>
                              <m:sSub>
                                <m:sSubPr>
                                  <m:ctrlPr>
                                    <w:rPr>
                                      <w:rFonts w:ascii="Cambria Math" w:eastAsiaTheme="majorEastAsia" w:hAnsi="Cambria Math"/>
                                      <w:i/>
                                      <w:iCs w:val="0"/>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sub>
                      </m:sSub>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t>
                      </m:r>
                      <m:r>
                        <w:rPr>
                          <w:rFonts w:ascii="Cambria Math" w:eastAsiaTheme="majorEastAsia" w:hAnsi="Cambria Math"/>
                          <w:szCs w:val="24"/>
                        </w:rPr>
                        <m:t>M</m:t>
                      </m:r>
                      <m:r>
                        <w:rPr>
                          <w:rFonts w:ascii="Cambria Math" w:eastAsiaTheme="majorEastAsia" w:hAnsi="Cambria Math"/>
                          <w:szCs w:val="24"/>
                        </w:rPr>
                        <m:t>)</m:t>
                      </m:r>
                    </m:den>
                  </m:f>
                </m:e>
                <m:e>
                  <m:sSup>
                    <m:sSupPr>
                      <m:ctrlPr>
                        <w:rPr>
                          <w:rFonts w:ascii="Cambria Math" w:eastAsiaTheme="majorEastAsia" w:hAnsi="Cambria Math"/>
                          <w:i/>
                          <w:iCs w:val="0"/>
                          <w:szCs w:val="24"/>
                        </w:rPr>
                      </m:ctrlPr>
                    </m:sSupPr>
                    <m:e>
                      <m:sSub>
                        <m:sSubPr>
                          <m:ctrlPr>
                            <w:rPr>
                              <w:rFonts w:ascii="Cambria Math" w:eastAsiaTheme="majorEastAsia" w:hAnsi="Cambria Math"/>
                              <w:i/>
                              <w:iCs w:val="0"/>
                              <w:szCs w:val="24"/>
                            </w:rPr>
                          </m:ctrlPr>
                        </m:sSubPr>
                        <m:e>
                          <m:r>
                            <w:rPr>
                              <w:rFonts w:ascii="Cambria Math" w:eastAsiaTheme="majorEastAsia" w:hAnsi="Cambria Math"/>
                              <w:szCs w:val="24"/>
                            </w:rPr>
                            <m:t>for a= a</m:t>
                          </m:r>
                        </m:e>
                        <m:sub>
                          <m:r>
                            <w:rPr>
                              <w:rFonts w:ascii="Cambria Math" w:eastAsiaTheme="majorEastAsia" w:hAnsi="Cambria Math"/>
                              <w:szCs w:val="24"/>
                            </w:rPr>
                            <m:t>2</m:t>
                          </m:r>
                        </m:sub>
                      </m:sSub>
                    </m:e>
                    <m:sup>
                      <m:r>
                        <w:rPr>
                          <w:rFonts w:ascii="Cambria Math" w:eastAsiaTheme="majorEastAsia" w:hAnsi="Cambria Math"/>
                          <w:szCs w:val="24"/>
                        </w:rPr>
                        <m:t>+</m:t>
                      </m:r>
                    </m:sup>
                  </m:sSup>
                </m:e>
              </m:mr>
            </m:m>
            <m:r>
              <m:rPr>
                <m:sty m:val="p"/>
              </m:rPr>
              <w:rPr>
                <w:rStyle w:val="CommentReference"/>
                <w:rFonts w:ascii="Cambria Math" w:eastAsiaTheme="minorHAnsi" w:hAnsi="Cambria Math"/>
                <w:iCs w:val="0"/>
                <w:spacing w:val="0"/>
                <w:kern w:val="0"/>
                <w:lang w:val="en-US"/>
              </w:rPr>
              <w:commentReference w:id="10"/>
            </m:r>
            <m:r>
              <m:rPr>
                <m:sty m:val="p"/>
              </m:rPr>
              <w:rPr>
                <w:rStyle w:val="CommentReference"/>
                <w:rFonts w:ascii="Cambria Math" w:eastAsiaTheme="minorHAnsi" w:hAnsi="Cambria Math"/>
                <w:iCs w:val="0"/>
                <w:spacing w:val="0"/>
                <w:kern w:val="0"/>
                <w:lang w:val="en-US"/>
              </w:rPr>
              <w:commentReference w:id="11"/>
            </m:r>
          </m:e>
        </m:d>
      </m:oMath>
      <w:r w:rsidR="00EC667E">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162700">
        <w:rPr>
          <w:noProof/>
        </w:rPr>
        <w:t>3</w:t>
      </w:r>
      <w:r w:rsidR="00162700">
        <w:fldChar w:fldCharType="end"/>
      </w:r>
    </w:p>
    <w:p w14:paraId="4416C0C9" w14:textId="60A72929" w:rsidR="00EC667E" w:rsidRDefault="00EC667E" w:rsidP="0026543A">
      <w:pPr>
        <w:pStyle w:val="Caption"/>
        <w:spacing w:line="360" w:lineRule="auto"/>
        <w:jc w:val="right"/>
      </w:pPr>
      <w:r>
        <w:rPr>
          <w:iCs w:val="0"/>
          <w:szCs w:val="24"/>
        </w:rPr>
        <w:tab/>
      </w:r>
      <w:r>
        <w:rPr>
          <w:iCs w:val="0"/>
          <w:szCs w:val="24"/>
        </w:rPr>
        <w:tab/>
      </w:r>
      <w:r>
        <w:rPr>
          <w:iCs w:val="0"/>
          <w:szCs w:val="24"/>
        </w:rPr>
        <w:tab/>
      </w:r>
    </w:p>
    <w:p w14:paraId="7A394D50" w14:textId="5B284563" w:rsidR="007C6A64" w:rsidRDefault="008663D8" w:rsidP="0026543A">
      <w:pPr>
        <w:pStyle w:val="Heading2"/>
        <w:numPr>
          <w:ilvl w:val="0"/>
          <w:numId w:val="0"/>
        </w:numPr>
      </w:pPr>
      <w:r>
        <w:t xml:space="preserve">A.1.3 </w:t>
      </w:r>
      <w:r w:rsidR="004E56FA">
        <w:t>Recruitment</w:t>
      </w:r>
    </w:p>
    <w:p w14:paraId="537C5BC5" w14:textId="5481B690" w:rsidR="00702A14" w:rsidRPr="00702A14" w:rsidRDefault="00A875F3" w:rsidP="0026543A">
      <w:pPr>
        <w:jc w:val="both"/>
      </w:pPr>
      <w:r>
        <w:t xml:space="preserve">Recruitment in the IBM is governed by a </w:t>
      </w:r>
      <w:proofErr w:type="spellStart"/>
      <w:r>
        <w:t>Beverton</w:t>
      </w:r>
      <w:proofErr w:type="spellEnd"/>
      <w:r>
        <w:t xml:space="preserve">-Holt stock-recruitment function </w:t>
      </w:r>
      <w:r>
        <w:fldChar w:fldCharType="begin" w:fldLock="1"/>
      </w:r>
      <w:r>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at age </w:t>
      </w:r>
      <w:r w:rsidR="006123F9">
        <w:rPr>
          <w:i/>
        </w:rPr>
        <w:t>a</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i,a</m:t>
            </m:r>
          </m:sub>
        </m:sSub>
      </m:oMath>
      <w:r w:rsidR="00146783">
        <w:t>.</w:t>
      </w:r>
      <w:r w:rsidR="00D22326">
        <w:t xml:space="preserve"> Recruitment in a given year </w:t>
      </w:r>
      <w:proofErr w:type="gramStart"/>
      <w:r w:rsidR="00D22326" w:rsidRPr="00544F67">
        <w:rPr>
          <w:i/>
        </w:rPr>
        <w:t>R</w:t>
      </w:r>
      <w:r w:rsidR="00D22326" w:rsidRPr="00544F67">
        <w:rPr>
          <w:i/>
          <w:vertAlign w:val="subscript"/>
        </w:rPr>
        <w:t>y</w:t>
      </w:r>
      <w:r w:rsidR="00D22326" w:rsidRPr="00544F67">
        <w:rPr>
          <w:vertAlign w:val="subscript"/>
        </w:rPr>
        <w:t xml:space="preserve"> </w:t>
      </w:r>
      <w:r w:rsidR="00544F67">
        <w:rPr>
          <w:vertAlign w:val="subscript"/>
        </w:rPr>
        <w:t xml:space="preserve"> </w:t>
      </w:r>
      <w:r w:rsidR="00702A14">
        <w:t>is</w:t>
      </w:r>
      <w:proofErr w:type="gramEnd"/>
      <w:r w:rsidR="00702A14">
        <w:t xml:space="preserve"> the sum of the product of the maturity ogive and empirical weights of each individual</w:t>
      </w:r>
      <w:r w:rsidR="00D62A65">
        <w:t xml:space="preserve"> in that year,</w:t>
      </w:r>
      <w:r w:rsidR="00702A14">
        <w:t xml:space="preserve"> which is governed by a deterministic exponential length-weight relationship (</w:t>
      </w:r>
      <w:r w:rsidR="00702A14">
        <w:fldChar w:fldCharType="begin"/>
      </w:r>
      <w:r w:rsidR="00702A14">
        <w:instrText xml:space="preserve"> REF _Ref5176481 \h </w:instrText>
      </w:r>
      <w:r w:rsidR="0026543A">
        <w:instrText xml:space="preserve"> \* MERGEFORMAT </w:instrText>
      </w:r>
      <w:r w:rsidR="00702A14">
        <w:fldChar w:fldCharType="separate"/>
      </w:r>
      <w:r w:rsidR="00702A14">
        <w:t xml:space="preserve">Equation </w:t>
      </w:r>
      <w:r w:rsidR="00702A14">
        <w:rPr>
          <w:noProof/>
        </w:rPr>
        <w:t>3</w:t>
      </w:r>
      <w:r w:rsidR="00702A14">
        <w:fldChar w:fldCharType="end"/>
      </w:r>
      <w:r w:rsidR="00702A14">
        <w:t>). The parameters of this relationship were the same in 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143.68cm</w:t>
      </w:r>
      <w:r w:rsidR="003D0184">
        <w:t xml:space="preserve">, and the slope of the ogive at -0.1034. </w:t>
      </w:r>
    </w:p>
    <w:p w14:paraId="5D84636C" w14:textId="7AA628E9" w:rsidR="007C6A64" w:rsidRPr="00E7326A" w:rsidRDefault="00D22326" w:rsidP="0026543A">
      <w:pPr>
        <w:jc w:val="both"/>
        <w:rPr>
          <w:rFonts w:ascii="Cambria Math" w:hAnsi="Cambria Math"/>
        </w:rPr>
      </w:pPr>
      <w:r>
        <w:t>happens at a midway point</w:t>
      </w:r>
      <w:r w:rsidR="00125E74">
        <w:t xml:space="preserve">, and is subject to variation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p>
    <w:p w14:paraId="2830E1CF" w14:textId="28F188BE" w:rsidR="001F239F" w:rsidRPr="00E7326A" w:rsidRDefault="00350BEF"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r>
              <w:rPr>
                <w:rFonts w:ascii="Cambria Math" w:hAnsi="Cambria Math"/>
                <w:szCs w:val="24"/>
              </w:rPr>
              <m:t>(</m:t>
            </m:r>
            <m:r>
              <w:rPr>
                <w:rFonts w:ascii="Cambria Math" w:hAnsi="Cambria Math"/>
                <w:szCs w:val="24"/>
              </w:rPr>
              <m:t>-1.034</m:t>
            </m:r>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m:t>
                </m:r>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den>
        </m:f>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162700" w:rsidRPr="00E7326A">
        <w:rPr>
          <w:rFonts w:ascii="Cambria Math" w:hAnsi="Cambria Math"/>
          <w:noProof/>
          <w:szCs w:val="24"/>
        </w:rPr>
        <w:t>4</w:t>
      </w:r>
      <w:r w:rsidR="00162700" w:rsidRPr="00E7326A">
        <w:rPr>
          <w:rFonts w:ascii="Cambria Math" w:hAnsi="Cambria Math"/>
          <w:szCs w:val="24"/>
        </w:rPr>
        <w:fldChar w:fldCharType="end"/>
      </w:r>
    </w:p>
    <w:p w14:paraId="4D772C74" w14:textId="71A910D6" w:rsidR="00162700" w:rsidRPr="00E7326A" w:rsidRDefault="00702A14"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e>
              <m: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sub>
            </m:sSub>
          </m:e>
          <m:sup>
            <m:r>
              <w:rPr>
                <w:rFonts w:ascii="Cambria Math" w:hAnsi="Cambria Math"/>
                <w:szCs w:val="24"/>
              </w:rPr>
              <m:t>3.42</m:t>
            </m:r>
          </m:sup>
        </m:sSup>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162700" w:rsidRPr="00E7326A">
        <w:rPr>
          <w:rFonts w:ascii="Cambria Math" w:hAnsi="Cambria Math"/>
          <w:noProof/>
          <w:szCs w:val="24"/>
        </w:rPr>
        <w:t>5</w:t>
      </w:r>
      <w:r w:rsidR="00162700" w:rsidRPr="00E7326A">
        <w:rPr>
          <w:rFonts w:ascii="Cambria Math" w:hAnsi="Cambria Math"/>
          <w:szCs w:val="24"/>
        </w:rPr>
        <w:fldChar w:fldCharType="end"/>
      </w:r>
    </w:p>
    <w:commentRangeStart w:id="12"/>
    <w:commentRangeStart w:id="13"/>
    <w:p w14:paraId="58FCE005" w14:textId="598402A5" w:rsidR="00D22326" w:rsidRPr="00E7326A" w:rsidRDefault="00350BEF"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r>
                            <w:rPr>
                              <w:rFonts w:ascii="Cambria Math" w:hAnsi="Cambria Math"/>
                              <w:szCs w:val="24"/>
                            </w:rPr>
                            <m:t>,y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r>
                            <w:rPr>
                              <w:rFonts w:ascii="Cambria Math" w:hAnsi="Cambria Math"/>
                              <w:szCs w:val="24"/>
                            </w:rPr>
                            <m:t>y</m:t>
                          </m:r>
                        </m:sub>
                      </m:sSub>
                    </m:e>
                  </m:nary>
                </m:e>
                <m:e>
                  <m:r>
                    <w:rPr>
                      <w:rFonts w:ascii="Cambria Math" w:hAnsi="Cambria Math"/>
                      <w:szCs w:val="24"/>
                    </w:rPr>
                    <m:t>for y&gt;1</m:t>
                  </m:r>
                </m:e>
              </m:mr>
            </m:m>
          </m:e>
        </m:d>
      </m:oMath>
      <w:r w:rsidR="00162700" w:rsidRPr="00E7326A">
        <w:rPr>
          <w:rFonts w:ascii="Cambria Math" w:hAnsi="Cambria Math"/>
          <w:szCs w:val="24"/>
        </w:rPr>
        <w:tab/>
      </w:r>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162700" w:rsidRPr="00E7326A">
        <w:rPr>
          <w:rFonts w:ascii="Cambria Math" w:hAnsi="Cambria Math"/>
          <w:noProof/>
          <w:szCs w:val="24"/>
        </w:rPr>
        <w:t>6</w:t>
      </w:r>
      <w:r w:rsidR="00162700" w:rsidRPr="00E7326A">
        <w:rPr>
          <w:rFonts w:ascii="Cambria Math" w:hAnsi="Cambria Math"/>
          <w:szCs w:val="24"/>
        </w:rPr>
        <w:fldChar w:fldCharType="end"/>
      </w:r>
    </w:p>
    <w:p w14:paraId="6ACC49BB" w14:textId="6BCB7C8B" w:rsidR="00162700" w:rsidRPr="00E7326A" w:rsidRDefault="00162700"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Pr="00E7326A">
        <w:rPr>
          <w:rFonts w:ascii="Cambria Math" w:hAnsi="Cambria Math"/>
          <w:szCs w:val="24"/>
        </w:rPr>
        <w:tab/>
      </w:r>
      <w:r w:rsidR="0027343E" w:rsidRPr="00E7326A">
        <w:rPr>
          <w:rFonts w:ascii="Cambria Math" w:hAnsi="Cambria Math"/>
          <w:szCs w:val="24"/>
        </w:rPr>
        <w:tab/>
      </w:r>
      <w:r w:rsidR="003E1032" w:rsidRPr="00E7326A">
        <w:rPr>
          <w:rFonts w:ascii="Cambria Math" w:hAnsi="Cambria Math"/>
          <w:szCs w:val="24"/>
        </w:rPr>
        <w:t xml:space="preserve"> </w:t>
      </w:r>
      <w:r w:rsidRPr="00E7326A">
        <w:rPr>
          <w:rFonts w:ascii="Cambria Math" w:hAnsi="Cambria Math"/>
          <w:szCs w:val="24"/>
        </w:rPr>
        <w:t xml:space="preserve">App. Equation </w:t>
      </w:r>
      <w:r w:rsidRPr="00E7326A">
        <w:rPr>
          <w:rFonts w:ascii="Cambria Math" w:hAnsi="Cambria Math"/>
          <w:szCs w:val="24"/>
        </w:rPr>
        <w:fldChar w:fldCharType="begin"/>
      </w:r>
      <w:r w:rsidRPr="00E7326A">
        <w:rPr>
          <w:rFonts w:ascii="Cambria Math" w:hAnsi="Cambria Math"/>
          <w:szCs w:val="24"/>
        </w:rPr>
        <w:instrText xml:space="preserve"> SEQ App._Equation \* ARABIC </w:instrText>
      </w:r>
      <w:r w:rsidRPr="00E7326A">
        <w:rPr>
          <w:rFonts w:ascii="Cambria Math" w:hAnsi="Cambria Math"/>
          <w:szCs w:val="24"/>
        </w:rPr>
        <w:fldChar w:fldCharType="separate"/>
      </w:r>
      <w:r w:rsidRPr="00E7326A">
        <w:rPr>
          <w:rFonts w:ascii="Cambria Math" w:hAnsi="Cambria Math"/>
          <w:noProof/>
          <w:szCs w:val="24"/>
        </w:rPr>
        <w:t>7</w:t>
      </w:r>
      <w:r w:rsidRPr="00E7326A">
        <w:rPr>
          <w:rFonts w:ascii="Cambria Math" w:hAnsi="Cambria Math"/>
          <w:szCs w:val="24"/>
        </w:rPr>
        <w:fldChar w:fldCharType="end"/>
      </w:r>
      <m:oMath>
        <m:r>
          <w:rPr>
            <w:rFonts w:ascii="Cambria Math" w:hAnsi="Cambria Math"/>
            <w:szCs w:val="24"/>
          </w:rPr>
          <m:t xml:space="preserve"> </m:t>
        </m:r>
      </m:oMath>
    </w:p>
    <w:p w14:paraId="57EFB4D8" w14:textId="39645E68" w:rsidR="00A2616C" w:rsidRPr="00E7326A" w:rsidRDefault="00350BEF" w:rsidP="0026543A">
      <w:pPr>
        <w:pStyle w:val="Caption"/>
        <w:spacing w:line="360" w:lineRule="auto"/>
        <w:rPr>
          <w:rFonts w:ascii="Cambria Math" w:hAnsi="Cambria Math"/>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w:commentRangeEnd w:id="12"/>
        <m:r>
          <m:rPr>
            <m:sty m:val="p"/>
          </m:rPr>
          <w:rPr>
            <w:rStyle w:val="CommentReference"/>
            <w:rFonts w:ascii="Cambria Math" w:eastAsiaTheme="minorHAnsi" w:hAnsi="Cambria Math"/>
            <w:iCs w:val="0"/>
            <w:spacing w:val="0"/>
            <w:kern w:val="0"/>
            <w:sz w:val="24"/>
            <w:szCs w:val="24"/>
            <w:lang w:val="en-US"/>
          </w:rPr>
          <w:commentReference w:id="12"/>
        </m:r>
      </m:oMath>
      <w:commentRangeEnd w:id="13"/>
      <w:r w:rsidR="0027343E" w:rsidRPr="00E7326A">
        <w:rPr>
          <w:rFonts w:ascii="Cambria Math" w:hAnsi="Cambria Math"/>
          <w:szCs w:val="24"/>
        </w:rPr>
        <w:tab/>
      </w:r>
      <w:r w:rsidR="00162700" w:rsidRPr="00E7326A">
        <w:rPr>
          <w:rFonts w:ascii="Cambria Math" w:hAnsi="Cambria Math"/>
          <w:szCs w:val="24"/>
        </w:rPr>
        <w:t xml:space="preserve">App. Equation </w:t>
      </w:r>
      <w:r w:rsidR="00162700" w:rsidRPr="00E7326A">
        <w:rPr>
          <w:rFonts w:ascii="Cambria Math" w:hAnsi="Cambria Math"/>
          <w:szCs w:val="24"/>
        </w:rPr>
        <w:fldChar w:fldCharType="begin"/>
      </w:r>
      <w:r w:rsidR="00162700" w:rsidRPr="00E7326A">
        <w:rPr>
          <w:rFonts w:ascii="Cambria Math" w:hAnsi="Cambria Math"/>
          <w:szCs w:val="24"/>
        </w:rPr>
        <w:instrText xml:space="preserve"> SEQ App._Equation \* ARABIC </w:instrText>
      </w:r>
      <w:r w:rsidR="00162700" w:rsidRPr="00E7326A">
        <w:rPr>
          <w:rFonts w:ascii="Cambria Math" w:hAnsi="Cambria Math"/>
          <w:szCs w:val="24"/>
        </w:rPr>
        <w:fldChar w:fldCharType="separate"/>
      </w:r>
      <w:r w:rsidR="00162700" w:rsidRPr="00E7326A">
        <w:rPr>
          <w:rFonts w:ascii="Cambria Math" w:hAnsi="Cambria Math"/>
          <w:noProof/>
          <w:szCs w:val="24"/>
        </w:rPr>
        <w:t>8</w:t>
      </w:r>
      <w:r w:rsidR="00162700" w:rsidRPr="00E7326A">
        <w:rPr>
          <w:rFonts w:ascii="Cambria Math" w:hAnsi="Cambria Math"/>
          <w:szCs w:val="24"/>
        </w:rPr>
        <w:fldChar w:fldCharType="end"/>
      </w:r>
      <m:oMath>
        <m:r>
          <m:rPr>
            <m:sty m:val="p"/>
          </m:rPr>
          <w:rPr>
            <w:rStyle w:val="CommentReference"/>
            <w:rFonts w:ascii="Cambria Math" w:eastAsiaTheme="minorHAnsi" w:hAnsi="Cambria Math"/>
            <w:iCs w:val="0"/>
            <w:spacing w:val="0"/>
            <w:kern w:val="0"/>
            <w:sz w:val="24"/>
            <w:szCs w:val="24"/>
            <w:lang w:val="en-US"/>
          </w:rPr>
          <w:commentReference w:id="13"/>
        </m:r>
      </m:oMath>
    </w:p>
    <w:p w14:paraId="62A9F394" w14:textId="065595E2" w:rsidR="00E9779C" w:rsidRPr="004A00CA" w:rsidRDefault="002A37FF" w:rsidP="0026543A">
      <w:pPr>
        <w:pStyle w:val="Heading1"/>
        <w:rPr>
          <w:rFonts w:eastAsiaTheme="minorEastAsia"/>
        </w:rPr>
      </w:pPr>
      <w:bookmarkStart w:id="14"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4"/>
    </w:p>
    <w:p w14:paraId="55464E25" w14:textId="77777777" w:rsidR="0026543A" w:rsidRDefault="00E9779C" w:rsidP="0026543A">
      <w:pPr>
        <w:jc w:val="both"/>
        <w:sectPr w:rsidR="0026543A" w:rsidSect="00976DBF">
          <w:footerReference w:type="default" r:id="rId11"/>
          <w:pgSz w:w="12240" w:h="15840"/>
          <w:pgMar w:top="1440" w:right="1440" w:bottom="1440" w:left="1440" w:header="720" w:footer="720" w:gutter="0"/>
          <w:lnNumType w:countBy="1" w:restart="continuous"/>
          <w:cols w:space="720"/>
          <w:docGrid w:linePitch="360"/>
        </w:sectPr>
      </w:pPr>
      <w:r>
        <w:t>The simulation testing component required generation of datasets that comprised variation in fish size-at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900625">
        <w:t>three</w:t>
      </w:r>
      <w:r w:rsidR="00CA30EE">
        <w:t xml:space="preserve"> growth “regimes” (see </w:t>
      </w:r>
      <w:r w:rsidR="00CA30EE">
        <w:fldChar w:fldCharType="begin"/>
      </w:r>
      <w:r w:rsidR="00CA30EE">
        <w:instrText xml:space="preserve"> REF _Ref166034 \h </w:instrText>
      </w:r>
      <w:r w:rsidR="00F74C71">
        <w:instrText xml:space="preserve"> \* MERGEFORMAT </w:instrText>
      </w:r>
      <w:r w:rsidR="00CA30EE">
        <w:fldChar w:fldCharType="separate"/>
      </w:r>
      <w:r w:rsidR="00CA30EE">
        <w:t xml:space="preserve">Table </w:t>
      </w:r>
      <w:r w:rsidR="00CA30EE">
        <w:rPr>
          <w:noProof/>
        </w:rPr>
        <w:t>1</w:t>
      </w:r>
      <w:r w:rsidR="00CA30EE">
        <w:fldChar w:fldCharType="end"/>
      </w:r>
      <w:r w:rsidR="00CA30EE">
        <w:t xml:space="preserve">). </w:t>
      </w:r>
      <w:r w:rsidR="00900625">
        <w:t xml:space="preserve">Parameters for Regime 1 are similar to Pacific billfish; values for Regimes 2 and 3 were chosen to present either high or low contrast (respectively) in the size at maximum age compared to Regime 1. Other parameters were held constant across regimes. Spatial scenarios tested are described in the main manuscript, Table 1. </w:t>
      </w:r>
      <w:r w:rsidR="00900625">
        <w:rPr>
          <w:rFonts w:eastAsiaTheme="minorEastAsia"/>
        </w:rPr>
        <w:t xml:space="preserve">In all except the final (break-at-edge) and non-spatial scenarios, the latitude and longitude of fish grown under Regime 1 are </w:t>
      </w:r>
      <w:r w:rsidR="00900625">
        <w:t xml:space="preserve">sampled independently and at random from a uniform distribution between 0° and 25°; for simulations with spatial variation, fish grown under Regimes 2 </w:t>
      </w:r>
      <w:r w:rsidR="00900625">
        <w:lastRenderedPageBreak/>
        <w:t xml:space="preserve">and 3 have </w:t>
      </w:r>
      <w:r w:rsidR="00900625">
        <w:rPr>
          <w:rFonts w:eastAsiaTheme="minorEastAsia"/>
        </w:rPr>
        <w:t xml:space="preserve">latitude and longitude </w:t>
      </w:r>
      <w:r w:rsidR="00900625">
        <w:t xml:space="preserve">sampled the same way from 25° to 50°. In the final scenario, fish simulated under life history Regime 1 </w:t>
      </w:r>
      <w:r w:rsidR="00900625">
        <w:rPr>
          <w:rFonts w:eastAsiaTheme="minorEastAsia"/>
        </w:rPr>
        <w:t xml:space="preserve">are assigned latitudes and longitudes </w:t>
      </w:r>
      <w:r w:rsidR="00900625">
        <w:t>sampled independently and at random from a uniform distribution from 1° to 49°, and those simulated under Regime 2 have coordinates sampled similarly with both latitude and longitude bounded from 49° to 50°.</w:t>
      </w:r>
    </w:p>
    <w:p w14:paraId="54D75E3F" w14:textId="77777777" w:rsidR="009E53D5" w:rsidRDefault="009E53D5" w:rsidP="0026543A">
      <w:pPr>
        <w:jc w:val="center"/>
      </w:pPr>
      <w:bookmarkStart w:id="15" w:name="_Hlk2063726"/>
      <w:commentRangeStart w:id="16"/>
      <w:r>
        <w:rPr>
          <w:noProof/>
        </w:rPr>
        <w:lastRenderedPageBreak/>
        <w:drawing>
          <wp:inline distT="0" distB="0" distL="0" distR="0" wp14:anchorId="556EEC7C" wp14:editId="1B7333F4">
            <wp:extent cx="6288411" cy="457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8411" cy="4573390"/>
                    </a:xfrm>
                    <a:prstGeom prst="rect">
                      <a:avLst/>
                    </a:prstGeom>
                  </pic:spPr>
                </pic:pic>
              </a:graphicData>
            </a:graphic>
          </wp:inline>
        </w:drawing>
      </w:r>
      <w:commentRangeEnd w:id="16"/>
      <w:r>
        <w:rPr>
          <w:rStyle w:val="CommentReference"/>
          <w:rFonts w:eastAsiaTheme="minorHAnsi"/>
          <w:spacing w:val="0"/>
          <w:kern w:val="0"/>
        </w:rPr>
        <w:commentReference w:id="16"/>
      </w:r>
    </w:p>
    <w:p w14:paraId="65478435" w14:textId="77777777" w:rsidR="009E53D5" w:rsidRDefault="009E53D5" w:rsidP="0026543A"/>
    <w:p w14:paraId="03A7BF9F" w14:textId="36F3CC18" w:rsidR="009E53D5" w:rsidRDefault="00907471" w:rsidP="0026543A">
      <w:pPr>
        <w:pStyle w:val="Caption"/>
        <w:spacing w:line="360" w:lineRule="auto"/>
        <w:sectPr w:rsidR="009E53D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914492">
        <w:rPr>
          <w:noProof/>
        </w:rPr>
        <w:t>1</w:t>
      </w:r>
      <w:r>
        <w:fldChar w:fldCharType="end"/>
      </w:r>
      <w:r w:rsidR="009E53D5">
        <w:t xml:space="preserve">. Example single dataset for each tested spatial scenario presented in </w:t>
      </w:r>
      <w:r w:rsidR="009E53D5">
        <w:fldChar w:fldCharType="begin"/>
      </w:r>
      <w:r w:rsidR="009E53D5">
        <w:instrText xml:space="preserve"> REF _Ref872431 \h </w:instrText>
      </w:r>
      <w:r w:rsidR="0026543A">
        <w:instrText xml:space="preserve"> \* MERGEFORMAT </w:instrText>
      </w:r>
      <w:r w:rsidR="009E53D5">
        <w:fldChar w:fldCharType="separate"/>
      </w:r>
      <w:r w:rsidR="009E53D5">
        <w:t xml:space="preserve">Table </w:t>
      </w:r>
      <w:r w:rsidR="009E53D5">
        <w:rPr>
          <w:noProof/>
        </w:rPr>
        <w:t>1</w:t>
      </w:r>
      <w:r w:rsidR="009E53D5">
        <w:fldChar w:fldCharType="end"/>
      </w:r>
      <w:r w:rsidR="009E53D5">
        <w:t xml:space="preserve">, main </w:t>
      </w:r>
      <w:proofErr w:type="gramStart"/>
      <w:r w:rsidR="009E53D5">
        <w:t>manuscript..</w:t>
      </w:r>
      <w:proofErr w:type="gramEnd"/>
      <w:r w:rsidR="009E53D5">
        <w:t xml:space="preserve"> For each scenario, points represent the length and location of a single simulated fish of age six</w:t>
      </w:r>
      <w:r w:rsidR="005D13C2">
        <w:t>, with the size of the individual fish indicated by the radius of the circle</w:t>
      </w:r>
      <w:r w:rsidR="009E53D5">
        <w:t xml:space="preserve">. Fish locations (latitudes and longitudes) were sampled from a uniform distribution of the boundaries indicated in </w:t>
      </w:r>
      <w:r w:rsidR="005D13C2">
        <w:t>above text</w:t>
      </w:r>
      <w:r w:rsidR="009E53D5">
        <w:t xml:space="preserve">. Text labels indicate the number of individual </w:t>
      </w:r>
      <w:proofErr w:type="gramStart"/>
      <w:r w:rsidR="009E53D5">
        <w:t>fish</w:t>
      </w:r>
      <w:proofErr w:type="gramEnd"/>
      <w:r w:rsidR="009E53D5">
        <w:t xml:space="preserve"> in the sample.</w:t>
      </w:r>
    </w:p>
    <w:bookmarkEnd w:id="15"/>
    <w:p w14:paraId="7C66F253" w14:textId="1FF1DF94" w:rsidR="00900625" w:rsidRDefault="00900625" w:rsidP="0026543A">
      <w:pPr>
        <w:jc w:val="both"/>
      </w:pPr>
    </w:p>
    <w:p w14:paraId="23F2198D" w14:textId="77777777" w:rsidR="005A41F0" w:rsidRDefault="005A41F0" w:rsidP="0026543A">
      <w:pPr>
        <w:jc w:val="both"/>
      </w:pPr>
      <w:commentRangeStart w:id="17"/>
      <w:r>
        <w:rPr>
          <w:noProof/>
        </w:rPr>
        <w:drawing>
          <wp:inline distT="0" distB="0" distL="0" distR="0" wp14:anchorId="539C272C" wp14:editId="3CEB7A98">
            <wp:extent cx="5943600" cy="4457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commentRangeEnd w:id="17"/>
      <w:r w:rsidR="00E528C1">
        <w:rPr>
          <w:rStyle w:val="CommentReference"/>
          <w:rFonts w:eastAsiaTheme="minorHAnsi"/>
          <w:spacing w:val="0"/>
          <w:kern w:val="0"/>
        </w:rPr>
        <w:commentReference w:id="17"/>
      </w:r>
    </w:p>
    <w:p w14:paraId="28B845C1" w14:textId="77777777" w:rsidR="005A41F0" w:rsidRDefault="005A41F0" w:rsidP="0026543A">
      <w:pPr>
        <w:jc w:val="both"/>
      </w:pPr>
    </w:p>
    <w:p w14:paraId="49A074EE" w14:textId="4A289D2E" w:rsidR="005A41F0" w:rsidRDefault="000B005F" w:rsidP="0026543A">
      <w:pPr>
        <w:pStyle w:val="Caption"/>
        <w:spacing w:line="360" w:lineRule="auto"/>
        <w:sectPr w:rsidR="005A41F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914492">
        <w:rPr>
          <w:noProof/>
        </w:rPr>
        <w:t>2</w:t>
      </w:r>
      <w:r>
        <w:fldChar w:fldCharType="end"/>
      </w:r>
      <w:r>
        <w:t xml:space="preserve">. Example growth trajectories from simulated populations. Each circle represents a simulated individual fish’s length and age; colors correspond to the growth regime (i.e., growth curve) under which that fish was generated. </w:t>
      </w:r>
    </w:p>
    <w:p w14:paraId="1D1AFA93" w14:textId="0D4FCE0D" w:rsidR="005A41F0" w:rsidRDefault="005A41F0" w:rsidP="0026543A">
      <w:pPr>
        <w:jc w:val="both"/>
      </w:pPr>
    </w:p>
    <w:p w14:paraId="60AAAF57" w14:textId="44338457" w:rsidR="00041698" w:rsidRPr="001F239F" w:rsidRDefault="00041698" w:rsidP="0026543A">
      <w:pPr>
        <w:pStyle w:val="Caption"/>
        <w:spacing w:line="360" w:lineRule="auto"/>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rsidP="0026543A">
            <w:pPr>
              <w:pStyle w:val="Caption"/>
              <w:spacing w:line="360" w:lineRule="auto"/>
            </w:pPr>
            <w:r>
              <w:t>Module</w:t>
            </w:r>
          </w:p>
        </w:tc>
        <w:tc>
          <w:tcPr>
            <w:tcW w:w="1448" w:type="dxa"/>
          </w:tcPr>
          <w:p w14:paraId="271B7F89" w14:textId="44D8C228" w:rsidR="00041698" w:rsidRDefault="00041698" w:rsidP="0026543A">
            <w:pPr>
              <w:pStyle w:val="Caption"/>
              <w:spacing w:line="360" w:lineRule="auto"/>
            </w:pPr>
            <w:r>
              <w:t>Parameter</w:t>
            </w:r>
          </w:p>
        </w:tc>
        <w:tc>
          <w:tcPr>
            <w:tcW w:w="3434" w:type="dxa"/>
          </w:tcPr>
          <w:p w14:paraId="64F866EF" w14:textId="737275AE" w:rsidR="00041698" w:rsidRDefault="00041698" w:rsidP="0026543A">
            <w:pPr>
              <w:pStyle w:val="Caption"/>
              <w:spacing w:line="360" w:lineRule="auto"/>
            </w:pPr>
            <w:r>
              <w:t>Definition</w:t>
            </w:r>
          </w:p>
        </w:tc>
        <w:tc>
          <w:tcPr>
            <w:tcW w:w="2321" w:type="dxa"/>
          </w:tcPr>
          <w:p w14:paraId="2891D98F" w14:textId="5BB4DA9C" w:rsidR="00041698" w:rsidRDefault="00041698" w:rsidP="0026543A">
            <w:pPr>
              <w:pStyle w:val="Caption"/>
              <w:spacing w:line="360" w:lineRule="auto"/>
            </w:pPr>
            <w:r>
              <w:t>Value</w:t>
            </w:r>
          </w:p>
        </w:tc>
      </w:tr>
      <w:tr w:rsidR="00041698" w14:paraId="120A5760" w14:textId="77777777" w:rsidTr="00041698">
        <w:tc>
          <w:tcPr>
            <w:tcW w:w="2147" w:type="dxa"/>
          </w:tcPr>
          <w:p w14:paraId="757F8E2C" w14:textId="4229A2DF" w:rsidR="00041698" w:rsidRDefault="002E43FF" w:rsidP="0026543A">
            <w:pPr>
              <w:pStyle w:val="Caption"/>
              <w:spacing w:line="360" w:lineRule="auto"/>
            </w:pPr>
            <w:r>
              <w:t>Growth</w:t>
            </w:r>
          </w:p>
        </w:tc>
        <w:tc>
          <w:tcPr>
            <w:tcW w:w="1448" w:type="dxa"/>
          </w:tcPr>
          <w:p w14:paraId="6F461E8B" w14:textId="62EECE63" w:rsidR="00041698" w:rsidRDefault="00EE13F1" w:rsidP="0026543A">
            <w:pPr>
              <w:pStyle w:val="Caption"/>
              <w:spacing w:line="360"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7801CE57" w:rsidR="00041698" w:rsidRDefault="00041698" w:rsidP="0026543A">
            <w:pPr>
              <w:pStyle w:val="Caption"/>
              <w:spacing w:line="360" w:lineRule="auto"/>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t>(cm)</w:t>
            </w:r>
          </w:p>
        </w:tc>
        <w:tc>
          <w:tcPr>
            <w:tcW w:w="2321" w:type="dxa"/>
          </w:tcPr>
          <w:p w14:paraId="21503E44" w14:textId="73202E81" w:rsidR="002E43FF" w:rsidRDefault="002E43FF" w:rsidP="0026543A">
            <w:pPr>
              <w:pStyle w:val="Caption"/>
              <w:spacing w:line="360" w:lineRule="auto"/>
            </w:pPr>
            <w:commentRangeStart w:id="18"/>
            <w:commentRangeStart w:id="19"/>
            <w:r>
              <w:t>62</w:t>
            </w:r>
            <w:commentRangeEnd w:id="18"/>
            <w:r w:rsidR="008663D8">
              <w:rPr>
                <w:rStyle w:val="CommentReference"/>
                <w:rFonts w:eastAsiaTheme="minorHAnsi"/>
                <w:iCs w:val="0"/>
                <w:spacing w:val="0"/>
                <w:kern w:val="0"/>
                <w:lang w:val="en-US"/>
              </w:rPr>
              <w:commentReference w:id="18"/>
            </w:r>
            <w:commentRangeEnd w:id="19"/>
            <w:r w:rsidR="001E319E">
              <w:rPr>
                <w:rStyle w:val="CommentReference"/>
                <w:rFonts w:eastAsiaTheme="minorHAnsi"/>
                <w:iCs w:val="0"/>
                <w:spacing w:val="0"/>
                <w:kern w:val="0"/>
                <w:lang w:val="en-US"/>
              </w:rPr>
              <w:commentReference w:id="19"/>
            </w:r>
            <w:r>
              <w:t>.7 (Regime</w:t>
            </w:r>
            <w:r w:rsidR="00514264">
              <w:t>s</w:t>
            </w:r>
            <w:r>
              <w:t xml:space="preserve"> 1</w:t>
            </w:r>
            <w:r w:rsidR="00514264">
              <w:t>, 3</w:t>
            </w:r>
            <w:r>
              <w:t>)</w:t>
            </w:r>
          </w:p>
          <w:p w14:paraId="7C883FF3" w14:textId="1B9AEBAE" w:rsidR="00041698" w:rsidRDefault="002E43FF" w:rsidP="0026543A">
            <w:pPr>
              <w:pStyle w:val="Caption"/>
              <w:spacing w:line="360" w:lineRule="auto"/>
            </w:pPr>
            <w:r>
              <w:t>50 (Regime 2)</w:t>
            </w:r>
          </w:p>
        </w:tc>
      </w:tr>
      <w:tr w:rsidR="00FC654D" w14:paraId="58B9506D" w14:textId="77777777" w:rsidTr="00041698">
        <w:tc>
          <w:tcPr>
            <w:tcW w:w="2147" w:type="dxa"/>
          </w:tcPr>
          <w:p w14:paraId="6C1BC99F" w14:textId="6F6180CB" w:rsidR="00FC654D" w:rsidRDefault="00FC654D" w:rsidP="0026543A">
            <w:pPr>
              <w:pStyle w:val="Caption"/>
              <w:spacing w:line="360" w:lineRule="auto"/>
            </w:pPr>
            <w:r w:rsidRPr="00CA166C">
              <w:t>Growth</w:t>
            </w:r>
          </w:p>
        </w:tc>
        <w:tc>
          <w:tcPr>
            <w:tcW w:w="1448" w:type="dxa"/>
          </w:tcPr>
          <w:p w14:paraId="0112C783" w14:textId="5BAF3B2A" w:rsidR="00FC654D" w:rsidRDefault="00EE13F1" w:rsidP="0026543A">
            <w:pPr>
              <w:pStyle w:val="Caption"/>
              <w:spacing w:line="360"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20A1EA59" w:rsidR="00FC654D" w:rsidRDefault="00FC654D" w:rsidP="0026543A">
            <w:pPr>
              <w:pStyle w:val="Caption"/>
              <w:spacing w:line="360" w:lineRule="auto"/>
            </w:pPr>
            <w:r>
              <w:t xml:space="preserve">Size 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t>(cm)</w:t>
            </w:r>
          </w:p>
        </w:tc>
        <w:tc>
          <w:tcPr>
            <w:tcW w:w="2321" w:type="dxa"/>
          </w:tcPr>
          <w:p w14:paraId="460B5A5D" w14:textId="72094792" w:rsidR="00FC654D" w:rsidRDefault="00FC654D" w:rsidP="0026543A">
            <w:pPr>
              <w:pStyle w:val="Caption"/>
              <w:spacing w:line="360" w:lineRule="auto"/>
            </w:pPr>
            <w:r>
              <w:t>216.7 (Regime 1)</w:t>
            </w:r>
          </w:p>
          <w:p w14:paraId="368A4C42" w14:textId="77777777" w:rsidR="00FC654D" w:rsidRDefault="00FC654D" w:rsidP="0026543A">
            <w:pPr>
              <w:pStyle w:val="Caption"/>
              <w:spacing w:line="360" w:lineRule="auto"/>
            </w:pPr>
            <w:r>
              <w:t>350 (Regime 2)</w:t>
            </w:r>
          </w:p>
          <w:p w14:paraId="6D07A106" w14:textId="612AD4B5" w:rsidR="00514264" w:rsidRPr="00514264" w:rsidRDefault="00514264" w:rsidP="0026543A">
            <w:pPr>
              <w:rPr>
                <w:lang w:val="en"/>
              </w:rPr>
            </w:pPr>
            <w:r>
              <w:rPr>
                <w:lang w:val="en"/>
              </w:rPr>
              <w:t>248 (Regime 3)</w:t>
            </w:r>
          </w:p>
        </w:tc>
      </w:tr>
      <w:tr w:rsidR="00FC654D" w14:paraId="5DE7E828" w14:textId="77777777" w:rsidTr="00041698">
        <w:tc>
          <w:tcPr>
            <w:tcW w:w="2147" w:type="dxa"/>
          </w:tcPr>
          <w:p w14:paraId="1693D70D" w14:textId="0A96E6B5" w:rsidR="00FC654D" w:rsidRDefault="00FC654D" w:rsidP="0026543A">
            <w:pPr>
              <w:pStyle w:val="Caption"/>
              <w:spacing w:line="360" w:lineRule="auto"/>
            </w:pPr>
            <w:r w:rsidRPr="00CA166C">
              <w:t>Growth</w:t>
            </w:r>
          </w:p>
        </w:tc>
        <w:tc>
          <w:tcPr>
            <w:tcW w:w="1448" w:type="dxa"/>
          </w:tcPr>
          <w:p w14:paraId="40ADBAC1" w14:textId="49C9A701" w:rsidR="00FC654D" w:rsidRDefault="008951FE" w:rsidP="0026543A">
            <w:pPr>
              <w:pStyle w:val="Caption"/>
              <w:spacing w:line="360" w:lineRule="auto"/>
              <w:jc w:val="center"/>
            </w:pPr>
            <w:r>
              <w:t>k</w:t>
            </w:r>
          </w:p>
        </w:tc>
        <w:tc>
          <w:tcPr>
            <w:tcW w:w="3434" w:type="dxa"/>
          </w:tcPr>
          <w:p w14:paraId="63E25E52" w14:textId="0857C746" w:rsidR="00FC654D" w:rsidRDefault="00A878C2" w:rsidP="0026543A">
            <w:pPr>
              <w:pStyle w:val="Caption"/>
              <w:spacing w:line="360" w:lineRule="auto"/>
            </w:pPr>
            <w:r>
              <w:t>Growth coefficient</w:t>
            </w:r>
          </w:p>
        </w:tc>
        <w:tc>
          <w:tcPr>
            <w:tcW w:w="2321" w:type="dxa"/>
          </w:tcPr>
          <w:p w14:paraId="71CB33B8" w14:textId="77777777" w:rsidR="00FC654D" w:rsidRDefault="00FC654D" w:rsidP="0026543A">
            <w:pPr>
              <w:pStyle w:val="Caption"/>
              <w:spacing w:line="360" w:lineRule="auto"/>
            </w:pPr>
            <w:r>
              <w:t>0.258 (Regime 1)</w:t>
            </w:r>
          </w:p>
          <w:p w14:paraId="29EC1C13" w14:textId="77777777" w:rsidR="00FC654D" w:rsidRDefault="00FC654D" w:rsidP="0026543A">
            <w:pPr>
              <w:rPr>
                <w:lang w:val="en"/>
              </w:rPr>
            </w:pPr>
            <w:r>
              <w:rPr>
                <w:lang w:val="en"/>
              </w:rPr>
              <w:t>0.45 (Regime 2)</w:t>
            </w:r>
          </w:p>
          <w:p w14:paraId="7E495251" w14:textId="175A7AF6" w:rsidR="00AE1859" w:rsidRPr="002E43FF" w:rsidRDefault="00AE1859" w:rsidP="0026543A">
            <w:pPr>
              <w:rPr>
                <w:lang w:val="en"/>
              </w:rPr>
            </w:pPr>
            <w:r>
              <w:rPr>
                <w:lang w:val="en"/>
              </w:rPr>
              <w:t>0.3 (Regime 3)</w:t>
            </w:r>
          </w:p>
        </w:tc>
      </w:tr>
      <w:tr w:rsidR="00FC654D" w14:paraId="69CD597C" w14:textId="77777777" w:rsidTr="00041698">
        <w:tc>
          <w:tcPr>
            <w:tcW w:w="2147" w:type="dxa"/>
          </w:tcPr>
          <w:p w14:paraId="2476EBA8" w14:textId="5A1D6413" w:rsidR="00FC654D" w:rsidRDefault="00FC654D" w:rsidP="0026543A">
            <w:pPr>
              <w:pStyle w:val="Caption"/>
              <w:spacing w:line="360" w:lineRule="auto"/>
            </w:pPr>
            <w:r w:rsidRPr="00CA166C">
              <w:t>Growth</w:t>
            </w:r>
          </w:p>
        </w:tc>
        <w:bookmarkStart w:id="20" w:name="_Hlk5259652"/>
        <w:tc>
          <w:tcPr>
            <w:tcW w:w="1448" w:type="dxa"/>
          </w:tcPr>
          <w:p w14:paraId="013B473B" w14:textId="23F468FF" w:rsidR="00FC654D" w:rsidRDefault="00660368" w:rsidP="0026543A">
            <w:pPr>
              <w:pStyle w:val="Caption"/>
              <w:spacing w:line="360"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20"/>
          </w:p>
        </w:tc>
        <w:tc>
          <w:tcPr>
            <w:tcW w:w="3434" w:type="dxa"/>
          </w:tcPr>
          <w:p w14:paraId="5A284294" w14:textId="0FEE141B" w:rsidR="00FC654D" w:rsidRDefault="00FC654D" w:rsidP="0026543A">
            <w:pPr>
              <w:pStyle w:val="Caption"/>
              <w:spacing w:line="360" w:lineRule="auto"/>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rsidP="0026543A">
            <w:pPr>
              <w:pStyle w:val="Caption"/>
              <w:spacing w:line="360" w:lineRule="auto"/>
            </w:pPr>
            <w:r>
              <w:t>0</w:t>
            </w:r>
          </w:p>
        </w:tc>
      </w:tr>
      <w:tr w:rsidR="00FC654D" w14:paraId="55182102" w14:textId="77777777" w:rsidTr="00041698">
        <w:tc>
          <w:tcPr>
            <w:tcW w:w="2147" w:type="dxa"/>
          </w:tcPr>
          <w:p w14:paraId="7DF5E123" w14:textId="34952131" w:rsidR="00FC654D" w:rsidRDefault="00FC654D" w:rsidP="0026543A">
            <w:pPr>
              <w:pStyle w:val="Caption"/>
              <w:spacing w:line="360" w:lineRule="auto"/>
            </w:pPr>
            <w:r w:rsidRPr="00CA166C">
              <w:t>Growth</w:t>
            </w:r>
          </w:p>
        </w:tc>
        <w:tc>
          <w:tcPr>
            <w:tcW w:w="1448" w:type="dxa"/>
          </w:tcPr>
          <w:p w14:paraId="5CCB04C2" w14:textId="206B4C70" w:rsidR="00FC654D" w:rsidRDefault="00660368" w:rsidP="0026543A">
            <w:pPr>
              <w:pStyle w:val="Caption"/>
              <w:spacing w:line="360"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rsidP="0026543A">
            <w:pPr>
              <w:pStyle w:val="Caption"/>
              <w:spacing w:line="360" w:lineRule="auto"/>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rsidP="0026543A">
            <w:pPr>
              <w:pStyle w:val="Caption"/>
              <w:spacing w:line="360" w:lineRule="auto"/>
            </w:pPr>
            <w:r>
              <w:t>15</w:t>
            </w:r>
          </w:p>
        </w:tc>
      </w:tr>
      <w:tr w:rsidR="00FC654D" w14:paraId="7719466A" w14:textId="77777777" w:rsidTr="00041698">
        <w:tc>
          <w:tcPr>
            <w:tcW w:w="2147" w:type="dxa"/>
          </w:tcPr>
          <w:p w14:paraId="5C234F4A" w14:textId="58272B0B" w:rsidR="00FC654D" w:rsidRDefault="00FC654D" w:rsidP="0026543A">
            <w:pPr>
              <w:pStyle w:val="Caption"/>
              <w:spacing w:line="360" w:lineRule="auto"/>
            </w:pPr>
            <w:r w:rsidRPr="00CA166C">
              <w:t>Growth</w:t>
            </w:r>
          </w:p>
        </w:tc>
        <w:tc>
          <w:tcPr>
            <w:tcW w:w="1448" w:type="dxa"/>
          </w:tcPr>
          <w:p w14:paraId="51A5A3CC" w14:textId="6A457055" w:rsidR="00FC654D" w:rsidRPr="00041698" w:rsidRDefault="00350BEF" w:rsidP="0026543A">
            <w:pPr>
              <w:pStyle w:val="Caption"/>
              <w:spacing w:line="360" w:lineRule="auto"/>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rsidP="0026543A">
            <w:pPr>
              <w:pStyle w:val="Caption"/>
              <w:spacing w:line="360" w:lineRule="auto"/>
            </w:pPr>
            <w:r>
              <w:t>Lognormal growth error term</w:t>
            </w:r>
          </w:p>
        </w:tc>
        <w:tc>
          <w:tcPr>
            <w:tcW w:w="2321" w:type="dxa"/>
          </w:tcPr>
          <w:p w14:paraId="6D0F1804" w14:textId="3A8E7984" w:rsidR="00FC654D" w:rsidRDefault="00FC654D" w:rsidP="0026543A">
            <w:pPr>
              <w:pStyle w:val="Caption"/>
              <w:spacing w:line="360" w:lineRule="auto"/>
            </w:pPr>
            <w:r>
              <w:t>0.025</w:t>
            </w:r>
          </w:p>
        </w:tc>
      </w:tr>
      <w:tr w:rsidR="00FC654D" w14:paraId="580E54D4" w14:textId="77777777" w:rsidTr="00041698">
        <w:tc>
          <w:tcPr>
            <w:tcW w:w="2147" w:type="dxa"/>
          </w:tcPr>
          <w:p w14:paraId="6B13DD81" w14:textId="71AB2174" w:rsidR="00FC654D" w:rsidRDefault="00FC654D" w:rsidP="0026543A">
            <w:pPr>
              <w:pStyle w:val="Caption"/>
              <w:spacing w:line="360" w:lineRule="auto"/>
            </w:pPr>
            <w:r w:rsidRPr="00CA166C">
              <w:t>Growth</w:t>
            </w:r>
          </w:p>
        </w:tc>
        <w:tc>
          <w:tcPr>
            <w:tcW w:w="1448" w:type="dxa"/>
          </w:tcPr>
          <w:p w14:paraId="74258F01" w14:textId="38D922DB" w:rsidR="00FC654D" w:rsidRPr="00A875F3" w:rsidRDefault="00FC654D" w:rsidP="0026543A">
            <w:pPr>
              <w:pStyle w:val="Caption"/>
              <w:spacing w:line="360" w:lineRule="auto"/>
              <w:jc w:val="center"/>
              <w:rPr>
                <w:i/>
              </w:rPr>
            </w:pPr>
            <w:r w:rsidRPr="00A875F3">
              <w:rPr>
                <w:i/>
              </w:rPr>
              <w:t>a</w:t>
            </w:r>
          </w:p>
        </w:tc>
        <w:tc>
          <w:tcPr>
            <w:tcW w:w="3434" w:type="dxa"/>
          </w:tcPr>
          <w:p w14:paraId="5FEBFDFE" w14:textId="08EAC72F" w:rsidR="00FC654D" w:rsidRDefault="00FC654D" w:rsidP="0026543A">
            <w:pPr>
              <w:pStyle w:val="Caption"/>
              <w:spacing w:line="360" w:lineRule="auto"/>
            </w:pPr>
            <w:r>
              <w:t>Multiplier of length-weight function</w:t>
            </w:r>
          </w:p>
        </w:tc>
        <w:tc>
          <w:tcPr>
            <w:tcW w:w="2321" w:type="dxa"/>
          </w:tcPr>
          <w:p w14:paraId="7B7BD103" w14:textId="2C27850F" w:rsidR="00FC654D" w:rsidRDefault="00FC654D" w:rsidP="0026543A">
            <w:pPr>
              <w:pStyle w:val="Caption"/>
              <w:spacing w:line="360" w:lineRule="auto"/>
            </w:pPr>
            <w:r>
              <w:t>1.35e-6</w:t>
            </w:r>
          </w:p>
        </w:tc>
      </w:tr>
      <w:tr w:rsidR="00FC654D" w14:paraId="2CBD73EB" w14:textId="77777777" w:rsidTr="00041698">
        <w:tc>
          <w:tcPr>
            <w:tcW w:w="2147" w:type="dxa"/>
          </w:tcPr>
          <w:p w14:paraId="0486BD2F" w14:textId="4D2F64E3" w:rsidR="00FC654D" w:rsidRDefault="00FC654D" w:rsidP="0026543A">
            <w:pPr>
              <w:pStyle w:val="Caption"/>
              <w:spacing w:line="360" w:lineRule="auto"/>
            </w:pPr>
            <w:r w:rsidRPr="00CA166C">
              <w:t>Growth</w:t>
            </w:r>
          </w:p>
        </w:tc>
        <w:tc>
          <w:tcPr>
            <w:tcW w:w="1448" w:type="dxa"/>
          </w:tcPr>
          <w:p w14:paraId="4014715E" w14:textId="7D1AFD3A" w:rsidR="00FC654D" w:rsidRPr="00A875F3" w:rsidRDefault="00FC654D" w:rsidP="0026543A">
            <w:pPr>
              <w:pStyle w:val="Caption"/>
              <w:spacing w:line="360" w:lineRule="auto"/>
              <w:jc w:val="center"/>
              <w:rPr>
                <w:i/>
              </w:rPr>
            </w:pPr>
            <w:r w:rsidRPr="00A875F3">
              <w:rPr>
                <w:i/>
              </w:rPr>
              <w:t>b</w:t>
            </w:r>
          </w:p>
        </w:tc>
        <w:tc>
          <w:tcPr>
            <w:tcW w:w="3434" w:type="dxa"/>
          </w:tcPr>
          <w:p w14:paraId="6B4DECF3" w14:textId="44A2C5A3" w:rsidR="00FC654D" w:rsidRDefault="00FC654D" w:rsidP="0026543A">
            <w:pPr>
              <w:pStyle w:val="Caption"/>
              <w:spacing w:line="360" w:lineRule="auto"/>
            </w:pPr>
            <w:r>
              <w:t>Exponent of length-weight function</w:t>
            </w:r>
          </w:p>
        </w:tc>
        <w:tc>
          <w:tcPr>
            <w:tcW w:w="2321" w:type="dxa"/>
          </w:tcPr>
          <w:p w14:paraId="27882342" w14:textId="7D080468" w:rsidR="00FC654D" w:rsidRDefault="00FC654D" w:rsidP="0026543A">
            <w:pPr>
              <w:pStyle w:val="Caption"/>
              <w:spacing w:line="360" w:lineRule="auto"/>
            </w:pPr>
            <w:r>
              <w:t>3.427</w:t>
            </w:r>
          </w:p>
        </w:tc>
      </w:tr>
      <w:tr w:rsidR="00FC654D" w14:paraId="59D8B8DA" w14:textId="77777777" w:rsidTr="00041698">
        <w:tc>
          <w:tcPr>
            <w:tcW w:w="2147" w:type="dxa"/>
          </w:tcPr>
          <w:p w14:paraId="7F30E0EA" w14:textId="79D916F5" w:rsidR="00FC654D" w:rsidRDefault="00FC654D" w:rsidP="0026543A">
            <w:pPr>
              <w:pStyle w:val="Caption"/>
              <w:spacing w:line="360" w:lineRule="auto"/>
            </w:pPr>
            <w:r w:rsidRPr="003B380D">
              <w:t>Survival</w:t>
            </w:r>
          </w:p>
        </w:tc>
        <w:tc>
          <w:tcPr>
            <w:tcW w:w="1448" w:type="dxa"/>
          </w:tcPr>
          <w:p w14:paraId="11315E7B" w14:textId="478A1F28" w:rsidR="00FC654D" w:rsidRDefault="00FC654D" w:rsidP="0026543A">
            <w:pPr>
              <w:pStyle w:val="Caption"/>
              <w:spacing w:line="360" w:lineRule="auto"/>
              <w:jc w:val="center"/>
              <w:rPr>
                <w:i/>
              </w:rPr>
            </w:pPr>
            <w:r>
              <w:rPr>
                <w:i/>
              </w:rPr>
              <w:t>M</w:t>
            </w:r>
          </w:p>
        </w:tc>
        <w:tc>
          <w:tcPr>
            <w:tcW w:w="3434" w:type="dxa"/>
          </w:tcPr>
          <w:p w14:paraId="2E0256B2" w14:textId="1C24AE5A" w:rsidR="00FC654D" w:rsidRDefault="00FC654D" w:rsidP="0026543A">
            <w:pPr>
              <w:pStyle w:val="Caption"/>
              <w:spacing w:line="360" w:lineRule="auto"/>
            </w:pPr>
            <w:r>
              <w:t>Natural mortality</w:t>
            </w:r>
          </w:p>
        </w:tc>
        <w:tc>
          <w:tcPr>
            <w:tcW w:w="2321" w:type="dxa"/>
          </w:tcPr>
          <w:p w14:paraId="2AC4C57B" w14:textId="5C8E7E2A" w:rsidR="00FC654D" w:rsidRDefault="00FC654D" w:rsidP="0026543A">
            <w:pPr>
              <w:pStyle w:val="Caption"/>
              <w:spacing w:line="360" w:lineRule="auto"/>
            </w:pPr>
            <w:r>
              <w:t>0.25</w:t>
            </w:r>
          </w:p>
        </w:tc>
      </w:tr>
      <w:tr w:rsidR="00041698" w14:paraId="01013C90" w14:textId="77777777" w:rsidTr="00041698">
        <w:tc>
          <w:tcPr>
            <w:tcW w:w="2147" w:type="dxa"/>
          </w:tcPr>
          <w:p w14:paraId="3D9C3368" w14:textId="1B93CEB9" w:rsidR="00041698" w:rsidRDefault="004E56FA" w:rsidP="0026543A">
            <w:pPr>
              <w:pStyle w:val="Caption"/>
              <w:spacing w:line="360" w:lineRule="auto"/>
            </w:pPr>
            <w:r>
              <w:t>Recruitment</w:t>
            </w:r>
          </w:p>
        </w:tc>
        <w:tc>
          <w:tcPr>
            <w:tcW w:w="1448" w:type="dxa"/>
          </w:tcPr>
          <w:p w14:paraId="2C6CE7C9" w14:textId="74D90C79" w:rsidR="00041698" w:rsidRPr="00A2616C" w:rsidRDefault="00151783" w:rsidP="0026543A">
            <w:pPr>
              <w:pStyle w:val="Caption"/>
              <w:spacing w:line="360" w:lineRule="auto"/>
              <w:jc w:val="center"/>
              <w:rPr>
                <w:i/>
              </w:rPr>
            </w:pPr>
            <w:r>
              <w:rPr>
                <w:i/>
              </w:rPr>
              <w:t>r</w:t>
            </w:r>
          </w:p>
        </w:tc>
        <w:tc>
          <w:tcPr>
            <w:tcW w:w="3434" w:type="dxa"/>
          </w:tcPr>
          <w:p w14:paraId="6904DD0A" w14:textId="3301AFB8" w:rsidR="00041698" w:rsidRDefault="00D37AF4" w:rsidP="0026543A">
            <w:pPr>
              <w:pStyle w:val="Caption"/>
              <w:spacing w:line="360" w:lineRule="auto"/>
            </w:pPr>
            <w:r>
              <w:t>Slope of maturity ogive</w:t>
            </w:r>
          </w:p>
        </w:tc>
        <w:tc>
          <w:tcPr>
            <w:tcW w:w="2321" w:type="dxa"/>
          </w:tcPr>
          <w:p w14:paraId="7AA0AC5C" w14:textId="0A984273" w:rsidR="00041698" w:rsidRDefault="00041698" w:rsidP="0026543A">
            <w:pPr>
              <w:pStyle w:val="Caption"/>
              <w:spacing w:line="360" w:lineRule="auto"/>
            </w:pPr>
            <w:r>
              <w:t>-0.1034</w:t>
            </w:r>
          </w:p>
        </w:tc>
      </w:tr>
      <w:tr w:rsidR="00FC654D" w14:paraId="601257A0" w14:textId="77777777" w:rsidTr="00041698">
        <w:tc>
          <w:tcPr>
            <w:tcW w:w="2147" w:type="dxa"/>
          </w:tcPr>
          <w:p w14:paraId="088782C5" w14:textId="3B6D1FF9" w:rsidR="00FC654D" w:rsidRDefault="00FC654D" w:rsidP="0026543A">
            <w:pPr>
              <w:pStyle w:val="Caption"/>
              <w:spacing w:line="360" w:lineRule="auto"/>
            </w:pPr>
            <w:r w:rsidRPr="00C73EFE">
              <w:t>Recruitment</w:t>
            </w:r>
          </w:p>
        </w:tc>
        <w:tc>
          <w:tcPr>
            <w:tcW w:w="1448" w:type="dxa"/>
          </w:tcPr>
          <w:p w14:paraId="51B06315" w14:textId="49C2FF52" w:rsidR="00FC654D" w:rsidRPr="001378A2" w:rsidRDefault="00FC654D" w:rsidP="0026543A">
            <w:pPr>
              <w:pStyle w:val="Caption"/>
              <w:spacing w:line="360" w:lineRule="auto"/>
              <w:jc w:val="center"/>
            </w:pPr>
            <w:r>
              <w:t>L</w:t>
            </w:r>
            <w:r w:rsidRPr="0084401F">
              <w:rPr>
                <w:vertAlign w:val="subscript"/>
              </w:rPr>
              <w:t>50</w:t>
            </w:r>
          </w:p>
        </w:tc>
        <w:tc>
          <w:tcPr>
            <w:tcW w:w="3434" w:type="dxa"/>
          </w:tcPr>
          <w:p w14:paraId="76D5FA36" w14:textId="40AAB3CE" w:rsidR="00FC654D" w:rsidRDefault="00FC654D" w:rsidP="0026543A">
            <w:pPr>
              <w:pStyle w:val="Caption"/>
              <w:spacing w:line="360" w:lineRule="auto"/>
            </w:pPr>
            <w:r>
              <w:t>Length at 50% maturity</w:t>
            </w:r>
          </w:p>
        </w:tc>
        <w:tc>
          <w:tcPr>
            <w:tcW w:w="2321" w:type="dxa"/>
          </w:tcPr>
          <w:p w14:paraId="09ECE4CE" w14:textId="4FB109A5" w:rsidR="00FC654D" w:rsidRDefault="00FC654D" w:rsidP="0026543A">
            <w:pPr>
              <w:pStyle w:val="Caption"/>
              <w:spacing w:line="360" w:lineRule="auto"/>
            </w:pPr>
            <w:r>
              <w:t>143.68</w:t>
            </w:r>
          </w:p>
        </w:tc>
      </w:tr>
      <w:tr w:rsidR="00FC654D" w14:paraId="3BB7FD56" w14:textId="77777777" w:rsidTr="00041698">
        <w:tc>
          <w:tcPr>
            <w:tcW w:w="2147" w:type="dxa"/>
          </w:tcPr>
          <w:p w14:paraId="0C5C6066" w14:textId="64706667" w:rsidR="00FC654D" w:rsidRDefault="00FC654D" w:rsidP="0026543A">
            <w:pPr>
              <w:pStyle w:val="Caption"/>
              <w:spacing w:line="360" w:lineRule="auto"/>
            </w:pPr>
            <w:r w:rsidRPr="00C73EFE">
              <w:t>Recruitment</w:t>
            </w:r>
          </w:p>
        </w:tc>
        <w:tc>
          <w:tcPr>
            <w:tcW w:w="1448" w:type="dxa"/>
          </w:tcPr>
          <w:p w14:paraId="4EEAE97E" w14:textId="5C7B6665" w:rsidR="00FC654D" w:rsidRPr="00146783" w:rsidRDefault="00FC654D" w:rsidP="0026543A">
            <w:pPr>
              <w:pStyle w:val="Caption"/>
              <w:spacing w:line="360" w:lineRule="auto"/>
              <w:jc w:val="center"/>
              <w:rPr>
                <w:i/>
              </w:rPr>
            </w:pPr>
            <w:r>
              <w:rPr>
                <w:i/>
              </w:rPr>
              <w:t>h</w:t>
            </w:r>
          </w:p>
        </w:tc>
        <w:tc>
          <w:tcPr>
            <w:tcW w:w="3434" w:type="dxa"/>
          </w:tcPr>
          <w:p w14:paraId="250C68B5" w14:textId="74FDA2D9" w:rsidR="00FC654D" w:rsidRDefault="00FC654D" w:rsidP="0026543A">
            <w:pPr>
              <w:pStyle w:val="Caption"/>
              <w:spacing w:line="360" w:lineRule="auto"/>
            </w:pPr>
            <w:r>
              <w:t xml:space="preserve">Steepness of </w:t>
            </w:r>
            <w:proofErr w:type="spellStart"/>
            <w:r>
              <w:t>Beverton</w:t>
            </w:r>
            <w:proofErr w:type="spellEnd"/>
            <w:r>
              <w:t>-Holt SRR</w:t>
            </w:r>
          </w:p>
        </w:tc>
        <w:tc>
          <w:tcPr>
            <w:tcW w:w="2321" w:type="dxa"/>
          </w:tcPr>
          <w:p w14:paraId="6819AABD" w14:textId="4360CECF" w:rsidR="00FC654D" w:rsidRDefault="00FC654D" w:rsidP="0026543A">
            <w:pPr>
              <w:pStyle w:val="Caption"/>
              <w:spacing w:line="360" w:lineRule="auto"/>
            </w:pPr>
            <w:r>
              <w:t>0.9</w:t>
            </w:r>
          </w:p>
        </w:tc>
      </w:tr>
      <w:tr w:rsidR="00FC654D" w14:paraId="16372E18" w14:textId="77777777" w:rsidTr="00041698">
        <w:tc>
          <w:tcPr>
            <w:tcW w:w="2147" w:type="dxa"/>
          </w:tcPr>
          <w:p w14:paraId="663B0591" w14:textId="47155A2E" w:rsidR="00FC654D" w:rsidRDefault="00FC654D" w:rsidP="0026543A">
            <w:pPr>
              <w:pStyle w:val="Caption"/>
              <w:spacing w:line="360" w:lineRule="auto"/>
            </w:pPr>
            <w:r w:rsidRPr="00C73EFE">
              <w:t>Recruitment</w:t>
            </w:r>
          </w:p>
        </w:tc>
        <w:tc>
          <w:tcPr>
            <w:tcW w:w="1448" w:type="dxa"/>
          </w:tcPr>
          <w:p w14:paraId="01517B79" w14:textId="53F340AC" w:rsidR="00FC654D" w:rsidRPr="0084401F" w:rsidRDefault="00FC654D" w:rsidP="0026543A">
            <w:pPr>
              <w:pStyle w:val="Caption"/>
              <w:spacing w:line="360" w:lineRule="auto"/>
              <w:jc w:val="center"/>
              <w:rPr>
                <w:i/>
              </w:rPr>
            </w:pPr>
            <w:r w:rsidRPr="0084401F">
              <w:rPr>
                <w:i/>
              </w:rPr>
              <w:t>R</w:t>
            </w:r>
            <w:r w:rsidRPr="0084401F">
              <w:rPr>
                <w:i/>
                <w:vertAlign w:val="subscript"/>
              </w:rPr>
              <w:t>0</w:t>
            </w:r>
          </w:p>
        </w:tc>
        <w:tc>
          <w:tcPr>
            <w:tcW w:w="3434" w:type="dxa"/>
          </w:tcPr>
          <w:p w14:paraId="2DFA84BC" w14:textId="573337D9" w:rsidR="00FC654D" w:rsidRDefault="00FC654D" w:rsidP="0026543A">
            <w:pPr>
              <w:pStyle w:val="Caption"/>
              <w:spacing w:line="360" w:lineRule="auto"/>
            </w:pPr>
            <w:r>
              <w:t>Maximum number of recruits per year</w:t>
            </w:r>
          </w:p>
        </w:tc>
        <w:tc>
          <w:tcPr>
            <w:tcW w:w="2321" w:type="dxa"/>
          </w:tcPr>
          <w:p w14:paraId="7EC2E77A" w14:textId="53F0B36B" w:rsidR="00FC654D" w:rsidRDefault="00FC654D" w:rsidP="0026543A">
            <w:pPr>
              <w:pStyle w:val="Caption"/>
              <w:spacing w:line="360" w:lineRule="auto"/>
            </w:pPr>
            <w:r>
              <w:t>12</w:t>
            </w:r>
          </w:p>
        </w:tc>
      </w:tr>
      <w:tr w:rsidR="00FC654D" w14:paraId="7D5D61EC" w14:textId="77777777" w:rsidTr="00041698">
        <w:tc>
          <w:tcPr>
            <w:tcW w:w="2147" w:type="dxa"/>
          </w:tcPr>
          <w:p w14:paraId="0E0089C3" w14:textId="19316B9B" w:rsidR="00FC654D" w:rsidRDefault="00FC654D" w:rsidP="0026543A">
            <w:pPr>
              <w:pStyle w:val="Caption"/>
              <w:spacing w:line="360" w:lineRule="auto"/>
            </w:pPr>
            <w:r w:rsidRPr="00C73EFE">
              <w:t>Recruitment</w:t>
            </w:r>
          </w:p>
        </w:tc>
        <w:tc>
          <w:tcPr>
            <w:tcW w:w="1448" w:type="dxa"/>
          </w:tcPr>
          <w:p w14:paraId="45B1C000" w14:textId="02828D27" w:rsidR="00FC654D" w:rsidRPr="00F22F4B" w:rsidRDefault="00350BEF" w:rsidP="0026543A">
            <w:pPr>
              <w:pStyle w:val="Caption"/>
              <w:spacing w:line="360" w:lineRule="auto"/>
              <w:jc w:val="cente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rsidP="0026543A">
            <w:pPr>
              <w:pStyle w:val="Caption"/>
              <w:spacing w:line="360" w:lineRule="auto"/>
            </w:pPr>
            <w:r>
              <w:t>Variation in recruitment</w:t>
            </w:r>
          </w:p>
        </w:tc>
        <w:tc>
          <w:tcPr>
            <w:tcW w:w="2321" w:type="dxa"/>
          </w:tcPr>
          <w:p w14:paraId="0C99A50C" w14:textId="54BF4766" w:rsidR="00FC654D" w:rsidRDefault="00FC654D" w:rsidP="0026543A">
            <w:pPr>
              <w:pStyle w:val="Caption"/>
              <w:spacing w:line="360" w:lineRule="auto"/>
            </w:pPr>
            <w:r>
              <w:t>0.1</w:t>
            </w:r>
          </w:p>
        </w:tc>
      </w:tr>
    </w:tbl>
    <w:p w14:paraId="203CFE80" w14:textId="01AD5A20" w:rsidR="001F239F" w:rsidRDefault="007B4FD6" w:rsidP="0026543A">
      <w:pPr>
        <w:pStyle w:val="Caption"/>
        <w:spacing w:line="360" w:lineRule="auto"/>
      </w:pPr>
      <w:r>
        <w:t>Table A</w:t>
      </w:r>
      <w:r>
        <w:fldChar w:fldCharType="begin"/>
      </w:r>
      <w:r>
        <w:instrText xml:space="preserve"> SEQ Table_A \* ARABIC </w:instrText>
      </w:r>
      <w:r>
        <w:fldChar w:fldCharType="separate"/>
      </w:r>
      <w:r>
        <w:rPr>
          <w:noProof/>
        </w:rPr>
        <w:t>1</w:t>
      </w:r>
      <w:r>
        <w:fldChar w:fldCharType="end"/>
      </w:r>
      <w:r w:rsidR="00041698">
        <w:t xml:space="preserve">. Parameter symbols, definitions and values used in the simulation study. </w:t>
      </w:r>
    </w:p>
    <w:p w14:paraId="5648D89C" w14:textId="43AAA9F8" w:rsidR="00CF36A9" w:rsidRDefault="00CF36A9" w:rsidP="0026543A">
      <w:pPr>
        <w:rPr>
          <w:lang w:val="en"/>
        </w:rPr>
      </w:pPr>
    </w:p>
    <w:p w14:paraId="05476C02" w14:textId="42347A25" w:rsidR="00CF36A9" w:rsidRPr="00CF36A9" w:rsidRDefault="00CF36A9" w:rsidP="0026543A">
      <w:pPr>
        <w:pStyle w:val="Heading1"/>
        <w:rPr>
          <w:lang w:val="en"/>
        </w:rPr>
      </w:pPr>
      <w:r>
        <w:rPr>
          <w:lang w:val="en"/>
        </w:rPr>
        <w:t>References</w:t>
      </w:r>
    </w:p>
    <w:p w14:paraId="74EF3085" w14:textId="78DFF4D7" w:rsidR="00A875F3" w:rsidRPr="00A875F3" w:rsidRDefault="001F239F" w:rsidP="0026543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A875F3" w:rsidRPr="00A875F3">
        <w:rPr>
          <w:noProof/>
        </w:rPr>
        <w:t>Beverton, R.J.H., Holt, S.J., 1957. On the Dynamics of Exploited Fish Populations, Fisheries Investigations Series 2: Sea Fisheries. https://doi.org/10.1007/BF00044132</w:t>
      </w:r>
    </w:p>
    <w:p w14:paraId="172542A6" w14:textId="24A85D16" w:rsidR="00A875F3" w:rsidRDefault="00A875F3" w:rsidP="0026543A">
      <w:pPr>
        <w:widowControl w:val="0"/>
        <w:autoSpaceDE w:val="0"/>
        <w:autoSpaceDN w:val="0"/>
        <w:adjustRightInd w:val="0"/>
        <w:ind w:left="480" w:hanging="480"/>
        <w:rPr>
          <w:noProof/>
        </w:rPr>
      </w:pPr>
      <w:r w:rsidRPr="00A875F3">
        <w:rPr>
          <w:noProof/>
        </w:rPr>
        <w:t>Methot, R.D., Wetzel, C.R., 2013. Stock synthesis: A biological and statistical framework for fish stock assessment and fishery management. Fish. Res. 142, 86–99. https://doi.org/10.1016/j.fishres.2012.10.012</w:t>
      </w:r>
    </w:p>
    <w:p w14:paraId="49A3A257" w14:textId="77777777" w:rsidR="00A03368" w:rsidRDefault="00A03368" w:rsidP="0026543A">
      <w:pPr>
        <w:widowControl w:val="0"/>
        <w:autoSpaceDE w:val="0"/>
        <w:autoSpaceDN w:val="0"/>
        <w:adjustRightInd w:val="0"/>
        <w:ind w:left="480" w:hanging="480"/>
        <w:rPr>
          <w:noProof/>
        </w:rPr>
        <w:sectPr w:rsidR="00A03368" w:rsidSect="00976DBF">
          <w:pgSz w:w="12240" w:h="15840"/>
          <w:pgMar w:top="1440" w:right="1440" w:bottom="1440" w:left="1440" w:header="720" w:footer="720" w:gutter="0"/>
          <w:lnNumType w:countBy="1" w:restart="continuous"/>
          <w:cols w:space="720"/>
          <w:docGrid w:linePitch="360"/>
        </w:sectPr>
      </w:pPr>
    </w:p>
    <w:p w14:paraId="6A07E1CB" w14:textId="76B99C07" w:rsidR="006F0B3F" w:rsidRPr="00A875F3" w:rsidRDefault="006F0B3F" w:rsidP="0026543A">
      <w:pPr>
        <w:widowControl w:val="0"/>
        <w:autoSpaceDE w:val="0"/>
        <w:autoSpaceDN w:val="0"/>
        <w:adjustRightInd w:val="0"/>
        <w:rPr>
          <w:noProof/>
        </w:rPr>
      </w:pPr>
    </w:p>
    <w:p w14:paraId="55DEAE97" w14:textId="5A3C6AE6" w:rsidR="001F239F" w:rsidRDefault="001F239F" w:rsidP="0026543A">
      <w:pPr>
        <w:pStyle w:val="Heading1"/>
      </w:pPr>
      <w:r>
        <w:fldChar w:fldCharType="end"/>
      </w:r>
      <w:r w:rsidR="006F0B3F">
        <w:t>Appendix B – Additional figures from the GAM-based analysis of sablefish size at age.</w:t>
      </w:r>
    </w:p>
    <w:p w14:paraId="3698AD6D" w14:textId="6F8C5158" w:rsidR="00134077" w:rsidRDefault="00A03368" w:rsidP="0026543A">
      <w:bookmarkStart w:id="21" w:name="_GoBack"/>
      <w:bookmarkEnd w:id="21"/>
      <w:r w:rsidRPr="00A03368">
        <w:t>The following figures</w:t>
      </w:r>
      <w:r w:rsidR="00134077">
        <w:t xml:space="preserve"> are identical in form to Figure 6 and 8 from the main manuscript, which presented results for </w:t>
      </w:r>
      <w:r w:rsidR="00E45816">
        <w:t>age four</w:t>
      </w:r>
      <w:r w:rsidR="00134077">
        <w:t xml:space="preserve"> female sablefish. These plots contain results for ages 6 and 30 for males and females, and age-four males. </w:t>
      </w:r>
      <w:r w:rsidR="00134077">
        <w:rPr>
          <w:noProof/>
        </w:rPr>
        <w:drawing>
          <wp:inline distT="0" distB="0" distL="0" distR="0" wp14:anchorId="56A7C568" wp14:editId="3D69CFF3">
            <wp:extent cx="5943600" cy="4245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9E93444" w14:textId="0E39B371" w:rsidR="00914492" w:rsidRDefault="00134077" w:rsidP="0026543A">
      <w:pPr>
        <w:pStyle w:val="Caption"/>
        <w:spacing w:line="360" w:lineRule="auto"/>
        <w:sectPr w:rsidR="0091449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914492">
        <w:rPr>
          <w:noProof/>
        </w:rPr>
        <w:t>3</w:t>
      </w:r>
      <w:r>
        <w:fldChar w:fldCharType="end"/>
      </w:r>
      <w:r>
        <w:t xml:space="preserve"> </w:t>
      </w:r>
      <w:r>
        <w:t xml:space="preserve">Diagnostic plots of best-fit GAM model for </w:t>
      </w:r>
      <w:r>
        <w:t>male</w:t>
      </w:r>
      <w:r>
        <w:t xml:space="preserv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26543A">
      <w:pPr>
        <w:pStyle w:val="Caption"/>
        <w:spacing w:line="360" w:lineRule="auto"/>
      </w:pPr>
      <w:r>
        <w:rPr>
          <w:noProof/>
        </w:rPr>
        <w:lastRenderedPageBreak/>
        <w:drawing>
          <wp:inline distT="0" distB="0" distL="0" distR="0" wp14:anchorId="7577B722" wp14:editId="0CB99162">
            <wp:extent cx="5934075" cy="7419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591423B1" w14:textId="562DC1C8" w:rsidR="00134077" w:rsidRDefault="00914492" w:rsidP="0026543A">
      <w:pPr>
        <w:pStyle w:val="Caption"/>
        <w:spacing w:line="360" w:lineRule="auto"/>
      </w:pPr>
      <w:r>
        <w:t>Figure A</w:t>
      </w:r>
      <w:r>
        <w:fldChar w:fldCharType="begin"/>
      </w:r>
      <w:r>
        <w:instrText xml:space="preserve"> SEQ Figure_A \* ARABIC </w:instrText>
      </w:r>
      <w:r>
        <w:fldChar w:fldCharType="separate"/>
      </w:r>
      <w:r>
        <w:rPr>
          <w:noProof/>
        </w:rPr>
        <w:t>4</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proofErr w:type="gramStart"/>
      <w:r>
        <w:t>g</w:t>
      </w:r>
      <w:proofErr w:type="gramEnd"/>
      <w:r>
        <w:t>) map with model-detected breakpoints (red lines).</w:t>
      </w:r>
    </w:p>
    <w:p w14:paraId="6F261C10" w14:textId="77777777" w:rsidR="00134077" w:rsidRDefault="00134077" w:rsidP="0026543A">
      <w:r>
        <w:rPr>
          <w:noProof/>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77777777"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914492">
        <w:rPr>
          <w:noProof/>
        </w:rPr>
        <w:t>5</w:t>
      </w:r>
      <w:r>
        <w:fldChar w:fldCharType="end"/>
      </w:r>
      <w:r>
        <w:t xml:space="preserve"> </w:t>
      </w:r>
      <w:r>
        <w:t xml:space="preserve">Diagnostic plots of best-fit GAM model for female age </w:t>
      </w:r>
      <w:r>
        <w:t>six</w:t>
      </w:r>
      <w:r>
        <w:t xml:space="preserve"> sablefish. Clockwise from top left: quantile-quantile plot of deviance residuals; histogram of residuals; observed response values (lengths, in cm) vs predicted values, and model-predicted residuals vs linear predictor. </w:t>
      </w:r>
    </w:p>
    <w:p w14:paraId="2B0D33C8" w14:textId="44397F6E" w:rsidR="00E76355" w:rsidRDefault="00E76355" w:rsidP="0026543A">
      <w:pPr>
        <w:pStyle w:val="Caption"/>
        <w:spacing w:line="360" w:lineRule="auto"/>
      </w:pPr>
      <w:r>
        <w:rPr>
          <w:noProof/>
        </w:rPr>
        <w:lastRenderedPageBreak/>
        <w:drawing>
          <wp:inline distT="0" distB="0" distL="0" distR="0" wp14:anchorId="348847BD" wp14:editId="6B34ED75">
            <wp:extent cx="5934075" cy="741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Pr>
          <w:noProof/>
        </w:rPr>
        <w:t>10</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female age six</w:t>
      </w:r>
      <w:r>
        <w:t xml:space="preserve"> 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proofErr w:type="gramStart"/>
      <w:r>
        <w:t>zero.g</w:t>
      </w:r>
      <w:proofErr w:type="spellEnd"/>
      <w:proofErr w:type="gramEnd"/>
      <w:r>
        <w:t xml:space="preserve">) map with model-detected breakpoints (red lines). </w:t>
      </w:r>
    </w:p>
    <w:p w14:paraId="12C9FC68" w14:textId="77777777" w:rsidR="00E76355" w:rsidRDefault="00134077"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r>
        <w:rPr>
          <w:noProof/>
        </w:rPr>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914492">
        <w:rPr>
          <w:noProof/>
        </w:rPr>
        <w:t>6</w:t>
      </w:r>
      <w:r>
        <w:fldChar w:fldCharType="end"/>
      </w:r>
      <w:r>
        <w:t xml:space="preserve"> </w:t>
      </w:r>
      <w:r>
        <w:t xml:space="preserve">Diagnostic plots of best-fit GAM model for </w:t>
      </w:r>
      <w:r>
        <w:t>male</w:t>
      </w:r>
      <w:r>
        <w:t xml:space="preserve"> age six sablefish. Clockwise from top left: quantile-quantile plot of deviance residuals; histogram of residuals; observed response values (lengths, in cm) vs predicted values, and model-predicted residuals vs linear predictor.</w:t>
      </w:r>
    </w:p>
    <w:p w14:paraId="6365BCC3" w14:textId="5E5D10B4" w:rsidR="00E76355" w:rsidRDefault="00E76355" w:rsidP="0026543A">
      <w:pPr>
        <w:pStyle w:val="Caption"/>
        <w:spacing w:line="360" w:lineRule="auto"/>
      </w:pPr>
      <w:r>
        <w:rPr>
          <w:noProof/>
        </w:rPr>
        <w:lastRenderedPageBreak/>
        <w:drawing>
          <wp:inline distT="0" distB="0" distL="0" distR="0" wp14:anchorId="51076A38" wp14:editId="2482B6F8">
            <wp:extent cx="5934075" cy="741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26543A">
      <w:pPr>
        <w:pStyle w:val="Caption"/>
        <w:spacing w:line="360" w:lineRule="auto"/>
      </w:pPr>
    </w:p>
    <w:p w14:paraId="5FFD8DB6" w14:textId="28B245D4" w:rsidR="00134077" w:rsidRDefault="00134077" w:rsidP="0026543A">
      <w:pPr>
        <w:pStyle w:val="Caption"/>
        <w:spacing w:line="360" w:lineRule="auto"/>
      </w:pPr>
      <w:r>
        <w:rPr>
          <w:noProof/>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914492">
        <w:rPr>
          <w:noProof/>
        </w:rPr>
        <w:t>7</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26543A">
      <w:pPr>
        <w:pStyle w:val="Caption"/>
        <w:spacing w:line="360" w:lineRule="auto"/>
        <w:sectPr w:rsidR="00E76355" w:rsidSect="00976DBF">
          <w:pgSz w:w="12240" w:h="15840"/>
          <w:pgMar w:top="1440" w:right="1440" w:bottom="1440" w:left="1440" w:header="720" w:footer="720" w:gutter="0"/>
          <w:lnNumType w:countBy="1" w:restart="continuous"/>
          <w:cols w:space="720"/>
          <w:docGrid w:linePitch="360"/>
        </w:sectPr>
      </w:pPr>
    </w:p>
    <w:p w14:paraId="02234CC1" w14:textId="6256847C" w:rsidR="00E76355" w:rsidRPr="006F0B3F" w:rsidRDefault="00E76355" w:rsidP="0026543A">
      <w:pPr>
        <w:pStyle w:val="Caption"/>
        <w:spacing w:line="360" w:lineRule="auto"/>
      </w:pPr>
      <w:r>
        <w:rPr>
          <w:noProof/>
        </w:rPr>
        <w:lastRenderedPageBreak/>
        <w:drawing>
          <wp:inline distT="0" distB="0" distL="0" distR="0" wp14:anchorId="1F442C28" wp14:editId="155EBC2C">
            <wp:extent cx="5934075" cy="741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Pr>
          <w:noProof/>
        </w:rPr>
        <w:t>12</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w:t>
      </w:r>
      <w:r>
        <w:lastRenderedPageBreak/>
        <w:t xml:space="preserve">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26543A">
      <w:pPr>
        <w:pStyle w:val="Caption"/>
        <w:spacing w:line="360" w:lineRule="auto"/>
      </w:pPr>
    </w:p>
    <w:p w14:paraId="676E046D" w14:textId="3FAF9DEC" w:rsidR="00134077" w:rsidRDefault="00134077" w:rsidP="0026543A">
      <w:pPr>
        <w:pStyle w:val="Caption"/>
        <w:spacing w:line="360" w:lineRule="auto"/>
      </w:pPr>
      <w:r>
        <w:rPr>
          <w:noProof/>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914492">
        <w:rPr>
          <w:noProof/>
        </w:rPr>
        <w:t>8</w:t>
      </w:r>
      <w:r>
        <w:fldChar w:fldCharType="end"/>
      </w:r>
      <w:r w:rsidRPr="00134077">
        <w:t xml:space="preserve"> </w:t>
      </w:r>
      <w:r>
        <w:t xml:space="preserve">Diagnostic plots of best-fit GAM model for </w:t>
      </w:r>
      <w:r>
        <w:t>male</w:t>
      </w:r>
      <w:r>
        <w:t xml:space="preserv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26543A">
      <w:pPr>
        <w:pStyle w:val="Caption"/>
        <w:spacing w:line="360" w:lineRule="auto"/>
      </w:pPr>
    </w:p>
    <w:p w14:paraId="4393D15B" w14:textId="092116EB" w:rsidR="00456C25" w:rsidRDefault="00A03368" w:rsidP="0026543A">
      <w:pPr>
        <w:pStyle w:val="Caption"/>
        <w:spacing w:line="360" w:lineRule="auto"/>
        <w:rPr>
          <w:iCs w:val="0"/>
        </w:rPr>
      </w:pPr>
      <w:r>
        <w:rPr>
          <w:noProof/>
        </w:rPr>
        <w:lastRenderedPageBreak/>
        <w:drawing>
          <wp:inline distT="0" distB="0" distL="0" distR="0" wp14:anchorId="735134E8" wp14:editId="737B5BDF">
            <wp:extent cx="5934075" cy="7419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914492">
        <w:rPr>
          <w:noProof/>
        </w:rPr>
        <w:t>9</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xml:space="preserve">). Red lines indicate latitudes or longitudes that produced the highest first derivative and had a confidence interval that did not include </w:t>
      </w:r>
      <w:proofErr w:type="spellStart"/>
      <w:proofErr w:type="gramStart"/>
      <w:r w:rsidR="007F0CE3">
        <w:t>zero.g</w:t>
      </w:r>
      <w:proofErr w:type="spellEnd"/>
      <w:proofErr w:type="gramEnd"/>
      <w:r w:rsidR="007F0CE3">
        <w:t xml:space="preserve">) map with model-detected breakpoints (red lines). </w:t>
      </w:r>
    </w:p>
    <w:sectPr w:rsidR="00456C25"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2-04T14:22:00Z" w:initials="PA(H">
    <w:p w14:paraId="41CA9B93" w14:textId="0687E23E" w:rsidR="008951FE" w:rsidRDefault="008951FE">
      <w:pPr>
        <w:pStyle w:val="CommentText"/>
      </w:pPr>
      <w:r>
        <w:rPr>
          <w:rStyle w:val="CommentReference"/>
        </w:rPr>
        <w:annotationRef/>
      </w:r>
      <w:r>
        <w:t>A map would be nice</w:t>
      </w:r>
    </w:p>
  </w:comment>
  <w:comment w:id="1" w:author="Maia Kapur" w:date="2019-04-03T09:50:00Z" w:initials="MK">
    <w:p w14:paraId="773E1146" w14:textId="521457C2" w:rsidR="008951FE" w:rsidRDefault="008951FE">
      <w:pPr>
        <w:pStyle w:val="CommentText"/>
      </w:pPr>
      <w:r>
        <w:rPr>
          <w:rStyle w:val="CommentReference"/>
        </w:rPr>
        <w:annotationRef/>
      </w:r>
      <w:r>
        <w:t>Added to figures – will likely be in main MS</w:t>
      </w:r>
    </w:p>
  </w:comment>
  <w:comment w:id="2" w:author="Punt, Andre (O&amp;A, Hobart)" w:date="2019-02-04T14:23:00Z" w:initials="PA(H">
    <w:p w14:paraId="24E1D7FF" w14:textId="2208239F" w:rsidR="008951FE" w:rsidRDefault="008951FE">
      <w:pPr>
        <w:pStyle w:val="CommentText"/>
      </w:pPr>
      <w:r>
        <w:rPr>
          <w:rStyle w:val="CommentReference"/>
        </w:rPr>
        <w:annotationRef/>
      </w:r>
      <w:r>
        <w:t xml:space="preserve">This goes way back – I am </w:t>
      </w:r>
      <w:proofErr w:type="gramStart"/>
      <w:r>
        <w:t>think</w:t>
      </w:r>
      <w:proofErr w:type="gramEnd"/>
      <w:r>
        <w:t xml:space="preserve"> </w:t>
      </w:r>
      <w:proofErr w:type="spellStart"/>
      <w:r>
        <w:t>schnute</w:t>
      </w:r>
      <w:proofErr w:type="spellEnd"/>
      <w:r>
        <w:t xml:space="preserve"> (1981) and </w:t>
      </w:r>
      <w:proofErr w:type="spellStart"/>
      <w:r>
        <w:t>Ratkowsly</w:t>
      </w:r>
      <w:proofErr w:type="spellEnd"/>
      <w:r>
        <w:t xml:space="preserve"> in the 1980s</w:t>
      </w:r>
    </w:p>
  </w:comment>
  <w:comment w:id="3" w:author="Maia Kapur" w:date="2019-04-03T10:38:00Z" w:initials="MK">
    <w:p w14:paraId="3D2EF002" w14:textId="47A12339" w:rsidR="008951FE" w:rsidRDefault="008951FE">
      <w:pPr>
        <w:pStyle w:val="CommentText"/>
      </w:pPr>
      <w:r>
        <w:rPr>
          <w:rStyle w:val="CommentReference"/>
        </w:rPr>
        <w:annotationRef/>
      </w:r>
      <w:r>
        <w:t>This is the SS version</w:t>
      </w:r>
    </w:p>
  </w:comment>
  <w:comment w:id="5" w:author="Punt, Andre (O&amp;A, Hobart)" w:date="2019-02-04T14:28:00Z" w:initials="PA(H">
    <w:p w14:paraId="4C9A4887" w14:textId="245B716E" w:rsidR="008951FE" w:rsidRDefault="008951FE">
      <w:pPr>
        <w:pStyle w:val="CommentText"/>
      </w:pPr>
      <w:r>
        <w:rPr>
          <w:rStyle w:val="CommentReference"/>
        </w:rPr>
        <w:annotationRef/>
      </w:r>
      <w:r>
        <w:t>Need a plot with some example trajectories</w:t>
      </w:r>
    </w:p>
  </w:comment>
  <w:comment w:id="6" w:author="Maia Kapur" w:date="2019-04-03T09:50:00Z" w:initials="MK">
    <w:p w14:paraId="5A207334" w14:textId="683A9567" w:rsidR="008951FE" w:rsidRDefault="008951FE">
      <w:pPr>
        <w:pStyle w:val="CommentText"/>
      </w:pPr>
      <w:r>
        <w:rPr>
          <w:rStyle w:val="CommentReference"/>
        </w:rPr>
        <w:annotationRef/>
      </w:r>
      <w:r>
        <w:t>I am thinking you mean growth trajectories of individual fish, added</w:t>
      </w:r>
    </w:p>
  </w:comment>
  <w:comment w:id="7" w:author="Punt, Andre (O&amp;A, Hobart)" w:date="2019-02-04T14:27:00Z" w:initials="PA(H">
    <w:p w14:paraId="75F96240" w14:textId="24B7B100" w:rsidR="008951FE" w:rsidRDefault="008951FE">
      <w:pPr>
        <w:pStyle w:val="CommentText"/>
      </w:pPr>
      <w:r>
        <w:rPr>
          <w:rStyle w:val="CommentReference"/>
        </w:rPr>
        <w:annotationRef/>
      </w:r>
      <w:r>
        <w:t>Note the dix</w:t>
      </w:r>
    </w:p>
  </w:comment>
  <w:comment w:id="8" w:author="Maia Kapur" w:date="2019-04-03T10:35:00Z" w:initials="MK">
    <w:p w14:paraId="428C9731" w14:textId="66A3E539" w:rsidR="008951FE" w:rsidRDefault="008951FE">
      <w:pPr>
        <w:pStyle w:val="CommentText"/>
      </w:pPr>
      <w:r>
        <w:rPr>
          <w:rStyle w:val="CommentReference"/>
        </w:rPr>
        <w:annotationRef/>
      </w:r>
      <w:r>
        <w:t>Not exactly sure what is “dix”</w:t>
      </w:r>
    </w:p>
  </w:comment>
  <w:comment w:id="9" w:author="Punt, Andre (O&amp;A, Hobart)" w:date="2019-02-04T14:27:00Z" w:initials="PA(H">
    <w:p w14:paraId="13D71208" w14:textId="477ECC0D" w:rsidR="008951FE" w:rsidRDefault="008951FE">
      <w:pPr>
        <w:pStyle w:val="CommentText"/>
      </w:pPr>
      <w:r>
        <w:rPr>
          <w:rStyle w:val="CommentReference"/>
        </w:rPr>
        <w:annotationRef/>
      </w:r>
      <w:r>
        <w:t xml:space="preserve">There should be </w:t>
      </w:r>
      <w:proofErr w:type="spellStart"/>
      <w:r>
        <w:t>i</w:t>
      </w:r>
      <w:proofErr w:type="spellEnd"/>
      <w:r>
        <w:t xml:space="preserve"> and a subscript on eps.</w:t>
      </w:r>
    </w:p>
  </w:comment>
  <w:comment w:id="10" w:author="Punt, Andre (O&amp;A, Hobart)" w:date="2019-02-04T14:31:00Z" w:initials="PA(H">
    <w:p w14:paraId="336E0315" w14:textId="3730A5A1" w:rsidR="008951FE" w:rsidRDefault="008951FE">
      <w:pPr>
        <w:pStyle w:val="CommentText"/>
      </w:pPr>
      <w:r>
        <w:rPr>
          <w:rStyle w:val="CommentReference"/>
        </w:rPr>
        <w:annotationRef/>
      </w:r>
      <w:r>
        <w:t>I don’t get th</w:t>
      </w:r>
      <w:r w:rsidRPr="00143182">
        <w:rPr>
          <w:highlight w:val="yellow"/>
        </w:rPr>
        <w:t>is why do you need</w:t>
      </w:r>
      <w:r>
        <w:t xml:space="preserve"> this in an IBM</w:t>
      </w:r>
    </w:p>
    <w:p w14:paraId="604EF092" w14:textId="77777777" w:rsidR="008951FE" w:rsidRDefault="008951FE">
      <w:pPr>
        <w:pStyle w:val="CommentText"/>
      </w:pPr>
    </w:p>
    <w:p w14:paraId="4F6FFE22" w14:textId="16754A2D" w:rsidR="008951FE" w:rsidRDefault="008951FE">
      <w:pPr>
        <w:pStyle w:val="CommentText"/>
      </w:pPr>
      <w:r>
        <w:t>Also, Z should depend on a</w:t>
      </w:r>
    </w:p>
  </w:comment>
  <w:comment w:id="11" w:author="Maia Kapur" w:date="2019-04-03T09:49:00Z" w:initials="MK">
    <w:p w14:paraId="1158C784" w14:textId="2B1C6308" w:rsidR="008951FE" w:rsidRDefault="008951FE">
      <w:pPr>
        <w:pStyle w:val="CommentText"/>
      </w:pPr>
      <w:r>
        <w:rPr>
          <w:rStyle w:val="CommentReference"/>
        </w:rPr>
        <w:annotationRef/>
      </w:r>
      <w:r>
        <w:t>Is it critical to change this (to depend on A)? I think you mean it may not be necessary to kill them off, especially since it is not age/size/time dependent</w:t>
      </w:r>
      <w:r w:rsidR="00E62BA5">
        <w:t>.</w:t>
      </w:r>
    </w:p>
  </w:comment>
  <w:comment w:id="12" w:author="Punt, Andre (O&amp;A, Hobart)" w:date="2019-02-04T14:35:00Z" w:initials="PA(H">
    <w:p w14:paraId="32FACC0B" w14:textId="0187CA89" w:rsidR="008951FE" w:rsidRDefault="008951FE">
      <w:pPr>
        <w:pStyle w:val="CommentText"/>
      </w:pPr>
      <w:r>
        <w:rPr>
          <w:rStyle w:val="CommentReference"/>
        </w:rPr>
        <w:annotationRef/>
      </w:r>
      <w:r>
        <w:t xml:space="preserve">These are no equations for an IBM – why are there no summations over </w:t>
      </w:r>
      <w:proofErr w:type="spellStart"/>
      <w:r>
        <w:t>i</w:t>
      </w:r>
      <w:proofErr w:type="spellEnd"/>
      <w:r>
        <w:t xml:space="preserve"> (individuals)</w:t>
      </w:r>
    </w:p>
  </w:comment>
  <w:comment w:id="13" w:author="Maia Kapur" w:date="2019-04-03T09:26:00Z" w:initials="MK">
    <w:p w14:paraId="3DE25A13" w14:textId="6BE2A7BE" w:rsidR="008951FE" w:rsidRDefault="008951FE">
      <w:pPr>
        <w:pStyle w:val="CommentText"/>
      </w:pPr>
      <w:r>
        <w:rPr>
          <w:rStyle w:val="CommentReference"/>
        </w:rPr>
        <w:annotationRef/>
      </w:r>
      <w:r>
        <w:t xml:space="preserve">Ok, tried to clarify that we sum the product of individual weights and maturities to obtain </w:t>
      </w:r>
      <w:proofErr w:type="spellStart"/>
      <w:r>
        <w:t>SSBy</w:t>
      </w:r>
      <w:proofErr w:type="spellEnd"/>
      <w:r>
        <w:t>, and where the weights come from</w:t>
      </w:r>
    </w:p>
  </w:comment>
  <w:comment w:id="16" w:author="Maia Kapur" w:date="2019-04-03T09:45:00Z" w:initials="MK">
    <w:p w14:paraId="2D9CE87D" w14:textId="0B24F91B" w:rsidR="008951FE" w:rsidRDefault="008951FE">
      <w:pPr>
        <w:pStyle w:val="CommentText"/>
      </w:pPr>
      <w:r>
        <w:rPr>
          <w:rStyle w:val="CommentReference"/>
        </w:rPr>
        <w:annotationRef/>
      </w:r>
      <w:r>
        <w:t>I think this will go in the main MS but here for illustration. Note that these are example, single datasets of which there are 100 versions for each scenario</w:t>
      </w:r>
    </w:p>
  </w:comment>
  <w:comment w:id="17" w:author="Maia Kapur" w:date="2019-04-03T11:33:00Z" w:initials="MK">
    <w:p w14:paraId="1415A50C" w14:textId="21D3E7B0" w:rsidR="008951FE" w:rsidRDefault="008951FE">
      <w:pPr>
        <w:pStyle w:val="CommentText"/>
      </w:pPr>
      <w:r>
        <w:rPr>
          <w:rStyle w:val="CommentReference"/>
        </w:rPr>
        <w:annotationRef/>
      </w:r>
      <w:r>
        <w:t>Because my IBM doesn’t track unique IDs I couldn’t plot these as lines without it being a huge jumble, but this is hopefully</w:t>
      </w:r>
      <w:r w:rsidR="001C2C6B">
        <w:t xml:space="preserve"> sufficiently</w:t>
      </w:r>
      <w:r>
        <w:t xml:space="preserve"> illustrative </w:t>
      </w:r>
    </w:p>
  </w:comment>
  <w:comment w:id="18" w:author="Punt, Andre (O&amp;A, Hobart)" w:date="2019-02-04T14:37:00Z" w:initials="PA(H">
    <w:p w14:paraId="1A2C3B96" w14:textId="6C210309" w:rsidR="008951FE" w:rsidRDefault="008951FE">
      <w:pPr>
        <w:pStyle w:val="CommentText"/>
      </w:pPr>
      <w:r>
        <w:rPr>
          <w:rStyle w:val="CommentReference"/>
        </w:rPr>
        <w:annotationRef/>
      </w:r>
      <w:r>
        <w:t>What is the basis for these values</w:t>
      </w:r>
    </w:p>
  </w:comment>
  <w:comment w:id="19" w:author="Maia Kapur" w:date="2019-04-03T09:25:00Z" w:initials="MK">
    <w:p w14:paraId="44E44233" w14:textId="644F43E0" w:rsidR="008951FE" w:rsidRDefault="008951FE">
      <w:pPr>
        <w:pStyle w:val="CommentText"/>
      </w:pPr>
      <w:r>
        <w:rPr>
          <w:rStyle w:val="CommentReference"/>
        </w:rPr>
        <w:annotationRef/>
      </w:r>
      <w:r>
        <w:t>Added into text re billfish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A9B93" w15:done="1"/>
  <w15:commentEx w15:paraId="773E1146" w15:paraIdParent="41CA9B93" w15:done="1"/>
  <w15:commentEx w15:paraId="24E1D7FF" w15:done="1"/>
  <w15:commentEx w15:paraId="3D2EF002" w15:paraIdParent="24E1D7FF" w15:done="1"/>
  <w15:commentEx w15:paraId="4C9A4887" w15:done="0"/>
  <w15:commentEx w15:paraId="5A207334" w15:paraIdParent="4C9A4887" w15:done="0"/>
  <w15:commentEx w15:paraId="75F96240" w15:done="0"/>
  <w15:commentEx w15:paraId="428C9731" w15:paraIdParent="75F96240" w15:done="0"/>
  <w15:commentEx w15:paraId="13D71208" w15:done="1"/>
  <w15:commentEx w15:paraId="4F6FFE22" w15:done="0"/>
  <w15:commentEx w15:paraId="1158C784" w15:paraIdParent="4F6FFE22" w15:done="0"/>
  <w15:commentEx w15:paraId="32FACC0B" w15:done="0"/>
  <w15:commentEx w15:paraId="3DE25A13" w15:paraIdParent="32FACC0B" w15:done="0"/>
  <w15:commentEx w15:paraId="2D9CE87D" w15:done="0"/>
  <w15:commentEx w15:paraId="1415A50C" w15:done="0"/>
  <w15:commentEx w15:paraId="1A2C3B96" w15:done="0"/>
  <w15:commentEx w15:paraId="44E44233" w15:paraIdParent="1A2C3B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A9B93" w16cid:durableId="204EF9A2"/>
  <w16cid:commentId w16cid:paraId="773E1146" w16cid:durableId="204F0062"/>
  <w16cid:commentId w16cid:paraId="75F96240" w16cid:durableId="204EF9A4"/>
  <w16cid:commentId w16cid:paraId="428C9731" w16cid:durableId="204F0AE7"/>
  <w16cid:commentId w16cid:paraId="32FACC0B" w16cid:durableId="204EF9A8"/>
  <w16cid:commentId w16cid:paraId="3DE25A13" w16cid:durableId="204EFADC"/>
  <w16cid:commentId w16cid:paraId="2D9CE87D" w16cid:durableId="204EFF44"/>
  <w16cid:commentId w16cid:paraId="1415A50C" w16cid:durableId="204F189D"/>
  <w16cid:commentId w16cid:paraId="1A2C3B96" w16cid:durableId="204EF9AC"/>
  <w16cid:commentId w16cid:paraId="44E44233" w16cid:durableId="204EF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48B76" w14:textId="77777777" w:rsidR="003B43EC" w:rsidRDefault="003B43EC" w:rsidP="001F239F">
      <w:pPr>
        <w:spacing w:line="240" w:lineRule="auto"/>
      </w:pPr>
      <w:r>
        <w:separator/>
      </w:r>
    </w:p>
  </w:endnote>
  <w:endnote w:type="continuationSeparator" w:id="0">
    <w:p w14:paraId="484BC4E8" w14:textId="77777777" w:rsidR="003B43EC" w:rsidRDefault="003B43EC"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3C2C91A1" w:rsidR="008951FE" w:rsidRDefault="008951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22D71" w14:textId="77777777" w:rsidR="008951FE" w:rsidRDefault="00895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F5F25" w14:textId="77777777" w:rsidR="003B43EC" w:rsidRDefault="003B43EC" w:rsidP="001F239F">
      <w:pPr>
        <w:spacing w:line="240" w:lineRule="auto"/>
      </w:pPr>
      <w:r>
        <w:separator/>
      </w:r>
    </w:p>
  </w:footnote>
  <w:footnote w:type="continuationSeparator" w:id="0">
    <w:p w14:paraId="78325CFD" w14:textId="77777777" w:rsidR="003B43EC" w:rsidRDefault="003B43EC"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B005F"/>
    <w:rsid w:val="00116946"/>
    <w:rsid w:val="00121E5C"/>
    <w:rsid w:val="00125E74"/>
    <w:rsid w:val="00134077"/>
    <w:rsid w:val="00140A96"/>
    <w:rsid w:val="00143182"/>
    <w:rsid w:val="00146783"/>
    <w:rsid w:val="00151783"/>
    <w:rsid w:val="00162700"/>
    <w:rsid w:val="0017504F"/>
    <w:rsid w:val="001B23D7"/>
    <w:rsid w:val="001C2C6B"/>
    <w:rsid w:val="001E319E"/>
    <w:rsid w:val="001F239F"/>
    <w:rsid w:val="00210EFE"/>
    <w:rsid w:val="0026543A"/>
    <w:rsid w:val="0027343E"/>
    <w:rsid w:val="0028472F"/>
    <w:rsid w:val="002A37FF"/>
    <w:rsid w:val="002E43FF"/>
    <w:rsid w:val="002F319F"/>
    <w:rsid w:val="00350BEF"/>
    <w:rsid w:val="00362BDA"/>
    <w:rsid w:val="00364648"/>
    <w:rsid w:val="003B3E0A"/>
    <w:rsid w:val="003B43EC"/>
    <w:rsid w:val="003C408D"/>
    <w:rsid w:val="003D0184"/>
    <w:rsid w:val="003D1EE8"/>
    <w:rsid w:val="003D3E19"/>
    <w:rsid w:val="003E1032"/>
    <w:rsid w:val="00456C25"/>
    <w:rsid w:val="004627AE"/>
    <w:rsid w:val="0046625D"/>
    <w:rsid w:val="00495E2D"/>
    <w:rsid w:val="004A00CA"/>
    <w:rsid w:val="004C7938"/>
    <w:rsid w:val="004E56FA"/>
    <w:rsid w:val="004F21CF"/>
    <w:rsid w:val="0050640D"/>
    <w:rsid w:val="00514264"/>
    <w:rsid w:val="00544F67"/>
    <w:rsid w:val="00587FAD"/>
    <w:rsid w:val="005A41F0"/>
    <w:rsid w:val="005B39C6"/>
    <w:rsid w:val="005B3CD6"/>
    <w:rsid w:val="005D13C2"/>
    <w:rsid w:val="006123F9"/>
    <w:rsid w:val="00627CE2"/>
    <w:rsid w:val="00660368"/>
    <w:rsid w:val="006E5F79"/>
    <w:rsid w:val="006F0B3F"/>
    <w:rsid w:val="006F433C"/>
    <w:rsid w:val="00702A14"/>
    <w:rsid w:val="007104DD"/>
    <w:rsid w:val="00712332"/>
    <w:rsid w:val="00721DA1"/>
    <w:rsid w:val="00726858"/>
    <w:rsid w:val="00755BB2"/>
    <w:rsid w:val="00761C5B"/>
    <w:rsid w:val="0077186B"/>
    <w:rsid w:val="0077345F"/>
    <w:rsid w:val="007B099E"/>
    <w:rsid w:val="007B4FD6"/>
    <w:rsid w:val="007C6A64"/>
    <w:rsid w:val="007F0CE3"/>
    <w:rsid w:val="008208A7"/>
    <w:rsid w:val="0084401F"/>
    <w:rsid w:val="00863AD1"/>
    <w:rsid w:val="008663D8"/>
    <w:rsid w:val="008951FE"/>
    <w:rsid w:val="008F11C2"/>
    <w:rsid w:val="00900625"/>
    <w:rsid w:val="00907471"/>
    <w:rsid w:val="00914492"/>
    <w:rsid w:val="009417D3"/>
    <w:rsid w:val="00956348"/>
    <w:rsid w:val="009706E4"/>
    <w:rsid w:val="00976DBF"/>
    <w:rsid w:val="009E53D5"/>
    <w:rsid w:val="00A03368"/>
    <w:rsid w:val="00A2616C"/>
    <w:rsid w:val="00A875F3"/>
    <w:rsid w:val="00A878C2"/>
    <w:rsid w:val="00A90F25"/>
    <w:rsid w:val="00AE1859"/>
    <w:rsid w:val="00B5588A"/>
    <w:rsid w:val="00B74D88"/>
    <w:rsid w:val="00B952AD"/>
    <w:rsid w:val="00C11A0F"/>
    <w:rsid w:val="00CA30EE"/>
    <w:rsid w:val="00CC6D56"/>
    <w:rsid w:val="00CE3799"/>
    <w:rsid w:val="00CE5099"/>
    <w:rsid w:val="00CF36A9"/>
    <w:rsid w:val="00D22326"/>
    <w:rsid w:val="00D25F60"/>
    <w:rsid w:val="00D37AF4"/>
    <w:rsid w:val="00D55CA8"/>
    <w:rsid w:val="00D566DD"/>
    <w:rsid w:val="00D62A65"/>
    <w:rsid w:val="00DA4376"/>
    <w:rsid w:val="00DA7AF5"/>
    <w:rsid w:val="00DB48E0"/>
    <w:rsid w:val="00DB564F"/>
    <w:rsid w:val="00E45816"/>
    <w:rsid w:val="00E528C1"/>
    <w:rsid w:val="00E62BA5"/>
    <w:rsid w:val="00E7326A"/>
    <w:rsid w:val="00E76355"/>
    <w:rsid w:val="00E9779C"/>
    <w:rsid w:val="00EC5C46"/>
    <w:rsid w:val="00EC667E"/>
    <w:rsid w:val="00EE13F1"/>
    <w:rsid w:val="00EF11C4"/>
    <w:rsid w:val="00F22F4B"/>
    <w:rsid w:val="00F30774"/>
    <w:rsid w:val="00F74C71"/>
    <w:rsid w:val="00FC654D"/>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semiHidden/>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semiHidden/>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809F1-2BEB-4D84-B548-A730D5E6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17</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56</cp:revision>
  <dcterms:created xsi:type="dcterms:W3CDTF">2019-04-03T16:21:00Z</dcterms:created>
  <dcterms:modified xsi:type="dcterms:W3CDTF">2019-04-04T22:52:00Z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