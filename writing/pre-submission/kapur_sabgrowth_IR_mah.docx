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Haltuch,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127953C"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xml:space="preserve">, data-driven method </w:t>
      </w:r>
      <w:ins w:id="1" w:author="Melissa Haltuch" w:date="2019-04-12T10:15:00Z">
        <w:r w:rsidR="00724F58">
          <w:rPr>
            <w:rFonts w:cstheme="minorHAnsi"/>
          </w:rPr>
          <w:t>that</w:t>
        </w:r>
      </w:ins>
      <w:del w:id="2" w:author="Melissa Haltuch" w:date="2019-04-12T10:15:00Z">
        <w:r w:rsidDel="00724F58">
          <w:rPr>
            <w:rFonts w:cstheme="minorHAnsi"/>
          </w:rPr>
          <w:delText>which</w:delText>
        </w:r>
      </w:del>
      <w:r>
        <w:rPr>
          <w:rFonts w:cstheme="minorHAnsi"/>
        </w:rPr>
        <w:t xml:space="preserve">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ins w:id="3" w:author="Melissa Haltuch" w:date="2019-04-12T10:14:00Z">
        <w:r w:rsidR="00724F58">
          <w:rPr>
            <w:rFonts w:cstheme="minorHAnsi"/>
            <w:iCs/>
          </w:rPr>
          <w:t xml:space="preserve"> sets</w:t>
        </w:r>
      </w:ins>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commentRangeStart w:id="4"/>
      <w:r w:rsidR="00725F8A">
        <w:rPr>
          <w:rFonts w:cstheme="minorHAnsi"/>
          <w:iCs/>
        </w:rPr>
        <w:t>R</w:t>
      </w:r>
      <w:r w:rsidRPr="00A27977">
        <w:rPr>
          <w:rFonts w:cstheme="minorHAnsi"/>
          <w:iCs/>
        </w:rPr>
        <w:t xml:space="preserve">esults indicate that </w:t>
      </w:r>
      <w:ins w:id="5" w:author="Melissa Haltuch" w:date="2019-04-12T10:15:00Z">
        <w:r w:rsidR="00724F58">
          <w:rPr>
            <w:rFonts w:cstheme="minorHAnsi"/>
            <w:iCs/>
          </w:rPr>
          <w:t xml:space="preserve">NE Pacific </w:t>
        </w:r>
      </w:ins>
      <w:r w:rsidR="00725F8A">
        <w:rPr>
          <w:rFonts w:cstheme="minorHAnsi"/>
          <w:iCs/>
        </w:rPr>
        <w:t xml:space="preserve">sablefish </w:t>
      </w:r>
      <w:ins w:id="6" w:author="Melissa Haltuch" w:date="2019-04-12T10:14:00Z">
        <w:r w:rsidR="00724F58">
          <w:rPr>
            <w:rFonts w:cstheme="minorHAnsi"/>
            <w:iCs/>
          </w:rPr>
          <w:t>length</w:t>
        </w:r>
      </w:ins>
      <w:del w:id="7" w:author="Melissa Haltuch" w:date="2019-04-12T10:14:00Z">
        <w:r w:rsidR="00725F8A" w:rsidDel="00724F58">
          <w:rPr>
            <w:rFonts w:cstheme="minorHAnsi"/>
            <w:iCs/>
          </w:rPr>
          <w:delText>size</w:delText>
        </w:r>
      </w:del>
      <w:r w:rsidR="00725F8A">
        <w:rPr>
          <w:rFonts w:cstheme="minorHAnsi"/>
          <w:iCs/>
        </w:rPr>
        <w:t xml:space="preserve">-at-age </w:t>
      </w:r>
      <w:del w:id="8" w:author="Melissa Haltuch" w:date="2019-04-12T10:15:00Z">
        <w:r w:rsidR="00725F8A" w:rsidDel="00724F58">
          <w:rPr>
            <w:rFonts w:cstheme="minorHAnsi"/>
            <w:iCs/>
          </w:rPr>
          <w:delText xml:space="preserve">appears to </w:delText>
        </w:r>
      </w:del>
      <w:r w:rsidR="00725F8A">
        <w:rPr>
          <w:rFonts w:cstheme="minorHAnsi"/>
          <w:iCs/>
        </w:rPr>
        <w:t>increase</w:t>
      </w:r>
      <w:ins w:id="9" w:author="Melissa Haltuch" w:date="2019-04-12T10:15:00Z">
        <w:r w:rsidR="00724F58">
          <w:rPr>
            <w:rFonts w:cstheme="minorHAnsi"/>
            <w:iCs/>
          </w:rPr>
          <w:t>s</w:t>
        </w:r>
      </w:ins>
      <w:r w:rsidR="00725F8A">
        <w:rPr>
          <w:rFonts w:cstheme="minorHAnsi"/>
          <w:iCs/>
        </w:rPr>
        <w:t xml:space="preserve"> with latitude</w:t>
      </w:r>
      <w:del w:id="10" w:author="Melissa Haltuch" w:date="2019-04-12T10:15:00Z">
        <w:r w:rsidR="00725F8A" w:rsidDel="00724F58">
          <w:rPr>
            <w:rFonts w:cstheme="minorHAnsi"/>
            <w:iCs/>
          </w:rPr>
          <w:delText xml:space="preserve"> in the NE Pacific</w:delText>
        </w:r>
      </w:del>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w:t>
      </w:r>
      <w:commentRangeEnd w:id="4"/>
      <w:r w:rsidR="00724F58">
        <w:rPr>
          <w:rStyle w:val="CommentReference"/>
        </w:rPr>
        <w:commentReference w:id="4"/>
      </w:r>
      <w:r w:rsidRPr="00A27977">
        <w:rPr>
          <w:rFonts w:cstheme="minorHAnsi"/>
          <w:iCs/>
        </w:rPr>
        <w:t xml:space="preserve">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ins w:id="11" w:author="Melissa Haltuch" w:date="2019-04-12T10:17:00Z">
        <w:r w:rsidR="00724F58">
          <w:rPr>
            <w:rFonts w:cstheme="minorHAnsi"/>
            <w:iCs/>
          </w:rPr>
          <w:t xml:space="preserve">spatially </w:t>
        </w:r>
      </w:ins>
      <w:r>
        <w:rPr>
          <w:rFonts w:cstheme="minorHAnsi"/>
          <w:iCs/>
        </w:rPr>
        <w:t xml:space="preserve">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158DA033"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w:t>
      </w:r>
      <w:commentRangeStart w:id="12"/>
      <w:r w:rsidR="00F502D0">
        <w:t>necessarily predicated on the aggregation of the data, which is often defined by survey stratification and/or changes in sampling gear.</w:t>
      </w:r>
      <w:commentRangeEnd w:id="12"/>
      <w:r w:rsidR="005571AE">
        <w:rPr>
          <w:rStyle w:val="CommentReference"/>
        </w:rPr>
        <w:commentReference w:id="12"/>
      </w:r>
      <w:r w:rsidR="00F502D0">
        <w:t xml:space="preserve">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7A43FC33"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ins w:id="13" w:author="Melissa Haltuch" w:date="2019-04-12T10:22:00Z">
        <w:r w:rsidR="007C4382">
          <w:t xml:space="preserve">been </w:t>
        </w:r>
      </w:ins>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w:t>
      </w:r>
      <w:ins w:id="14" w:author="Melissa Haltuch" w:date="2019-04-12T10:22:00Z">
        <w:r w:rsidR="007C4382">
          <w:rPr>
            <w:rFonts w:cstheme="minorHAnsi"/>
            <w:iCs/>
          </w:rPr>
          <w:t xml:space="preserve">spatially </w:t>
        </w:r>
      </w:ins>
      <w:r w:rsidR="00F502D0">
        <w:rPr>
          <w:rFonts w:cstheme="minorHAnsi"/>
          <w:iCs/>
        </w:rPr>
        <w:t xml:space="preserve">structured population dynamics models. We use simulation to test the robustness of the method </w:t>
      </w:r>
      <w:r>
        <w:rPr>
          <w:rFonts w:cstheme="minorHAnsi"/>
          <w:iCs/>
        </w:rPr>
        <w:t xml:space="preserve">for </w:t>
      </w:r>
      <w:del w:id="15" w:author="Melissa Haltuch" w:date="2019-04-12T10:22:00Z">
        <w:r w:rsidR="00F502D0" w:rsidDel="007C4382">
          <w:rPr>
            <w:rFonts w:cstheme="minorHAnsi"/>
            <w:iCs/>
          </w:rPr>
          <w:delText>age</w:delText>
        </w:r>
        <w:r w:rsidR="00BE093A" w:rsidDel="007C4382">
          <w:rPr>
            <w:rFonts w:cstheme="minorHAnsi"/>
            <w:iCs/>
          </w:rPr>
          <w:delText>-</w:delText>
        </w:r>
      </w:del>
      <w:r w:rsidR="00F502D0">
        <w:rPr>
          <w:rFonts w:cstheme="minorHAnsi"/>
          <w:iCs/>
        </w:rPr>
        <w:t>length</w:t>
      </w:r>
      <w:ins w:id="16" w:author="Melissa Haltuch" w:date="2019-04-12T10:22:00Z">
        <w:r w:rsidR="007C4382">
          <w:rPr>
            <w:rFonts w:cstheme="minorHAnsi"/>
            <w:iCs/>
          </w:rPr>
          <w:t>-at-age</w:t>
        </w:r>
      </w:ins>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17"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18"/>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commentRangeEnd w:id="18"/>
      <w:r w:rsidR="00C56964">
        <w:rPr>
          <w:rStyle w:val="CommentReference"/>
        </w:rPr>
        <w:commentReference w:id="18"/>
      </w:r>
    </w:p>
    <w:p w14:paraId="2DD9C96B" w14:textId="0495228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w:t>
      </w:r>
      <w:del w:id="19" w:author="Melissa Haltuch" w:date="2019-04-12T10:26:00Z">
        <w:r w:rsidR="00424B2D" w:rsidDel="00C56964">
          <w:delText xml:space="preserve"> </w:delText>
        </w:r>
      </w:del>
      <w:r w:rsidR="00424B2D">
        <w:t xml:space="preserve"> between which</w:t>
      </w:r>
      <w:r>
        <w:t xml:space="preserve"> </w:t>
      </w:r>
      <w:r w:rsidR="00424B2D">
        <w:t>we anticipate</w:t>
      </w:r>
      <w:r>
        <w:t xml:space="preserve"> change</w:t>
      </w:r>
      <w:r w:rsidR="00424B2D">
        <w:t>s</w:t>
      </w:r>
      <w:r>
        <w:t xml:space="preserve"> in fish </w:t>
      </w:r>
      <w:commentRangeStart w:id="20"/>
      <w:r>
        <w:t>size</w:t>
      </w:r>
      <w:r w:rsidR="00424B2D">
        <w:t xml:space="preserve"> at age</w:t>
      </w:r>
      <w:commentRangeEnd w:id="20"/>
      <w:r w:rsidR="00C56964">
        <w:rPr>
          <w:rStyle w:val="CommentReference"/>
        </w:rPr>
        <w:commentReference w:id="20"/>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21" w:name="_Hlk3457523"/>
      <w:bookmarkStart w:id="22" w:name="_Hlk2063522"/>
      <w:r w:rsidR="005E0FFF">
        <w:t>These steps are then repeated for years and longitudes</w:t>
      </w:r>
      <w:bookmarkEnd w:id="21"/>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22"/>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23"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23"/>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24"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24"/>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25"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26" w:name="_Ref5258267"/>
      <w:r>
        <w:lastRenderedPageBreak/>
        <w:t xml:space="preserve">2.3 </w:t>
      </w:r>
      <w:r w:rsidR="001D6A18">
        <w:t>Performance Metrics</w:t>
      </w:r>
      <w:bookmarkEnd w:id="26"/>
    </w:p>
    <w:p w14:paraId="5ED8337B" w14:textId="1D6FFD06"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t>
      </w:r>
      <w:ins w:id="27" w:author="Melissa Haltuch" w:date="2019-04-12T10:29:00Z">
        <w:r w:rsidR="0022535D">
          <w:t>that</w:t>
        </w:r>
      </w:ins>
      <w:del w:id="28" w:author="Melissa Haltuch" w:date="2019-04-12T10:29:00Z">
        <w:r w:rsidDel="0022535D">
          <w:delText>which</w:delText>
        </w:r>
      </w:del>
      <w:r>
        <w:t xml:space="preserve">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17"/>
    <w:bookmarkEnd w:id="25"/>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Sablefish Longline Survey</w:t>
      </w:r>
      <w:r w:rsidR="008F0D40">
        <w:rPr>
          <w:rStyle w:val="CommentReference"/>
        </w:rPr>
        <w:commentReference w:id="29"/>
      </w:r>
      <w:r w:rsidR="0057578D">
        <w:rPr>
          <w:rStyle w:val="CommentReference"/>
        </w:rPr>
        <w:commentReference w:id="30"/>
      </w:r>
      <w:r w:rsidR="0022535D">
        <w:rPr>
          <w:rStyle w:val="CommentReference"/>
        </w:rPr>
        <w:commentReference w:id="31"/>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w:t>
      </w:r>
      <w:commentRangeStart w:id="32"/>
      <w:r w:rsidR="00A905FF">
        <w:t>1991</w:t>
      </w:r>
      <w:commentRangeEnd w:id="32"/>
      <w:r w:rsidR="0022535D">
        <w:rPr>
          <w:rStyle w:val="CommentReference"/>
        </w:rPr>
        <w:commentReference w:id="32"/>
      </w:r>
      <w:r w:rsidR="00A905FF">
        <w:t xml:space="preserve">. </w:t>
      </w:r>
      <w:r w:rsidR="00A04F68">
        <w:t>Data from each region included measured length, sex, age, and the starting latitude and longitude which determined the survey station</w:t>
      </w:r>
      <w:commentRangeStart w:id="33"/>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w:t>
      </w:r>
      <w:commentRangeEnd w:id="33"/>
      <w:r w:rsidR="0022535D">
        <w:rPr>
          <w:rStyle w:val="CommentReference"/>
        </w:rPr>
        <w:commentReference w:id="33"/>
      </w:r>
      <w:r w:rsidR="00615029" w:rsidRPr="00D30CB6">
        <w:t xml:space="preserve">This produced a data set with </w:t>
      </w:r>
      <w:r w:rsidR="00612667" w:rsidRPr="00D30CB6">
        <w:t xml:space="preserve">an average of </w:t>
      </w:r>
      <w:r w:rsidR="00276779" w:rsidRPr="00825F33">
        <w:t xml:space="preserve">1315, 1283, and </w:t>
      </w:r>
      <w:commentRangeStart w:id="34"/>
      <w:r w:rsidR="00276779" w:rsidRPr="00825F33">
        <w:t>65</w:t>
      </w:r>
      <w:commentRangeEnd w:id="34"/>
      <w:r w:rsidR="0022535D">
        <w:rPr>
          <w:rStyle w:val="CommentReference"/>
        </w:rPr>
        <w:commentReference w:id="34"/>
      </w:r>
      <w:r w:rsidR="00276779" w:rsidRPr="00825F33">
        <w:t xml:space="preserve">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commentRangeStart w:id="35"/>
      <w:r w:rsidR="006D5924">
        <w:t xml:space="preserve">the data </w:t>
      </w:r>
      <w:commentRangeEnd w:id="35"/>
      <w:r w:rsidR="0022535D">
        <w:rPr>
          <w:rStyle w:val="CommentReference"/>
        </w:rPr>
        <w:commentReference w:id="35"/>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w:t>
      </w:r>
      <w:commentRangeStart w:id="36"/>
      <w:r w:rsidR="003D1CAA">
        <w:rPr>
          <w:noProof/>
        </w:rPr>
        <w:t>older</w:t>
      </w:r>
      <w:r w:rsidR="008924A8">
        <w:rPr>
          <w:noProof/>
        </w:rPr>
        <w:t xml:space="preserve"> than recruits.</w:t>
      </w:r>
      <w:r w:rsidR="00101143">
        <w:rPr>
          <w:noProof/>
        </w:rPr>
        <w:t xml:space="preserve"> </w:t>
      </w:r>
      <w:commentRangeEnd w:id="36"/>
      <w:r w:rsidR="00957C06">
        <w:rPr>
          <w:rStyle w:val="CommentReference"/>
        </w:rPr>
        <w:commentReference w:id="36"/>
      </w:r>
    </w:p>
    <w:p w14:paraId="17B4322E" w14:textId="0BDD1EA8" w:rsidR="009F78DF" w:rsidRDefault="009F78DF" w:rsidP="00825F33">
      <w:pPr>
        <w:spacing w:before="240" w:after="0" w:line="360" w:lineRule="auto"/>
      </w:pPr>
      <w:r>
        <w:t xml:space="preserve">To </w:t>
      </w:r>
      <w:r w:rsidR="00BB0FD7">
        <w:t>refine the implementation</w:t>
      </w:r>
      <w:r>
        <w:t xml:space="preserve"> breakpoints </w:t>
      </w:r>
      <w:r w:rsidR="00BB0FD7">
        <w:t xml:space="preserve">to only include those </w:t>
      </w:r>
      <w:ins w:id="37" w:author="Melissa Haltuch" w:date="2019-04-12T10:39:00Z">
        <w:r w:rsidR="00655DDF">
          <w:t>that</w:t>
        </w:r>
      </w:ins>
      <w:del w:id="38" w:author="Melissa Haltuch" w:date="2019-04-12T10:39:00Z">
        <w:r w:rsidR="00BB0FD7" w:rsidDel="00655DDF">
          <w:delText>which</w:delText>
        </w:r>
      </w:del>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w:t>
      </w:r>
      <w:commentRangeStart w:id="39"/>
      <w:r w:rsidR="00B350F8">
        <w:t>key</w:t>
      </w:r>
      <w:commentRangeEnd w:id="39"/>
      <w:r w:rsidR="00655DDF">
        <w:rPr>
          <w:rStyle w:val="CommentReference"/>
        </w:rPr>
        <w:commentReference w:id="39"/>
      </w:r>
      <w:r w:rsidR="00B350F8">
        <w:t xml:space="preserve">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t>
      </w:r>
      <w:ins w:id="40" w:author="Melissa Haltuch" w:date="2019-04-12T10:40:00Z">
        <w:r w:rsidR="00655DDF">
          <w:t>that</w:t>
        </w:r>
      </w:ins>
      <w:del w:id="41" w:author="Melissa Haltuch" w:date="2019-04-12T10:40:00Z">
        <w:r w:rsidDel="00655DDF">
          <w:delText>which</w:delText>
        </w:r>
      </w:del>
      <w:r>
        <w:t xml:space="preserve">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42" w:name="_Ref5718407"/>
      <w:r>
        <w:t xml:space="preserve">3.1 </w:t>
      </w:r>
      <w:r w:rsidR="00506E17">
        <w:t>Simulation Study</w:t>
      </w:r>
      <w:bookmarkEnd w:id="42"/>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16DFEC76"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xml:space="preserve">, row 3) </w:t>
      </w:r>
      <w:ins w:id="43" w:author="Melissa Haltuch" w:date="2019-04-12T10:42:00Z">
        <w:r w:rsidR="00655DDF">
          <w:t>that</w:t>
        </w:r>
      </w:ins>
      <w:del w:id="44" w:author="Melissa Haltuch" w:date="2019-04-12T10:42:00Z">
        <w:r w:rsidR="003625DB" w:rsidDel="00655DDF">
          <w:delText>which</w:delText>
        </w:r>
      </w:del>
      <w:r w:rsidR="003625DB">
        <w:t xml:space="preserve">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commentRangeStart w:id="45"/>
      <w:r w:rsidR="00F77ACF">
        <w:t>key</w:t>
      </w:r>
      <w:commentRangeEnd w:id="45"/>
      <w:r w:rsidR="00655DDF">
        <w:rPr>
          <w:rStyle w:val="CommentReference"/>
        </w:rPr>
        <w:commentReference w:id="45"/>
      </w:r>
      <w:r w:rsidR="00F77ACF">
        <w:t xml:space="preserve">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 xml:space="preserve">(approximately </w:t>
      </w:r>
      <w:commentRangeStart w:id="46"/>
      <w:r w:rsidR="00A9532D">
        <w:t>Vancouver, Canad</w:t>
      </w:r>
      <w:r w:rsidR="00274FD3">
        <w:t>a</w:t>
      </w:r>
      <w:commentRangeEnd w:id="46"/>
      <w:r w:rsidR="00655DDF">
        <w:rPr>
          <w:rStyle w:val="CommentReference"/>
        </w:rPr>
        <w:commentReference w:id="46"/>
      </w:r>
      <w:r w:rsidR="00274FD3">
        <w:t xml:space="preserve">)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w:t>
      </w:r>
      <w:commentRangeStart w:id="47"/>
      <w:r w:rsidR="00362196">
        <w:t xml:space="preserve">this </w:t>
      </w:r>
      <w:r w:rsidR="008D0425">
        <w:t>setup</w:t>
      </w:r>
      <w:commentRangeEnd w:id="47"/>
      <w:r w:rsidR="005A5C86">
        <w:rPr>
          <w:rStyle w:val="CommentReference"/>
        </w:rPr>
        <w:commentReference w:id="47"/>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r w:rsidR="001A1B0A" w:rsidRPr="004906F5">
        <w:t>Discussion</w:t>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30482416"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70FCE92"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w:t>
      </w:r>
      <w:commentRangeStart w:id="48"/>
      <w:r w:rsidR="00DC2CFC">
        <w:t xml:space="preserve">one of our detected breakpoints </w:t>
      </w:r>
      <w:commentRangeEnd w:id="48"/>
      <w:r w:rsidR="005A5C86">
        <w:rPr>
          <w:rStyle w:val="CommentReference"/>
        </w:rPr>
        <w:lastRenderedPageBreak/>
        <w:commentReference w:id="48"/>
      </w:r>
      <w:r w:rsidR="00DC2CFC">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w:t>
      </w:r>
      <w:commentRangeStart w:id="49"/>
      <w:r w:rsidR="00EE0A9B">
        <w:t>that</w:t>
      </w:r>
      <w:commentRangeEnd w:id="49"/>
      <w:r w:rsidR="005A5C86">
        <w:rPr>
          <w:rStyle w:val="CommentReference"/>
        </w:rPr>
        <w:commentReference w:id="49"/>
      </w:r>
      <w:r w:rsidR="00EE0A9B">
        <w:t xml:space="preserve">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commentRangeStart w:id="50"/>
      <w:r w:rsidR="00212215">
        <w:t xml:space="preserve">shelf-slope pattern </w:t>
      </w:r>
      <w:commentRangeEnd w:id="50"/>
      <w:r w:rsidR="00AE062D">
        <w:rPr>
          <w:rStyle w:val="CommentReference"/>
        </w:rPr>
        <w:commentReference w:id="50"/>
      </w:r>
      <w:r w:rsidR="00212215">
        <w:t xml:space="preserve">observed in </w:t>
      </w:r>
      <w:proofErr w:type="spellStart"/>
      <w:r w:rsidR="00212215">
        <w:t>groundfish</w:t>
      </w:r>
      <w:proofErr w:type="spellEnd"/>
      <w:r w:rsidR="00212215">
        <w:t xml:space="preserve">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w:t>
      </w:r>
      <w:commentRangeStart w:id="51"/>
      <w:r w:rsidR="00F65EE9">
        <w:t xml:space="preserve">in </w:t>
      </w:r>
      <w:r w:rsidR="00CD03F1">
        <w:t>1995</w:t>
      </w:r>
      <w:r w:rsidR="0000580A">
        <w:t xml:space="preserve"> only for age-four fish</w:t>
      </w:r>
      <w:r w:rsidR="0005545E">
        <w:t>,</w:t>
      </w:r>
      <w:r w:rsidR="00F65EE9">
        <w:t xml:space="preserve"> </w:t>
      </w:r>
      <w:r w:rsidR="00CD03F1">
        <w:t xml:space="preserve">though it was </w:t>
      </w:r>
      <w:commentRangeEnd w:id="51"/>
      <w:r w:rsidR="002C350B">
        <w:rPr>
          <w:rStyle w:val="CommentReference"/>
        </w:rPr>
        <w:commentReference w:id="51"/>
      </w:r>
      <w:r w:rsidR="00CD03F1">
        <w:t>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42DCF67F" w:rsidR="0000580A" w:rsidRPr="00D76119" w:rsidRDefault="009A4F3C" w:rsidP="00D76119">
      <w:pPr>
        <w:spacing w:after="0" w:line="360" w:lineRule="auto"/>
        <w:ind w:firstLine="360"/>
      </w:pPr>
      <w:commentRangeStart w:id="52"/>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del w:id="53" w:author="Melissa Haltuch" w:date="2019-04-12T12:26:00Z">
        <w:r w:rsidDel="002C350B">
          <w:delText>moreso</w:delText>
        </w:r>
      </w:del>
      <w:ins w:id="54" w:author="Melissa Haltuch" w:date="2019-04-12T12:26:00Z">
        <w:r w:rsidR="002C350B">
          <w:t>more so</w:t>
        </w:r>
      </w:ins>
      <w:r>
        <w:t xml:space="preserve"> in southerly regions (such as Regions 1 and 2, which are mostly comprised of CC data).</w:t>
      </w:r>
      <w:commentRangeEnd w:id="52"/>
      <w:r w:rsidR="002C350B">
        <w:rPr>
          <w:rStyle w:val="CommentReference"/>
        </w:rPr>
        <w:commentReference w:id="52"/>
      </w:r>
      <w:r>
        <w:t xml:space="preserve"> </w:t>
      </w:r>
      <w:commentRangeStart w:id="55"/>
      <w:r>
        <w:t>VGBF estimates for males only supported the conservation of the temporal break in Region 4 (western Alaska).</w:t>
      </w:r>
      <w:r w:rsidR="007D1370">
        <w:t xml:space="preserve"> </w:t>
      </w:r>
      <w:commentRangeEnd w:id="55"/>
      <w:r w:rsidR="002C350B">
        <w:rPr>
          <w:rStyle w:val="CommentReference"/>
        </w:rPr>
        <w:commentReference w:id="55"/>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56"/>
      <w:proofErr w:type="spellStart"/>
      <w:r w:rsidR="00291BC9">
        <w:t>ground</w:t>
      </w:r>
      <w:ins w:id="57" w:author="Melissa Haltuch" w:date="2019-04-12T12:30:00Z">
        <w:r w:rsidR="002C350B">
          <w:t>fish</w:t>
        </w:r>
        <w:proofErr w:type="spellEnd"/>
        <w:r w:rsidR="002C350B">
          <w:t xml:space="preserve"> </w:t>
        </w:r>
      </w:ins>
      <w:commentRangeStart w:id="58"/>
      <w:r w:rsidR="00291BC9">
        <w:t>fisheries</w:t>
      </w:r>
      <w:commentRangeEnd w:id="56"/>
      <w:r w:rsidR="00291BC9">
        <w:rPr>
          <w:rStyle w:val="CommentReference"/>
        </w:rPr>
        <w:commentReference w:id="56"/>
      </w:r>
      <w:commentRangeEnd w:id="58"/>
      <w:r w:rsidR="002C350B">
        <w:rPr>
          <w:rStyle w:val="CommentReference"/>
        </w:rPr>
        <w:commentReference w:id="58"/>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59"/>
      <w:commentRangeStart w:id="60"/>
      <w:r>
        <w:t>(M. Haltuch, pers. comm.)</w:t>
      </w:r>
      <w:commentRangeEnd w:id="59"/>
      <w:r w:rsidR="00F521CD">
        <w:rPr>
          <w:rStyle w:val="CommentReference"/>
        </w:rPr>
        <w:commentReference w:id="59"/>
      </w:r>
      <w:commentRangeEnd w:id="60"/>
      <w:r w:rsidR="002C350B">
        <w:rPr>
          <w:rStyle w:val="CommentReference"/>
        </w:rPr>
        <w:commentReference w:id="60"/>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w:t>
      </w:r>
      <w:proofErr w:type="spellStart"/>
      <w:r w:rsidR="00247F68">
        <w:t>vectorized</w:t>
      </w:r>
      <w:proofErr w:type="spellEnd"/>
      <w:r w:rsidR="00247F68">
        <w:t xml:space="preserve">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61"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62"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62"/>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fish in the sample.</w:t>
      </w:r>
    </w:p>
    <w:bookmarkEnd w:id="61"/>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63"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64"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64"/>
      <w:r>
        <w:t xml:space="preserve">. </w:t>
      </w:r>
      <w:r w:rsidR="003D44CE">
        <w:t>(</w:t>
      </w:r>
      <w:proofErr w:type="spellStart"/>
      <w:proofErr w:type="gramStart"/>
      <w:r w:rsidR="003D44CE">
        <w:t>a,</w:t>
      </w:r>
      <w:proofErr w:type="gramEnd"/>
      <w:r w:rsidR="003D44CE">
        <w:t>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65"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66"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66"/>
      <w:r>
        <w:t xml:space="preserve">. </w:t>
      </w:r>
      <w:r w:rsidR="00081EE8">
        <w:t>(</w:t>
      </w:r>
      <w:proofErr w:type="spellStart"/>
      <w:proofErr w:type="gramStart"/>
      <w:r w:rsidR="00081EE8">
        <w:t>a,</w:t>
      </w:r>
      <w:proofErr w:type="gramEnd"/>
      <w:r w:rsidR="00081EE8">
        <w:t>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67" w:name="_Ref5206683"/>
      <w:bookmarkStart w:id="68"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67"/>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68"/>
    </w:p>
    <w:bookmarkEnd w:id="63"/>
    <w:bookmarkEnd w:id="65"/>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6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69"/>
      <w:r>
        <w:t xml:space="preserve">. </w:t>
      </w:r>
      <w:r w:rsidR="00C050D7">
        <w:t xml:space="preserve"> </w:t>
      </w:r>
      <w:r w:rsidR="00B6218A">
        <w:t>(</w:t>
      </w:r>
      <w:proofErr w:type="spellStart"/>
      <w:proofErr w:type="gramStart"/>
      <w:r w:rsidR="00B6218A">
        <w:t>a,</w:t>
      </w:r>
      <w:proofErr w:type="gramEnd"/>
      <w:r w:rsidR="00B6218A">
        <w:t>c,e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w:t>
      </w:r>
      <w:proofErr w:type="gramStart"/>
      <w:r w:rsidR="00B6218A">
        <w:t>,d,f</w:t>
      </w:r>
      <w:proofErr w:type="spellEnd"/>
      <w:proofErr w:type="gram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70"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70"/>
      <w:r w:rsidR="00655F5F">
        <w:t xml:space="preserve"> (</w:t>
      </w:r>
      <w:proofErr w:type="spellStart"/>
      <w:r w:rsidR="00655F5F">
        <w:t>a</w:t>
      </w:r>
      <w:proofErr w:type="gramStart"/>
      <w:r w:rsidR="00655F5F">
        <w:t>,c,e</w:t>
      </w:r>
      <w:proofErr w:type="spellEnd"/>
      <w:proofErr w:type="gram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8"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71"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71"/>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72"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72"/>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73"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r w:rsidR="0057075F">
              <w:t>U</w:t>
            </w:r>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U[0,25]  under growth Regime 1; </w:t>
            </w:r>
          </w:p>
          <w:p w14:paraId="19536133" w14:textId="250D8D43" w:rsidR="00B82748" w:rsidRDefault="00B0287C" w:rsidP="007D5FD4">
            <w:r>
              <w:t xml:space="preserve">Latitude and Longitude </w:t>
            </w:r>
            <w:r w:rsidR="00B82748">
              <w:t>~ U[25,50]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U[0,25]  under growth Regime 1;</w:t>
            </w:r>
          </w:p>
          <w:p w14:paraId="4CF0762A" w14:textId="6AD29014" w:rsidR="00B82748" w:rsidRDefault="00B0287C" w:rsidP="007D5FD4">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U[0,25]  under growth Regime 1; </w:t>
            </w:r>
          </w:p>
          <w:p w14:paraId="4E5E73F6" w14:textId="2AEE3099" w:rsidR="00B82748" w:rsidRDefault="00B0287C" w:rsidP="007D5FD4">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U[0,49]  under growth Regime 1;</w:t>
            </w:r>
          </w:p>
          <w:p w14:paraId="5BCDF1B4" w14:textId="524E2BD8" w:rsidR="00B82748" w:rsidRDefault="00B0287C" w:rsidP="007D5FD4">
            <w:r>
              <w:t xml:space="preserve">Latitude and Longitude </w:t>
            </w:r>
            <w:r w:rsidR="00B82748">
              <w:t>~ U[49,50]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Latitude and Longitude ~ U[0,50],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0"/>
          <w:pgSz w:w="12240" w:h="15840"/>
          <w:pgMar w:top="1440" w:right="1440" w:bottom="1440" w:left="1440" w:header="720" w:footer="720" w:gutter="0"/>
          <w:cols w:space="720"/>
          <w:docGrid w:linePitch="360"/>
        </w:sectPr>
      </w:pPr>
      <w:bookmarkStart w:id="74" w:name="_Ref872431"/>
      <w:bookmarkStart w:id="75"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74"/>
      <w:r>
        <w:t xml:space="preserve">. Summary of simulated datasets used to test the </w:t>
      </w:r>
      <w:r w:rsidR="007D5FD4">
        <w:t>proposed</w:t>
      </w:r>
      <w:r>
        <w:t xml:space="preserve"> method </w:t>
      </w:r>
      <w:bookmarkEnd w:id="75"/>
      <w:r w:rsidR="007D5FD4">
        <w:t>against various degrees of spatial growth variation, and a single temporal scenario.</w:t>
      </w:r>
    </w:p>
    <w:bookmarkEnd w:id="73"/>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76"/>
            <w:commentRangeStart w:id="77"/>
            <w:r>
              <w:rPr>
                <w:b/>
              </w:rPr>
              <w:t>Coverage probability for L</w:t>
            </w:r>
            <w:r w:rsidRPr="000645CA">
              <w:rPr>
                <w:b/>
                <w:vertAlign w:val="subscript"/>
              </w:rPr>
              <w:t>1</w:t>
            </w:r>
            <w:commentRangeEnd w:id="76"/>
            <w:commentRangeEnd w:id="77"/>
            <w:r>
              <w:rPr>
                <w:b/>
                <w:vertAlign w:val="subscript"/>
              </w:rPr>
              <w:t>,</w:t>
            </w:r>
            <w:r>
              <w:rPr>
                <w:b/>
              </w:rPr>
              <w:t xml:space="preserve"> L</w:t>
            </w:r>
            <w:r>
              <w:rPr>
                <w:b/>
                <w:vertAlign w:val="subscript"/>
              </w:rPr>
              <w:t>2</w:t>
            </w:r>
            <w:r w:rsidRPr="000645CA">
              <w:rPr>
                <w:rStyle w:val="CommentReference"/>
                <w:vertAlign w:val="subscript"/>
              </w:rPr>
              <w:commentReference w:id="76"/>
            </w:r>
            <w:r w:rsidR="00B16645">
              <w:rPr>
                <w:rStyle w:val="CommentReference"/>
              </w:rPr>
              <w:commentReference w:id="77"/>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Latitude and Longitude ~ U[0,50],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78"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78"/>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79"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7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80"/>
      <w:commentRangeStart w:id="81"/>
      <w:commentRangeStart w:id="82"/>
      <w:r w:rsidR="00BE6203" w:rsidRPr="00ED2D44">
        <w:t>here</w:t>
      </w:r>
      <w:commentRangeEnd w:id="80"/>
      <w:r w:rsidR="00C6606C">
        <w:rPr>
          <w:rStyle w:val="CommentReference"/>
          <w:iCs w:val="0"/>
        </w:rPr>
        <w:commentReference w:id="80"/>
      </w:r>
      <w:commentRangeEnd w:id="81"/>
      <w:r w:rsidR="00AB2804">
        <w:t>.</w:t>
      </w:r>
      <w:r w:rsidR="00C6606C">
        <w:rPr>
          <w:rStyle w:val="CommentReference"/>
          <w:iCs w:val="0"/>
        </w:rPr>
        <w:commentReference w:id="81"/>
      </w:r>
      <w:commentRangeEnd w:id="82"/>
      <w:r w:rsidR="001958F3">
        <w:rPr>
          <w:rStyle w:val="CommentReference"/>
          <w:iCs w:val="0"/>
        </w:rPr>
        <w:commentReference w:id="82"/>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8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83"/>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Rodionov, S., Overland, J.E., 2005. Application of a sequential regime shift detection method to the Bering Sea ecosystem. 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Rodionov, S.N., 2004. 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w:t>
      </w:r>
      <w:bookmarkStart w:id="84" w:name="_GoBack"/>
      <w:bookmarkEnd w:id="84"/>
      <w:r w:rsidRPr="00F04304">
        <w:rPr>
          <w:noProof/>
        </w:rPr>
        <w:t>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Melissa Haltuch" w:date="2019-04-12T10:16:00Z" w:initials="MH">
    <w:p w14:paraId="333CCB6B" w14:textId="72CF21CA" w:rsidR="00724F58" w:rsidRDefault="00724F58">
      <w:pPr>
        <w:pStyle w:val="CommentText"/>
      </w:pPr>
      <w:r>
        <w:rPr>
          <w:rStyle w:val="CommentReference"/>
        </w:rPr>
        <w:annotationRef/>
      </w:r>
      <w:r>
        <w:t>Consider adding a sentence on spatial break points here.</w:t>
      </w:r>
    </w:p>
  </w:comment>
  <w:comment w:id="12" w:author="Melissa Haltuch" w:date="2019-04-12T10:18:00Z" w:initials="MH">
    <w:p w14:paraId="2AF5103C" w14:textId="0F77090B" w:rsidR="005571AE" w:rsidRDefault="005571AE">
      <w:pPr>
        <w:pStyle w:val="CommentText"/>
      </w:pPr>
      <w:r>
        <w:rPr>
          <w:rStyle w:val="CommentReference"/>
        </w:rPr>
        <w:annotationRef/>
      </w:r>
      <w:r>
        <w:t>As well as political boundaries</w:t>
      </w:r>
    </w:p>
  </w:comment>
  <w:comment w:id="18" w:author="Melissa Haltuch" w:date="2019-04-12T10:24:00Z" w:initials="MH">
    <w:p w14:paraId="2A1212C1" w14:textId="2A2C34A2" w:rsidR="00C56964" w:rsidRDefault="00C56964">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20" w:author="Melissa Haltuch" w:date="2019-04-12T10:26:00Z" w:initials="MH">
    <w:p w14:paraId="2563FEB2" w14:textId="6885389A" w:rsidR="00C56964" w:rsidRDefault="00C56964">
      <w:pPr>
        <w:pStyle w:val="CommentText"/>
      </w:pPr>
      <w:r>
        <w:rPr>
          <w:rStyle w:val="CommentReference"/>
        </w:rPr>
        <w:annotationRef/>
      </w:r>
      <w:r>
        <w:t>You are using size at age and length at age interchangeable, I would pick one and use this consistently through the paper.</w:t>
      </w:r>
    </w:p>
  </w:comment>
  <w:comment w:id="29" w:author="." w:date="2019-02-05T21:12:00Z" w:initials=".">
    <w:p w14:paraId="7D190839" w14:textId="7B222504" w:rsidR="00724F58" w:rsidRDefault="00724F58">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30" w:author="Maia Kapur" w:date="2019-04-05T17:30:00Z" w:initials="MK">
    <w:p w14:paraId="193F6FA0" w14:textId="219DC3BB" w:rsidR="00724F58" w:rsidRDefault="00724F58">
      <w:pPr>
        <w:pStyle w:val="CommentText"/>
      </w:pPr>
      <w:r>
        <w:rPr>
          <w:rStyle w:val="CommentReference"/>
        </w:rPr>
        <w:annotationRef/>
      </w:r>
      <w:r>
        <w:t>Not clear where you mean to put this</w:t>
      </w:r>
    </w:p>
  </w:comment>
  <w:comment w:id="31" w:author="Melissa Haltuch" w:date="2019-04-12T10:33:00Z" w:initials="MH">
    <w:p w14:paraId="1F5165B7" w14:textId="43030864" w:rsidR="0022535D" w:rsidRDefault="0022535D">
      <w:pPr>
        <w:pStyle w:val="CommentText"/>
      </w:pPr>
      <w:r>
        <w:rPr>
          <w:rStyle w:val="CommentReference"/>
        </w:rPr>
        <w:annotationRef/>
      </w:r>
      <w:r>
        <w:t>Yes, this is correct, see the survey protocol document</w:t>
      </w:r>
    </w:p>
  </w:comment>
  <w:comment w:id="32" w:author="Melissa Haltuch" w:date="2019-04-12T10:33:00Z" w:initials="MH">
    <w:p w14:paraId="448AB4E4" w14:textId="2542F82A" w:rsidR="0022535D" w:rsidRDefault="0022535D">
      <w:pPr>
        <w:pStyle w:val="CommentText"/>
      </w:pPr>
      <w:r>
        <w:rPr>
          <w:rStyle w:val="CommentReference"/>
        </w:rPr>
        <w:annotationRef/>
      </w:r>
      <w:r>
        <w:t>Did you use any ADFG data? I’m not sure that they have survey data but it might be worth an ask.</w:t>
      </w:r>
    </w:p>
  </w:comment>
  <w:comment w:id="33" w:author="Melissa Haltuch" w:date="2019-04-12T10:36:00Z" w:initials="MH">
    <w:p w14:paraId="6D1916A2" w14:textId="15B40087" w:rsidR="0022535D" w:rsidRDefault="0022535D">
      <w:pPr>
        <w:pStyle w:val="CommentText"/>
      </w:pPr>
      <w:r>
        <w:rPr>
          <w:rStyle w:val="CommentReference"/>
        </w:rPr>
        <w:annotationRef/>
      </w:r>
      <w:r>
        <w:t>Someone will ask how the subsampling was done, you should add a sentence here.</w:t>
      </w:r>
    </w:p>
  </w:comment>
  <w:comment w:id="34" w:author="Melissa Haltuch" w:date="2019-04-12T10:35:00Z" w:initials="MH">
    <w:p w14:paraId="7C5BF81B" w14:textId="28B3E922" w:rsidR="0022535D" w:rsidRDefault="0022535D">
      <w:pPr>
        <w:pStyle w:val="CommentText"/>
      </w:pPr>
      <w:r>
        <w:rPr>
          <w:rStyle w:val="CommentReference"/>
        </w:rPr>
        <w:annotationRef/>
      </w:r>
      <w:r>
        <w:t xml:space="preserve">Do you think that this sample size is large enough to be informative? </w:t>
      </w:r>
    </w:p>
  </w:comment>
  <w:comment w:id="35" w:author="Melissa Haltuch" w:date="2019-04-12T10:37:00Z" w:initials="MH">
    <w:p w14:paraId="0F9581C5" w14:textId="3612F996" w:rsidR="0022535D" w:rsidRDefault="0022535D">
      <w:pPr>
        <w:pStyle w:val="CommentText"/>
      </w:pPr>
      <w:r>
        <w:rPr>
          <w:rStyle w:val="CommentReference"/>
        </w:rPr>
        <w:annotationRef/>
      </w:r>
      <w:r>
        <w:t xml:space="preserve">I expect that use used all of the data, rather than just the subsampled data, yes? </w:t>
      </w:r>
    </w:p>
  </w:comment>
  <w:comment w:id="36" w:author="Melissa Haltuch" w:date="2019-04-12T10:38:00Z" w:initials="MH">
    <w:p w14:paraId="30DC19B0" w14:textId="0F5BED94" w:rsidR="00957C06" w:rsidRDefault="00957C06">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39" w:author="Melissa Haltuch" w:date="2019-04-12T10:39:00Z" w:initials="MH">
    <w:p w14:paraId="1E890B1D" w14:textId="0E12FFDE" w:rsidR="00655DDF" w:rsidRDefault="00655DDF">
      <w:pPr>
        <w:pStyle w:val="CommentText"/>
      </w:pPr>
      <w:r>
        <w:rPr>
          <w:rStyle w:val="CommentReference"/>
        </w:rPr>
        <w:annotationRef/>
      </w:r>
      <w:r>
        <w:t>Ages selected for analysis?</w:t>
      </w:r>
    </w:p>
  </w:comment>
  <w:comment w:id="45" w:author="Melissa Haltuch" w:date="2019-04-12T10:43:00Z" w:initials="MH">
    <w:p w14:paraId="7DCB354A" w14:textId="7B986FFF" w:rsidR="00655DDF" w:rsidRDefault="00655DDF">
      <w:pPr>
        <w:pStyle w:val="CommentText"/>
      </w:pPr>
      <w:r>
        <w:rPr>
          <w:rStyle w:val="CommentReference"/>
        </w:rPr>
        <w:annotationRef/>
      </w:r>
      <w:r>
        <w:t>See previous comment.</w:t>
      </w:r>
    </w:p>
  </w:comment>
  <w:comment w:id="46" w:author="Melissa Haltuch" w:date="2019-04-12T10:43:00Z" w:initials="MH">
    <w:p w14:paraId="5FD4E0A0" w14:textId="3E4FA53B" w:rsidR="00655DDF" w:rsidRDefault="00655DDF">
      <w:pPr>
        <w:pStyle w:val="CommentText"/>
      </w:pPr>
      <w:r>
        <w:rPr>
          <w:rStyle w:val="CommentReference"/>
        </w:rPr>
        <w:annotationRef/>
      </w:r>
      <w:r>
        <w:t xml:space="preserve">The city or the island? I think you mean the northern end of Vancouver Island. Clarify. </w:t>
      </w:r>
    </w:p>
  </w:comment>
  <w:comment w:id="47" w:author="Melissa Haltuch" w:date="2019-04-12T10:48:00Z" w:initials="MH">
    <w:p w14:paraId="04564784" w14:textId="4AB6990D" w:rsidR="005A5C86" w:rsidRDefault="005A5C86">
      <w:pPr>
        <w:pStyle w:val="CommentText"/>
      </w:pPr>
      <w:r>
        <w:rPr>
          <w:rStyle w:val="CommentReference"/>
        </w:rPr>
        <w:annotationRef/>
      </w:r>
      <w:r>
        <w:t>I would describe the final stratification in geographic/ temporal terms to remind the reader of the regions.</w:t>
      </w:r>
    </w:p>
  </w:comment>
  <w:comment w:id="48" w:author="Melissa Haltuch" w:date="2019-04-12T10:57:00Z" w:initials="MH">
    <w:p w14:paraId="32916F69" w14:textId="264318CC" w:rsidR="005A5C86" w:rsidRDefault="005A5C86">
      <w:pPr>
        <w:pStyle w:val="CommentText"/>
      </w:pPr>
      <w:r>
        <w:rPr>
          <w:rStyle w:val="CommentReference"/>
        </w:rPr>
        <w:annotationRef/>
      </w:r>
      <w:r>
        <w:t>Which one?</w:t>
      </w:r>
    </w:p>
  </w:comment>
  <w:comment w:id="49" w:author="Melissa Haltuch" w:date="2019-04-12T10:57:00Z" w:initials="MH">
    <w:p w14:paraId="5F597212" w14:textId="24F21B33" w:rsidR="005A5C86" w:rsidRDefault="005A5C86">
      <w:pPr>
        <w:pStyle w:val="CommentText"/>
      </w:pPr>
      <w:r>
        <w:rPr>
          <w:rStyle w:val="CommentReference"/>
        </w:rPr>
        <w:annotationRef/>
      </w:r>
      <w:r>
        <w:t>Which study?</w:t>
      </w:r>
    </w:p>
  </w:comment>
  <w:comment w:id="50" w:author="Melissa Haltuch" w:date="2019-04-12T10:58:00Z" w:initials="MH">
    <w:p w14:paraId="262565B5" w14:textId="01DB3756" w:rsidR="00AE062D" w:rsidRDefault="00AE062D">
      <w:pPr>
        <w:pStyle w:val="CommentText"/>
      </w:pPr>
      <w:r>
        <w:rPr>
          <w:rStyle w:val="CommentReference"/>
        </w:rPr>
        <w:annotationRef/>
      </w:r>
      <w:r>
        <w:t>Of ontogenetic movement?</w:t>
      </w:r>
    </w:p>
  </w:comment>
  <w:comment w:id="51" w:author="Melissa Haltuch" w:date="2019-04-12T12:24:00Z" w:initials="MH">
    <w:p w14:paraId="475C2650" w14:textId="4D6319FC" w:rsidR="002C350B" w:rsidRDefault="002C350B">
      <w:pPr>
        <w:pStyle w:val="CommentText"/>
      </w:pPr>
      <w:r>
        <w:rPr>
          <w:rStyle w:val="CommentReference"/>
        </w:rPr>
        <w:annotationRef/>
      </w:r>
      <w:r>
        <w:t>This would be indicative of a change in selectivity for age 4 fish, rather than a change in growth, you might say this.</w:t>
      </w:r>
    </w:p>
  </w:comment>
  <w:comment w:id="52" w:author="Melissa Haltuch" w:date="2019-04-12T12:27:00Z" w:initials="MH">
    <w:p w14:paraId="11FE429B" w14:textId="04A621DE" w:rsidR="002C350B" w:rsidRDefault="002C350B">
      <w:pPr>
        <w:pStyle w:val="CommentText"/>
      </w:pPr>
      <w:r>
        <w:rPr>
          <w:rStyle w:val="CommentReference"/>
        </w:rPr>
        <w:annotationRef/>
      </w:r>
      <w:r>
        <w:t>You might think about how the difference in size for females fits with the movement work.</w:t>
      </w:r>
    </w:p>
  </w:comment>
  <w:comment w:id="55" w:author="Melissa Haltuch" w:date="2019-04-12T12:29:00Z" w:initials="MH">
    <w:p w14:paraId="0D5C3FB2" w14:textId="0EB96CDF" w:rsidR="002C350B" w:rsidRDefault="002C350B">
      <w:pPr>
        <w:pStyle w:val="CommentText"/>
      </w:pPr>
      <w:r>
        <w:rPr>
          <w:rStyle w:val="CommentReference"/>
        </w:rPr>
        <w:annotationRef/>
      </w:r>
      <w:r>
        <w:t xml:space="preserve">Again, think about how movement might fit here, on the call we discussed the movement of sablefish to and from sea mounts, and that these fish are mostly male. </w:t>
      </w:r>
    </w:p>
  </w:comment>
  <w:comment w:id="56" w:author="Maia Kapur" w:date="2019-04-05T18:11:00Z" w:initials="MK">
    <w:p w14:paraId="7FDBBF85" w14:textId="02B9A34C" w:rsidR="00724F58" w:rsidRDefault="00724F58">
      <w:pPr>
        <w:pStyle w:val="CommentText"/>
      </w:pPr>
      <w:r>
        <w:rPr>
          <w:rStyle w:val="CommentReference"/>
        </w:rPr>
        <w:annotationRef/>
      </w:r>
      <w:r>
        <w:t>Help w citation for this?</w:t>
      </w:r>
    </w:p>
  </w:comment>
  <w:comment w:id="58" w:author="Melissa Haltuch" w:date="2019-04-12T12:31:00Z" w:initials="MH">
    <w:p w14:paraId="012BD068" w14:textId="77777777" w:rsidR="002C350B" w:rsidRDefault="002C350B" w:rsidP="002C350B">
      <w:pPr>
        <w:pStyle w:val="Heading1"/>
        <w:rPr>
          <w:rFonts w:ascii="Droid Serif" w:hAnsi="Droid Serif" w:cs="Arial"/>
          <w:color w:val="333333"/>
          <w:sz w:val="50"/>
          <w:szCs w:val="50"/>
        </w:rPr>
      </w:pPr>
      <w:r>
        <w:rPr>
          <w:rStyle w:val="CommentReference"/>
        </w:rPr>
        <w:annotationRef/>
      </w:r>
      <w:r>
        <w:t xml:space="preserve">See </w:t>
      </w:r>
      <w:r>
        <w:rPr>
          <w:rStyle w:val="nlmarticle-title"/>
          <w:rFonts w:ascii="Droid Serif" w:hAnsi="Droid Serif" w:cs="Arial"/>
          <w:color w:val="333333"/>
          <w:sz w:val="50"/>
          <w:szCs w:val="50"/>
        </w:rPr>
        <w:t xml:space="preserve">Using Incentives to Reduce Bycatch and Discarding: Results </w:t>
      </w:r>
      <w:proofErr w:type="gramStart"/>
      <w:r>
        <w:rPr>
          <w:rStyle w:val="nlmarticle-title"/>
          <w:rFonts w:ascii="Droid Serif" w:hAnsi="Droid Serif" w:cs="Arial"/>
          <w:color w:val="333333"/>
          <w:sz w:val="50"/>
          <w:szCs w:val="50"/>
        </w:rPr>
        <w:t>Under</w:t>
      </w:r>
      <w:proofErr w:type="gramEnd"/>
      <w:r>
        <w:rPr>
          <w:rStyle w:val="nlmarticle-title"/>
          <w:rFonts w:ascii="Droid Serif" w:hAnsi="Droid Serif" w:cs="Arial"/>
          <w:color w:val="333333"/>
          <w:sz w:val="50"/>
          <w:szCs w:val="50"/>
        </w:rPr>
        <w:t xml:space="preserve"> the West Coast Catch Share Program</w:t>
      </w:r>
    </w:p>
    <w:p w14:paraId="08E6DCEF" w14:textId="77777777" w:rsidR="002C350B" w:rsidRDefault="002C350B" w:rsidP="002C350B">
      <w:pPr>
        <w:rPr>
          <w:rFonts w:ascii="Arial" w:hAnsi="Arial" w:cs="Arial"/>
          <w:color w:val="333333"/>
        </w:rPr>
      </w:pPr>
      <w:hyperlink r:id="rId1" w:history="1">
        <w:r>
          <w:rPr>
            <w:rStyle w:val="Hyperlink"/>
            <w:rFonts w:ascii="Arial" w:hAnsi="Arial" w:cs="Arial"/>
            <w:b/>
            <w:bCs/>
            <w:color w:val="10147E"/>
            <w:sz w:val="23"/>
            <w:szCs w:val="23"/>
          </w:rPr>
          <w:t xml:space="preserve">Kayleigh A. </w:t>
        </w:r>
        <w:proofErr w:type="spellStart"/>
        <w:r>
          <w:rPr>
            <w:rStyle w:val="Hyperlink"/>
            <w:rFonts w:ascii="Arial" w:hAnsi="Arial" w:cs="Arial"/>
            <w:b/>
            <w:bCs/>
            <w:color w:val="10147E"/>
            <w:sz w:val="23"/>
            <w:szCs w:val="23"/>
          </w:rPr>
          <w:t>Somers</w:t>
        </w:r>
      </w:hyperlink>
      <w:proofErr w:type="gramStart"/>
      <w:r>
        <w:rPr>
          <w:rStyle w:val="contribdegrees"/>
          <w:rFonts w:ascii="Arial" w:hAnsi="Arial" w:cs="Arial"/>
          <w:color w:val="333333"/>
        </w:rPr>
        <w:t>,</w:t>
      </w:r>
      <w:proofErr w:type="gramEnd"/>
      <w:hyperlink r:id="rId2" w:history="1">
        <w:r>
          <w:rPr>
            <w:rStyle w:val="Hyperlink"/>
            <w:rFonts w:ascii="Arial" w:hAnsi="Arial" w:cs="Arial"/>
            <w:color w:val="10147E"/>
            <w:sz w:val="23"/>
            <w:szCs w:val="23"/>
          </w:rPr>
          <w:t>Lisa</w:t>
        </w:r>
        <w:proofErr w:type="spellEnd"/>
        <w:r>
          <w:rPr>
            <w:rStyle w:val="Hyperlink"/>
            <w:rFonts w:ascii="Arial" w:hAnsi="Arial" w:cs="Arial"/>
            <w:color w:val="10147E"/>
            <w:sz w:val="23"/>
            <w:szCs w:val="23"/>
          </w:rPr>
          <w:t xml:space="preserve"> </w:t>
        </w:r>
        <w:proofErr w:type="spellStart"/>
        <w:r>
          <w:rPr>
            <w:rStyle w:val="Hyperlink"/>
            <w:rFonts w:ascii="Arial" w:hAnsi="Arial" w:cs="Arial"/>
            <w:color w:val="10147E"/>
            <w:sz w:val="23"/>
            <w:szCs w:val="23"/>
          </w:rPr>
          <w:t>Pfeiffer</w:t>
        </w:r>
      </w:hyperlink>
      <w:r>
        <w:rPr>
          <w:rStyle w:val="contribdegrees"/>
          <w:rFonts w:ascii="Arial" w:hAnsi="Arial" w:cs="Arial"/>
          <w:color w:val="333333"/>
        </w:rPr>
        <w:t>,</w:t>
      </w:r>
      <w:hyperlink r:id="rId3" w:history="1">
        <w:r>
          <w:rPr>
            <w:rStyle w:val="Hyperlink"/>
            <w:rFonts w:ascii="Arial" w:hAnsi="Arial" w:cs="Arial"/>
            <w:color w:val="10147E"/>
            <w:sz w:val="23"/>
            <w:szCs w:val="23"/>
          </w:rPr>
          <w:t>Stacey</w:t>
        </w:r>
        <w:proofErr w:type="spellEnd"/>
        <w:r>
          <w:rPr>
            <w:rStyle w:val="Hyperlink"/>
            <w:rFonts w:ascii="Arial" w:hAnsi="Arial" w:cs="Arial"/>
            <w:color w:val="10147E"/>
            <w:sz w:val="23"/>
            <w:szCs w:val="23"/>
          </w:rPr>
          <w:t xml:space="preserve"> Miller</w:t>
        </w:r>
      </w:hyperlink>
      <w:r>
        <w:rPr>
          <w:rStyle w:val="contribdegrees"/>
          <w:rFonts w:ascii="Arial" w:hAnsi="Arial" w:cs="Arial"/>
          <w:color w:val="333333"/>
        </w:rPr>
        <w:t> &amp;</w:t>
      </w:r>
      <w:hyperlink r:id="rId4" w:history="1">
        <w:r>
          <w:rPr>
            <w:rStyle w:val="Hyperlink"/>
            <w:rFonts w:ascii="Arial" w:hAnsi="Arial" w:cs="Arial"/>
            <w:color w:val="10147E"/>
            <w:sz w:val="23"/>
            <w:szCs w:val="23"/>
          </w:rPr>
          <w:t>Wendy Morrison</w:t>
        </w:r>
      </w:hyperlink>
    </w:p>
    <w:p w14:paraId="3F332BD7" w14:textId="0F33C8EF" w:rsidR="002C350B" w:rsidRPr="002C350B" w:rsidRDefault="002C350B" w:rsidP="002C350B">
      <w:pPr>
        <w:spacing w:line="312" w:lineRule="atLeast"/>
        <w:rPr>
          <w:rFonts w:ascii="Arial" w:hAnsi="Arial" w:cs="Arial"/>
          <w:color w:val="777777"/>
          <w:sz w:val="18"/>
          <w:szCs w:val="18"/>
        </w:rPr>
      </w:pPr>
      <w:r>
        <w:rPr>
          <w:rFonts w:ascii="Arial" w:hAnsi="Arial" w:cs="Arial"/>
          <w:color w:val="777777"/>
          <w:sz w:val="18"/>
          <w:szCs w:val="18"/>
        </w:rPr>
        <w:t>Pages 621-637 | Published online: 15 Jan 2019</w:t>
      </w:r>
    </w:p>
    <w:p w14:paraId="29259FFA" w14:textId="77777777" w:rsidR="002C350B" w:rsidRDefault="002C350B" w:rsidP="002C350B">
      <w:pPr>
        <w:rPr>
          <w:rFonts w:ascii="Arial" w:hAnsi="Arial" w:cs="Arial"/>
          <w:color w:val="333333"/>
          <w:sz w:val="20"/>
          <w:szCs w:val="20"/>
        </w:rPr>
      </w:pPr>
      <w:r>
        <w:rPr>
          <w:rFonts w:ascii="Arial" w:hAnsi="Arial" w:cs="Arial"/>
          <w:color w:val="333333"/>
          <w:sz w:val="20"/>
          <w:szCs w:val="20"/>
        </w:rPr>
        <w:t> </w:t>
      </w:r>
    </w:p>
    <w:p w14:paraId="2376F2EB" w14:textId="77777777" w:rsidR="002C350B" w:rsidRDefault="002C350B" w:rsidP="002C350B">
      <w:pPr>
        <w:numPr>
          <w:ilvl w:val="0"/>
          <w:numId w:val="4"/>
        </w:numPr>
        <w:spacing w:beforeAutospacing="1" w:after="0" w:afterAutospacing="1" w:line="240" w:lineRule="auto"/>
        <w:ind w:left="0"/>
        <w:rPr>
          <w:rFonts w:ascii="Arial" w:hAnsi="Arial" w:cs="Arial"/>
          <w:color w:val="333333"/>
          <w:sz w:val="20"/>
          <w:szCs w:val="20"/>
        </w:rPr>
      </w:pPr>
      <w:hyperlink r:id="rId5" w:history="1">
        <w:r>
          <w:rPr>
            <w:rStyle w:val="Hyperlink"/>
            <w:rFonts w:ascii="Arial" w:hAnsi="Arial" w:cs="Arial"/>
            <w:color w:val="10147E"/>
            <w:sz w:val="20"/>
            <w:szCs w:val="20"/>
          </w:rPr>
          <w:t>https://doi.org/10.1080/08920753.2018.1522492</w:t>
        </w:r>
      </w:hyperlink>
    </w:p>
    <w:p w14:paraId="3CB13E8B" w14:textId="36DBF9DE" w:rsidR="002C350B" w:rsidRDefault="002C350B">
      <w:pPr>
        <w:pStyle w:val="CommentText"/>
      </w:pPr>
    </w:p>
  </w:comment>
  <w:comment w:id="59" w:author="." w:date="2019-02-05T21:12:00Z" w:initials=".">
    <w:p w14:paraId="75A21123" w14:textId="37598B1E" w:rsidR="00724F58" w:rsidRDefault="00724F58">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p w14:paraId="013ACC5A" w14:textId="77777777" w:rsidR="002C350B" w:rsidRDefault="002C350B">
      <w:pPr>
        <w:pStyle w:val="CommentText"/>
      </w:pPr>
    </w:p>
  </w:comment>
  <w:comment w:id="60" w:author="Melissa Haltuch" w:date="2019-04-12T12:34:00Z" w:initials="MH">
    <w:p w14:paraId="7CEBDD9C" w14:textId="2807BE72" w:rsidR="002C350B" w:rsidRDefault="002C350B">
      <w:pPr>
        <w:pStyle w:val="CommentText"/>
      </w:pPr>
      <w:r>
        <w:rPr>
          <w:rStyle w:val="CommentReference"/>
        </w:rPr>
        <w:annotationRef/>
      </w:r>
      <w:r>
        <w:t xml:space="preserve">Yes, we will need to use something other than pers. Com. Have a look at the PFMC </w:t>
      </w:r>
      <w:r w:rsidR="00B16645">
        <w:t>F</w:t>
      </w:r>
      <w:r>
        <w:t>EP</w:t>
      </w:r>
      <w:r w:rsidR="00B16645">
        <w:t xml:space="preserve">, I recall a summary of west coast fishery development: </w:t>
      </w:r>
    </w:p>
    <w:p w14:paraId="3407AE92" w14:textId="3AF0BB27" w:rsidR="00B16645" w:rsidRDefault="00B16645">
      <w:pPr>
        <w:pStyle w:val="CommentText"/>
      </w:pPr>
    </w:p>
    <w:p w14:paraId="40488ECD" w14:textId="5AF21010" w:rsidR="00B16645" w:rsidRDefault="00B16645">
      <w:pPr>
        <w:pStyle w:val="CommentText"/>
      </w:pPr>
      <w:hyperlink r:id="rId6" w:history="1">
        <w:r>
          <w:rPr>
            <w:rStyle w:val="Hyperlink"/>
          </w:rPr>
          <w:t>https://www.pcouncil.org/ecosystem-based-management/fep/</w:t>
        </w:r>
      </w:hyperlink>
    </w:p>
  </w:comment>
  <w:comment w:id="76" w:author="Maia Kapur" w:date="2019-04-03T17:11:00Z" w:initials="MK">
    <w:p w14:paraId="3297E7EB" w14:textId="45368A09" w:rsidR="00724F58" w:rsidRDefault="00724F58">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p w14:paraId="585A65D1" w14:textId="77777777" w:rsidR="00B16645" w:rsidRDefault="00B16645">
      <w:pPr>
        <w:pStyle w:val="CommentText"/>
      </w:pPr>
    </w:p>
  </w:comment>
  <w:comment w:id="77" w:author="Melissa Haltuch" w:date="2019-04-12T12:38:00Z" w:initials="MH">
    <w:p w14:paraId="2D4A71D7" w14:textId="51694210" w:rsidR="00B16645" w:rsidRDefault="00B16645">
      <w:pPr>
        <w:pStyle w:val="CommentText"/>
      </w:pPr>
      <w:r>
        <w:rPr>
          <w:rStyle w:val="CommentReference"/>
        </w:rPr>
        <w:annotationRef/>
      </w:r>
      <w:r>
        <w:t>I would keep both for now.</w:t>
      </w:r>
    </w:p>
  </w:comment>
  <w:comment w:id="80" w:author="." w:date="2019-02-05T21:12:00Z" w:initials=".">
    <w:p w14:paraId="0FB86005" w14:textId="6CF774EF" w:rsidR="00724F58" w:rsidRDefault="00724F58">
      <w:pPr>
        <w:pStyle w:val="CommentText"/>
      </w:pPr>
      <w:r>
        <w:rPr>
          <w:rStyle w:val="CommentReference"/>
        </w:rPr>
        <w:annotationRef/>
      </w:r>
      <w:r>
        <w:t>You can get these directly from the report file as well.</w:t>
      </w:r>
    </w:p>
  </w:comment>
  <w:comment w:id="81" w:author="." w:date="2019-02-05T21:12:00Z" w:initials=".">
    <w:p w14:paraId="6C4DF04E" w14:textId="3CD50B55" w:rsidR="00724F58" w:rsidRDefault="00724F58">
      <w:pPr>
        <w:pStyle w:val="CommentText"/>
      </w:pPr>
      <w:r>
        <w:rPr>
          <w:rStyle w:val="CommentReference"/>
        </w:rPr>
        <w:annotationRef/>
      </w:r>
      <w:r>
        <w:t>I would add the estimated values from your study to this table as well. Also adding the SS parameterization values could be useful.</w:t>
      </w:r>
    </w:p>
  </w:comment>
  <w:comment w:id="82" w:author="Maia Kapur" w:date="2019-04-05T08:14:00Z" w:initials="MK">
    <w:p w14:paraId="6BB74E6E" w14:textId="306D1F76" w:rsidR="00724F58" w:rsidRDefault="00724F58">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3CCB6B" w15:done="0"/>
  <w15:commentEx w15:paraId="2AF5103C" w15:done="0"/>
  <w15:commentEx w15:paraId="2A1212C1" w15:done="0"/>
  <w15:commentEx w15:paraId="2563FEB2" w15:done="0"/>
  <w15:commentEx w15:paraId="7D190839" w15:done="0"/>
  <w15:commentEx w15:paraId="193F6FA0" w15:paraIdParent="7D190839" w15:done="0"/>
  <w15:commentEx w15:paraId="1F5165B7" w15:paraIdParent="7D190839" w15:done="0"/>
  <w15:commentEx w15:paraId="448AB4E4" w15:done="0"/>
  <w15:commentEx w15:paraId="6D1916A2" w15:done="0"/>
  <w15:commentEx w15:paraId="7C5BF81B" w15:done="0"/>
  <w15:commentEx w15:paraId="0F9581C5" w15:done="0"/>
  <w15:commentEx w15:paraId="30DC19B0" w15:done="0"/>
  <w15:commentEx w15:paraId="1E890B1D" w15:done="0"/>
  <w15:commentEx w15:paraId="7DCB354A" w15:done="0"/>
  <w15:commentEx w15:paraId="5FD4E0A0" w15:done="0"/>
  <w15:commentEx w15:paraId="04564784" w15:done="0"/>
  <w15:commentEx w15:paraId="32916F69" w15:done="0"/>
  <w15:commentEx w15:paraId="5F597212" w15:done="0"/>
  <w15:commentEx w15:paraId="262565B5" w15:done="0"/>
  <w15:commentEx w15:paraId="475C2650" w15:done="0"/>
  <w15:commentEx w15:paraId="11FE429B" w15:done="0"/>
  <w15:commentEx w15:paraId="0D5C3FB2" w15:done="0"/>
  <w15:commentEx w15:paraId="7FDBBF85" w15:done="0"/>
  <w15:commentEx w15:paraId="3CB13E8B" w15:done="0"/>
  <w15:commentEx w15:paraId="013ACC5A" w15:done="0"/>
  <w15:commentEx w15:paraId="40488ECD" w15:paraIdParent="013ACC5A" w15:done="0"/>
  <w15:commentEx w15:paraId="585A65D1" w15:done="0"/>
  <w15:commentEx w15:paraId="2D4A71D7" w15:paraIdParent="585A65D1" w15:done="0"/>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DBBF85" w16cid:durableId="205218E3"/>
  <w16cid:commentId w16cid:paraId="75A21123" w16cid:durableId="200BCCBC"/>
  <w16cid:commentId w16cid:paraId="3297E7EB" w16cid:durableId="204F67BC"/>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36D19" w14:textId="77777777" w:rsidR="00A100BC" w:rsidRDefault="00A100BC" w:rsidP="00F50131">
      <w:pPr>
        <w:spacing w:after="0" w:line="240" w:lineRule="auto"/>
      </w:pPr>
      <w:r>
        <w:separator/>
      </w:r>
    </w:p>
  </w:endnote>
  <w:endnote w:type="continuationSeparator" w:id="0">
    <w:p w14:paraId="586C820A" w14:textId="77777777" w:rsidR="00A100BC" w:rsidRDefault="00A100BC"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Droid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411687"/>
      <w:docPartObj>
        <w:docPartGallery w:val="Page Numbers (Bottom of Page)"/>
        <w:docPartUnique/>
      </w:docPartObj>
    </w:sdtPr>
    <w:sdtEndPr>
      <w:rPr>
        <w:noProof/>
      </w:rPr>
    </w:sdtEndPr>
    <w:sdtContent>
      <w:p w14:paraId="46882BF4" w14:textId="27F91BEA" w:rsidR="00724F58" w:rsidRDefault="00724F58">
        <w:pPr>
          <w:pStyle w:val="Footer"/>
          <w:jc w:val="right"/>
        </w:pPr>
        <w:r>
          <w:fldChar w:fldCharType="begin"/>
        </w:r>
        <w:r>
          <w:instrText xml:space="preserve"> PAGE   \* MERGEFORMAT </w:instrText>
        </w:r>
        <w:r>
          <w:fldChar w:fldCharType="separate"/>
        </w:r>
        <w:r w:rsidR="00B16645">
          <w:rPr>
            <w:noProof/>
          </w:rPr>
          <w:t>24</w:t>
        </w:r>
        <w:r>
          <w:rPr>
            <w:noProof/>
          </w:rPr>
          <w:fldChar w:fldCharType="end"/>
        </w:r>
      </w:p>
    </w:sdtContent>
  </w:sdt>
  <w:p w14:paraId="2D8C35D5" w14:textId="77777777" w:rsidR="00724F58" w:rsidRDefault="00724F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998879"/>
      <w:docPartObj>
        <w:docPartGallery w:val="Page Numbers (Bottom of Page)"/>
        <w:docPartUnique/>
      </w:docPartObj>
    </w:sdtPr>
    <w:sdtEndPr>
      <w:rPr>
        <w:noProof/>
      </w:rPr>
    </w:sdtEndPr>
    <w:sdtContent>
      <w:p w14:paraId="7838837D" w14:textId="45F42E06" w:rsidR="00724F58" w:rsidRDefault="00724F58">
        <w:pPr>
          <w:pStyle w:val="Footer"/>
          <w:jc w:val="right"/>
        </w:pPr>
        <w:r>
          <w:fldChar w:fldCharType="begin"/>
        </w:r>
        <w:r>
          <w:instrText xml:space="preserve"> PAGE   \* MERGEFORMAT </w:instrText>
        </w:r>
        <w:r>
          <w:fldChar w:fldCharType="separate"/>
        </w:r>
        <w:r w:rsidR="00B16645">
          <w:rPr>
            <w:noProof/>
          </w:rPr>
          <w:t>30</w:t>
        </w:r>
        <w:r>
          <w:rPr>
            <w:noProof/>
          </w:rPr>
          <w:fldChar w:fldCharType="end"/>
        </w:r>
      </w:p>
    </w:sdtContent>
  </w:sdt>
  <w:p w14:paraId="2B193F6F" w14:textId="77777777" w:rsidR="00724F58" w:rsidRDefault="00724F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04800" w14:textId="77777777" w:rsidR="00A100BC" w:rsidRDefault="00A100BC" w:rsidP="00F50131">
      <w:pPr>
        <w:spacing w:after="0" w:line="240" w:lineRule="auto"/>
      </w:pPr>
      <w:r>
        <w:separator/>
      </w:r>
    </w:p>
  </w:footnote>
  <w:footnote w:type="continuationSeparator" w:id="0">
    <w:p w14:paraId="6F596F31" w14:textId="77777777" w:rsidR="00A100BC" w:rsidRDefault="00A100BC"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lissa Haltuch">
    <w15:presenceInfo w15:providerId="None" w15:userId="Melissa Haltuch"/>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7735"/>
    <w:rsid w:val="00531519"/>
    <w:rsid w:val="00533635"/>
    <w:rsid w:val="005443E0"/>
    <w:rsid w:val="005453B8"/>
    <w:rsid w:val="0054799E"/>
    <w:rsid w:val="00551B60"/>
    <w:rsid w:val="0055586B"/>
    <w:rsid w:val="00555EB1"/>
    <w:rsid w:val="005571AE"/>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A5C86"/>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200B4"/>
    <w:rsid w:val="00724F58"/>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6964"/>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author/Miller%2C+Stacey" TargetMode="External"/><Relationship Id="rId2" Type="http://schemas.openxmlformats.org/officeDocument/2006/relationships/hyperlink" Target="https://www.tandfonline.com/author/Pfeiffer%2C+Lisa" TargetMode="External"/><Relationship Id="rId1" Type="http://schemas.openxmlformats.org/officeDocument/2006/relationships/hyperlink" Target="https://www.tandfonline.com/author/Somers%2C+Kayleigh+A" TargetMode="External"/><Relationship Id="rId6" Type="http://schemas.openxmlformats.org/officeDocument/2006/relationships/hyperlink" Target="https://www.pcouncil.org/ecosystem-based-management/fep/" TargetMode="External"/><Relationship Id="rId5" Type="http://schemas.openxmlformats.org/officeDocument/2006/relationships/hyperlink" Target="https://doi.org/10.1080/08920753.2018.1522492" TargetMode="External"/><Relationship Id="rId4" Type="http://schemas.openxmlformats.org/officeDocument/2006/relationships/hyperlink" Target="https://www.tandfonline.com/author/Morrison%2C+Wendy"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A295C-1630-410B-9116-3D6C8EC0A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32</Pages>
  <Words>24487</Words>
  <Characters>139582</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Melissa Haltuch</cp:lastModifiedBy>
  <cp:revision>7</cp:revision>
  <cp:lastPrinted>2019-04-04T01:19:00Z</cp:lastPrinted>
  <dcterms:created xsi:type="dcterms:W3CDTF">2019-04-12T17:13:00Z</dcterms:created>
  <dcterms:modified xsi:type="dcterms:W3CDTF">2019-04-12T19:48:00Z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