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DC00A3" w14:textId="28462A5F" w:rsidR="0084205B" w:rsidRPr="009D7896" w:rsidRDefault="00157DD3" w:rsidP="008B4B4A">
      <w:pPr>
        <w:pStyle w:val="Title"/>
        <w:spacing w:after="0" w:line="276" w:lineRule="auto"/>
        <w:jc w:val="both"/>
        <w:rPr>
          <w:color w:val="4472C4" w:themeColor="accent1"/>
        </w:rPr>
      </w:pPr>
      <w:bookmarkStart w:id="0" w:name="_Hlk21089199"/>
      <w:bookmarkStart w:id="1" w:name="_Hlk21089213"/>
      <w:bookmarkStart w:id="2" w:name="_Hlk2088139"/>
      <w:r w:rsidRPr="009D7896">
        <w:rPr>
          <w:color w:val="4472C4" w:themeColor="accent1"/>
        </w:rPr>
        <w:t>Oceanographic</w:t>
      </w:r>
      <w:r w:rsidR="0084205B" w:rsidRPr="009D7896">
        <w:rPr>
          <w:color w:val="4472C4" w:themeColor="accent1"/>
        </w:rPr>
        <w:t xml:space="preserve"> features delineate growth zonation in </w:t>
      </w:r>
      <w:r w:rsidRPr="009D7896">
        <w:rPr>
          <w:color w:val="4472C4" w:themeColor="accent1"/>
        </w:rPr>
        <w:t xml:space="preserve">Northeast Pacific </w:t>
      </w:r>
      <w:r w:rsidR="0084205B" w:rsidRPr="009D7896">
        <w:rPr>
          <w:color w:val="4472C4" w:themeColor="accent1"/>
        </w:rPr>
        <w:t>sablefish</w:t>
      </w:r>
      <w:bookmarkEnd w:id="0"/>
    </w:p>
    <w:bookmarkEnd w:id="1"/>
    <w:p w14:paraId="179BC0BE" w14:textId="77777777" w:rsidR="00AD45C5" w:rsidRPr="00AD45C5" w:rsidRDefault="00AD45C5" w:rsidP="008B4B4A">
      <w:pPr>
        <w:spacing w:line="276" w:lineRule="auto"/>
        <w:jc w:val="both"/>
      </w:pPr>
    </w:p>
    <w:p w14:paraId="146DD023" w14:textId="602BFE2E" w:rsidR="00F502D0" w:rsidRDefault="00F502D0" w:rsidP="008B4B4A">
      <w:pPr>
        <w:spacing w:after="0" w:line="276" w:lineRule="auto"/>
        <w:jc w:val="both"/>
        <w:rPr>
          <w:vertAlign w:val="superscript"/>
        </w:rPr>
      </w:pPr>
      <w:r w:rsidRPr="0010075F">
        <w:t>Kapur, M.</w:t>
      </w:r>
      <w:r w:rsidR="00857677">
        <w:rPr>
          <w:vertAlign w:val="superscript"/>
        </w:rPr>
        <w:t>1</w:t>
      </w:r>
      <w:r w:rsidRPr="0010075F">
        <w:t>, Haltuch,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r w:rsidR="00712332">
        <w:rPr>
          <w:color w:val="222222"/>
          <w:shd w:val="clear" w:color="auto" w:fill="FFFFFF"/>
        </w:rPr>
        <w:t>, Cope</w:t>
      </w:r>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Echave,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Hanselman,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73F1070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Juneau,AK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r>
        <w:t>B</w:t>
      </w:r>
      <w:r w:rsidRPr="004906F5">
        <w:t xml:space="preserve">ertalanffy,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2"/>
    <w:p w14:paraId="0E0DCB3D" w14:textId="622D6A97"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w:t>
      </w:r>
      <w:r w:rsidR="00A40A0E">
        <w:rPr>
          <w:rFonts w:cstheme="minorHAnsi"/>
        </w:rPr>
        <w:t xml:space="preserve"> </w:t>
      </w:r>
      <w:r>
        <w:rPr>
          <w:rFonts w:cstheme="minorHAnsi"/>
        </w:rPr>
        <w:t xml:space="preserve">detect unanticipated spatial patterns.  We developed a new, </w:t>
      </w:r>
      <w:r w:rsidR="00B03260" w:rsidRPr="00AB2A88">
        <w:rPr>
          <w:rFonts w:cstheme="minorHAnsi"/>
          <w:color w:val="4472C4" w:themeColor="accent1"/>
        </w:rPr>
        <w:t>model-based</w:t>
      </w:r>
      <w:r w:rsidRPr="00AB2A88">
        <w:rPr>
          <w:rFonts w:cstheme="minorHAnsi"/>
          <w:color w:val="4472C4" w:themeColor="accent1"/>
        </w:rPr>
        <w:t xml:space="preserve"> </w:t>
      </w:r>
      <w:r>
        <w:rPr>
          <w:rFonts w:cstheme="minorHAnsi"/>
        </w:rPr>
        <w:t>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Pacific sablefish (</w:t>
      </w:r>
      <w:r>
        <w:rPr>
          <w:rFonts w:cstheme="minorHAnsi"/>
          <w:i/>
          <w:iCs/>
        </w:rPr>
        <w:t>Anoplopoma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w:t>
      </w:r>
      <w:r w:rsidR="00495DB8">
        <w:rPr>
          <w:rFonts w:cstheme="minorHAnsi"/>
          <w:iCs/>
        </w:rPr>
        <w:t xml:space="preserve">Northeast </w:t>
      </w:r>
      <w:r w:rsidR="00B35BCB">
        <w:rPr>
          <w:rFonts w:cstheme="minorHAnsi"/>
          <w:iCs/>
        </w:rPr>
        <w:t xml:space="preserve">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03EDF43A" w:rsidR="00924E93" w:rsidRDefault="00924E93" w:rsidP="008B4B4A">
      <w:pPr>
        <w:spacing w:after="0" w:line="276" w:lineRule="auto"/>
        <w:jc w:val="both"/>
        <w:rPr>
          <w:rFonts w:cstheme="minorHAnsi"/>
          <w:iCs/>
        </w:rPr>
        <w:sectPr w:rsidR="00924E93" w:rsidSect="00037031">
          <w:footerReference w:type="default" r:id="rId9"/>
          <w:type w:val="continuous"/>
          <w:pgSz w:w="12240" w:h="15840" w:code="1"/>
          <w:pgMar w:top="1440" w:right="1440" w:bottom="1440" w:left="1440" w:header="720" w:footer="720" w:gutter="0"/>
          <w:lnNumType w:countBy="1" w:restart="continuous"/>
          <w:cols w:space="720"/>
          <w:docGrid w:linePitch="326"/>
        </w:sectPr>
      </w:pPr>
    </w:p>
    <w:p w14:paraId="59B55C1D" w14:textId="0E8AC832" w:rsidR="00C240B4" w:rsidRPr="001142BC" w:rsidRDefault="0023745F">
      <w:pPr>
        <w:pStyle w:val="Heading1"/>
        <w:keepNext/>
        <w:spacing w:before="240" w:after="0" w:line="276" w:lineRule="auto"/>
        <w:jc w:val="both"/>
        <w:pPrChange w:id="3" w:author="Punt, Andre (O&amp;A, Hobart)" w:date="2019-10-06T09:00:00Z">
          <w:pPr>
            <w:pStyle w:val="Heading1"/>
            <w:spacing w:before="240" w:after="0" w:line="276" w:lineRule="auto"/>
            <w:jc w:val="both"/>
          </w:pPr>
        </w:pPrChange>
      </w:pPr>
      <w:r>
        <w:lastRenderedPageBreak/>
        <w:t xml:space="preserve">1 </w:t>
      </w:r>
      <w:r w:rsidR="00F502D0" w:rsidRPr="004906F5">
        <w:t>Introduction</w:t>
      </w:r>
    </w:p>
    <w:p w14:paraId="3F4F410F" w14:textId="4DFCC2CF" w:rsidR="00551B60" w:rsidRDefault="00B003C7" w:rsidP="008B4B4A">
      <w:pPr>
        <w:spacing w:after="0" w:line="276" w:lineRule="auto"/>
        <w:ind w:firstLine="360"/>
        <w:jc w:val="both"/>
      </w:pPr>
      <w:bookmarkStart w:id="4" w:name="_Hlk21098679"/>
      <w:r w:rsidRPr="00F94F28">
        <w:rPr>
          <w:color w:val="4472C4" w:themeColor="accent1"/>
        </w:rPr>
        <w:t>There is no consensus on how to model region-specific growth patterns in assessment</w:t>
      </w:r>
      <w:r w:rsidR="00F94F28">
        <w:rPr>
          <w:color w:val="4472C4" w:themeColor="accent1"/>
        </w:rPr>
        <w:t xml:space="preserve"> or population dynamics</w:t>
      </w:r>
      <w:r w:rsidRPr="00F94F28">
        <w:rPr>
          <w:color w:val="4472C4" w:themeColor="accent1"/>
        </w:rPr>
        <w:t xml:space="preserve"> models</w:t>
      </w:r>
      <w:bookmarkEnd w:id="4"/>
      <w:r w:rsidR="00B03260" w:rsidRPr="00F94F28">
        <w:rPr>
          <w:color w:val="4472C4" w:themeColor="accent1"/>
        </w:rPr>
        <w:t>.</w:t>
      </w:r>
      <w:r w:rsidRPr="00F94F28">
        <w:rPr>
          <w:color w:val="4472C4" w:themeColor="accent1"/>
        </w:rPr>
        <w:t xml:space="preserve"> </w:t>
      </w:r>
      <w:bookmarkStart w:id="5" w:name="_Hlk21098685"/>
      <w:r w:rsidR="00D72180">
        <w:t xml:space="preserve">Fish </w:t>
      </w:r>
      <w:r w:rsidR="00F502D0">
        <w:t xml:space="preserve">somatic growth rates </w:t>
      </w:r>
      <w:r w:rsidR="00F502D0" w:rsidRPr="004906F5">
        <w:t xml:space="preserve">are </w:t>
      </w:r>
      <w:bookmarkEnd w:id="5"/>
      <w:r w:rsidR="00F502D0">
        <w:t>typically</w:t>
      </w:r>
      <w:r w:rsidR="00F502D0" w:rsidRPr="004906F5">
        <w:t xml:space="preserve"> </w:t>
      </w:r>
      <w:r w:rsidR="00D72180">
        <w:t>modelled</w:t>
      </w:r>
      <w:r w:rsidR="00D72180" w:rsidRPr="004906F5">
        <w:t xml:space="preserve"> </w:t>
      </w:r>
      <w:r w:rsidR="00F502D0" w:rsidRPr="004906F5">
        <w:t xml:space="preserve">using the von Bertalanffy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rsidR="00D72180">
        <w:t>functional form</w:t>
      </w:r>
      <w:r w:rsidR="00F502D0">
        <w:t xml:space="preserve">, with parameters </w:t>
      </w:r>
      <w:r w:rsidR="00D72180">
        <w:t xml:space="preserve">estimated </w:t>
      </w:r>
      <w:r w:rsidR="00F502D0">
        <w:t xml:space="preserve">using model-fitting procedures. The </w:t>
      </w:r>
      <w:r w:rsidR="00D72180">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del w:id="6" w:author="Melissa Haltuch" w:date="2019-10-07T09:11:00Z">
        <w:r w:rsidR="00220F04" w:rsidDel="00BF0327">
          <w:delText xml:space="preserve">assessments of </w:delText>
        </w:r>
      </w:del>
      <w:r w:rsidR="00F502D0">
        <w:t>Alaska</w:t>
      </w:r>
      <w:r w:rsidR="002B6126">
        <w:t>n</w:t>
      </w:r>
      <w:r w:rsidR="00F502D0">
        <w:t xml:space="preserve"> sablefish </w:t>
      </w:r>
      <w:r w:rsidR="00220F04">
        <w:t>stock</w:t>
      </w:r>
      <w:del w:id="7" w:author="Melissa Haltuch" w:date="2019-10-07T09:12:00Z">
        <w:r w:rsidR="00220F04" w:rsidDel="00BF0327">
          <w:delText>s</w:delText>
        </w:r>
      </w:del>
      <w:ins w:id="8" w:author="Melissa Haltuch" w:date="2019-10-07T09:12:00Z">
        <w:r w:rsidR="00BF0327">
          <w:t xml:space="preserve"> assessments</w:t>
        </w:r>
      </w:ins>
      <w:r w:rsidR="00F502D0">
        <w:t xml:space="preserve"> </w:t>
      </w:r>
      <w:r w:rsidR="00D72180">
        <w:t>estimate</w:t>
      </w:r>
      <w:del w:id="9" w:author="Melissa Haltuch" w:date="2019-10-07T09:10:00Z">
        <w:r w:rsidR="00D72180" w:rsidDel="00BF0327">
          <w:delText>d</w:delText>
        </w:r>
      </w:del>
      <w:r w:rsidR="00D72180">
        <w:t xml:space="preserve">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t>
      </w:r>
      <w:del w:id="10" w:author="Melissa Haltuch" w:date="2019-10-07T09:10:00Z">
        <w:r w:rsidR="00F502D0" w:rsidRPr="00AC02E6" w:rsidDel="00BF0327">
          <w:delText xml:space="preserve">would </w:delText>
        </w:r>
      </w:del>
      <w:r w:rsidR="00F502D0" w:rsidRPr="00AC02E6">
        <w:t xml:space="preserve">affect </w:t>
      </w:r>
      <w:del w:id="11" w:author="Melissa Haltuch" w:date="2019-10-07T09:10:00Z">
        <w:r w:rsidR="00E93218" w:rsidDel="00BF0327">
          <w:delText xml:space="preserve">estimates of </w:delText>
        </w:r>
        <w:r w:rsidR="00F502D0" w:rsidRPr="00AC02E6" w:rsidDel="00BF0327">
          <w:delText>fish</w:delText>
        </w:r>
      </w:del>
      <w:r w:rsidR="00F502D0" w:rsidRPr="00AC02E6">
        <w:t xml:space="preserve"> growth </w:t>
      </w:r>
      <w:ins w:id="12" w:author="Melissa Haltuch" w:date="2019-10-07T09:10:00Z">
        <w:r w:rsidR="00BF0327">
          <w:t>estimates</w:t>
        </w:r>
        <w:r w:rsidR="00BF0327" w:rsidRPr="00AC02E6">
          <w:t xml:space="preserve"> </w:t>
        </w:r>
      </w:ins>
      <w:del w:id="13" w:author="Melissa Haltuch" w:date="2019-10-07T09:12:00Z">
        <w:r w:rsidR="00F502D0" w:rsidRPr="00AC02E6" w:rsidDel="00BF0327">
          <w:delText xml:space="preserve">from survey data </w:delText>
        </w:r>
      </w:del>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ins w:id="14" w:author="Melissa Haltuch" w:date="2019-10-07T09:13:00Z">
        <w:r w:rsidR="00BF0327">
          <w:t xml:space="preserve">. The sablefish survey gear change is modeled as </w:t>
        </w:r>
      </w:ins>
      <w:del w:id="15" w:author="Melissa Haltuch" w:date="2019-10-07T09:13:00Z">
        <w:r w:rsidR="00F502D0" w:rsidDel="00BF0327">
          <w:delText xml:space="preserve">, </w:delText>
        </w:r>
      </w:del>
      <w:del w:id="16" w:author="Melissa Haltuch" w:date="2019-10-07T09:10:00Z">
        <w:r w:rsidR="00F502D0" w:rsidDel="00BF0327">
          <w:delText>and</w:delText>
        </w:r>
      </w:del>
      <w:del w:id="17" w:author="Melissa Haltuch" w:date="2019-10-07T09:13:00Z">
        <w:r w:rsidR="00F502D0" w:rsidDel="00BF0327">
          <w:delText xml:space="preserve"> impos</w:delText>
        </w:r>
      </w:del>
      <w:del w:id="18" w:author="Melissa Haltuch" w:date="2019-10-07T09:11:00Z">
        <w:r w:rsidR="00F502D0" w:rsidDel="00BF0327">
          <w:delText>ed</w:delText>
        </w:r>
      </w:del>
      <w:del w:id="19" w:author="Melissa Haltuch" w:date="2019-10-07T09:13:00Z">
        <w:r w:rsidR="00F502D0" w:rsidDel="00BF0327">
          <w:delText xml:space="preserve"> </w:delText>
        </w:r>
      </w:del>
      <w:r w:rsidR="00F502D0">
        <w:t xml:space="preserve">a time block between which </w:t>
      </w:r>
      <w:r w:rsidR="00D72180">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w:t>
      </w:r>
      <w:del w:id="20" w:author="Punt, Andre (O&amp;A, Hobart)" w:date="2019-10-06T09:01:00Z">
        <w:r w:rsidR="00F502D0" w:rsidDel="00A40A0E">
          <w:delText>see</w:delText>
        </w:r>
        <w:r w:rsidR="000E57B8" w:rsidDel="00A40A0E">
          <w:delText xml:space="preserve"> </w:delText>
        </w:r>
      </w:del>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7B92A6DC" w:rsidR="00B0174F" w:rsidRDefault="00CA03C3" w:rsidP="008B4B4A">
      <w:pPr>
        <w:spacing w:after="0" w:line="276" w:lineRule="auto"/>
        <w:ind w:firstLine="360"/>
        <w:jc w:val="both"/>
      </w:pPr>
      <w:r w:rsidRPr="00F94F28">
        <w:rPr>
          <w:color w:val="4472C4" w:themeColor="accent1"/>
        </w:rPr>
        <w:t>Existing methods to quantify spatial variation in somatic growth pose</w:t>
      </w:r>
      <w:r w:rsidR="00B10712" w:rsidRPr="00F94F28">
        <w:rPr>
          <w:color w:val="4472C4" w:themeColor="accent1"/>
        </w:rPr>
        <w:t xml:space="preserve"> a trade-off</w:t>
      </w:r>
      <w:r w:rsidRPr="00F94F28">
        <w:rPr>
          <w:color w:val="4472C4" w:themeColor="accent1"/>
        </w:rPr>
        <w:t xml:space="preserve">. </w:t>
      </w:r>
      <w:r>
        <w:t>On one hand, researchers may impose</w:t>
      </w:r>
      <w:r w:rsidR="00F502D0">
        <w:t xml:space="preserve"> </w:t>
      </w:r>
      <w:r w:rsidR="00B10712" w:rsidRPr="00D62877">
        <w:rPr>
          <w:i/>
        </w:rPr>
        <w:t>a priori</w:t>
      </w:r>
      <w:r w:rsidR="00B10712">
        <w:t xml:space="preserve"> beliefs </w:t>
      </w:r>
      <w:r w:rsidR="00B10712" w:rsidRPr="00865DA7">
        <w:rPr>
          <w:color w:val="4472C4" w:themeColor="accent1"/>
        </w:rPr>
        <w:t xml:space="preserve">about </w:t>
      </w:r>
      <w:bookmarkStart w:id="21" w:name="_Hlk20126018"/>
      <w:r w:rsidR="000C37D6" w:rsidRPr="00865DA7">
        <w:rPr>
          <w:color w:val="4472C4" w:themeColor="accent1"/>
        </w:rPr>
        <w:t xml:space="preserve">spatial variation in stock </w:t>
      </w:r>
      <w:commentRangeStart w:id="22"/>
      <w:r w:rsidR="000C37D6" w:rsidRPr="00865DA7">
        <w:rPr>
          <w:color w:val="4472C4" w:themeColor="accent1"/>
        </w:rPr>
        <w:t>straits</w:t>
      </w:r>
      <w:r w:rsidR="00B10712" w:rsidRPr="00865DA7">
        <w:rPr>
          <w:color w:val="4472C4" w:themeColor="accent1"/>
        </w:rPr>
        <w:t xml:space="preserve"> </w:t>
      </w:r>
      <w:bookmarkEnd w:id="21"/>
      <w:commentRangeEnd w:id="22"/>
      <w:r w:rsidR="00670575">
        <w:rPr>
          <w:rStyle w:val="CommentReference"/>
        </w:rPr>
        <w:commentReference w:id="22"/>
      </w:r>
      <w:r w:rsidR="00F502D0">
        <w:t xml:space="preserve">or </w:t>
      </w:r>
      <w:del w:id="23" w:author="Punt, Andre (O&amp;A, Hobart)" w:date="2019-10-06T09:01:00Z">
        <w:r w:rsidR="00F502D0" w:rsidDel="00A40A0E">
          <w:delText xml:space="preserve">generating </w:delText>
        </w:r>
      </w:del>
      <w:ins w:id="24" w:author="Punt, Andre (O&amp;A, Hobart)" w:date="2019-10-06T09:01:00Z">
        <w:r w:rsidR="00A40A0E">
          <w:t xml:space="preserve">generate </w:t>
        </w:r>
      </w:ins>
      <w:r w:rsidR="00F502D0">
        <w:t xml:space="preserve">purely descriptive models of trait ‘gradients’ across regions or time periods, without a clear </w:t>
      </w:r>
      <w:r w:rsidR="00B815FF">
        <w:t xml:space="preserve">way </w:t>
      </w:r>
      <w:r w:rsidR="00F502D0">
        <w:t xml:space="preserve">to </w:t>
      </w:r>
      <w:r w:rsidR="00B10712">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w:t>
      </w:r>
      <w:del w:id="25" w:author="Punt, Andre (O&amp;A, Hobart)" w:date="2019-10-06T09:01:00Z">
        <w:r w:rsidR="00F502D0" w:rsidDel="00A40A0E">
          <w:delText xml:space="preserve">gap </w:delText>
        </w:r>
        <w:r w:rsidR="00B815FF" w:rsidDel="00A40A0E">
          <w:delText>when</w:delText>
        </w:r>
      </w:del>
      <w:ins w:id="26" w:author="Punt, Andre (O&amp;A, Hobart)" w:date="2019-10-06T09:01:00Z">
        <w:r w:rsidR="00A40A0E">
          <w:t>challenge</w:t>
        </w:r>
      </w:ins>
      <w:r w:rsidR="00F502D0">
        <w:t xml:space="preserve"> </w:t>
      </w:r>
      <w:ins w:id="27" w:author="Punt, Andre (O&amp;A, Hobart)" w:date="2019-10-06T09:01:00Z">
        <w:r w:rsidR="00A40A0E">
          <w:t xml:space="preserve">when </w:t>
        </w:r>
      </w:ins>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w:t>
      </w:r>
      <w:bookmarkStart w:id="28" w:name="_Hlk20125711"/>
      <w:r w:rsidR="005279AD">
        <w:t xml:space="preserve">An </w:t>
      </w:r>
      <w:r w:rsidR="005279AD" w:rsidRPr="00865DA7">
        <w:rPr>
          <w:color w:val="4472C4" w:themeColor="accent1"/>
        </w:rPr>
        <w:t>alternative</w:t>
      </w:r>
      <w:r w:rsidR="00F502D0" w:rsidRPr="00865DA7">
        <w:rPr>
          <w:color w:val="4472C4" w:themeColor="accent1"/>
        </w:rPr>
        <w:t xml:space="preserve"> </w:t>
      </w:r>
      <w:r w:rsidR="00F502D0">
        <w:t xml:space="preserve">tool is a </w:t>
      </w:r>
      <w:r w:rsidR="00B03260">
        <w:t>model-based</w:t>
      </w:r>
      <w:r w:rsidR="00F502D0">
        <w:t xml:space="preserve"> method </w:t>
      </w:r>
      <w:r w:rsidR="00987ACA">
        <w:t>that</w:t>
      </w:r>
      <w:r w:rsidR="00B10712" w:rsidRPr="00B10712">
        <w:t xml:space="preserve"> </w:t>
      </w:r>
      <w:r w:rsidR="00B10712">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somatic growth.</w:t>
      </w:r>
      <w:r w:rsidR="005279AD">
        <w:t xml:space="preserve"> </w:t>
      </w:r>
      <w:r w:rsidR="005279AD" w:rsidRPr="00F94F28">
        <w:rPr>
          <w:color w:val="4472C4" w:themeColor="accent1"/>
        </w:rPr>
        <w:t xml:space="preserve">The significance of these breaks can be </w:t>
      </w:r>
      <w:del w:id="29" w:author="Punt, Andre (O&amp;A, Hobart)" w:date="2019-10-06T09:02:00Z">
        <w:r w:rsidR="005279AD" w:rsidRPr="00F94F28" w:rsidDel="00A40A0E">
          <w:rPr>
            <w:color w:val="4472C4" w:themeColor="accent1"/>
          </w:rPr>
          <w:delText xml:space="preserve">falsified </w:delText>
        </w:r>
      </w:del>
      <w:ins w:id="30" w:author="Punt, Andre (O&amp;A, Hobart)" w:date="2019-10-06T09:02:00Z">
        <w:r w:rsidR="00A40A0E">
          <w:rPr>
            <w:color w:val="4472C4" w:themeColor="accent1"/>
          </w:rPr>
          <w:t>evaluated</w:t>
        </w:r>
        <w:r w:rsidR="00A40A0E" w:rsidRPr="00F94F28">
          <w:rPr>
            <w:color w:val="4472C4" w:themeColor="accent1"/>
          </w:rPr>
          <w:t xml:space="preserve"> </w:t>
        </w:r>
      </w:ins>
      <w:r w:rsidR="005279AD" w:rsidRPr="00F94F28">
        <w:rPr>
          <w:color w:val="4472C4" w:themeColor="accent1"/>
        </w:rPr>
        <w:t>by comparing overlap in growth parameter estimates and tested against or among pre-specified breaks of interest (i.e. an area with a known ecosystem regime).</w:t>
      </w:r>
      <w:r w:rsidR="005279AD">
        <w:t xml:space="preserve"> </w:t>
      </w:r>
      <w:r w:rsidR="00F502D0" w:rsidRPr="00130990">
        <w:t xml:space="preserve"> </w:t>
      </w:r>
      <w:bookmarkEnd w:id="28"/>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E423C">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2019)","plainTextFormattedCitation":"(Thorson, 2019)","previouslyFormattedCitation":"(Thorson, 2019)"},"properties":{"noteIndex":0},"schema":"https://github.com/citation-style-language/schema/raw/master/csl-citation.json"}</w:instrText>
      </w:r>
      <w:r w:rsidR="00F502D0" w:rsidRPr="00130990">
        <w:fldChar w:fldCharType="separate"/>
      </w:r>
      <w:r w:rsidR="000E0325" w:rsidRPr="000E0325">
        <w:rPr>
          <w:noProof/>
        </w:rPr>
        <w:t>(Thorson, 2019)</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commentRangeStart w:id="31"/>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commentRangeEnd w:id="31"/>
      <w:r w:rsidR="00670575">
        <w:rPr>
          <w:rStyle w:val="CommentReference"/>
        </w:rPr>
        <w:commentReference w:id="31"/>
      </w:r>
    </w:p>
    <w:p w14:paraId="483523C6" w14:textId="45566C0E" w:rsidR="00B10712" w:rsidRDefault="00B1424C" w:rsidP="008B4B4A">
      <w:pPr>
        <w:spacing w:after="0" w:line="276" w:lineRule="auto"/>
        <w:ind w:firstLine="360"/>
        <w:jc w:val="both"/>
      </w:pPr>
      <w:r>
        <w:lastRenderedPageBreak/>
        <w:t xml:space="preserve"> </w:t>
      </w:r>
      <w:r w:rsidR="002360BE">
        <w:rPr>
          <w:rFonts w:cstheme="minorHAnsi"/>
          <w:iCs/>
        </w:rPr>
        <w:t>Our</w:t>
      </w:r>
      <w:r w:rsidR="00F502D0">
        <w:rPr>
          <w:rFonts w:cstheme="minorHAnsi"/>
          <w:iCs/>
        </w:rPr>
        <w:t xml:space="preserve"> </w:t>
      </w:r>
      <w:r w:rsidR="005279AD" w:rsidRPr="00F94F28">
        <w:rPr>
          <w:rFonts w:cstheme="minorHAnsi"/>
          <w:iCs/>
          <w:color w:val="4472C4" w:themeColor="accent1"/>
        </w:rPr>
        <w:t xml:space="preserve">GAM-based </w:t>
      </w:r>
      <w:r w:rsidR="00F502D0">
        <w:rPr>
          <w:rFonts w:cstheme="minorHAnsi"/>
          <w:iCs/>
        </w:rPr>
        <w:t xml:space="preserve">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del w:id="32" w:author="Punt, Andre (O&amp;A, Hobart)" w:date="2019-10-06T09:02:00Z">
        <w:r w:rsidR="00987ACA" w:rsidDel="00A40A0E">
          <w:rPr>
            <w:rFonts w:cstheme="minorHAnsi"/>
            <w:iCs/>
          </w:rPr>
          <w:delText xml:space="preserve">for </w:delText>
        </w:r>
      </w:del>
      <w:ins w:id="33" w:author="Punt, Andre (O&amp;A, Hobart)" w:date="2019-10-06T09:02:00Z">
        <w:r w:rsidR="00A40A0E">
          <w:rPr>
            <w:rFonts w:cstheme="minorHAnsi"/>
            <w:iCs/>
          </w:rPr>
          <w:t xml:space="preserve">using </w:t>
        </w:r>
      </w:ins>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w:t>
      </w:r>
      <w:r w:rsidR="00EE423C">
        <w:rPr>
          <w:rFonts w:cstheme="minorHAnsi"/>
          <w:iCs/>
        </w:rPr>
        <w:t xml:space="preserve">Northeast </w:t>
      </w:r>
      <w:r w:rsidR="00F502D0">
        <w:rPr>
          <w:rFonts w:cstheme="minorHAnsi"/>
          <w:iCs/>
        </w:rPr>
        <w:t>Pacific sablefish (</w:t>
      </w:r>
      <w:r w:rsidR="00F502D0">
        <w:rPr>
          <w:rFonts w:cstheme="minorHAnsi"/>
          <w:i/>
          <w:iCs/>
        </w:rPr>
        <w:t>Anoplopoma fimbria</w:t>
      </w:r>
      <w:r w:rsidR="00F502D0" w:rsidRPr="00BF132A">
        <w:rPr>
          <w:rFonts w:cstheme="minorHAnsi"/>
          <w:iCs/>
        </w:rPr>
        <w:t>)</w:t>
      </w:r>
      <w:r w:rsidR="00F502D0">
        <w:rPr>
          <w:rFonts w:cstheme="minorHAnsi"/>
          <w:i/>
          <w:iCs/>
        </w:rPr>
        <w:t>.</w:t>
      </w:r>
      <w:bookmarkStart w:id="34"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 xml:space="preserve">mean great-circle </w:t>
      </w:r>
      <w:ins w:id="35" w:author="Kari.Fenske" w:date="2019-10-08T07:33:00Z">
        <w:r w:rsidR="00670575">
          <w:t xml:space="preserve">movement </w:t>
        </w:r>
      </w:ins>
      <w:r w:rsidR="00AC174C">
        <w:t>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w:t>
      </w:r>
      <w:ins w:id="36" w:author="Kari.Fenske" w:date="2019-10-08T07:33:00Z">
        <w:r w:rsidR="00670575">
          <w:rPr>
            <w:noProof/>
          </w:rPr>
          <w:t>,</w:t>
        </w:r>
      </w:ins>
      <w:r w:rsidR="002360BE">
        <w:rPr>
          <w:noProof/>
        </w:rPr>
        <w:t xml:space="preserve">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rsidRPr="00F94F28">
        <w:rPr>
          <w:color w:val="4472C4" w:themeColor="accent1"/>
        </w:rPr>
        <w:t xml:space="preserve">Sablefish stock assessment and management occur independently </w:t>
      </w:r>
      <w:r w:rsidR="00F978C8" w:rsidRPr="00F94F28">
        <w:rPr>
          <w:color w:val="4472C4" w:themeColor="accent1"/>
        </w:rPr>
        <w:t>within political boundaries</w:t>
      </w:r>
      <w:r w:rsidR="00F94F28">
        <w:rPr>
          <w:color w:val="4472C4" w:themeColor="accent1"/>
        </w:rPr>
        <w:t xml:space="preserve">, </w:t>
      </w:r>
      <w:r w:rsidR="002360BE">
        <w:t xml:space="preserve">namely Alaska (AK), British Columbia (BC), and the US West Coast in the California Current (CC), assuming that these are closed stocks. However, recent work has shown that there is little genetic evidence </w:t>
      </w:r>
      <w:del w:id="37" w:author="Punt, Andre (O&amp;A, Hobart)" w:date="2019-10-06T09:03:00Z">
        <w:r w:rsidR="002360BE" w:rsidDel="00A40A0E">
          <w:delText xml:space="preserve">of </w:delText>
        </w:r>
      </w:del>
      <w:ins w:id="38" w:author="Punt, Andre (O&amp;A, Hobart)" w:date="2019-10-06T09:03:00Z">
        <w:r w:rsidR="00A40A0E">
          <w:t xml:space="preserve">for </w:t>
        </w:r>
      </w:ins>
      <w:r w:rsidR="002360BE">
        <w:t>population differentiation in sablefish across the</w:t>
      </w:r>
      <w:r w:rsidR="00AC174C">
        <w:t xml:space="preserve"> NE Pacific</w:t>
      </w:r>
      <w:r w:rsidR="002360BE">
        <w:t xml:space="preserve"> </w:t>
      </w:r>
      <w:r w:rsidR="002360BE">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w:t>
      </w:r>
      <w:r w:rsidR="002360BE" w:rsidRPr="00C55A5D">
        <w:rPr>
          <w:color w:val="4472C4" w:themeColor="accent1"/>
        </w:rPr>
        <w:t xml:space="preserve">management </w:t>
      </w:r>
      <w:r w:rsidR="00F978C8" w:rsidRPr="00C55A5D">
        <w:rPr>
          <w:color w:val="4472C4" w:themeColor="accent1"/>
        </w:rPr>
        <w:t xml:space="preserve">areas </w:t>
      </w:r>
      <w:del w:id="39" w:author="Punt, Andre (O&amp;A, Hobart)" w:date="2019-10-06T09:03:00Z">
        <w:r w:rsidR="002360BE" w:rsidDel="00A40A0E">
          <w:delText xml:space="preserve">is </w:delText>
        </w:r>
      </w:del>
      <w:ins w:id="40" w:author="Punt, Andre (O&amp;A, Hobart)" w:date="2019-10-06T09:03:00Z">
        <w:r w:rsidR="00A40A0E">
          <w:t xml:space="preserve">may be </w:t>
        </w:r>
      </w:ins>
      <w:r w:rsidR="002360BE">
        <w:t xml:space="preserve">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16712157" w14:textId="6919EA11" w:rsidR="002C21EB" w:rsidRPr="00C55A5D" w:rsidRDefault="002C21EB" w:rsidP="008B4B4A">
      <w:pPr>
        <w:spacing w:after="0" w:line="276" w:lineRule="auto"/>
        <w:ind w:firstLine="360"/>
        <w:jc w:val="both"/>
      </w:pPr>
      <w:r w:rsidRPr="003F6D4D">
        <w:t xml:space="preserve">We </w:t>
      </w:r>
      <w:del w:id="41" w:author="Punt, Andre (O&amp;A, Hobart)" w:date="2019-10-06T09:03:00Z">
        <w:r w:rsidDel="00A40A0E">
          <w:delText>aimed</w:delText>
        </w:r>
        <w:r w:rsidRPr="003F6D4D" w:rsidDel="00A40A0E">
          <w:delText xml:space="preserve"> to </w:delText>
        </w:r>
      </w:del>
      <w:r w:rsidRPr="003F6D4D">
        <w:t>develop</w:t>
      </w:r>
      <w:ins w:id="42" w:author="Punt, Andre (O&amp;A, Hobart)" w:date="2019-10-06T09:03:00Z">
        <w:r w:rsidR="00A40A0E">
          <w:t>ed</w:t>
        </w:r>
      </w:ins>
      <w:r w:rsidRPr="003F6D4D">
        <w:t xml:space="preserve"> a </w:t>
      </w:r>
      <w:r>
        <w:t>data-</w:t>
      </w:r>
      <w:r w:rsidR="00B03260">
        <w:t>model-based</w:t>
      </w:r>
      <w:r>
        <w:t xml:space="preserve"> </w:t>
      </w:r>
      <w:r w:rsidRPr="003F6D4D">
        <w:t xml:space="preserve">method </w:t>
      </w:r>
      <w:r>
        <w:t>that</w:t>
      </w:r>
      <w:r w:rsidRPr="003F6D4D">
        <w:t xml:space="preserve"> would simultaneously identify spatiotemporal zones between which fish </w:t>
      </w:r>
      <w:r>
        <w:t>length-at-age</w:t>
      </w:r>
      <w:r w:rsidRPr="003F6D4D">
        <w:t xml:space="preserve"> </w:t>
      </w:r>
      <w:r w:rsidR="00133BB7" w:rsidRPr="003F6D4D">
        <w:t>varies and</w:t>
      </w:r>
      <w:r w:rsidRPr="003F6D4D">
        <w:t xml:space="preserve"> illustrat</w:t>
      </w:r>
      <w:r>
        <w:t>e</w:t>
      </w:r>
      <w:r w:rsidRPr="003F6D4D">
        <w:t xml:space="preserve"> correlations </w:t>
      </w:r>
      <w:r>
        <w:t>between</w:t>
      </w:r>
      <w:r w:rsidRPr="003F6D4D">
        <w:t xml:space="preserve"> growth </w:t>
      </w:r>
      <w:r>
        <w:t>and</w:t>
      </w:r>
      <w:r w:rsidRPr="003F6D4D">
        <w:t xml:space="preserve"> </w:t>
      </w:r>
      <w:r>
        <w:t>spatiotemporal</w:t>
      </w:r>
      <w:r w:rsidRPr="003F6D4D">
        <w:t xml:space="preserve"> covariates (such as an increase with latitude). A method to identify </w:t>
      </w:r>
      <w:r>
        <w:t>such</w:t>
      </w:r>
      <w:r w:rsidRPr="003F6D4D">
        <w:t xml:space="preserve"> patterns in important population traits can help researchers determine whether current management scale</w:t>
      </w:r>
      <w:r>
        <w:t>s</w:t>
      </w:r>
      <w:r w:rsidRPr="003F6D4D">
        <w:t xml:space="preserve"> </w:t>
      </w:r>
      <w:r>
        <w:t>are</w:t>
      </w:r>
      <w:r w:rsidRPr="003F6D4D">
        <w:t xml:space="preserve"> appropriate </w:t>
      </w:r>
      <w:r>
        <w:t>given</w:t>
      </w:r>
      <w:r w:rsidRPr="003F6D4D">
        <w:t xml:space="preserve"> the dynamics present in the population. Because these dynamics are potentially environmentally linked, such a method can also uncover whether </w:t>
      </w:r>
      <w:r>
        <w:t>spatiotemporal</w:t>
      </w:r>
      <w:r w:rsidRPr="003F6D4D">
        <w:t xml:space="preserve"> patterns in </w:t>
      </w:r>
      <w:r>
        <w:t xml:space="preserve">investigated </w:t>
      </w:r>
      <w:r w:rsidRPr="003F6D4D">
        <w:t>traits correspond to major environmental features</w:t>
      </w:r>
      <w:r>
        <w:t xml:space="preserve"> (such as ocean currents) or forcings (such as climactic oscillations), </w:t>
      </w:r>
      <w:r w:rsidRPr="003F6D4D">
        <w:t xml:space="preserve">which </w:t>
      </w:r>
      <w:r>
        <w:t xml:space="preserve">can help inform the implementation </w:t>
      </w:r>
      <w:r w:rsidRPr="003F6D4D">
        <w:t>of ecosystem-based fisheries management.</w:t>
      </w:r>
    </w:p>
    <w:p w14:paraId="52DD1F56" w14:textId="5C181923" w:rsidR="00F502D0" w:rsidRDefault="0023745F" w:rsidP="008B4B4A">
      <w:pPr>
        <w:pStyle w:val="Heading1"/>
        <w:keepNext/>
        <w:keepLines/>
        <w:spacing w:before="240" w:after="0" w:line="276" w:lineRule="auto"/>
        <w:jc w:val="both"/>
      </w:pPr>
      <w:r>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0787B34F"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mgcv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9F29A5">
        <w:instrText>ADDIN CSL_CITATION {"citationItems":[{"id":"ITEM-1","itemData":{"DOI":"10.1007/978-3-540-74686-7","ISBN":"3_900051_00_3","ISSN":"3-900051-07-0","PMID":"16106260","author":[{"dropping-particle":"","family":"R Development Core Team","given":"","non-dropping-particle":"","parse-names":false,"suffix":""}],"container-title":"R Foundation for Statistical Computing","id":"ITEM-1","issued":{"date-parts":[["2016"]]},"title":"R: A Language and Environment for Statistical Computing","type":"article-journal"},"uris":["http://www.mendeley.com/documents/?uuid=b85adf5b-62f0-4bc7-a02e-25fed85ac04c"]}],"mendeley":{"formattedCitation":"(R Development Core Team, 2016)","manualFormatting":"( R Development Core Team, 2016)","plainTextFormattedCitation":"(R Development Core Team, 2016)","previouslyFormattedCitation":"(R Development Core Team, 2016)"},"properties":{"noteIndex":0},"schema":"https://github.com/citation-style-language/schema/raw/master/csl-citation.json"}</w:instrText>
      </w:r>
      <w:r w:rsidR="00231872">
        <w:fldChar w:fldCharType="separate"/>
      </w:r>
      <w:r w:rsidR="00EE423C" w:rsidRPr="00EE423C">
        <w:rPr>
          <w:noProof/>
        </w:rPr>
        <w:t>( R Development Core Team, 2016)</w:t>
      </w:r>
      <w:r w:rsidR="00231872">
        <w:fldChar w:fldCharType="end"/>
      </w:r>
      <w:r w:rsidR="00B10712">
        <w:t>, i.e.</w:t>
      </w:r>
    </w:p>
    <w:p w14:paraId="1AE6CBC9" w14:textId="0A84251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2C0BDF">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43"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43"/>
    </w:p>
    <w:p w14:paraId="178FD8AD" w14:textId="01BE26F7" w:rsidR="00F502D0" w:rsidRPr="00BE53B7" w:rsidRDefault="00B10712" w:rsidP="008B4B4A">
      <w:pPr>
        <w:spacing w:after="0" w:line="276" w:lineRule="auto"/>
        <w:jc w:val="both"/>
      </w:pPr>
      <w:r>
        <w:t xml:space="preserve">where </w:t>
      </w:r>
      <w:r w:rsidRPr="00D62877">
        <w:rPr>
          <w:b/>
          <w:i/>
        </w:rPr>
        <w:t>E(</w:t>
      </w:r>
      <w:commentRangeStart w:id="44"/>
      <w:r w:rsidRPr="00D62877">
        <w:rPr>
          <w:b/>
          <w:i/>
        </w:rPr>
        <w:t>Y</w:t>
      </w:r>
      <w:commentRangeEnd w:id="44"/>
      <w:r w:rsidR="007D0E0E">
        <w:rPr>
          <w:rStyle w:val="CommentReference"/>
        </w:rPr>
        <w:commentReference w:id="44"/>
      </w:r>
      <w:r w:rsidRPr="00D62877">
        <w:rPr>
          <w:b/>
          <w:i/>
        </w:rPr>
        <w:t>)</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w:t>
      </w:r>
      <w:del w:id="45" w:author="Punt, Andre (O&amp;A, Hobart)" w:date="2019-10-06T09:04:00Z">
        <w:r w:rsidDel="00A40A0E">
          <w:delText xml:space="preserve">by </w:delText>
        </w:r>
      </w:del>
      <w:ins w:id="46" w:author="Punt, Andre (O&amp;A, Hobart)" w:date="2019-10-06T09:04:00Z">
        <w:r w:rsidR="00A40A0E">
          <w:t xml:space="preserve">using </w:t>
        </w:r>
      </w:ins>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w:t>
      </w:r>
      <w:r w:rsidR="005A4A3F">
        <w:lastRenderedPageBreak/>
        <w:t>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w:t>
      </w:r>
      <w:ins w:id="47" w:author="Punt, Andre (O&amp;A, Hobart)" w:date="2019-10-06T09:04:00Z">
        <w:r w:rsidR="00A40A0E">
          <w:t xml:space="preserve">age-based </w:t>
        </w:r>
      </w:ins>
      <w:r w:rsidR="00EF678E">
        <w:t xml:space="preserve">survey selectivities between </w:t>
      </w:r>
      <w:r w:rsidR="00D20838">
        <w:t>management areas</w:t>
      </w:r>
      <w:r w:rsidR="00B52D91">
        <w:t>.</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74724467"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2C0BDF">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+α</m:t>
                </m:r>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5E73AD0C"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iCs/>
                    <w:sz w:val="32"/>
                    <w:szCs w:val="32"/>
                  </w:rPr>
                </m:ctrlPr>
              </m:sSubPr>
              <m:e>
                <m:r>
                  <w:rPr>
                    <w:rFonts w:ascii="Cambria Math" w:hAnsi="Cambria Math"/>
                    <w:sz w:val="32"/>
                    <w:szCs w:val="32"/>
                  </w:rPr>
                  <m:t>s</m:t>
                </m:r>
              </m:e>
              <m:sub>
                <m:r>
                  <w:rPr>
                    <w:rFonts w:ascii="Cambria Math" w:hAnsi="Cambria Math"/>
                    <w:sz w:val="32"/>
                    <w:szCs w:val="32"/>
                  </w:rPr>
                  <m:t>t</m:t>
                </m:r>
              </m:sub>
            </m:sSub>
          </m:e>
        </m:d>
      </m:oMath>
      <w:r>
        <w:t xml:space="preserve"> is a vector of predicted </w:t>
      </w:r>
      <w:r w:rsidR="00460C34">
        <w:t xml:space="preserve">fish </w:t>
      </w:r>
      <w:r>
        <w:t>lengths at latitudes</w:t>
      </w:r>
      <w:r w:rsidR="00C55A5D">
        <w:t xml:space="preserve"> </w:t>
      </w:r>
      <w:r w:rsidRPr="002A0D40">
        <w:t>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35E383CE" w:rsidR="00F502D0" w:rsidRDefault="00F502D0" w:rsidP="008B4B4A">
      <w:pPr>
        <w:spacing w:after="0" w:line="276" w:lineRule="auto"/>
        <w:ind w:firstLine="360"/>
        <w:jc w:val="both"/>
      </w:pPr>
      <w:r w:rsidRPr="008A2B22">
        <w:rPr>
          <w:color w:val="4472C4" w:themeColor="accent1"/>
        </w:rPr>
        <w:t xml:space="preserve">The </w:t>
      </w:r>
      <w:r w:rsidR="00D72B7C" w:rsidRPr="008A2B22">
        <w:rPr>
          <w:color w:val="4472C4" w:themeColor="accent1"/>
        </w:rPr>
        <w:t>standard error of the</w:t>
      </w:r>
      <w:r w:rsidRPr="008A2B22">
        <w:rPr>
          <w:color w:val="4472C4" w:themeColor="accent1"/>
        </w:rPr>
        <w:t xml:space="preserve"> derivative </w:t>
      </w:r>
      <w:r>
        <w:t xml:space="preserve">estimates are computed </w:t>
      </w:r>
      <w:r w:rsidR="00C2617A">
        <w:t>as</w:t>
      </w:r>
      <w:r>
        <w:t>:</w:t>
      </w:r>
    </w:p>
    <w:p w14:paraId="184A31C7" w14:textId="2B6FF092"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2C0BDF">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1E16D26F"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48" w:name="_Hlk3457523"/>
      <w:bookmarkStart w:id="49" w:name="_Hlk2063522"/>
      <w:r w:rsidR="005E0FFF">
        <w:t xml:space="preserve">These steps are repeated </w:t>
      </w:r>
      <w:r w:rsidR="002360BE">
        <w:t xml:space="preserve">across the range </w:t>
      </w:r>
      <w:r w:rsidR="008F627F">
        <w:t xml:space="preserve">of explored </w:t>
      </w:r>
      <w:r w:rsidR="005E0FFF">
        <w:t>years and longitudes</w:t>
      </w:r>
      <w:bookmarkEnd w:id="48"/>
      <w:r w:rsidR="005E0FFF">
        <w:t xml:space="preserve">. </w:t>
      </w:r>
      <w:r w:rsidR="00443498" w:rsidRPr="008A2B22">
        <w:rPr>
          <w:color w:val="4472C4" w:themeColor="accent1"/>
        </w:rPr>
        <w:t xml:space="preserve">All simulated datasets </w:t>
      </w:r>
      <w:del w:id="50" w:author="Punt, Andre (O&amp;A, Hobart)" w:date="2019-10-06T09:05:00Z">
        <w:r w:rsidR="00443498" w:rsidRPr="008A2B22" w:rsidDel="00A40A0E">
          <w:rPr>
            <w:color w:val="4472C4" w:themeColor="accent1"/>
          </w:rPr>
          <w:delText>described in</w:delText>
        </w:r>
      </w:del>
      <w:ins w:id="51" w:author="Punt, Andre (O&amp;A, Hobart)" w:date="2019-10-06T09:05:00Z">
        <w:r w:rsidR="00A40A0E">
          <w:rPr>
            <w:color w:val="4472C4" w:themeColor="accent1"/>
          </w:rPr>
          <w:t>(</w:t>
        </w:r>
      </w:ins>
      <w:r w:rsidR="00443498" w:rsidRPr="008A2B22">
        <w:rPr>
          <w:color w:val="4472C4" w:themeColor="accent1"/>
        </w:rPr>
        <w:t xml:space="preserve"> Section 2.2.1</w:t>
      </w:r>
      <w:ins w:id="52" w:author="Punt, Andre (O&amp;A, Hobart)" w:date="2019-10-06T09:05:00Z">
        <w:r w:rsidR="00A40A0E">
          <w:rPr>
            <w:color w:val="4472C4" w:themeColor="accent1"/>
          </w:rPr>
          <w:t>)</w:t>
        </w:r>
      </w:ins>
      <w:r w:rsidR="00443498" w:rsidRPr="008A2B22">
        <w:rPr>
          <w:color w:val="4472C4" w:themeColor="accent1"/>
        </w:rPr>
        <w:t xml:space="preserve"> were fit using </w:t>
      </w:r>
      <w:ins w:id="53" w:author="Punt, Andre (O&amp;A, Hobart)" w:date="2019-10-06T09:05:00Z">
        <w:r w:rsidR="00A40A0E">
          <w:rPr>
            <w:color w:val="4472C4" w:themeColor="accent1"/>
          </w:rPr>
          <w:t xml:space="preserve">a </w:t>
        </w:r>
      </w:ins>
      <w:r w:rsidR="00443498" w:rsidRPr="008A2B22">
        <w:rPr>
          <w:color w:val="4472C4" w:themeColor="accent1"/>
        </w:rPr>
        <w:t xml:space="preserve">link function </w:t>
      </w:r>
      <w:r w:rsidR="00443498" w:rsidRPr="008A2B22">
        <w:rPr>
          <w:i/>
          <w:color w:val="4472C4" w:themeColor="accent1"/>
        </w:rPr>
        <w:t>g</w:t>
      </w:r>
      <w:r w:rsidR="00443498" w:rsidRPr="008A2B22">
        <w:rPr>
          <w:color w:val="4472C4" w:themeColor="accent1"/>
        </w:rPr>
        <w:t xml:space="preserve"> with smoothing functions </w:t>
      </w:r>
      <w:r w:rsidR="00443498" w:rsidRPr="008A2B22">
        <w:rPr>
          <w:i/>
          <w:color w:val="4472C4" w:themeColor="accent1"/>
        </w:rPr>
        <w:t xml:space="preserve">f </w:t>
      </w:r>
      <w:r w:rsidR="00443498" w:rsidRPr="008A2B22">
        <w:rPr>
          <w:color w:val="4472C4" w:themeColor="accent1"/>
        </w:rPr>
        <w:t xml:space="preserve">for both spatial covariates as well as for year. </w:t>
      </w:r>
      <w:r w:rsidR="005E0FFF">
        <w:t xml:space="preserve">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bookmarkStart w:id="54" w:name="_Hlk20125142"/>
      <w:r w:rsidR="000B4A0E">
        <w:t>;</w:t>
      </w:r>
      <w:r w:rsidR="00615029">
        <w:t xml:space="preserve"> this is rounded to the nearest </w:t>
      </w:r>
      <w:r w:rsidR="00254EB5">
        <w:t xml:space="preserve">integer </w:t>
      </w:r>
      <w:r w:rsidR="006D2A7D" w:rsidRPr="008A2B22">
        <w:rPr>
          <w:color w:val="4472C4" w:themeColor="accent1"/>
        </w:rPr>
        <w:t xml:space="preserve">(e.g. a value between 22.5 and 23.4 would be rounded to 23) </w:t>
      </w:r>
      <w:r w:rsidR="00254EB5">
        <w:t>and</w:t>
      </w:r>
      <w:r w:rsidR="00615029">
        <w:t xml:space="preserve"> </w:t>
      </w:r>
      <w:bookmarkStart w:id="55" w:name="_Hlk20134425"/>
      <w:r w:rsidR="00615029">
        <w:t>defined as the “breakpoint”</w:t>
      </w:r>
      <w:r w:rsidR="00CE3A12">
        <w:t xml:space="preserve"> </w:t>
      </w:r>
      <w:r w:rsidR="00B10712">
        <w:t xml:space="preserve">if </w:t>
      </w:r>
      <w:r w:rsidR="00615029">
        <w:t xml:space="preserve">its 95% confidence interval </w:t>
      </w:r>
      <w:r w:rsidR="00D72B7C" w:rsidRPr="008A2B22">
        <w:rPr>
          <w:color w:val="4472C4" w:themeColor="accent1"/>
        </w:rPr>
        <w:t xml:space="preserve">(generated using the standard error estimates for the derivative) </w:t>
      </w:r>
      <w:r w:rsidR="00615029">
        <w:t>does not include zero</w:t>
      </w:r>
      <w:bookmarkEnd w:id="55"/>
      <w:r w:rsidR="00732D10" w:rsidRPr="008A2B22">
        <w:rPr>
          <w:color w:val="4472C4" w:themeColor="accent1"/>
        </w:rPr>
        <w:t xml:space="preserve"> (see </w:t>
      </w:r>
      <w:r w:rsidR="00732D10" w:rsidRPr="008A2B22">
        <w:rPr>
          <w:color w:val="4472C4" w:themeColor="accent1"/>
        </w:rPr>
        <w:fldChar w:fldCharType="begin"/>
      </w:r>
      <w:r w:rsidR="00732D10" w:rsidRPr="008A2B22">
        <w:rPr>
          <w:color w:val="4472C4" w:themeColor="accent1"/>
        </w:rPr>
        <w:instrText xml:space="preserve"> REF _Ref2061301 \h  \* MERGEFORMAT </w:instrText>
      </w:r>
      <w:r w:rsidR="00732D10" w:rsidRPr="008A2B22">
        <w:rPr>
          <w:color w:val="4472C4" w:themeColor="accent1"/>
        </w:rPr>
      </w:r>
      <w:r w:rsidR="00732D10" w:rsidRPr="008A2B22">
        <w:rPr>
          <w:color w:val="4472C4" w:themeColor="accent1"/>
        </w:rPr>
        <w:fldChar w:fldCharType="separate"/>
      </w:r>
      <w:r w:rsidR="00732D10" w:rsidRPr="008A2B22">
        <w:rPr>
          <w:color w:val="4472C4" w:themeColor="accent1"/>
        </w:rPr>
        <w:t xml:space="preserve">Figures </w:t>
      </w:r>
      <w:r w:rsidR="00732D10" w:rsidRPr="008A2B22">
        <w:rPr>
          <w:noProof/>
          <w:color w:val="4472C4" w:themeColor="accent1"/>
        </w:rPr>
        <w:t>1</w:t>
      </w:r>
      <w:r w:rsidR="00732D10" w:rsidRPr="008A2B22">
        <w:rPr>
          <w:color w:val="4472C4" w:themeColor="accent1"/>
        </w:rPr>
        <w:fldChar w:fldCharType="end"/>
      </w:r>
      <w:r w:rsidR="00732D10" w:rsidRPr="008A2B22">
        <w:rPr>
          <w:color w:val="4472C4" w:themeColor="accent1"/>
        </w:rPr>
        <w:t xml:space="preserve"> and 2, which illustrate the raw data, smoothers and first derivatives thereof for two synthetic datasets).</w:t>
      </w:r>
      <w:bookmarkEnd w:id="54"/>
      <w:r w:rsidR="00F502D0">
        <w:t xml:space="preserve"> </w:t>
      </w:r>
      <w:bookmarkEnd w:id="49"/>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w:t>
      </w:r>
      <w:r w:rsidR="005257E0" w:rsidRPr="008A2B22">
        <w:rPr>
          <w:color w:val="4472C4" w:themeColor="accent1"/>
        </w:rPr>
        <w:t>55 kilometers</w:t>
      </w:r>
      <w:r w:rsidR="00254EB5">
        <w:t>)</w:t>
      </w:r>
      <w:r w:rsidR="006C1803">
        <w:t xml:space="preserve"> from the true breakpoint</w:t>
      </w:r>
      <w:r w:rsidR="00254EB5">
        <w:t>.</w:t>
      </w:r>
      <w:r w:rsidR="006D2A7D">
        <w:t xml:space="preserve"> </w:t>
      </w:r>
      <w:r w:rsidR="00D72B7C">
        <w:t xml:space="preserve">The </w:t>
      </w:r>
      <w:r w:rsidR="00F502D0">
        <w:t xml:space="preserve">raw length and age data </w:t>
      </w:r>
      <w:r w:rsidR="00615029">
        <w:t xml:space="preserve">(including all ages of fish) </w:t>
      </w:r>
      <w:r w:rsidR="003368A1">
        <w:t>are</w:t>
      </w:r>
      <w:r w:rsidR="00D72B7C">
        <w:t xml:space="preserve"> then</w:t>
      </w:r>
      <w:r w:rsidR="003368A1">
        <w:t xml:space="preserv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bookmarkStart w:id="56" w:name="_Hlk20134835"/>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C0B0C" w:rsidRPr="008A2B22">
        <w:rPr>
          <w:color w:val="4472C4" w:themeColor="accent1"/>
        </w:rPr>
        <w:t xml:space="preserve"> [cm]</w:t>
      </w:r>
      <w:r w:rsidR="00F502D0" w:rsidRPr="004906F5">
        <w:t>,</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w:t>
      </w:r>
      <w:r w:rsidR="00FC0B0C" w:rsidRPr="008A2B22">
        <w:rPr>
          <w:color w:val="4472C4" w:themeColor="accent1"/>
        </w:rPr>
        <w:t xml:space="preserve">[cm/yr] </w:t>
      </w:r>
      <w:r w:rsidR="00F502D0" w:rsidRPr="004906F5">
        <w:t xml:space="preserve">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C0B0C" w:rsidRPr="008A2B22">
        <w:rPr>
          <w:color w:val="4472C4" w:themeColor="accent1"/>
        </w:rPr>
        <w:t xml:space="preserve"> in years</w:t>
      </w:r>
      <w:r w:rsidR="00F502D0">
        <w:t>)</w:t>
      </w:r>
      <w:r w:rsidR="00C330E3">
        <w:t xml:space="preserve"> </w:t>
      </w:r>
      <w:r w:rsidR="00320D04">
        <w:t>are</w:t>
      </w:r>
      <w:r w:rsidR="00F502D0">
        <w:t xml:space="preserve"> </w:t>
      </w:r>
      <w:r w:rsidR="003368A1">
        <w:t>estimate</w:t>
      </w:r>
      <w:r w:rsidR="00231872">
        <w:t>d</w:t>
      </w:r>
      <w:r w:rsidR="003368A1">
        <w:t xml:space="preserve"> </w:t>
      </w:r>
      <w:r w:rsidR="00F502D0">
        <w:t xml:space="preserve">using maximum </w:t>
      </w:r>
      <w:r w:rsidR="00F502D0" w:rsidRPr="008A2B22">
        <w:rPr>
          <w:color w:val="4472C4" w:themeColor="accent1"/>
        </w:rPr>
        <w:t>likelihood</w:t>
      </w:r>
      <w:ins w:id="57" w:author="Punt, Andre (O&amp;A, Hobart)" w:date="2019-10-06T09:06:00Z">
        <w:r w:rsidR="001773F7">
          <w:rPr>
            <w:color w:val="4472C4" w:themeColor="accent1"/>
          </w:rPr>
          <w:t>,</w:t>
        </w:r>
      </w:ins>
      <w:r w:rsidR="00FC0B0C" w:rsidRPr="008A2B22">
        <w:rPr>
          <w:color w:val="4472C4" w:themeColor="accent1"/>
        </w:rPr>
        <w:t xml:space="preserve"> assuming that</w:t>
      </w:r>
      <w:del w:id="58" w:author="Punt, Andre (O&amp;A, Hobart)" w:date="2019-10-06T09:06:00Z">
        <w:r w:rsidR="00FC0B0C" w:rsidRPr="008A2B22" w:rsidDel="001773F7">
          <w:rPr>
            <w:color w:val="4472C4" w:themeColor="accent1"/>
          </w:rPr>
          <w:delText xml:space="preserve"> the</w:delText>
        </w:r>
      </w:del>
      <w:r w:rsidR="00FC0B0C" w:rsidRPr="008A2B22">
        <w:rPr>
          <w:color w:val="4472C4" w:themeColor="accent1"/>
        </w:rPr>
        <w:t xml:space="preserve"> </w:t>
      </w:r>
      <w:r w:rsidR="00FC0B0C" w:rsidRPr="008A2B22">
        <w:rPr>
          <w:rFonts w:eastAsiaTheme="minorEastAsia"/>
          <w:color w:val="4472C4" w:themeColor="accent1"/>
        </w:rPr>
        <w:t>error</w:t>
      </w:r>
      <w:ins w:id="59" w:author="Punt, Andre (O&amp;A, Hobart)" w:date="2019-10-06T09:06:00Z">
        <w:r w:rsidR="001773F7">
          <w:rPr>
            <w:rFonts w:eastAsiaTheme="minorEastAsia"/>
            <w:color w:val="4472C4" w:themeColor="accent1"/>
          </w:rPr>
          <w:t>s</w:t>
        </w:r>
      </w:ins>
      <w:r w:rsidR="00FC0B0C" w:rsidRPr="008A2B22">
        <w:rPr>
          <w:rFonts w:eastAsiaTheme="minorEastAsia"/>
          <w:color w:val="4472C4" w:themeColor="accent1"/>
        </w:rPr>
        <w:t xml:space="preserve"> </w:t>
      </w:r>
      <w:del w:id="60" w:author="Punt, Andre (O&amp;A, Hobart)" w:date="2019-10-06T09:06:00Z">
        <w:r w:rsidR="00FC0B0C" w:rsidRPr="008A2B22" w:rsidDel="001773F7">
          <w:rPr>
            <w:rFonts w:eastAsiaTheme="minorEastAsia"/>
            <w:color w:val="4472C4" w:themeColor="accent1"/>
          </w:rPr>
          <w:delText xml:space="preserve">is </w:delText>
        </w:r>
      </w:del>
      <w:ins w:id="61" w:author="Punt, Andre (O&amp;A, Hobart)" w:date="2019-10-06T09:06:00Z">
        <w:r w:rsidR="001773F7">
          <w:rPr>
            <w:rFonts w:eastAsiaTheme="minorEastAsia"/>
            <w:color w:val="4472C4" w:themeColor="accent1"/>
          </w:rPr>
          <w:t>are</w:t>
        </w:r>
        <w:r w:rsidR="001773F7" w:rsidRPr="008A2B22">
          <w:rPr>
            <w:rFonts w:eastAsiaTheme="minorEastAsia"/>
            <w:color w:val="4472C4" w:themeColor="accent1"/>
          </w:rPr>
          <w:t xml:space="preserve"> </w:t>
        </w:r>
      </w:ins>
      <w:r w:rsidR="00FC0B0C" w:rsidRPr="008A2B22">
        <w:rPr>
          <w:rFonts w:eastAsiaTheme="minorEastAsia"/>
          <w:color w:val="4472C4" w:themeColor="accent1"/>
        </w:rPr>
        <w:t xml:space="preserve">normally distributed with zero mean and </w:t>
      </w:r>
      <w:del w:id="62" w:author="Punt, Andre (O&amp;A, Hobart)" w:date="2019-10-06T09:06:00Z">
        <w:r w:rsidR="00FC0B0C" w:rsidRPr="008A2B22" w:rsidDel="001773F7">
          <w:rPr>
            <w:rFonts w:eastAsiaTheme="minorEastAsia"/>
            <w:color w:val="4472C4" w:themeColor="accent1"/>
          </w:rPr>
          <w:delText xml:space="preserve">variance </w:delText>
        </w:r>
      </w:del>
      <w:ins w:id="63" w:author="Punt, Andre (O&amp;A, Hobart)" w:date="2019-10-06T09:06:00Z">
        <w:r w:rsidR="001773F7">
          <w:rPr>
            <w:rFonts w:eastAsiaTheme="minorEastAsia"/>
            <w:color w:val="4472C4" w:themeColor="accent1"/>
          </w:rPr>
          <w:t>standard deviation</w:t>
        </w:r>
        <w:r w:rsidR="001773F7" w:rsidRPr="008A2B22">
          <w:rPr>
            <w:rFonts w:eastAsiaTheme="minorEastAsia"/>
            <w:color w:val="4472C4" w:themeColor="accent1"/>
          </w:rPr>
          <w:t xml:space="preserve"> </w:t>
        </w:r>
      </w:ins>
      <w:r w:rsidR="00FC0B0C" w:rsidRPr="008A2B22">
        <w:rPr>
          <w:rFonts w:eastAsiaTheme="minorEastAsia"/>
          <w:color w:val="4472C4" w:themeColor="accent1"/>
        </w:rPr>
        <w:t>σ)</w:t>
      </w:r>
      <w:r w:rsidR="00FC0B0C" w:rsidRPr="008A2B22">
        <w:rPr>
          <w:color w:val="4472C4" w:themeColor="accent1"/>
        </w:rPr>
        <w:t>.</w:t>
      </w:r>
      <w:r w:rsidR="00FD20B7" w:rsidRPr="008A2B22">
        <w:rPr>
          <w:color w:val="4472C4" w:themeColor="accent1"/>
        </w:rPr>
        <w:t xml:space="preserve"> </w:t>
      </w:r>
      <w:r w:rsidR="00FC0B0C" w:rsidRPr="008A2B22">
        <w:t xml:space="preserve">This study </w:t>
      </w:r>
      <w:r w:rsidR="008A2B22">
        <w:t xml:space="preserve">performed estimation </w:t>
      </w:r>
      <w:del w:id="64" w:author="Punt, Andre (O&amp;A, Hobart)" w:date="2019-10-06T09:06:00Z">
        <w:r w:rsidR="008A2B22" w:rsidDel="001773F7">
          <w:delText>in</w:delText>
        </w:r>
        <w:r w:rsidR="00F502D0" w:rsidRPr="008A2B22" w:rsidDel="001773F7">
          <w:delText xml:space="preserve"> </w:delText>
        </w:r>
      </w:del>
      <w:ins w:id="65" w:author="Punt, Andre (O&amp;A, Hobart)" w:date="2019-10-06T09:06:00Z">
        <w:r w:rsidR="001773F7">
          <w:t>using</w:t>
        </w:r>
        <w:r w:rsidR="001773F7" w:rsidRPr="008A2B22">
          <w:t xml:space="preserve"> </w:t>
        </w:r>
      </w:ins>
      <w:r w:rsidR="00F502D0" w:rsidRPr="008A2B22">
        <w:t>Template Model Builder</w:t>
      </w:r>
      <w:r w:rsidR="00FC0B0C" w:rsidRPr="008A2B22">
        <w:t xml:space="preserve"> (</w:t>
      </w:r>
      <w:r w:rsidR="00F502D0" w:rsidRPr="008A2B22">
        <w:fldChar w:fldCharType="begin" w:fldLock="1"/>
      </w:r>
      <w:r w:rsidR="00800DEA" w:rsidRPr="008A2B22">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rsidRPr="008A2B22">
        <w:fldChar w:fldCharType="separate"/>
      </w:r>
      <w:r w:rsidR="00F502D0" w:rsidRPr="008A2B22">
        <w:rPr>
          <w:noProof/>
        </w:rPr>
        <w:t>Kristensen et al., 2016</w:t>
      </w:r>
      <w:r w:rsidR="00F502D0" w:rsidRPr="008A2B22">
        <w:fldChar w:fldCharType="end"/>
      </w:r>
      <w:r w:rsidR="00FC0B0C" w:rsidRPr="008A2B22">
        <w:t>)</w:t>
      </w:r>
      <w:r w:rsidR="00F502D0" w:rsidRPr="008A2B22">
        <w:t xml:space="preserve">. </w:t>
      </w:r>
    </w:p>
    <w:p w14:paraId="5034D09B" w14:textId="58397322" w:rsidR="00F502D0" w:rsidRDefault="00F502D0" w:rsidP="008B4B4A">
      <w:pPr>
        <w:spacing w:before="120" w:after="0" w:line="276" w:lineRule="auto"/>
        <w:jc w:val="both"/>
        <w:rPr>
          <w:rFonts w:eastAsiaTheme="minorEastAsia"/>
        </w:rPr>
      </w:pPr>
      <w:bookmarkStart w:id="66" w:name="_Ref5721864"/>
      <w:bookmarkEnd w:id="56"/>
      <w:r>
        <w:t xml:space="preserve">Equation </w:t>
      </w:r>
      <w:r>
        <w:rPr>
          <w:noProof/>
        </w:rPr>
        <w:fldChar w:fldCharType="begin"/>
      </w:r>
      <w:r>
        <w:rPr>
          <w:noProof/>
        </w:rPr>
        <w:instrText xml:space="preserve"> SEQ Equation \* ARABIC </w:instrText>
      </w:r>
      <w:r>
        <w:rPr>
          <w:noProof/>
        </w:rPr>
        <w:fldChar w:fldCharType="separate"/>
      </w:r>
      <w:r w:rsidR="002C0BDF">
        <w:rPr>
          <w:noProof/>
        </w:rPr>
        <w:t>4</w:t>
      </w:r>
      <w:r>
        <w:rPr>
          <w:noProof/>
        </w:rPr>
        <w:fldChar w:fldCharType="end"/>
      </w:r>
      <w:bookmarkEnd w:id="66"/>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lastRenderedPageBreak/>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777CA6D7"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w:t>
      </w:r>
      <w:r w:rsidR="007A52D3">
        <w:t xml:space="preserve">GAM-based </w:t>
      </w:r>
      <w:r>
        <w:t xml:space="preserve">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individual characteristics by following the life history processes (survival</w:t>
      </w:r>
      <w:r w:rsidR="00FE3F18">
        <w:t xml:space="preserve"> and</w:t>
      </w:r>
      <w:r w:rsidR="003057E6">
        <w:t xml:space="preserve"> growth) of individual fish</w:t>
      </w:r>
      <w:r w:rsidR="00FE3F18" w:rsidRPr="00C560E0">
        <w:rPr>
          <w:color w:val="4472C4" w:themeColor="accent1"/>
        </w:rPr>
        <w:t>, with reproduction governed by a generalized stock-recruitment relationship to produce new individuals</w:t>
      </w:r>
      <w:r w:rsidR="003057E6" w:rsidRPr="00C560E0">
        <w:rPr>
          <w:color w:val="4472C4" w:themeColor="accent1"/>
        </w:rPr>
        <w:t xml:space="preserve">. </w:t>
      </w:r>
      <w:r w:rsidR="00FE3F18" w:rsidRPr="00C560E0">
        <w:rPr>
          <w:color w:val="4472C4" w:themeColor="accent1"/>
        </w:rPr>
        <w:t xml:space="preserve">An IBM was used to capture these key processes </w:t>
      </w:r>
      <w:del w:id="67" w:author="Punt, Andre (O&amp;A, Hobart)" w:date="2019-10-06T09:08:00Z">
        <w:r w:rsidR="00FE3F18" w:rsidRPr="00C560E0" w:rsidDel="00056722">
          <w:rPr>
            <w:color w:val="4472C4" w:themeColor="accent1"/>
          </w:rPr>
          <w:delText xml:space="preserve">using </w:delText>
        </w:r>
      </w:del>
      <w:ins w:id="68" w:author="Punt, Andre (O&amp;A, Hobart)" w:date="2019-10-06T09:08:00Z">
        <w:r w:rsidR="00056722">
          <w:rPr>
            <w:color w:val="4472C4" w:themeColor="accent1"/>
          </w:rPr>
          <w:t xml:space="preserve">to </w:t>
        </w:r>
      </w:ins>
      <w:r w:rsidR="00FE3F18" w:rsidRPr="00C560E0">
        <w:rPr>
          <w:color w:val="4472C4" w:themeColor="accent1"/>
        </w:rPr>
        <w:t>simulate</w:t>
      </w:r>
      <w:del w:id="69" w:author="Punt, Andre (O&amp;A, Hobart)" w:date="2019-10-06T09:08:00Z">
        <w:r w:rsidR="00FE3F18" w:rsidRPr="00C560E0" w:rsidDel="00056722">
          <w:rPr>
            <w:color w:val="4472C4" w:themeColor="accent1"/>
          </w:rPr>
          <w:delText>d</w:delText>
        </w:r>
      </w:del>
      <w:r w:rsidR="00FE3F18" w:rsidRPr="00C560E0">
        <w:rPr>
          <w:color w:val="4472C4" w:themeColor="accent1"/>
        </w:rPr>
        <w:t xml:space="preserve"> data similar in form to what would be included in a fishery stock assessment, which is difficult to do analytically or using age/size aggregated models.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r w:rsidR="00A83B9D">
        <w:t xml:space="preserve">Schnute’s </w:t>
      </w:r>
      <w:r w:rsidR="00D335A9">
        <w:fldChar w:fldCharType="begin" w:fldLock="1"/>
      </w:r>
      <w:r w:rsidR="00EE423C">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Sciences","id":"ITEM-1","issued":{"date-parts":[["2008"]]},"page":"1128-1140","title":"A Versatile Growth Model with Statistically Stable Parameters","type":"article-journal","volume":"38"},"uris":["http://www.mendeley.com/documents/?uuid=6719acb0-4007-44b1-a114-bae037b7ebf7"]}],"mendeley":{"formattedCitation":"(Schnute, 2008)","manualFormatting":"(1981)","plainTextFormattedCitation":"(Schnute, 2008)","previouslyFormattedCitation":"(Schnute, 2008)"},"properties":{"noteIndex":0},"schema":"https://github.com/citation-style-language/schema/raw/master/csl-citation.json"}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9D40866" w:rsidR="00F75BC7" w:rsidRDefault="00392042" w:rsidP="008B4B4A">
      <w:pPr>
        <w:pStyle w:val="Caption"/>
        <w:spacing w:before="120" w:after="120" w:line="276" w:lineRule="auto"/>
        <w:jc w:val="both"/>
      </w:pPr>
      <w:bookmarkStart w:id="70"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2C0BDF">
        <w:rPr>
          <w:noProof/>
        </w:rPr>
        <w:t>5</w:t>
      </w:r>
      <w:r w:rsidR="009308CB">
        <w:rPr>
          <w:noProof/>
        </w:rPr>
        <w:fldChar w:fldCharType="end"/>
      </w:r>
      <w:bookmarkEnd w:id="70"/>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rPr>
                <w:rFonts w:ascii="Cambria Math" w:hAnsi="Cambria Math"/>
              </w:rPr>
              <m:t>)</m:t>
            </m:r>
          </m:den>
        </m:f>
      </m:oMath>
    </w:p>
    <w:p w14:paraId="3012175C" w14:textId="78B74F9A" w:rsidR="00E05953" w:rsidRDefault="003368A1" w:rsidP="008B4B4A">
      <w:pPr>
        <w:spacing w:after="0" w:line="276" w:lineRule="auto"/>
        <w:jc w:val="both"/>
      </w:pPr>
      <w:bookmarkStart w:id="71"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w:commentRangeStart w:id="72"/>
      <w:commentRangeStart w:id="73"/>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w:t>
      </w:r>
      <w:commentRangeEnd w:id="72"/>
      <w:r w:rsidR="002922F3">
        <w:rPr>
          <w:rStyle w:val="CommentReference"/>
        </w:rPr>
        <w:commentReference w:id="72"/>
      </w:r>
      <w:commentRangeEnd w:id="73"/>
      <w:r w:rsidR="007D0E0E">
        <w:rPr>
          <w:rStyle w:val="CommentReference"/>
        </w:rPr>
        <w:commentReference w:id="73"/>
      </w:r>
      <w:r w:rsidR="00642D5E">
        <w:rPr>
          <w:rFonts w:eastAsiaTheme="minorEastAsia"/>
        </w:rPr>
        <w:t xml:space="preserve">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w:t>
      </w:r>
      <w:r w:rsidR="0053714E">
        <w:rPr>
          <w:rFonts w:eastAsiaTheme="minorEastAsia"/>
        </w:rPr>
        <w:t>to</w:t>
      </w:r>
      <w:r w:rsidR="009E50E8">
        <w:rPr>
          <w:rFonts w:eastAsiaTheme="minorEastAsia"/>
        </w:rPr>
        <w:t xml:space="preserve">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74"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74"/>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C560E0">
        <w:rPr>
          <w:i/>
          <w:color w:val="4472C4" w:themeColor="accent1"/>
        </w:rPr>
        <w:t>L</w:t>
      </w:r>
      <w:r w:rsidR="00473F2A" w:rsidRPr="00C560E0">
        <w:rPr>
          <w:color w:val="4472C4" w:themeColor="accent1"/>
          <w:vertAlign w:val="subscript"/>
        </w:rPr>
        <w:t>1</w:t>
      </w:r>
      <w:r w:rsidR="00473F2A" w:rsidRPr="00C560E0">
        <w:rPr>
          <w:color w:val="4472C4" w:themeColor="accent1"/>
        </w:rPr>
        <w:t xml:space="preserve"> </w:t>
      </w:r>
      <w:r w:rsidR="00101B12" w:rsidRPr="00C560E0">
        <w:rPr>
          <w:color w:val="4472C4" w:themeColor="accent1"/>
        </w:rPr>
        <w:t xml:space="preserve">= </w:t>
      </w:r>
      <w:r w:rsidR="00927DFA" w:rsidRPr="00C560E0">
        <w:rPr>
          <w:color w:val="4472C4" w:themeColor="accent1"/>
        </w:rPr>
        <w:t xml:space="preserve">10 </w:t>
      </w:r>
      <w:r w:rsidR="00AC488E" w:rsidRPr="00C560E0">
        <w:rPr>
          <w:color w:val="4472C4" w:themeColor="accent1"/>
        </w:rPr>
        <w:t>cm</w:t>
      </w:r>
      <w:r w:rsidR="00C560E0">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L</m:t>
            </m:r>
          </m:e>
          <m:sub>
            <m:r>
              <m:rPr>
                <m:sty m:val="p"/>
              </m:rPr>
              <w:rPr>
                <w:rFonts w:ascii="Cambria Math" w:hAnsi="Cambria Math"/>
                <w:color w:val="4472C4" w:themeColor="accent1"/>
              </w:rPr>
              <m:t>2</m:t>
            </m:r>
          </m:sub>
        </m:sSub>
      </m:oMath>
      <w:r w:rsidR="00101B12" w:rsidRPr="00C560E0">
        <w:rPr>
          <w:color w:val="4472C4" w:themeColor="accent1"/>
        </w:rPr>
        <w:t xml:space="preserve"> = </w:t>
      </w:r>
      <w:r w:rsidR="00927DFA" w:rsidRPr="00C560E0">
        <w:rPr>
          <w:color w:val="4472C4" w:themeColor="accent1"/>
        </w:rPr>
        <w:t xml:space="preserve">70 </w:t>
      </w:r>
      <w:r w:rsidR="00473F2A" w:rsidRPr="00C560E0">
        <w:rPr>
          <w:color w:val="4472C4" w:themeColor="accent1"/>
        </w:rPr>
        <w:t>cm</w:t>
      </w:r>
      <w:r w:rsidR="00862408" w:rsidRPr="00C560E0">
        <w:rPr>
          <w:color w:val="4472C4" w:themeColor="accent1"/>
        </w:rPr>
        <w:t xml:space="preserve"> and </w:t>
      </w:r>
      <w:r w:rsidR="00862408" w:rsidRPr="00C560E0">
        <w:rPr>
          <w:i/>
          <w:color w:val="4472C4" w:themeColor="accent1"/>
        </w:rPr>
        <w:t>k</w:t>
      </w:r>
      <w:r w:rsidR="00862408" w:rsidRPr="00C560E0">
        <w:rPr>
          <w:color w:val="4472C4" w:themeColor="accent1"/>
        </w:rPr>
        <w:t xml:space="preserve"> = 0.</w:t>
      </w:r>
      <w:r w:rsidR="00927DFA" w:rsidRPr="00C560E0">
        <w:rPr>
          <w:color w:val="4472C4" w:themeColor="accent1"/>
        </w:rPr>
        <w:t xml:space="preserve">30 </w:t>
      </w:r>
      <w:r w:rsidR="00FD20B7" w:rsidRPr="00C560E0">
        <w:rPr>
          <w:color w:val="4472C4" w:themeColor="accent1"/>
        </w:rPr>
        <w:t>yr</w:t>
      </w:r>
      <w:r w:rsidR="00FD20B7" w:rsidRPr="00C560E0">
        <w:rPr>
          <w:color w:val="4472C4" w:themeColor="accent1"/>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w:t>
      </w:r>
      <w:r w:rsidR="00927DFA" w:rsidRPr="00C560E0">
        <w:rPr>
          <w:rFonts w:eastAsiaTheme="minorEastAsia"/>
          <w:color w:val="4472C4" w:themeColor="accent1"/>
        </w:rPr>
        <w:t xml:space="preserve">12 </w:t>
      </w:r>
      <w:r w:rsidR="00401105" w:rsidRPr="00C560E0">
        <w:rPr>
          <w:rFonts w:eastAsiaTheme="minorEastAsia"/>
          <w:color w:val="4472C4" w:themeColor="accent1"/>
        </w:rPr>
        <w:t xml:space="preserve">cm, and </w:t>
      </w:r>
      <w:r w:rsidR="00401105" w:rsidRPr="00C560E0">
        <w:rPr>
          <w:i/>
          <w:color w:val="4472C4" w:themeColor="accent1"/>
        </w:rPr>
        <w:t>L</w:t>
      </w:r>
      <w:r w:rsidR="00FB1765" w:rsidRPr="00C560E0">
        <w:rPr>
          <w:color w:val="4472C4" w:themeColor="accent1"/>
          <w:vertAlign w:val="subscript"/>
        </w:rPr>
        <w:t>2</w:t>
      </w:r>
      <w:r w:rsidR="00FB1765" w:rsidRPr="00C560E0">
        <w:rPr>
          <w:rFonts w:eastAsiaTheme="minorEastAsia"/>
          <w:color w:val="4472C4" w:themeColor="accent1"/>
        </w:rPr>
        <w:t xml:space="preserve"> =</w:t>
      </w:r>
      <w:r w:rsidR="00401105" w:rsidRPr="00C560E0">
        <w:rPr>
          <w:rFonts w:eastAsiaTheme="minorEastAsia"/>
          <w:color w:val="4472C4" w:themeColor="accent1"/>
        </w:rPr>
        <w:t xml:space="preserve"> </w:t>
      </w:r>
      <w:r w:rsidR="00927DFA" w:rsidRPr="00C560E0">
        <w:rPr>
          <w:rFonts w:eastAsiaTheme="minorEastAsia"/>
          <w:color w:val="4472C4" w:themeColor="accent1"/>
        </w:rPr>
        <w:t xml:space="preserve">84 </w:t>
      </w:r>
      <w:r w:rsidR="00401105" w:rsidRPr="00C560E0">
        <w:rPr>
          <w:rFonts w:eastAsiaTheme="minorEastAsia"/>
          <w:color w:val="4472C4" w:themeColor="accent1"/>
        </w:rPr>
        <w:t xml:space="preserve">cm, </w:t>
      </w:r>
      <w:r w:rsidR="00401105" w:rsidRPr="00C560E0">
        <w:rPr>
          <w:i/>
          <w:color w:val="4472C4" w:themeColor="accent1"/>
        </w:rPr>
        <w:t>k</w:t>
      </w:r>
      <w:r w:rsidR="00401105" w:rsidRPr="00C560E0">
        <w:rPr>
          <w:color w:val="4472C4" w:themeColor="accent1"/>
        </w:rPr>
        <w:t xml:space="preserve"> = 0.</w:t>
      </w:r>
      <w:r w:rsidR="00927DFA" w:rsidRPr="00C560E0">
        <w:rPr>
          <w:color w:val="4472C4" w:themeColor="accent1"/>
        </w:rPr>
        <w:t xml:space="preserve">30 </w:t>
      </w:r>
      <w:r w:rsidR="00401105" w:rsidRPr="00C560E0">
        <w:rPr>
          <w:color w:val="4472C4" w:themeColor="accent1"/>
        </w:rPr>
        <w:t>yr</w:t>
      </w:r>
      <w:r w:rsidR="00401105" w:rsidRPr="00C560E0">
        <w:rPr>
          <w:color w:val="4472C4" w:themeColor="accent1"/>
          <w:vertAlign w:val="superscript"/>
        </w:rPr>
        <w:t>-</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7A34C963"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commentRangeStart w:id="75"/>
      <w:ins w:id="76" w:author="Kari.Fenske" w:date="2019-10-08T07:48:00Z">
        <w:r w:rsidR="00651F61">
          <w:t xml:space="preserve">five </w:t>
        </w:r>
        <w:commentRangeEnd w:id="75"/>
        <w:r w:rsidR="00651F61">
          <w:rPr>
            <w:rStyle w:val="CommentReference"/>
          </w:rPr>
          <w:commentReference w:id="75"/>
        </w:r>
      </w:ins>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del w:id="77" w:author="Punt, Andre (O&amp;A, Hobart)" w:date="2019-10-06T09:10:00Z">
        <w:r w:rsidR="00CD3EA6" w:rsidDel="002922F3">
          <w:delText xml:space="preserve">in </w:delText>
        </w:r>
      </w:del>
      <w:ins w:id="78" w:author="Punt, Andre (O&amp;A, Hobart)" w:date="2019-10-06T09:10:00Z">
        <w:r w:rsidR="002922F3">
          <w:t xml:space="preserve">for </w:t>
        </w:r>
      </w:ins>
      <w:r w:rsidR="00CD3EA6">
        <w:t>spatial growth variation</w:t>
      </w:r>
      <w:r w:rsidR="002B159B">
        <w:t xml:space="preserve">, with one </w:t>
      </w:r>
      <w:r w:rsidR="0012111C">
        <w:t>scenario including a</w:t>
      </w:r>
      <w:r w:rsidR="002B159B">
        <w:t xml:space="preserve"> temporal regime change in growth</w:t>
      </w:r>
      <w:r w:rsidR="00414DC8">
        <w:t xml:space="preserve">. </w:t>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with boundaries defined by the spatio-temporal scenario at hand</w:t>
      </w:r>
      <w:r w:rsidR="006A4ECF">
        <w:rPr>
          <w:rFonts w:eastAsiaTheme="minorEastAsia"/>
        </w:rPr>
        <w:t xml:space="preserve"> (</w:t>
      </w:r>
      <w:del w:id="79" w:author="Punt, Andre (O&amp;A, Hobart)" w:date="2019-10-06T09:10:00Z">
        <w:r w:rsidR="006A4ECF" w:rsidDel="002922F3">
          <w:rPr>
            <w:rFonts w:eastAsiaTheme="minorEastAsia"/>
          </w:rPr>
          <w:delText xml:space="preserve">see </w:delText>
        </w:r>
      </w:del>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443498" w:rsidRPr="00C560E0">
        <w:rPr>
          <w:rFonts w:eastAsiaTheme="minorEastAsia"/>
          <w:color w:val="4472C4" w:themeColor="accent1"/>
        </w:rPr>
        <w:t xml:space="preserve">All fish in scenario 1 (no spatial or temporal variation) were grown under regime 1 and sampled (uniformly) over latitude and longitude between </w:t>
      </w:r>
      <w:r w:rsidR="00443498" w:rsidRPr="00C560E0">
        <w:rPr>
          <w:color w:val="4472C4" w:themeColor="accent1"/>
        </w:rPr>
        <w:t xml:space="preserve">0° to 50°. </w:t>
      </w:r>
      <w:r w:rsidR="00443498" w:rsidRPr="00C560E0">
        <w:rPr>
          <w:rFonts w:eastAsiaTheme="minorEastAsia"/>
          <w:color w:val="4472C4" w:themeColor="accent1"/>
        </w:rPr>
        <w:t>In scenario 2,</w:t>
      </w:r>
      <w:r w:rsidR="00443498" w:rsidRPr="00C560E0">
        <w:rPr>
          <w:color w:val="4472C4" w:themeColor="accent1"/>
        </w:rPr>
        <w:t xml:space="preserve"> fish were grown in two regimes, and </w:t>
      </w:r>
      <w:r w:rsidR="00443498" w:rsidRPr="00C560E0">
        <w:rPr>
          <w:rFonts w:eastAsiaTheme="minorEastAsia"/>
          <w:color w:val="4472C4" w:themeColor="accent1"/>
        </w:rPr>
        <w:t xml:space="preserve">fish grown under regime 1 were </w:t>
      </w:r>
      <w:r w:rsidR="00443498" w:rsidRPr="00C560E0">
        <w:rPr>
          <w:color w:val="4472C4" w:themeColor="accent1"/>
        </w:rPr>
        <w:t xml:space="preserve">between 0° and 25° (latitude and longitude) while fish grown under regime 2 had </w:t>
      </w:r>
      <w:r w:rsidR="00644598" w:rsidRPr="00C560E0">
        <w:rPr>
          <w:color w:val="4472C4" w:themeColor="accent1"/>
        </w:rPr>
        <w:t>coordinates</w:t>
      </w:r>
      <w:r w:rsidR="00443498" w:rsidRPr="00C560E0">
        <w:rPr>
          <w:color w:val="4472C4" w:themeColor="accent1"/>
        </w:rPr>
        <w:t xml:space="preserve"> sampled between 25</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The same approach was applied for scenario 3, except that fish grown under regime 2 were sampled from 20</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xml:space="preserve">, thus creating an overlap zone between 20° and 25°. </w:t>
      </w:r>
      <w:r w:rsidR="00443498">
        <w:t xml:space="preserve"> </w:t>
      </w:r>
      <w:r w:rsidR="006C1803">
        <w:t>A</w:t>
      </w:r>
      <w:r w:rsidR="001E05C4">
        <w:t>ll simulated fish</w:t>
      </w:r>
      <w:r w:rsidR="006C1803">
        <w:t xml:space="preserve"> in scenario 4, </w:t>
      </w:r>
      <w:r w:rsidR="004D32EA">
        <w:rPr>
          <w:rFonts w:eastAsiaTheme="minorEastAsia"/>
        </w:rPr>
        <w:t>had</w:t>
      </w:r>
      <w:r w:rsidR="001E05C4">
        <w:rPr>
          <w:rFonts w:eastAsiaTheme="minorEastAsia"/>
        </w:rPr>
        <w:t xml:space="preserve"> latitudes</w:t>
      </w:r>
      <w:r w:rsidR="001E05C4" w:rsidRPr="0065797E">
        <w:t xml:space="preserve"> </w:t>
      </w:r>
      <w:r w:rsidR="00892D1B">
        <w:t>sampled</w:t>
      </w:r>
      <w:r w:rsidR="001E05C4">
        <w:t xml:space="preserve">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6FC02180" w14:textId="77777777" w:rsidR="000E0325"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increment generally increased </w:t>
      </w:r>
      <w:r w:rsidR="00C1213E" w:rsidRPr="002F43F1">
        <w:lastRenderedPageBreak/>
        <w:t>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p>
    <w:p w14:paraId="099BA7BD" w14:textId="713EBD5E" w:rsidR="00CE3A12" w:rsidRPr="00AB3E57" w:rsidRDefault="00473F2A" w:rsidP="008B4B4A">
      <w:pPr>
        <w:spacing w:after="0" w:line="276" w:lineRule="auto"/>
        <w:ind w:firstLine="360"/>
        <w:jc w:val="both"/>
      </w:pPr>
      <w:r>
        <w:t xml:space="preserve"> </w:t>
      </w:r>
      <w:r w:rsidR="00297019">
        <w:t xml:space="preserve">Under each scenario, </w:t>
      </w:r>
      <w:del w:id="80" w:author="Punt, Andre (O&amp;A, Hobart)" w:date="2019-10-06T09:11:00Z">
        <w:r w:rsidR="00297019" w:rsidDel="002922F3">
          <w:delText xml:space="preserve">we generated </w:delText>
        </w:r>
      </w:del>
      <w:r w:rsidR="00297019">
        <w:t>100 replicate datasets</w:t>
      </w:r>
      <w:ins w:id="81" w:author="Punt, Andre (O&amp;A, Hobart)" w:date="2019-10-06T09:11:00Z">
        <w:r w:rsidR="002922F3">
          <w:t xml:space="preserve"> were generated</w:t>
        </w:r>
      </w:ins>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del w:id="82" w:author="Punt, Andre (O&amp;A, Hobart)" w:date="2019-10-06T09:11:00Z">
        <w:r w:rsidR="00010460" w:rsidDel="002922F3">
          <w:delText xml:space="preserve">we performed </w:delText>
        </w:r>
      </w:del>
      <w:r w:rsidR="00010460">
        <w:t xml:space="preserve">a sensitivity analysis </w:t>
      </w:r>
      <w:ins w:id="83" w:author="Punt, Andre (O&amp;A, Hobart)" w:date="2019-10-06T09:11:00Z">
        <w:r w:rsidR="002922F3">
          <w:t xml:space="preserve">was performed </w:t>
        </w:r>
      </w:ins>
      <w:del w:id="84" w:author="Punt, Andre (O&amp;A, Hobart)" w:date="2019-10-06T09:11:00Z">
        <w:r w:rsidR="00010460" w:rsidDel="002922F3">
          <w:delText xml:space="preserve">to </w:delText>
        </w:r>
      </w:del>
      <w:r w:rsidR="00010460">
        <w:t>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865DA7">
        <w:t xml:space="preserve"> yrs</w:t>
      </w:r>
      <w:r w:rsidR="00CE3A12" w:rsidRPr="00C560E0">
        <w:rPr>
          <w:color w:val="4472C4" w:themeColor="accent1"/>
        </w:rPr>
        <w:t xml:space="preserve">, </w:t>
      </w:r>
      <m:oMath>
        <m:r>
          <m:rPr>
            <m:sty m:val="p"/>
          </m:rPr>
          <w:rPr>
            <w:rFonts w:ascii="Cambria Math" w:hAnsi="Cambria Math"/>
            <w:color w:val="4472C4" w:themeColor="accent1"/>
          </w:rPr>
          <m:t>σ</m:t>
        </m:r>
      </m:oMath>
      <w:r w:rsidR="00CE3A12" w:rsidRPr="00C560E0">
        <w:rPr>
          <w:color w:val="4472C4" w:themeColor="accent1"/>
        </w:rPr>
        <w:t xml:space="preserve"> = </w:t>
      </w:r>
      <w:r w:rsidR="006406B7" w:rsidRPr="00C560E0">
        <w:rPr>
          <w:color w:val="4472C4" w:themeColor="accent1"/>
        </w:rPr>
        <w:t>1.</w:t>
      </w:r>
      <w:r w:rsidR="00CE3A12" w:rsidRPr="00C560E0">
        <w:rPr>
          <w:color w:val="4472C4" w:themeColor="accent1"/>
        </w:rPr>
        <w:t>1</w:t>
      </w:r>
      <w:r w:rsidR="00CE3A12">
        <w:t xml:space="preserve">,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006C1803" w:rsidRPr="006C1803">
        <w:t xml:space="preserve"> </w:t>
      </w:r>
      <w:r w:rsidR="006C1803">
        <w:t>ages</w:t>
      </w:r>
      <w:r w:rsidR="00CE3A12">
        <w:t xml:space="preserve">, </w:t>
      </w:r>
      <w:commentRangeStart w:id="85"/>
      <w:r w:rsidR="00CE3A12" w:rsidRPr="00C560E0">
        <w:rPr>
          <w:color w:val="4472C4" w:themeColor="accent1"/>
        </w:rPr>
        <w:t xml:space="preserve">which were </w:t>
      </w:r>
      <w:r w:rsidR="00927DFA" w:rsidRPr="00C560E0">
        <w:rPr>
          <w:color w:val="4472C4" w:themeColor="accent1"/>
        </w:rPr>
        <w:t xml:space="preserve">3 </w:t>
      </w:r>
      <w:r w:rsidR="00CE3A12" w:rsidRPr="00C560E0">
        <w:rPr>
          <w:color w:val="4472C4" w:themeColor="accent1"/>
        </w:rPr>
        <w:t xml:space="preserve">and </w:t>
      </w:r>
      <w:r w:rsidR="00927DFA" w:rsidRPr="00C560E0">
        <w:rPr>
          <w:color w:val="4472C4" w:themeColor="accent1"/>
        </w:rPr>
        <w:t xml:space="preserve">30 </w:t>
      </w:r>
      <w:r w:rsidR="00CE3A12" w:rsidRPr="00C560E0">
        <w:rPr>
          <w:color w:val="4472C4" w:themeColor="accent1"/>
        </w:rPr>
        <w:t>years</w:t>
      </w:r>
      <w:commentRangeEnd w:id="85"/>
      <w:r w:rsidR="002922F3">
        <w:rPr>
          <w:rStyle w:val="CommentReference"/>
        </w:rPr>
        <w:commentReference w:id="85"/>
      </w:r>
      <w:r w:rsidR="00CE3A12">
        <w:t xml:space="preserve">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w:t>
      </w:r>
      <w:del w:id="86" w:author="Punt, Andre (O&amp;A, Hobart)" w:date="2019-10-06T09:12:00Z">
        <w:r w:rsidR="00EF1C91" w:rsidRPr="00CE3A12" w:rsidDel="002922F3">
          <w:delText xml:space="preserve"> Performance metrics</w:delText>
        </w:r>
      </w:del>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87"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87"/>
    </w:p>
    <w:p w14:paraId="5ED8337B" w14:textId="0458F108"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ins w:id="88" w:author="Punt, Andre (O&amp;A, Hobart)" w:date="2019-10-06T09:12:00Z">
        <w:r w:rsidR="002922F3">
          <w:t>s</w:t>
        </w:r>
      </w:ins>
      <w:r w:rsidR="009F1E35">
        <w:t>)</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the majority of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367DD5DF" w:rsidR="002C6B59" w:rsidRPr="002C6B59" w:rsidRDefault="002C6B59" w:rsidP="008B4B4A">
      <w:pPr>
        <w:spacing w:after="0" w:line="276" w:lineRule="auto"/>
        <w:ind w:firstLine="360"/>
        <w:jc w:val="both"/>
      </w:pPr>
      <w:r>
        <w:t xml:space="preserve">To facilitate comparison between the proposed </w:t>
      </w:r>
      <w:r w:rsidR="007A52D3">
        <w:t xml:space="preserve">GAM-based </w:t>
      </w:r>
      <w:r>
        <w:t xml:space="preserve">method and an extant approach, we applied the </w:t>
      </w:r>
      <w:r w:rsidRPr="002C6B59">
        <w:t xml:space="preserve">sequential </w:t>
      </w:r>
      <w:r w:rsidRPr="00C560E0">
        <w:rPr>
          <w:i/>
          <w:iCs/>
        </w:rPr>
        <w:t>t</w:t>
      </w:r>
      <w:r w:rsidRPr="002C6B59">
        <w: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del w:id="89" w:author="Punt, Andre (O&amp;A, Hobart)" w:date="2019-10-06T09:13:00Z">
        <w:r w:rsidR="00516C53" w:rsidDel="002922F3">
          <w:delText xml:space="preserve">in </w:delText>
        </w:r>
      </w:del>
      <w:ins w:id="90" w:author="Punt, Andre (O&amp;A, Hobart)" w:date="2019-10-06T09:13:00Z">
        <w:r w:rsidR="002922F3">
          <w:t xml:space="preserve">using </w:t>
        </w:r>
      </w:ins>
      <w:r w:rsidR="00516C53">
        <w:t>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ed variable</w:t>
      </w:r>
      <w:r w:rsidR="002D1135" w:rsidRPr="00FA3BA8">
        <w:t>, and determines whether subsequent measurements (at the next year or latitude, for example) exceed the expected range</w:t>
      </w:r>
      <w:r w:rsidR="002D1135">
        <w:t xml:space="preserve">. </w:t>
      </w:r>
      <w:r w:rsidR="008E0FD7" w:rsidRPr="00FA3BA8">
        <w:t xml:space="preserve">We used a </w:t>
      </w:r>
      <w:r w:rsidR="008E0FD7" w:rsidRPr="00FA3BA8">
        <w:lastRenderedPageBreak/>
        <w:t xml:space="preserve">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 xml:space="preserve">his is qualitatively similar to the “largest first derivative” metric used in </w:t>
      </w:r>
      <w:r w:rsidR="007A52D3">
        <w:t>the proposed GAM-based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34"/>
    <w:bookmarkEnd w:id="71"/>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6B3B334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0E0325">
        <w:instrText>ADDIN CSL_CITATION {"citationItems":[{"id":"ITEM-1","itemData":{"author":[{"dropping-particle":"","family":"Northwest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w:t>
      </w:r>
      <w:r w:rsidR="00152FA9">
        <w:t xml:space="preserve">management area </w:t>
      </w:r>
      <w:r w:rsidR="00A04F68">
        <w:t>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w:t>
      </w:r>
      <w:r w:rsidR="00152FA9">
        <w:t xml:space="preserve">areas </w:t>
      </w:r>
      <w:r w:rsidR="00A41BB8">
        <w:t>on breakpoint estimates</w:t>
      </w:r>
      <w:r w:rsidR="00A905FF">
        <w:t>,</w:t>
      </w:r>
      <w:r w:rsidR="006A3AFF">
        <w:t xml:space="preserve"> we randomly subsampled </w:t>
      </w:r>
      <w:r w:rsidR="00615029">
        <w:t>15,000 total</w:t>
      </w:r>
      <w:r w:rsidR="006A3AFF">
        <w:t xml:space="preserve"> </w:t>
      </w:r>
      <w:r w:rsidR="006A3AFF" w:rsidRPr="00D30CB6">
        <w:t xml:space="preserve">records from each of the three management </w:t>
      </w:r>
      <w:r w:rsidR="00152FA9">
        <w:t>areas</w:t>
      </w:r>
      <w:r w:rsidR="00615029" w:rsidRPr="00D30CB6">
        <w:t>.</w:t>
      </w:r>
      <w:r w:rsidR="00C77238">
        <w:t xml:space="preserve"> </w:t>
      </w:r>
      <w:r w:rsidR="00072B99">
        <w:t xml:space="preserve">The subsampling was random with respect to latitude, longitude, age and sex, using the sample_n function from the package </w:t>
      </w:r>
      <w:r w:rsidR="00072B99" w:rsidRPr="00516C53">
        <w:rPr>
          <w:i/>
        </w:rPr>
        <w:t>dplyr</w:t>
      </w:r>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66BB9481" w14:textId="096CBFFB" w:rsidR="0038329C" w:rsidRDefault="009F1890" w:rsidP="0038329C">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w:t>
      </w:r>
      <w:r w:rsidR="00152FA9">
        <w:t>management areas</w:t>
      </w:r>
      <w:r w:rsidR="00AF2717">
        <w:t xml:space="preserve">), age </w:t>
      </w:r>
      <w:r w:rsidR="006D5924">
        <w:t>6</w:t>
      </w:r>
      <w:r w:rsidR="00AF2717">
        <w:t xml:space="preserve"> (after length-at-50%-maturity for both males and females in all </w:t>
      </w:r>
      <w:r w:rsidR="00152FA9">
        <w:t>management areas</w:t>
      </w:r>
      <w:r w:rsidR="00AF2717">
        <w:t xml:space="preserve">) and age 30, roughly the length at which sablefish are expected to obtain their maximum </w:t>
      </w:r>
      <w:r w:rsidR="006665D1">
        <w:t xml:space="preserve">length </w:t>
      </w:r>
      <w:r w:rsidR="004F6FFD">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w:t>
      </w:r>
      <w:r w:rsidR="00152FA9">
        <w:t>management area</w:t>
      </w:r>
      <w:r w:rsidR="00E275EB" w:rsidRPr="000B0FA0">
        <w:t>.</w:t>
      </w:r>
      <w:r w:rsidR="00E275EB">
        <w:t xml:space="preserve">  Growth model fitting was performed using all available data from each of the three management </w:t>
      </w:r>
      <w:r w:rsidR="00152FA9">
        <w:t xml:space="preserve">areas </w:t>
      </w:r>
      <w:r w:rsidR="00E275EB">
        <w:t>(</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r w:rsidR="00246B09">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246B09">
        <w:t xml:space="preserve"> with lags of 1 to 3 years, but these models did not improve AICc over the initial model (without autoregressive structure). </w:t>
      </w:r>
    </w:p>
    <w:p w14:paraId="1B8EAB96" w14:textId="02EBD59E" w:rsidR="00D77A70" w:rsidRPr="00C560E0" w:rsidRDefault="006D5924" w:rsidP="0038329C">
      <w:pPr>
        <w:spacing w:after="0" w:line="276" w:lineRule="auto"/>
        <w:ind w:firstLine="360"/>
        <w:jc w:val="both"/>
        <w:rPr>
          <w:color w:val="4472C4" w:themeColor="accent1"/>
        </w:rPr>
      </w:pPr>
      <w:r>
        <w:t xml:space="preserve">We re-aggregated </w:t>
      </w:r>
      <w:r w:rsidR="004D3306">
        <w:t xml:space="preserve">all </w:t>
      </w:r>
      <w:r>
        <w:t xml:space="preserve">data to match the breakpoints </w:t>
      </w:r>
      <w:r w:rsidR="00F529E2">
        <w:t xml:space="preserve">that </w:t>
      </w:r>
      <w:r w:rsidR="00261A35">
        <w:t xml:space="preserve">appeared in the 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w:t>
      </w:r>
      <w:r w:rsidR="000E0325">
        <w:rPr>
          <w:noProof/>
        </w:rPr>
        <w:t xml:space="preserve"> </w:t>
      </w:r>
      <w:r w:rsidR="000E0325">
        <w:rPr>
          <w:noProof/>
        </w:rPr>
        <w:fldChar w:fldCharType="begin" w:fldLock="1"/>
      </w:r>
      <w:r w:rsidR="00EE423C">
        <w:rPr>
          <w:noProof/>
        </w:rPr>
        <w:instrText>ADDIN CSL_CITATION {"citationItems":[{"id":"ITEM-1","itemData":{"DOI":"10.1016/j.pocean.2013.07.006","ISBN":"0079-6611","ISSN":"00796611","abstract":"We examined the spatial and temporal variability of chlorophyll-. a (chl-. a) concentrations in the coastal Gulf of Alaska (GOA) using a 14-year time series of cloud-free reconstructions of SeaWiFS and MODIS-Aqua chl-. a data. Coast-wide and regional relationships between chl-. a and likely environmental drivers, including anomalies in sea surface temperature (SST), photosynthetically-available radiation (PAR), sea surface height (SSHa), freshwater discharge, and coastal upwelling were explored. Coast-wide chl-. a showed strong seasonal variability with pronounced spring and fall blooms, but both the magnitude and the seasonal patterns showed considerable interannual variability. Coast-wide annual chl-. a anomalies were positive in years with elevated PAR, low SST, and a reduction in downwelling-favorable winds - conditions that are indicative of reduced cyclonic circulation associated with a weak Aleutian Low. The apparent negative effect of strong cyclonic circulation in the GOA on chl-. a levels was further supported by negative relationships between elevated sea levels and coast-wide chl-. a in both the spring and fall. If chl-. a concentrations in the coastal GOA reflect productivity, these results are contrary to the prevailing view that strong cyclonic circulation enhances productivity in the GOA. The variability in the chl-. a in each of four distinct and spatially contiguous regions that differed in the timing and magnitude of the spring and fall blooms was associated with different combinations of environmental variables. © 2013 Elsevier Ltd.","author":[{"dropping-particle":"","family":"Waite","given":"Jason N.","non-dropping-particle":"","parse-names":false,"suffix":""},{"dropping-particle":"","family":"Mueter","given":"Franz J.","non-dropping-particle":"","parse-names":false,"suffix":""}],"container-title":"Progress in Oceanography","id":"ITEM-1","issued":{"date-parts":[["2013"]]},"page":"179-192","publisher":"Elsevier Ltd","title":"Spatial and temporal variability of chlorophyll-a concentrations in the coastal Gulf of Alaska, 1998-2011, using cloud-free reconstructions of SeaWiFS and MODIS-Aqua data","type":"article-journal","volume":"116"},"uris":["http://www.mendeley.com/documents/?uuid=938dc82c-4fa5-4bfb-812e-3bb33279010f"]}],"mendeley":{"formattedCitation":"(Waite and Mueter, 2013)","manualFormatting":"(2013)","plainTextFormattedCitation":"(Waite and Mueter, 2013)","previouslyFormattedCitation":"(Waite and Mueter, 2013)"},"properties":{"noteIndex":0},"schema":"https://github.com/citation-style-language/schema/raw/master/csl-citation.json"}</w:instrText>
      </w:r>
      <w:r w:rsidR="000E0325">
        <w:rPr>
          <w:noProof/>
        </w:rPr>
        <w:fldChar w:fldCharType="separate"/>
      </w:r>
      <w:r w:rsidR="000E0325" w:rsidRPr="000E0325">
        <w:rPr>
          <w:noProof/>
        </w:rPr>
        <w:t>(2013)</w:t>
      </w:r>
      <w:r w:rsidR="000E0325">
        <w:rPr>
          <w:noProof/>
        </w:rPr>
        <w:fldChar w:fldCharType="end"/>
      </w:r>
      <w:r w:rsidR="008038A0">
        <w:rPr>
          <w:noProof/>
        </w:rPr>
        <w:t xml:space="preserve">  who used cluster analysis to delineate unique </w:t>
      </w:r>
      <w:r w:rsidR="00152FA9">
        <w:rPr>
          <w:noProof/>
        </w:rPr>
        <w:t xml:space="preserve">zones </w:t>
      </w:r>
      <w:r w:rsidR="008038A0">
        <w:rPr>
          <w:noProof/>
        </w:rPr>
        <w:t>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w:t>
      </w:r>
      <w:del w:id="91" w:author="Kari.Fenske" w:date="2019-10-08T07:55:00Z">
        <w:r w:rsidR="00DC1EDD" w:rsidDel="00651F61">
          <w:rPr>
            <w:noProof/>
          </w:rPr>
          <w:delText>Alaksa</w:delText>
        </w:r>
      </w:del>
      <w:ins w:id="92" w:author="Kari.Fenske" w:date="2019-10-08T07:55:00Z">
        <w:r w:rsidR="00651F61">
          <w:rPr>
            <w:noProof/>
          </w:rPr>
          <w:t>Alaska</w:t>
        </w:r>
      </w:ins>
      <w:r w:rsidR="00D57199" w:rsidRPr="00DB4524">
        <w:rPr>
          <w:noProof/>
        </w:rPr>
        <w:t xml:space="preserve">, to </w:t>
      </w:r>
      <w:r w:rsidR="00DC1EDD">
        <w:rPr>
          <w:noProof/>
        </w:rPr>
        <w:lastRenderedPageBreak/>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between </w:t>
      </w:r>
      <w:r w:rsidR="00152FA9">
        <w:t xml:space="preserve">detected </w:t>
      </w:r>
      <w:r w:rsidR="009C51E9">
        <w:t>regions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D77A70" w:rsidRPr="00C560E0">
        <w:rPr>
          <w:color w:val="4472C4" w:themeColor="accent1"/>
        </w:rPr>
        <w:t xml:space="preserve">Asymptotic length was used to ease comparison between estimated values and those used in the current assessments.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del w:id="93" w:author="Punt, Andre (O&amp;A, Hobart)" w:date="2019-10-06T09:16:00Z">
        <w:r w:rsidR="00CA1E81" w:rsidDel="002922F3">
          <w:delText xml:space="preserve">three spatial and </w:delText>
        </w:r>
      </w:del>
      <w:r w:rsidR="00CA1E81">
        <w:t>one temporal</w:t>
      </w:r>
      <w:r w:rsidR="009E50E8">
        <w:t xml:space="preserve"> </w:t>
      </w:r>
      <w:ins w:id="94" w:author="Punt, Andre (O&amp;A, Hobart)" w:date="2019-10-06T09:16:00Z">
        <w:r w:rsidR="002922F3">
          <w:t xml:space="preserve">and three spatial </w:t>
        </w:r>
      </w:ins>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t>
      </w:r>
      <w:r w:rsidR="00575F70" w:rsidRPr="00C560E0">
        <w:rPr>
          <w:color w:val="4472C4" w:themeColor="accent1"/>
        </w:rPr>
        <w:t>To account for length-based selectivity, which is implemented only for the British Columbia data, we applied a penalty to the likelihood function as follows:</w:t>
      </w:r>
    </w:p>
    <w:p w14:paraId="2BEB086C" w14:textId="09A3557B" w:rsidR="00575F70"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6</w:t>
      </w:r>
      <w:r w:rsidRPr="00C560E0">
        <w:rPr>
          <w:color w:val="4472C4" w:themeColor="accent1"/>
        </w:rPr>
        <w:fldChar w:fldCharType="end"/>
      </w:r>
      <w:r w:rsidRPr="00C560E0">
        <w:rPr>
          <w:color w:val="4472C4" w:themeColor="accent1"/>
        </w:rPr>
        <w:tab/>
      </w:r>
      <m:oMath>
        <m:r>
          <w:rPr>
            <w:rFonts w:ascii="Cambria Math" w:eastAsiaTheme="minorEastAsia"/>
            <w:color w:val="4472C4" w:themeColor="accent1"/>
          </w:rPr>
          <m:t>L(D|θ)=</m:t>
        </m:r>
        <m:nary>
          <m:naryPr>
            <m:chr m:val="∏"/>
            <m:supHide m:val="1"/>
            <m:ctrlPr>
              <w:rPr>
                <w:rFonts w:ascii="Cambria Math" w:eastAsiaTheme="minorEastAsia" w:hAnsi="Cambria Math"/>
                <w:i/>
                <w:color w:val="4472C4" w:themeColor="accent1"/>
              </w:rPr>
            </m:ctrlPr>
          </m:naryPr>
          <m:sub>
            <m:r>
              <w:rPr>
                <w:rFonts w:ascii="Cambria Math" w:eastAsiaTheme="minorEastAsia"/>
                <w:color w:val="4472C4" w:themeColor="accent1"/>
              </w:rPr>
              <m:t>i</m:t>
            </m:r>
          </m:sub>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r>
              <w:rPr>
                <w:rFonts w:ascii="Cambria Math" w:eastAsiaTheme="minorEastAsia"/>
                <w:color w:val="4472C4" w:themeColor="accent1"/>
              </w:rPr>
              <m:t>/</m:t>
            </m:r>
            <m:nary>
              <m:naryPr>
                <m:ctrlPr>
                  <w:rPr>
                    <w:rFonts w:ascii="Cambria Math" w:eastAsiaTheme="minorEastAsia" w:hAnsi="Cambria Math"/>
                    <w:i/>
                    <w:color w:val="4472C4" w:themeColor="accent1"/>
                  </w:rPr>
                </m:ctrlPr>
              </m:naryPr>
              <m:sub>
                <m:r>
                  <w:rPr>
                    <w:rFonts w:ascii="Cambria Math" w:eastAsiaTheme="minorEastAsia"/>
                    <w:color w:val="4472C4" w:themeColor="accent1"/>
                  </w:rPr>
                  <m:t>-∞</m:t>
                </m:r>
              </m:sub>
              <m:sup>
                <m:r>
                  <w:rPr>
                    <w:rFonts w:ascii="Cambria Math" w:eastAsiaTheme="minorEastAsia"/>
                    <w:color w:val="4472C4" w:themeColor="accent1"/>
                  </w:rPr>
                  <m:t>∞</m:t>
                </m:r>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r>
                      <w:rPr>
                        <w:rFonts w:ascii="Cambria Math" w:eastAsiaTheme="minorEastAsia"/>
                        <w:color w:val="4472C4" w:themeColor="accent1"/>
                      </w:rPr>
                      <m:t>l</m:t>
                    </m:r>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m:t>
                    </m:r>
                    <m:r>
                      <w:rPr>
                        <w:rFonts w:ascii="Cambria Math" w:eastAsiaTheme="minorEastAsia"/>
                        <w:color w:val="4472C4" w:themeColor="accent1"/>
                      </w:rPr>
                      <m:t>l)/(2[σ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e>
            </m:nary>
            <m:r>
              <w:rPr>
                <w:rFonts w:ascii="Cambria Math" w:eastAsiaTheme="minorEastAsia"/>
                <w:color w:val="4472C4" w:themeColor="accent1"/>
              </w:rPr>
              <m:t>dl</m:t>
            </m:r>
          </m:e>
        </m:nary>
      </m:oMath>
    </w:p>
    <w:p w14:paraId="6854D9FD" w14:textId="54156E6D" w:rsidR="002C0BDF" w:rsidRPr="00C560E0" w:rsidRDefault="002C0BDF" w:rsidP="00C560E0">
      <w:pPr>
        <w:spacing w:after="0" w:line="276" w:lineRule="auto"/>
        <w:jc w:val="both"/>
        <w:rPr>
          <w:color w:val="4472C4" w:themeColor="accent1"/>
        </w:rPr>
      </w:pPr>
      <w:del w:id="95" w:author="Punt, Andre (O&amp;A, Hobart)" w:date="2019-10-06T09:16:00Z">
        <w:r w:rsidRPr="00C560E0" w:rsidDel="002922F3">
          <w:rPr>
            <w:color w:val="4472C4" w:themeColor="accent1"/>
          </w:rPr>
          <w:delText>W</w:delText>
        </w:r>
      </w:del>
      <w:ins w:id="96" w:author="Punt, Andre (O&amp;A, Hobart)" w:date="2019-10-06T09:16:00Z">
        <w:r w:rsidR="002922F3">
          <w:rPr>
            <w:color w:val="4472C4" w:themeColor="accent1"/>
          </w:rPr>
          <w:t>w</w:t>
        </w:r>
      </w:ins>
      <w:r w:rsidRPr="00C560E0">
        <w:rPr>
          <w:color w:val="4472C4" w:themeColor="accent1"/>
        </w:rPr>
        <w:t xml:space="preserve">here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i</m:t>
            </m:r>
          </m:sub>
        </m:sSub>
      </m:oMath>
      <w:r w:rsidRPr="00C560E0">
        <w:rPr>
          <w:rFonts w:eastAsiaTheme="minorEastAsia"/>
          <w:color w:val="4472C4" w:themeColor="accent1"/>
        </w:rPr>
        <w:t xml:space="preserve"> is the observed length at a given age </w:t>
      </w:r>
      <m:oMath>
        <m:sSub>
          <m:sSubPr>
            <m:ctrlPr>
              <w:rPr>
                <w:rFonts w:ascii="Cambria Math" w:hAnsi="Cambria Math"/>
                <w:i/>
                <w:color w:val="4472C4" w:themeColor="accent1"/>
              </w:rPr>
            </m:ctrlPr>
          </m:sSubPr>
          <m:e>
            <m:r>
              <w:rPr>
                <w:rFonts w:ascii="Cambria Math" w:hAnsi="Cambria Math"/>
                <w:color w:val="4472C4" w:themeColor="accent1"/>
              </w:rPr>
              <m:t>a</m:t>
            </m:r>
          </m:e>
          <m:sub>
            <m:r>
              <w:rPr>
                <w:rFonts w:ascii="Cambria Math" w:hAnsi="Cambria Math"/>
                <w:color w:val="4472C4" w:themeColor="accent1"/>
              </w:rPr>
              <m:t>i</m:t>
            </m:r>
          </m:sub>
        </m:sSub>
      </m:oMath>
      <w:r w:rsidRPr="00C560E0">
        <w:rPr>
          <w:rFonts w:eastAsiaTheme="minorEastAsia"/>
          <w:color w:val="4472C4" w:themeColor="accent1"/>
        </w:rPr>
        <w:t xml:space="preserve">, </w:t>
      </w:r>
      <m:oMath>
        <m:sSub>
          <m:sSubPr>
            <m:ctrlPr>
              <w:rPr>
                <w:rFonts w:ascii="Cambria Math" w:hAnsi="Cambria Math"/>
                <w:i/>
                <w:color w:val="4472C4" w:themeColor="accent1"/>
              </w:rPr>
            </m:ctrlPr>
          </m:sSubPr>
          <m:e>
            <m:acc>
              <m:accPr>
                <m:ctrlPr>
                  <w:rPr>
                    <w:rFonts w:ascii="Cambria Math" w:hAnsi="Cambria Math"/>
                    <w:i/>
                    <w:color w:val="4472C4" w:themeColor="accent1"/>
                  </w:rPr>
                </m:ctrlPr>
              </m:accPr>
              <m:e>
                <m:r>
                  <w:rPr>
                    <w:rFonts w:ascii="Cambria Math" w:hAnsi="Cambria Math"/>
                    <w:color w:val="4472C4" w:themeColor="accent1"/>
                  </w:rPr>
                  <m:t>L</m:t>
                </m:r>
              </m:e>
            </m:acc>
          </m:e>
          <m:sub>
            <m:r>
              <w:rPr>
                <w:rFonts w:ascii="Cambria Math" w:hAnsi="Cambria Math"/>
                <w:color w:val="4472C4" w:themeColor="accent1"/>
              </w:rPr>
              <m:t>i</m:t>
            </m:r>
          </m:sub>
        </m:sSub>
      </m:oMath>
      <w:r w:rsidRPr="00C560E0">
        <w:rPr>
          <w:rFonts w:eastAsiaTheme="minorEastAsia"/>
          <w:color w:val="4472C4" w:themeColor="accent1"/>
        </w:rPr>
        <w:t xml:space="preserve"> is the corresponding estimate</w:t>
      </w:r>
      <w:del w:id="97" w:author="Punt, Andre (O&amp;A, Hobart)" w:date="2019-10-06T09:16:00Z">
        <w:r w:rsidRPr="00C560E0" w:rsidDel="002922F3">
          <w:rPr>
            <w:rFonts w:eastAsiaTheme="minorEastAsia"/>
            <w:color w:val="4472C4" w:themeColor="accent1"/>
          </w:rPr>
          <w:delText>d</w:delText>
        </w:r>
      </w:del>
      <w:r w:rsidRPr="00C560E0">
        <w:rPr>
          <w:rFonts w:eastAsiaTheme="minorEastAsia"/>
          <w:color w:val="4472C4" w:themeColor="accent1"/>
        </w:rPr>
        <w:t xml:space="preserve"> based on VBGF parameters </w:t>
      </w:r>
      <m:oMath>
        <m:r>
          <w:rPr>
            <w:rFonts w:ascii="Cambria Math" w:hAnsi="Cambria Math"/>
            <w:color w:val="4472C4" w:themeColor="accent1"/>
          </w:rPr>
          <m:t>θ</m:t>
        </m:r>
      </m:oMath>
      <w:r w:rsidRPr="00C560E0">
        <w:rPr>
          <w:rFonts w:eastAsiaTheme="minorEastAsia"/>
          <w:color w:val="4472C4" w:themeColor="accent1"/>
        </w:rPr>
        <w:t xml:space="preserve">, </w:t>
      </w:r>
      <w:r w:rsidRPr="00C560E0">
        <w:rPr>
          <w:rFonts w:eastAsiaTheme="minorEastAsia"/>
          <w:i/>
          <w:iCs/>
          <w:color w:val="4472C4" w:themeColor="accent1"/>
        </w:rPr>
        <w:t>S</w:t>
      </w:r>
      <w:r w:rsidRPr="00C560E0">
        <w:rPr>
          <w:rFonts w:eastAsiaTheme="minorEastAsia"/>
          <w:color w:val="4472C4" w:themeColor="accent1"/>
        </w:rPr>
        <w:t xml:space="preserve"> is a logistic selectivity function with parameter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oMath>
      <w:r w:rsidRPr="00C560E0">
        <w:rPr>
          <w:rFonts w:eastAsiaTheme="minorEastAsia"/>
          <w:b/>
          <w:bCs/>
          <w:color w:val="4472C4" w:themeColor="accent1"/>
        </w:rPr>
        <w:t>,</w:t>
      </w:r>
      <w:r w:rsidRPr="00C560E0">
        <w:rPr>
          <w:rFonts w:eastAsiaTheme="minorEastAsia"/>
          <w:color w:val="4472C4" w:themeColor="accent1"/>
        </w:rPr>
        <w:t xml:space="preserve"> the length at which 50% of individuals (male or female) are fully selected, set to 52.976 cm (Samuel Johnson, SFU, pers. comm.) </w:t>
      </w:r>
    </w:p>
    <w:p w14:paraId="4CF92621" w14:textId="212E6462" w:rsidR="002C0BDF"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7</w:t>
      </w:r>
      <w:r w:rsidRPr="00C560E0">
        <w:rPr>
          <w:color w:val="4472C4" w:themeColor="accent1"/>
        </w:rPr>
        <w:fldChar w:fldCharType="end"/>
      </w:r>
      <w:r w:rsidRPr="00C560E0">
        <w:rPr>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r>
          <w:rPr>
            <w:rFonts w:ascii="Cambria Math" w:hAnsi="Cambria Math"/>
            <w:color w:val="4472C4" w:themeColor="accent1"/>
          </w:rPr>
          <m:t>=</m:t>
        </m:r>
        <m:f>
          <m:fPr>
            <m:ctrlPr>
              <w:rPr>
                <w:rFonts w:ascii="Cambria Math" w:hAnsi="Cambria Math"/>
                <w:i/>
                <w:color w:val="4472C4" w:themeColor="accent1"/>
              </w:rPr>
            </m:ctrlPr>
          </m:fPr>
          <m:num>
            <m:r>
              <w:rPr>
                <w:rFonts w:ascii="Cambria Math" w:hAnsi="Cambria Math"/>
                <w:color w:val="4472C4" w:themeColor="accent1"/>
              </w:rPr>
              <m:t>1</m:t>
            </m:r>
          </m:num>
          <m:den>
            <m:r>
              <w:rPr>
                <w:rFonts w:ascii="Cambria Math" w:hAnsi="Cambria Math"/>
                <w:color w:val="4472C4" w:themeColor="accent1"/>
              </w:rPr>
              <m:t>1+</m:t>
            </m:r>
            <m:r>
              <m:rPr>
                <m:sty m:val="p"/>
              </m:rPr>
              <w:rPr>
                <w:rFonts w:ascii="Cambria Math" w:hAnsi="Cambria Math"/>
                <w:color w:val="4472C4" w:themeColor="accent1"/>
              </w:rPr>
              <m:t>exp⁡</m:t>
            </m:r>
            <m:r>
              <w:rPr>
                <w:rFonts w:ascii="Cambria Math" w:hAnsi="Cambria Math"/>
                <w:color w:val="4472C4" w:themeColor="accent1"/>
              </w:rPr>
              <m:t>(</m:t>
            </m:r>
            <m:sSub>
              <m:sSubPr>
                <m:ctrlPr>
                  <w:rPr>
                    <w:rFonts w:ascii="Cambria Math" w:hAnsi="Cambria Math"/>
                    <w:i/>
                    <w:iCs w:val="0"/>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r>
              <w:rPr>
                <w:rFonts w:ascii="Cambria Math" w:hAnsi="Cambria Math"/>
                <w:color w:val="4472C4" w:themeColor="accent1"/>
              </w:rPr>
              <m:t>-L)</m:t>
            </m:r>
          </m:den>
        </m:f>
      </m:oMath>
      <w:ins w:id="98" w:author="Kari.Fenske" w:date="2019-10-08T07:56:00Z">
        <w:r w:rsidR="00651F61">
          <w:rPr>
            <w:rFonts w:eastAsiaTheme="minorEastAsia"/>
            <w:color w:val="4472C4" w:themeColor="accent1"/>
          </w:rPr>
          <w:t>.</w:t>
        </w:r>
      </w:ins>
    </w:p>
    <w:p w14:paraId="17E3CAFD" w14:textId="10FF3D04" w:rsidR="00575F70" w:rsidRPr="00C560E0" w:rsidRDefault="002C0BDF" w:rsidP="00C560E0">
      <w:pPr>
        <w:spacing w:after="0" w:line="276" w:lineRule="auto"/>
        <w:jc w:val="both"/>
        <w:rPr>
          <w:color w:val="4472C4" w:themeColor="accent1"/>
        </w:rPr>
      </w:pPr>
      <w:r w:rsidRPr="00C560E0">
        <w:rPr>
          <w:color w:val="4472C4" w:themeColor="accent1"/>
        </w:rPr>
        <w:t xml:space="preserve">As length-based selectivity is assumed constant in both the California Current and Alaskan assessments, </w:t>
      </w:r>
      <m:oMath>
        <m:sSub>
          <m:sSubPr>
            <m:ctrlPr>
              <w:rPr>
                <w:rFonts w:ascii="Cambria Math" w:hAnsi="Cambria Math"/>
                <w:i/>
                <w:iCs/>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oMath>
      <w:r w:rsidRPr="00C560E0">
        <w:rPr>
          <w:rFonts w:eastAsiaTheme="minorEastAsia"/>
          <w:iCs/>
          <w:color w:val="4472C4" w:themeColor="accent1"/>
        </w:rPr>
        <w:t xml:space="preserve"> is set to 1.0 when fitting data points from those regions.</w:t>
      </w:r>
    </w:p>
    <w:p w14:paraId="1476FCB4" w14:textId="62A62963" w:rsidR="008038A0" w:rsidRDefault="009F78DF" w:rsidP="0038329C">
      <w:pPr>
        <w:spacing w:after="0" w:line="276" w:lineRule="auto"/>
        <w:ind w:firstLine="360"/>
        <w:jc w:val="both"/>
      </w:pPr>
      <w:r>
        <w:t>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t xml:space="preserve"> for any temporally-split datasets from the same region (e.g.</w:t>
      </w:r>
      <w:r w:rsidR="00BD3500">
        <w:t>,</w:t>
      </w:r>
      <w:r>
        <w:t xml:space="preserve"> </w:t>
      </w:r>
      <w:r w:rsidR="00F529E2">
        <w:t>r</w:t>
      </w:r>
      <w:r>
        <w:t xml:space="preserve">egion 1 female sablefish data before </w:t>
      </w:r>
      <w:r w:rsidR="0032668E">
        <w:t xml:space="preserve">and during </w:t>
      </w:r>
      <w:r>
        <w:t xml:space="preserve">2010 and after 2010). If they did, we pooled the data for that region </w:t>
      </w:r>
      <w:r w:rsidR="00F77ACF">
        <w:t xml:space="preserve">and sex </w:t>
      </w:r>
      <w:r>
        <w:t>for all years. In the second step, we examined if spatially</w:t>
      </w:r>
      <w:r w:rsidR="00BD3500">
        <w:t>-</w:t>
      </w:r>
      <w:r>
        <w:t xml:space="preserve">adjacent regions (from any time period) for the same sex had 95% confidence intervals for </w:t>
      </w:r>
      <w:r w:rsidR="003D1CAA" w:rsidRPr="00BF132A">
        <w:rPr>
          <w:i/>
        </w:rPr>
        <w:t>L</w:t>
      </w:r>
      <w:r w:rsidR="003D1CAA" w:rsidRPr="00F77ACF">
        <w:rPr>
          <w:vertAlign w:val="subscript"/>
        </w:rPr>
        <w:t>∞</w:t>
      </w:r>
      <w:r>
        <w:t xml:space="preserve"> </w:t>
      </w:r>
      <w:r w:rsidR="00655DDF">
        <w:t>that</w:t>
      </w:r>
      <w:r>
        <w:t xml:space="preserve"> overlapped</w:t>
      </w:r>
      <w:r w:rsidR="008A1441">
        <w:t xml:space="preserve">, </w:t>
      </w:r>
      <w:r>
        <w:t xml:space="preserve">and combined regions for which this was </w:t>
      </w:r>
      <w:r w:rsidR="00BD3500">
        <w:t xml:space="preserve">the case </w:t>
      </w:r>
      <w:r>
        <w:t>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t>
      </w:r>
      <w:r w:rsidR="00BD3500">
        <w:t xml:space="preserve">that </w:t>
      </w:r>
      <w:r>
        <w:t>do not ultimately result in different estimates</w:t>
      </w:r>
      <w:r w:rsidR="00F77ACF">
        <w:t xml:space="preserve"> of </w:t>
      </w:r>
      <w:r w:rsidR="00F77ACF" w:rsidRPr="00BF132A">
        <w:rPr>
          <w:i/>
        </w:rPr>
        <w:t>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99" w:name="_Ref5718407"/>
      <w:r>
        <w:t xml:space="preserve">3.1 </w:t>
      </w:r>
      <w:r w:rsidR="00506E17">
        <w:t>Simulation Study</w:t>
      </w:r>
      <w:bookmarkEnd w:id="99"/>
    </w:p>
    <w:p w14:paraId="3DCC6CA4" w14:textId="4BC224D1"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w:t>
      </w:r>
      <w:r w:rsidR="00152FA9">
        <w:t xml:space="preserve">simulated spatial extent </w:t>
      </w:r>
      <w:r w:rsidR="006D19D2">
        <w:t xml:space="preserve">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bookmarkStart w:id="100" w:name="_Hlk20119980"/>
      <w:r w:rsidR="00D825F3" w:rsidRPr="00E50B74">
        <w:rPr>
          <w:color w:val="4472C4" w:themeColor="accent1"/>
        </w:rPr>
        <w:fldChar w:fldCharType="begin"/>
      </w:r>
      <w:r w:rsidR="00D825F3" w:rsidRPr="00E50B74">
        <w:rPr>
          <w:color w:val="4472C4" w:themeColor="accent1"/>
        </w:rPr>
        <w:instrText xml:space="preserve"> REF _Ref8913735 \h </w:instrText>
      </w:r>
      <w:r w:rsidR="00DE3720" w:rsidRPr="00E50B74">
        <w:rPr>
          <w:color w:val="4472C4" w:themeColor="accent1"/>
        </w:rPr>
        <w:instrText xml:space="preserve"> \* MERGEFORMAT </w:instrText>
      </w:r>
      <w:r w:rsidR="00D825F3" w:rsidRPr="00E50B74">
        <w:rPr>
          <w:color w:val="4472C4" w:themeColor="accent1"/>
        </w:rPr>
      </w:r>
      <w:r w:rsidR="00D825F3" w:rsidRPr="00E50B74">
        <w:rPr>
          <w:color w:val="4472C4" w:themeColor="accent1"/>
        </w:rPr>
        <w:fldChar w:fldCharType="separate"/>
      </w:r>
      <w:r w:rsidR="00EF1C91" w:rsidRPr="00E50B74">
        <w:rPr>
          <w:color w:val="4472C4" w:themeColor="accent1"/>
        </w:rPr>
        <w:t xml:space="preserve">Figure </w:t>
      </w:r>
      <w:r w:rsidR="00EF1C91" w:rsidRPr="00E50B74">
        <w:rPr>
          <w:noProof/>
          <w:color w:val="4472C4" w:themeColor="accent1"/>
        </w:rPr>
        <w:t>4</w:t>
      </w:r>
      <w:r w:rsidR="00D825F3" w:rsidRPr="00E50B74">
        <w:rPr>
          <w:color w:val="4472C4" w:themeColor="accent1"/>
        </w:rPr>
        <w:fldChar w:fldCharType="end"/>
      </w:r>
      <w:r w:rsidR="00D825F3" w:rsidRPr="00E50B74">
        <w:rPr>
          <w:color w:val="4472C4" w:themeColor="accent1"/>
        </w:rPr>
        <w:t xml:space="preserve"> </w:t>
      </w:r>
      <w:r w:rsidR="002E623D" w:rsidRPr="00E50B74">
        <w:rPr>
          <w:color w:val="4472C4" w:themeColor="accent1"/>
        </w:rPr>
        <w:t>displays</w:t>
      </w:r>
      <w:r w:rsidR="0040193D" w:rsidRPr="00E50B74">
        <w:rPr>
          <w:color w:val="4472C4" w:themeColor="accent1"/>
        </w:rPr>
        <w:t xml:space="preserve"> the </w:t>
      </w:r>
      <w:r w:rsidR="00DD6D0D" w:rsidRPr="00E50B74">
        <w:rPr>
          <w:color w:val="4472C4" w:themeColor="accent1"/>
        </w:rPr>
        <w:t>coverage probabilities</w:t>
      </w:r>
      <w:r w:rsidR="002E623D" w:rsidRPr="00E50B74">
        <w:rPr>
          <w:color w:val="4472C4" w:themeColor="accent1"/>
        </w:rPr>
        <w:t xml:space="preserve"> for the 95% confidence intervals</w:t>
      </w:r>
      <w:r w:rsidR="00DD6D0D" w:rsidRPr="00E50B74">
        <w:rPr>
          <w:color w:val="4472C4" w:themeColor="accent1"/>
        </w:rPr>
        <w:t xml:space="preserve"> and proportion of simulations wherein the correct breakpoint was detected</w:t>
      </w:r>
      <w:r w:rsidR="00D96D0F" w:rsidRPr="00C560E0">
        <w:rPr>
          <w:color w:val="4472C4" w:themeColor="accent1"/>
        </w:rPr>
        <w:t xml:space="preserve"> perfectly or with a “relaxed” criteria (within 2 degrees</w:t>
      </w:r>
      <w:r w:rsidR="00C560E0">
        <w:rPr>
          <w:color w:val="4472C4" w:themeColor="accent1"/>
        </w:rPr>
        <w:t>, roughly 220 km,</w:t>
      </w:r>
      <w:r w:rsidR="00D96D0F" w:rsidRPr="00C560E0">
        <w:rPr>
          <w:color w:val="4472C4" w:themeColor="accent1"/>
        </w:rPr>
        <w:t xml:space="preserve"> or</w:t>
      </w:r>
      <w:r w:rsidR="00C560E0">
        <w:rPr>
          <w:color w:val="4472C4" w:themeColor="accent1"/>
        </w:rPr>
        <w:t xml:space="preserve"> 2</w:t>
      </w:r>
      <w:r w:rsidR="00D96D0F" w:rsidRPr="00C560E0">
        <w:rPr>
          <w:color w:val="4472C4" w:themeColor="accent1"/>
        </w:rPr>
        <w:t xml:space="preserve"> years)</w:t>
      </w:r>
      <w:r w:rsidR="00F978C8" w:rsidRPr="00C560E0">
        <w:rPr>
          <w:color w:val="4472C4" w:themeColor="accent1"/>
        </w:rPr>
        <w:t xml:space="preserve">, demonstrating the success rate of the method across </w:t>
      </w:r>
      <w:r w:rsidR="00F978C8" w:rsidRPr="00C560E0">
        <w:rPr>
          <w:color w:val="4472C4" w:themeColor="accent1"/>
        </w:rPr>
        <w:lastRenderedPageBreak/>
        <w:t>a variety of simulations</w:t>
      </w:r>
      <w:r w:rsidR="00DD6D0D">
        <w:t>.</w:t>
      </w:r>
      <w:r w:rsidR="00043BC2">
        <w:t xml:space="preserve"> </w:t>
      </w:r>
      <w:bookmarkEnd w:id="100"/>
      <w:r w:rsidR="00527F2F">
        <w:t xml:space="preserve">Supplementary </w:t>
      </w:r>
      <w:r w:rsidR="00272120" w:rsidRPr="00A70944">
        <w:t>Figure A2</w:t>
      </w:r>
      <w:r w:rsidR="00CA1E81">
        <w:t xml:space="preserve"> presents a histogram of detected breaks for each scenario.</w:t>
      </w:r>
    </w:p>
    <w:p w14:paraId="663DA001" w14:textId="06D95BA9" w:rsidR="00706E76" w:rsidRPr="00706E76" w:rsidRDefault="00FF414A" w:rsidP="00B274FD">
      <w:pPr>
        <w:pStyle w:val="Caption"/>
        <w:spacing w:line="276" w:lineRule="auto"/>
        <w:ind w:firstLine="360"/>
        <w:jc w:val="both"/>
        <w:rPr>
          <w:iCs w:val="0"/>
        </w:rPr>
      </w:pPr>
      <w:bookmarkStart w:id="101" w:name="_Hlk20496032"/>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5F68DF">
        <w:t>48</w:t>
      </w:r>
      <w:r>
        <w:t>%-</w:t>
      </w:r>
      <w:r w:rsidR="005F68DF">
        <w:t>97</w:t>
      </w:r>
      <w:r>
        <w:t xml:space="preserve">% coverage for </w:t>
      </w:r>
      <w:r w:rsidR="00506BD6">
        <w:t xml:space="preserve">three </w:t>
      </w:r>
      <w:r w:rsidR="0076504C">
        <w:t>scenarios</w:t>
      </w:r>
      <w:r>
        <w:t xml:space="preserve"> and </w:t>
      </w:r>
      <w:r w:rsidR="005F68DF">
        <w:t>27</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5F68DF">
        <w:t xml:space="preserve">slightly </w:t>
      </w:r>
      <w:r w:rsidR="00FB0B61">
        <w:t>lower</w:t>
      </w:r>
      <w:r w:rsidR="009A2626">
        <w:t xml:space="preserve"> [</w:t>
      </w:r>
      <w:r w:rsidR="005F68DF">
        <w:t>43</w:t>
      </w:r>
      <w:r w:rsidR="00FB0B61">
        <w:t xml:space="preserve">% - </w:t>
      </w:r>
      <w:r w:rsidR="005F68DF">
        <w:t>74</w:t>
      </w:r>
      <w:r w:rsidR="00FB0B61">
        <w:t xml:space="preserve">% for three scenarios and </w:t>
      </w:r>
      <w:r w:rsidR="005F68DF">
        <w:t>16</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5279AD">
        <w:t xml:space="preserve"> GAM-based</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5F68DF">
        <w:t>86</w:t>
      </w:r>
      <w:r>
        <w:t>% of simulations</w:t>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5F68DF">
        <w:t>45</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5F68DF" w:rsidRPr="009D7896">
        <w:rPr>
          <w:color w:val="4472C4" w:themeColor="accent1"/>
        </w:rPr>
        <w:t>the GAM-based method was 100% accurate when the criteria were relaxed to include breaks from 24° to 26°</w:t>
      </w:r>
      <w:r w:rsidR="00764D08" w:rsidRPr="009D7896">
        <w:rPr>
          <w:color w:val="4472C4" w:themeColor="accent1"/>
        </w:rPr>
        <w:t>.</w:t>
      </w:r>
      <w:r w:rsidR="000C31F1" w:rsidRPr="009D7896">
        <w:rPr>
          <w:color w:val="4472C4" w:themeColor="accent1"/>
        </w:rPr>
        <w:t xml:space="preserve"> </w:t>
      </w:r>
      <w:r w:rsidR="00706E76" w:rsidRPr="009D7896">
        <w:rPr>
          <w:color w:val="4472C4" w:themeColor="accent1"/>
        </w:rPr>
        <w:t>Relaxing the criteria in this manner increased the method’s accuracy to over 90% for all scenarios except one (</w:t>
      </w:r>
      <w:r w:rsidR="00706E76" w:rsidRPr="009D7896">
        <w:rPr>
          <w:color w:val="4472C4" w:themeColor="accent1"/>
        </w:rPr>
        <w:fldChar w:fldCharType="begin"/>
      </w:r>
      <w:r w:rsidR="00706E76" w:rsidRPr="009D7896">
        <w:rPr>
          <w:color w:val="4472C4" w:themeColor="accent1"/>
        </w:rPr>
        <w:instrText xml:space="preserve"> REF _Ref8913735 \h </w:instrText>
      </w:r>
      <w:r w:rsidR="00706E76" w:rsidRPr="009D7896">
        <w:rPr>
          <w:color w:val="4472C4" w:themeColor="accent1"/>
        </w:rPr>
      </w:r>
      <w:r w:rsidR="00706E76" w:rsidRPr="009D7896">
        <w:rPr>
          <w:color w:val="4472C4" w:themeColor="accent1"/>
        </w:rPr>
        <w:fldChar w:fldCharType="separate"/>
      </w:r>
      <w:r w:rsidR="00706E76" w:rsidRPr="009D7896">
        <w:rPr>
          <w:color w:val="4472C4" w:themeColor="accent1"/>
        </w:rPr>
        <w:t xml:space="preserve">Figure </w:t>
      </w:r>
      <w:r w:rsidR="00706E76" w:rsidRPr="009D7896">
        <w:rPr>
          <w:noProof/>
          <w:color w:val="4472C4" w:themeColor="accent1"/>
        </w:rPr>
        <w:t>4</w:t>
      </w:r>
      <w:r w:rsidR="00706E76" w:rsidRPr="009D7896">
        <w:rPr>
          <w:color w:val="4472C4" w:themeColor="accent1"/>
        </w:rPr>
        <w:fldChar w:fldCharType="end"/>
      </w:r>
      <w:r w:rsidR="00706E76" w:rsidRPr="009D7896">
        <w:rPr>
          <w:color w:val="4472C4" w:themeColor="accent1"/>
        </w:rPr>
        <w:t xml:space="preserve">c). We computed the mean absolute error in both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w:t>
      </w:r>
      <w:r w:rsidR="00706E76" w:rsidRPr="009D7896">
        <w:rPr>
          <w:i/>
          <w:color w:val="4472C4" w:themeColor="accent1"/>
        </w:rPr>
        <w:t>L</w:t>
      </w:r>
      <w:r w:rsidR="00706E76" w:rsidRPr="009D7896">
        <w:rPr>
          <w:i/>
          <w:color w:val="4472C4" w:themeColor="accent1"/>
          <w:vertAlign w:val="subscript"/>
        </w:rPr>
        <w:t xml:space="preserve">2 </w:t>
      </w:r>
      <w:r w:rsidR="00706E76" w:rsidRPr="009D7896">
        <w:rPr>
          <w:color w:val="4472C4" w:themeColor="accent1"/>
        </w:rPr>
        <w:t>estimates</w:t>
      </w:r>
      <w:r w:rsidR="00706E76" w:rsidRPr="009D7896">
        <w:rPr>
          <w:i/>
          <w:color w:val="4472C4" w:themeColor="accent1"/>
          <w:vertAlign w:val="subscript"/>
        </w:rPr>
        <w:t xml:space="preserve"> </w:t>
      </w:r>
      <w:r w:rsidR="00706E76" w:rsidRPr="009D7896">
        <w:rPr>
          <w:color w:val="4472C4" w:themeColor="accent1"/>
        </w:rPr>
        <w:t xml:space="preserve">across scenarios and found the maximum error to be 1.84 cm for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6.98 cm </w:t>
      </w:r>
      <w:r w:rsidR="00706E76" w:rsidRPr="009D7896">
        <w:rPr>
          <w:i/>
          <w:color w:val="4472C4" w:themeColor="accent1"/>
        </w:rPr>
        <w:t>L</w:t>
      </w:r>
      <w:r w:rsidR="00706E76" w:rsidRPr="009D7896">
        <w:rPr>
          <w:i/>
          <w:color w:val="4472C4" w:themeColor="accent1"/>
          <w:vertAlign w:val="subscript"/>
        </w:rPr>
        <w:t>2</w:t>
      </w:r>
      <w:r w:rsidR="00706E76" w:rsidRPr="009D7896">
        <w:rPr>
          <w:i/>
          <w:color w:val="4472C4" w:themeColor="accent1"/>
        </w:rPr>
        <w:t xml:space="preserve">, </w:t>
      </w:r>
      <w:r w:rsidR="00706E76" w:rsidRPr="009D7896">
        <w:rPr>
          <w:iCs w:val="0"/>
          <w:color w:val="4472C4" w:themeColor="accent1"/>
        </w:rPr>
        <w:t>both obtained in scenario 1.</w:t>
      </w:r>
      <w:r w:rsidR="002F2759" w:rsidRPr="009D7896">
        <w:rPr>
          <w:iCs w:val="0"/>
          <w:color w:val="4472C4" w:themeColor="accent1"/>
        </w:rPr>
        <w:t xml:space="preserve"> </w:t>
      </w:r>
      <w:r w:rsidR="002F2759">
        <w:rPr>
          <w:iCs w:val="0"/>
        </w:rPr>
        <w:t xml:space="preserve">Finally, </w:t>
      </w:r>
      <w:r w:rsidR="002F2759">
        <w:t>w</w:t>
      </w:r>
      <w:r w:rsidR="002F2759" w:rsidRPr="00EB62A9">
        <w:t>e did not find the method’s accuracy</w:t>
      </w:r>
      <w:r w:rsidR="002F2759">
        <w:t xml:space="preserve"> </w:t>
      </w:r>
      <w:r w:rsidR="002F2759" w:rsidRPr="00EB62A9">
        <w:t xml:space="preserve">sensitive to either halving or reducing the sample size by 25%; see </w:t>
      </w:r>
      <w:r w:rsidR="002F2759">
        <w:t>Supplementary Table A2.</w:t>
      </w:r>
    </w:p>
    <w:bookmarkEnd w:id="101"/>
    <w:p w14:paraId="01225238" w14:textId="2A921C1D" w:rsidR="00D12C7C" w:rsidRDefault="00D12C7C" w:rsidP="008B4B4A">
      <w:pPr>
        <w:pStyle w:val="Heading2"/>
        <w:spacing w:line="276" w:lineRule="auto"/>
        <w:jc w:val="both"/>
      </w:pPr>
      <w:r>
        <w:t>3.2 Comparison to STARS Method</w:t>
      </w:r>
    </w:p>
    <w:p w14:paraId="7C74F0AA" w14:textId="6603C744" w:rsidR="0038329C" w:rsidRDefault="00D12C7C" w:rsidP="008B4B4A">
      <w:pPr>
        <w:spacing w:after="0" w:line="276" w:lineRule="auto"/>
        <w:jc w:val="both"/>
      </w:pPr>
      <w:r>
        <w:t>The STARS method (</w:t>
      </w:r>
      <w:r w:rsidR="009A2626">
        <w:t xml:space="preserve">Supplementary </w:t>
      </w:r>
      <w:commentRangeStart w:id="102"/>
      <w:r w:rsidRPr="00F277A3">
        <w:t>Figure A</w:t>
      </w:r>
      <w:r w:rsidR="00F2278E" w:rsidRPr="00F277A3">
        <w:t>1</w:t>
      </w:r>
      <w:r w:rsidR="00A70944" w:rsidRPr="00F277A3">
        <w:t>5</w:t>
      </w:r>
      <w:commentRangeEnd w:id="102"/>
      <w:r w:rsidR="00F138AA">
        <w:rPr>
          <w:rStyle w:val="CommentReference"/>
        </w:rPr>
        <w:commentReference w:id="102"/>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r w:rsidR="0038329C">
        <w:t>For all other scenarios, the STARS method performed up to 90% worse than the proposed GAM-based method at detecting latitude</w:t>
      </w:r>
      <w:r w:rsidR="00DC46F0">
        <w:t xml:space="preserve"> and</w:t>
      </w:r>
      <w:r w:rsidR="0038329C">
        <w:t xml:space="preserve"> longitude breaks</w:t>
      </w:r>
      <w:r w:rsidR="00DC46F0" w:rsidRPr="009D7896">
        <w:rPr>
          <w:color w:val="4472C4" w:themeColor="accent1"/>
        </w:rPr>
        <w:t>, and 20% worse at detecting year breaks</w:t>
      </w:r>
      <w:r w:rsidR="0038329C">
        <w:t xml:space="preserve">. </w:t>
      </w:r>
      <w:r w:rsidR="00DC46F0">
        <w:t xml:space="preserve">It also </w:t>
      </w:r>
      <w:r w:rsidR="0038329C">
        <w:t xml:space="preserve">performed </w:t>
      </w:r>
      <w:r w:rsidR="00DC46F0">
        <w:t xml:space="preserve">worse </w:t>
      </w:r>
      <w:del w:id="103" w:author="Punt, Andre (O&amp;A, Hobart)" w:date="2019-10-06T09:18:00Z">
        <w:r w:rsidR="00DC46F0" w:rsidDel="00F138AA">
          <w:delText xml:space="preserve"> </w:delText>
        </w:r>
      </w:del>
      <w:r w:rsidR="0038329C">
        <w:t xml:space="preserve">in terms of the coverage probability of </w:t>
      </w:r>
      <w:r w:rsidR="0038329C" w:rsidRPr="00845D2A">
        <w:rPr>
          <w:i/>
        </w:rPr>
        <w:t>L</w:t>
      </w:r>
      <w:r w:rsidR="0038329C" w:rsidRPr="00845D2A">
        <w:rPr>
          <w:i/>
          <w:vertAlign w:val="subscript"/>
        </w:rPr>
        <w:t>1</w:t>
      </w:r>
      <w:r w:rsidR="0038329C">
        <w:t xml:space="preserve"> (</w:t>
      </w:r>
      <w:r w:rsidR="00DC46F0">
        <w:t>63</w:t>
      </w:r>
      <w:r w:rsidR="0038329C">
        <w:t xml:space="preserve">% vs </w:t>
      </w:r>
      <w:r w:rsidR="00DC46F0">
        <w:t>67</w:t>
      </w:r>
      <w:r w:rsidR="0038329C">
        <w:t xml:space="preserve">% for the GAM-based method) and </w:t>
      </w:r>
      <w:r w:rsidR="0038329C" w:rsidRPr="00BA7A0A">
        <w:rPr>
          <w:i/>
        </w:rPr>
        <w:t>L</w:t>
      </w:r>
      <w:r w:rsidR="0038329C" w:rsidRPr="00BA7A0A">
        <w:rPr>
          <w:i/>
          <w:vertAlign w:val="subscript"/>
        </w:rPr>
        <w:t>2</w:t>
      </w:r>
      <w:r w:rsidR="0038329C" w:rsidRPr="00BA7A0A">
        <w:t xml:space="preserve"> (</w:t>
      </w:r>
      <w:r w:rsidR="00DC46F0">
        <w:t>18</w:t>
      </w:r>
      <w:r w:rsidR="0038329C" w:rsidRPr="00BA7A0A">
        <w:t xml:space="preserve">% vs </w:t>
      </w:r>
      <w:r w:rsidR="00DC46F0">
        <w:t>52</w:t>
      </w:r>
      <w:r w:rsidR="0038329C" w:rsidRPr="00BA7A0A">
        <w:t>%)</w:t>
      </w:r>
      <w:r w:rsidR="0038329C">
        <w:t xml:space="preserve">, </w:t>
      </w:r>
      <w:del w:id="104" w:author="Punt, Andre (O&amp;A, Hobart)" w:date="2019-10-06T09:18:00Z">
        <w:r w:rsidR="0038329C" w:rsidRPr="009D7896" w:rsidDel="00F138AA">
          <w:rPr>
            <w:color w:val="4472C4" w:themeColor="accent1"/>
          </w:rPr>
          <w:delText xml:space="preserve">and </w:delText>
        </w:r>
      </w:del>
      <w:ins w:id="105" w:author="Punt, Andre (O&amp;A, Hobart)" w:date="2019-10-06T09:18:00Z">
        <w:r w:rsidR="00F138AA">
          <w:rPr>
            <w:color w:val="4472C4" w:themeColor="accent1"/>
          </w:rPr>
          <w:t>but performed</w:t>
        </w:r>
      </w:ins>
      <w:del w:id="106" w:author="Punt, Andre (O&amp;A, Hobart)" w:date="2019-10-06T09:18:00Z">
        <w:r w:rsidR="0038329C" w:rsidRPr="009D7896" w:rsidDel="00F138AA">
          <w:rPr>
            <w:color w:val="4472C4" w:themeColor="accent1"/>
          </w:rPr>
          <w:delText>did</w:delText>
        </w:r>
      </w:del>
      <w:r w:rsidR="0038329C" w:rsidRPr="009D7896">
        <w:rPr>
          <w:color w:val="4472C4" w:themeColor="accent1"/>
        </w:rPr>
        <w:t xml:space="preserve"> slightly better </w:t>
      </w:r>
      <w:ins w:id="107" w:author="Punt, Andre (O&amp;A, Hobart)" w:date="2019-10-06T09:18:00Z">
        <w:r w:rsidR="00F138AA">
          <w:rPr>
            <w:color w:val="4472C4" w:themeColor="accent1"/>
          </w:rPr>
          <w:t xml:space="preserve">in terms of </w:t>
        </w:r>
      </w:ins>
      <w:ins w:id="108" w:author="Punt, Andre (O&amp;A, Hobart)" w:date="2019-10-06T09:19:00Z">
        <w:r w:rsidR="00F138AA">
          <w:rPr>
            <w:color w:val="4472C4" w:themeColor="accent1"/>
          </w:rPr>
          <w:t xml:space="preserve">coverage probability </w:t>
        </w:r>
      </w:ins>
      <w:r w:rsidR="0038329C" w:rsidRPr="009D7896">
        <w:rPr>
          <w:color w:val="4472C4" w:themeColor="accent1"/>
        </w:rPr>
        <w:t>than the proposed method in detecting the break-at-edge, though only at 31%</w:t>
      </w:r>
      <w:r w:rsidR="00DC46F0" w:rsidRPr="009D7896">
        <w:rPr>
          <w:color w:val="4472C4" w:themeColor="accent1"/>
        </w:rPr>
        <w:t xml:space="preserve"> (vs 11%)</w:t>
      </w:r>
      <w:r w:rsidR="00530F09" w:rsidRPr="009D7896">
        <w:rPr>
          <w:color w:val="4472C4" w:themeColor="accent1"/>
        </w:rPr>
        <w:t>.</w:t>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41EFB38C"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w:t>
      </w:r>
      <w:del w:id="109" w:author="Punt, Andre (O&amp;A, Hobart)" w:date="2019-10-06T09:19:00Z">
        <w:r w:rsidR="00AD1295" w:rsidDel="00A35AEB">
          <w:delText xml:space="preserve">Above </w:delText>
        </w:r>
      </w:del>
      <w:ins w:id="110" w:author="Punt, Andre (O&amp;A, Hobart)" w:date="2019-10-06T09:19:00Z">
        <w:r w:rsidR="00A35AEB">
          <w:t xml:space="preserve">North of </w:t>
        </w:r>
      </w:ins>
      <w:r w:rsidR="00AD1295">
        <w:t xml:space="preserve">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w:t>
      </w:r>
      <w:r w:rsidR="00152FA9">
        <w:t xml:space="preserve">GAM-detected </w:t>
      </w:r>
      <w:r w:rsidR="00A15FC8">
        <w:t xml:space="preserve">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bookmarkStart w:id="111" w:name="_Hlk20118575"/>
      <w:r w:rsidR="00445820" w:rsidRPr="00865DA7">
        <w:rPr>
          <w:color w:val="4472C4" w:themeColor="accent1"/>
        </w:rPr>
        <w:t xml:space="preserve"> </w:t>
      </w:r>
      <w:bookmarkStart w:id="112" w:name="_Hlk20134691"/>
      <w:bookmarkStart w:id="113" w:name="_Hlk21098488"/>
      <w:r w:rsidR="00865DA7" w:rsidRPr="00865DA7">
        <w:rPr>
          <w:color w:val="4472C4" w:themeColor="accent1"/>
        </w:rPr>
        <w:t xml:space="preserve">Parameter </w:t>
      </w:r>
      <w:r w:rsidR="00865DA7" w:rsidRPr="00865DA7">
        <w:rPr>
          <w:color w:val="4472C4" w:themeColor="accent1"/>
        </w:rPr>
        <w:lastRenderedPageBreak/>
        <w:t xml:space="preserve">estimation </w:t>
      </w:r>
      <w:r w:rsidR="00865DA7">
        <w:rPr>
          <w:color w:val="4472C4" w:themeColor="accent1"/>
        </w:rPr>
        <w:t>at</w:t>
      </w:r>
      <w:r w:rsidR="00865DA7" w:rsidRPr="00865DA7">
        <w:rPr>
          <w:color w:val="4472C4" w:themeColor="accent1"/>
        </w:rPr>
        <w:t xml:space="preserve"> this temporal stratification </w:t>
      </w:r>
      <w:r w:rsidR="00865DA7">
        <w:rPr>
          <w:color w:val="4472C4" w:themeColor="accent1"/>
        </w:rPr>
        <w:t xml:space="preserve">generated </w:t>
      </w:r>
      <w:r w:rsidR="00445820">
        <w:t xml:space="preserve">95% confidence intervals for </w:t>
      </w:r>
      <w:r w:rsidR="00445820" w:rsidRPr="001824C5">
        <w:rPr>
          <w:i/>
        </w:rPr>
        <w:t>L</w:t>
      </w:r>
      <w:r w:rsidR="00445820" w:rsidRPr="001824C5">
        <w:rPr>
          <w:i/>
          <w:vertAlign w:val="subscript"/>
        </w:rPr>
        <w:t>∞</w:t>
      </w:r>
      <w:r w:rsidR="00445820">
        <w:t xml:space="preserve"> </w:t>
      </w:r>
      <w:r w:rsidR="002B6150" w:rsidRPr="009D7896">
        <w:rPr>
          <w:color w:val="4472C4" w:themeColor="accent1"/>
        </w:rPr>
        <w:t>which</w:t>
      </w:r>
      <w:r w:rsidR="007C3C07" w:rsidRPr="009D7896">
        <w:rPr>
          <w:color w:val="4472C4" w:themeColor="accent1"/>
        </w:rPr>
        <w:t xml:space="preserve"> </w:t>
      </w:r>
      <w:r w:rsidR="00445820" w:rsidRPr="009D7896">
        <w:rPr>
          <w:color w:val="4472C4" w:themeColor="accent1"/>
        </w:rPr>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w:t>
      </w:r>
      <w:r w:rsidR="004C0B46">
        <w:t xml:space="preserve"> 5</w:t>
      </w:r>
      <w:bookmarkEnd w:id="112"/>
      <w:r w:rsidR="00E50B74">
        <w:t xml:space="preserve"> </w:t>
      </w:r>
      <w:r w:rsidR="004E2DEE">
        <w:t>(</w:t>
      </w:r>
      <w:r w:rsidR="00527F2F">
        <w:t xml:space="preserve">Supplementary </w:t>
      </w:r>
      <w:r w:rsidR="00362196">
        <w:t>Figure A1</w:t>
      </w:r>
      <w:r w:rsidR="00AD1295">
        <w:t>2</w:t>
      </w:r>
      <w:r w:rsidR="00362196">
        <w:t>)</w:t>
      </w:r>
      <w:r w:rsidR="00445820">
        <w:t>.</w:t>
      </w:r>
      <w:bookmarkEnd w:id="111"/>
      <w:r w:rsidR="00362196">
        <w:t xml:space="preserve"> </w:t>
      </w:r>
      <w:bookmarkEnd w:id="113"/>
      <w:r w:rsidR="00DA6257">
        <w:t xml:space="preserve">The number of spatiotemporal strata was reduced to </w:t>
      </w:r>
      <w:r w:rsidR="004C0B46">
        <w:t xml:space="preserve">14 </w:t>
      </w:r>
      <w:r w:rsidR="00DA6257">
        <w:t>a</w:t>
      </w:r>
      <w:r w:rsidR="009E50E8">
        <w:t xml:space="preserve">fter combining </w:t>
      </w:r>
      <w:r w:rsidR="00147E3F">
        <w:t xml:space="preserve">years of data for </w:t>
      </w:r>
      <w:r w:rsidR="009E50E8">
        <w:t>region-sex combinations where overlap was found in the second phase</w:t>
      </w:r>
      <w:r w:rsidR="008A1441">
        <w:t xml:space="preserve">. </w:t>
      </w:r>
      <w:bookmarkStart w:id="114" w:name="_Hlk21098540"/>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w:t>
      </w:r>
      <w:bookmarkStart w:id="115" w:name="_Hlk20118715"/>
      <w:r w:rsidR="00362196">
        <w:t xml:space="preserve">so this </w:t>
      </w:r>
      <w:r w:rsidR="00DA6257">
        <w:t>set of specifications</w:t>
      </w:r>
      <w:r w:rsidR="002B6150">
        <w:t xml:space="preserve"> </w:t>
      </w:r>
      <w:r w:rsidR="002B6150" w:rsidRPr="009D7896">
        <w:rPr>
          <w:color w:val="4472C4" w:themeColor="accent1"/>
        </w:rPr>
        <w:t xml:space="preserve">(five spatial regions for both sexes, and a temporal break for females in regions 1 </w:t>
      </w:r>
      <w:r w:rsidR="009D7896" w:rsidRPr="009D7896">
        <w:rPr>
          <w:color w:val="4472C4" w:themeColor="accent1"/>
        </w:rPr>
        <w:t>through 4</w:t>
      </w:r>
      <w:r w:rsidR="002B6150" w:rsidRPr="009D7896">
        <w:rPr>
          <w:color w:val="4472C4" w:themeColor="accent1"/>
        </w:rPr>
        <w:t xml:space="preserve">) </w:t>
      </w:r>
      <w:r w:rsidR="00DA6257" w:rsidRPr="009D7896">
        <w:rPr>
          <w:color w:val="4472C4" w:themeColor="accent1"/>
        </w:rPr>
        <w:t xml:space="preserve"> </w:t>
      </w:r>
      <w:r w:rsidR="00362196">
        <w:t xml:space="preserve">was retained as our final </w:t>
      </w:r>
      <w:r w:rsidR="008D0425">
        <w:t xml:space="preserve">spatiotemporal </w:t>
      </w:r>
      <w:r w:rsidR="005A19AC">
        <w:t>stratification.</w:t>
      </w:r>
      <w:bookmarkEnd w:id="115"/>
      <w:r w:rsidR="00F922C3">
        <w:t xml:space="preserve"> </w:t>
      </w:r>
      <w:bookmarkStart w:id="116" w:name="_Hlk21098600"/>
      <w:bookmarkEnd w:id="114"/>
      <w:r w:rsidR="00F922C3" w:rsidRPr="00865DA7">
        <w:rPr>
          <w:color w:val="4472C4" w:themeColor="accent1"/>
        </w:rPr>
        <w:t xml:space="preserve">The stratification consists of three regions bounded on their western border by a break at 130˚W; from south to north, these regions (labeled 1, 2 and 3 on </w:t>
      </w:r>
      <w:r w:rsidR="00F922C3" w:rsidRPr="00865DA7">
        <w:rPr>
          <w:color w:val="4472C4" w:themeColor="accent1"/>
        </w:rPr>
        <w:fldChar w:fldCharType="begin"/>
      </w:r>
      <w:r w:rsidR="00F922C3" w:rsidRPr="00865DA7">
        <w:rPr>
          <w:color w:val="4472C4" w:themeColor="accent1"/>
        </w:rPr>
        <w:instrText xml:space="preserve"> REF _Ref5281391 \h </w:instrText>
      </w:r>
      <w:r w:rsidR="00B815FF" w:rsidRPr="00865DA7">
        <w:rPr>
          <w:color w:val="4472C4" w:themeColor="accent1"/>
        </w:rPr>
        <w:instrText xml:space="preserve"> \* MERGEFORMAT </w:instrText>
      </w:r>
      <w:r w:rsidR="00F922C3" w:rsidRPr="00865DA7">
        <w:rPr>
          <w:color w:val="4472C4" w:themeColor="accent1"/>
        </w:rPr>
      </w:r>
      <w:r w:rsidR="00F922C3" w:rsidRPr="00865DA7">
        <w:rPr>
          <w:color w:val="4472C4" w:themeColor="accent1"/>
        </w:rPr>
        <w:fldChar w:fldCharType="separate"/>
      </w:r>
      <w:r w:rsidR="00EA01EA" w:rsidRPr="00865DA7">
        <w:rPr>
          <w:color w:val="4472C4" w:themeColor="accent1"/>
        </w:rPr>
        <w:t xml:space="preserve">Figure </w:t>
      </w:r>
      <w:r w:rsidR="00EA01EA" w:rsidRPr="00865DA7">
        <w:rPr>
          <w:noProof/>
          <w:color w:val="4472C4" w:themeColor="accent1"/>
        </w:rPr>
        <w:t>7</w:t>
      </w:r>
      <w:r w:rsidR="00F922C3" w:rsidRPr="00865DA7">
        <w:rPr>
          <w:color w:val="4472C4" w:themeColor="accent1"/>
        </w:rPr>
        <w:fldChar w:fldCharType="end"/>
      </w:r>
      <w:r w:rsidR="00F922C3" w:rsidRPr="00865DA7">
        <w:rPr>
          <w:color w:val="4472C4" w:themeColor="accent1"/>
        </w:rPr>
        <w:t xml:space="preserve">) are defined </w:t>
      </w:r>
      <w:r w:rsidR="00F922C3">
        <w:t xml:space="preserve">by latitudes 36˚N and 50˚N. </w:t>
      </w:r>
      <w:r w:rsidR="002B0F75">
        <w:t>They</w:t>
      </w:r>
      <w:r w:rsidR="00F922C3">
        <w:t xml:space="preserve">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 xml:space="preserve">Datapoints collected to the west of the ecosystem break are assigned to </w:t>
      </w:r>
      <w:r w:rsidR="00152FA9">
        <w:t xml:space="preserve">region </w:t>
      </w:r>
      <w:r w:rsidR="0030725B">
        <w:t>5.</w:t>
      </w:r>
    </w:p>
    <w:bookmarkEnd w:id="116"/>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1CC18329" w14:textId="1FF18152" w:rsidR="00E47D30" w:rsidRPr="00AF635C" w:rsidRDefault="001A41C9" w:rsidP="00AF635C">
      <w:pPr>
        <w:spacing w:after="0" w:line="276" w:lineRule="auto"/>
        <w:ind w:firstLine="360"/>
        <w:jc w:val="both"/>
        <w:rPr>
          <w:rFonts w:cstheme="minorHAnsi"/>
          <w:iCs/>
        </w:rPr>
      </w:pPr>
      <w:r>
        <w:t>Empirical work has</w:t>
      </w:r>
      <w:r w:rsidRPr="00D73DFA">
        <w:t xml:space="preserve"> suggested that somatic growth in fishe</w:t>
      </w:r>
      <w:del w:id="117" w:author="Punt, Andre (O&amp;A, Hobart)" w:date="2019-10-06T09:32:00Z">
        <w:r w:rsidRPr="00D73DFA" w:rsidDel="009969BE">
          <w:delText>rie</w:delText>
        </w:r>
      </w:del>
      <w:r w:rsidRPr="00D73DFA">
        <w:t>s follows ecosystem gradients rather than management boundaries</w:t>
      </w:r>
      <w:r>
        <w:t xml:space="preserve"> </w:t>
      </w:r>
      <w:r>
        <w:fldChar w:fldCharType="begin" w:fldLock="1"/>
      </w:r>
      <w:r>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fldChar w:fldCharType="separate"/>
      </w:r>
      <w:r w:rsidRPr="00F26C2E">
        <w:rPr>
          <w:noProof/>
        </w:rPr>
        <w:t>(Pörtner and Knust, 2007; Taylor et al., 2018)</w:t>
      </w:r>
      <w:r>
        <w:fldChar w:fldCharType="end"/>
      </w:r>
      <w:r>
        <w:t>. The ongoing emphasis on ecosystem-based fisheries management calls for</w:t>
      </w:r>
      <w:r w:rsidRPr="00D73DFA">
        <w:t xml:space="preserve"> the analysis of fish stocks</w:t>
      </w:r>
      <w:r>
        <w:t xml:space="preserve"> (</w:t>
      </w:r>
      <w:r w:rsidRPr="009A3D41">
        <w:rPr>
          <w:color w:val="4472C4" w:themeColor="accent1"/>
        </w:rPr>
        <w:t>ideally in a multi-species context, but also as single species</w:t>
      </w:r>
      <w:r>
        <w:t>)</w:t>
      </w:r>
      <w:r w:rsidRPr="00D73DFA">
        <w:t xml:space="preserve"> at meaningful </w:t>
      </w:r>
      <w:r>
        <w:t>spatial</w:t>
      </w:r>
      <w:r w:rsidRPr="00D73DFA">
        <w:t xml:space="preserve"> scales</w:t>
      </w:r>
      <w:r>
        <w:t>,</w:t>
      </w:r>
      <w:r w:rsidRPr="00D73DFA">
        <w:t xml:space="preserve"> across which changes can be </w:t>
      </w:r>
      <w:r>
        <w:t>detected</w:t>
      </w:r>
      <w:r w:rsidRPr="00D73DFA">
        <w:t>.</w:t>
      </w:r>
      <w:r>
        <w:t xml:space="preserve"> </w:t>
      </w:r>
      <w:r w:rsidR="00E47D30">
        <w:t xml:space="preserve">Our goal was to investigate the performance a method to </w:t>
      </w:r>
      <w:r w:rsidR="00E47D30">
        <w:rPr>
          <w:rFonts w:cstheme="minorHAnsi"/>
          <w:iCs/>
        </w:rPr>
        <w:t>improve detection of large-scale patterns in fish growth and apply it to length-at-age data from the Northeast Pacific sablefish</w:t>
      </w:r>
      <w:r w:rsidR="0037643E">
        <w:rPr>
          <w:rFonts w:cstheme="minorHAnsi"/>
          <w:iCs/>
        </w:rPr>
        <w:t>. Our</w:t>
      </w:r>
      <w:r w:rsidR="0037643E" w:rsidRPr="00503774">
        <w:t xml:space="preserve"> method determined that the current management scale (three political breaks at national boundaries) is incongruent with the underlying pattern of variation in sablefish growth.</w:t>
      </w:r>
      <w:r w:rsidR="0037643E" w:rsidRPr="0037643E">
        <w:t xml:space="preserve"> </w:t>
      </w:r>
      <w:r w:rsidR="0037643E">
        <w:t>We</w:t>
      </w:r>
      <w:r w:rsidR="0037643E" w:rsidRPr="00503774">
        <w:t xml:space="preserve"> discerned that the spatial variation in sablefish growth </w:t>
      </w:r>
      <w:r w:rsidR="0037643E">
        <w:t>corresponds well with</w:t>
      </w:r>
      <w:r w:rsidR="0037643E" w:rsidRPr="00503774">
        <w:t xml:space="preserve"> major oceanographic features, principally the splitting of two major ocean features and the edge of a highly productive zone</w:t>
      </w:r>
      <w:r w:rsidR="00AB6887">
        <w:t>.</w:t>
      </w:r>
      <w:r w:rsidR="006F0FC8">
        <w:rPr>
          <w:rFonts w:cstheme="minorHAnsi"/>
          <w:iCs/>
        </w:rPr>
        <w:t xml:space="preserve"> </w:t>
      </w:r>
      <w:r w:rsidR="006F0FC8" w:rsidRPr="00B62B5E">
        <w:t xml:space="preserve">Below, we discuss the results of the simulation study and provide further guidance on how </w:t>
      </w:r>
      <w:r w:rsidR="006F0FC8">
        <w:t xml:space="preserve">researchers could apply our proposed method to new datasets. </w:t>
      </w:r>
      <w:r w:rsidR="006F0FC8" w:rsidRPr="008A56ED">
        <w:t>We then discuss the results found during the application to northeast Pacific sablefish, with respect to ecosystem concerns.</w:t>
      </w:r>
    </w:p>
    <w:p w14:paraId="0EACBBBE" w14:textId="365CD16E"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440FC320" w14:textId="2DF19CFF" w:rsidR="009969BE" w:rsidRDefault="00194BA4" w:rsidP="00194BA4">
      <w:pPr>
        <w:spacing w:after="0" w:line="276" w:lineRule="auto"/>
        <w:ind w:firstLine="360"/>
        <w:jc w:val="both"/>
        <w:rPr>
          <w:ins w:id="118" w:author="Punt, Andre (O&amp;A, Hobart)" w:date="2019-10-06T09:34:00Z"/>
          <w:color w:val="4472C4" w:themeColor="accent1"/>
        </w:rPr>
      </w:pPr>
      <w:r>
        <w:t>Our GAM-based method indicated tradeoffs between the accuracy of breakpoint detection and resultant coverage probabilities in the estimated growth curve, as well as large differences in the coverage probabilities of fish length at younger versus older ages.</w:t>
      </w:r>
      <w:moveFromRangeStart w:id="119" w:author="Punt, Andre (O&amp;A, Hobart)" w:date="2019-10-06T09:34:00Z" w:name="move21246861"/>
      <w:moveFrom w:id="120" w:author="Punt, Andre (O&amp;A, Hobart)" w:date="2019-10-06T09:34:00Z">
        <w:r w:rsidRPr="00A90E3A" w:rsidDel="009969BE">
          <w:t xml:space="preserve"> </w:t>
        </w:r>
        <w:bookmarkStart w:id="121" w:name="_Hlk21098092"/>
        <w:r w:rsidRPr="00AF635C" w:rsidDel="009969BE">
          <w:rPr>
            <w:color w:val="4472C4" w:themeColor="accent1"/>
          </w:rPr>
          <w:t>Alternate GAM-based methods, such as the clustering</w:t>
        </w:r>
        <w:r w:rsidR="00AF635C" w:rsidRPr="00AF635C" w:rsidDel="009969BE">
          <w:rPr>
            <w:color w:val="4472C4" w:themeColor="accent1"/>
          </w:rPr>
          <w:t xml:space="preserve"> </w:t>
        </w:r>
        <w:r w:rsidRPr="00AF635C" w:rsidDel="009969BE">
          <w:rPr>
            <w:color w:val="4472C4" w:themeColor="accent1"/>
          </w:rPr>
          <w:t xml:space="preserve">approach applied in </w:t>
        </w:r>
        <w:r w:rsidRPr="00AF635C" w:rsidDel="009969BE">
          <w:rPr>
            <w:color w:val="4472C4" w:themeColor="accent1"/>
          </w:rPr>
          <w:fldChar w:fldCharType="begin" w:fldLock="1"/>
        </w:r>
        <w:r w:rsidRPr="00AF635C" w:rsidDel="009969BE">
          <w:rPr>
            <w:color w:val="4472C4" w:themeColor="accent1"/>
          </w:rPr>
          <w:instrText>ADDIN CSL_CITATION {"citationItems":[{"id":"ITEM-1","itemData":{"DOI":"10.1139/cjfas-2013-0617","ISSN":"12057533","abstract":"Generalized additive models were used to investigate fine-scale spatial variation in female maturity across the three United States' winter flounder (Pseudopleuronectes americanus) stocks. The effect of temperature on maturity was also investigated. Maturity models explicitly incorporating spatial structure performed better than \" traditional \" methods incorporating spatial effects by aggregating data according to predefined stock boundaries. Models including temperature explained more of the variability in maturity than those based only on fish size or age but did not improve fit over models incorporating spatial structure. Based on the size-and age-at-maturity estimates from the spatially explicit models, distinct subareas were objectively identified using a spatially constrained clustering algorithm. The results suggested greater variation in size-and age-at-maturity within than between existing stock areas. The approach outlined here provides a method for identifying areas with different vital rates without the need to presume subjective boundaries.","author":[{"dropping-particle":"V.","family":"Winton","given":"Megan","non-dropping-particle":"","parse-names":false,"suffix":""},{"dropping-particle":"","family":"Wuenschel","given":"Mark J.","non-dropping-particle":"","parse-names":false,"suffix":""},{"dropping-particle":"","family":"McBride","given":"Richard S.","non-dropping-particle":"","parse-names":false,"suffix":""}],"container-title":"Canadian Journal of Fisheries and Aquatic Sciences","id":"ITEM-1","issued":{"date-parts":[["2014"]]},"title":"Investigating spatial variation and temperature effects on maturity of female winter flounder (Pseudopleuronectes americanus) using generalized additive models","type":"article-journal"},"uris":["http://www.mendeley.com/documents/?uuid=4d6aef0d-8cb3-4290-9c25-f8c610914c71"]}],"mendeley":{"formattedCitation":"(Winton et al., 2014)","manualFormatting":"(Winton et al., (2014)","plainTextFormattedCitation":"(Winton et al., 2014)"},"properties":{"noteIndex":0},"schema":"https://github.com/citation-style-language/schema/raw/master/csl-citation.json"}</w:instrText>
        </w:r>
        <w:r w:rsidRPr="00AF635C" w:rsidDel="009969BE">
          <w:rPr>
            <w:color w:val="4472C4" w:themeColor="accent1"/>
          </w:rPr>
          <w:fldChar w:fldCharType="separate"/>
        </w:r>
        <w:r w:rsidRPr="00AF635C" w:rsidDel="009969BE">
          <w:rPr>
            <w:noProof/>
            <w:color w:val="4472C4" w:themeColor="accent1"/>
          </w:rPr>
          <w:t>Winton et al. (2014)</w:t>
        </w:r>
        <w:r w:rsidRPr="00AF635C" w:rsidDel="009969BE">
          <w:rPr>
            <w:color w:val="4472C4" w:themeColor="accent1"/>
          </w:rPr>
          <w:fldChar w:fldCharType="end"/>
        </w:r>
        <w:r w:rsidRPr="00AF635C" w:rsidDel="009969BE">
          <w:rPr>
            <w:color w:val="4472C4" w:themeColor="accent1"/>
          </w:rPr>
          <w:t xml:space="preserve">, have also demonstrated that detecting spatial structure through a spatially explicit process can reveal distinct sub-areas in fish </w:t>
        </w:r>
        <w:r w:rsidR="002503E2" w:rsidDel="009969BE">
          <w:rPr>
            <w:color w:val="4472C4" w:themeColor="accent1"/>
          </w:rPr>
          <w:t>traits (e.g. mortality)</w:t>
        </w:r>
        <w:r w:rsidRPr="00AF635C" w:rsidDel="009969BE">
          <w:rPr>
            <w:color w:val="4472C4" w:themeColor="accent1"/>
          </w:rPr>
          <w:t>. That study also found that models did not necessarily require explicit ecosystem data (like temperature) to perform as well as models with only spatial information</w:t>
        </w:r>
      </w:moveFrom>
      <w:moveFromRangeEnd w:id="119"/>
      <w:del w:id="122" w:author="Punt, Andre (O&amp;A, Hobart)" w:date="2019-10-06T09:34:00Z">
        <w:r w:rsidDel="009969BE">
          <w:delText>.</w:delText>
        </w:r>
      </w:del>
      <w:r>
        <w:t xml:space="preserve"> </w:t>
      </w:r>
      <w:bookmarkEnd w:id="121"/>
      <w:r>
        <w:t xml:space="preserve">We find it encouraging that the approach could correctly detect breakpoints for the scenario with overlapping ranges, which is likely more </w:t>
      </w:r>
      <w:r w:rsidR="00AF635C">
        <w:t>like</w:t>
      </w:r>
      <w:r>
        <w:t xml:space="preserve"> real-world fish populations than the singular, immediate breakpoints simulated in other scenarios. However, the assigned ‘zonation’ of these </w:t>
      </w:r>
      <w:r>
        <w:lastRenderedPageBreak/>
        <w:t xml:space="preserve">populations necessarily combined fish with contrasting growth curves into a single dataset for estimation and resulted in a loss in accuracy (coverage probability) for the endpoints of the growth curve. </w:t>
      </w:r>
      <w:moveToRangeStart w:id="123" w:author="Punt, Andre (O&amp;A, Hobart)" w:date="2019-10-06T09:34:00Z" w:name="move21246861"/>
      <w:moveTo w:id="124" w:author="Punt, Andre (O&amp;A, Hobart)" w:date="2019-10-06T09:34:00Z">
        <w:r w:rsidR="009969BE" w:rsidRPr="00AF635C">
          <w:rPr>
            <w:color w:val="4472C4" w:themeColor="accent1"/>
          </w:rPr>
          <w:t xml:space="preserve">Alternate GAM-based methods, such as the clustering approach applied in </w:t>
        </w:r>
        <w:r w:rsidR="009969BE" w:rsidRPr="00AF635C">
          <w:rPr>
            <w:color w:val="4472C4" w:themeColor="accent1"/>
          </w:rPr>
          <w:fldChar w:fldCharType="begin" w:fldLock="1"/>
        </w:r>
        <w:r w:rsidR="009969BE" w:rsidRPr="00AF635C">
          <w:rPr>
            <w:color w:val="4472C4" w:themeColor="accent1"/>
          </w:rPr>
          <w:instrText>ADDIN CSL_CITATION {"citationItems":[{"id":"ITEM-1","itemData":{"DOI":"10.1139/cjfas-2013-0617","ISSN":"12057533","abstract":"Generalized additive models were used to investigate fine-scale spatial variation in female maturity across the three United States' winter flounder (Pseudopleuronectes americanus) stocks. The effect of temperature on maturity was also investigated. Maturity models explicitly incorporating spatial structure performed better than \" traditional \" methods incorporating spatial effects by aggregating data according to predefined stock boundaries. Models including temperature explained more of the variability in maturity than those based only on fish size or age but did not improve fit over models incorporating spatial structure. Based on the size-and age-at-maturity estimates from the spatially explicit models, distinct subareas were objectively identified using a spatially constrained clustering algorithm. The results suggested greater variation in size-and age-at-maturity within than between existing stock areas. The approach outlined here provides a method for identifying areas with different vital rates without the need to presume subjective boundaries.","author":[{"dropping-particle":"V.","family":"Winton","given":"Megan","non-dropping-particle":"","parse-names":false,"suffix":""},{"dropping-particle":"","family":"Wuenschel","given":"Mark J.","non-dropping-particle":"","parse-names":false,"suffix":""},{"dropping-particle":"","family":"McBride","given":"Richard S.","non-dropping-particle":"","parse-names":false,"suffix":""}],"container-title":"Canadian Journal of Fisheries and Aquatic Sciences","id":"ITEM-1","issued":{"date-parts":[["2014"]]},"title":"Investigating spatial variation and temperature effects on maturity of female winter flounder (Pseudopleuronectes americanus) using generalized additive models","type":"article-journal"},"uris":["http://www.mendeley.com/documents/?uuid=4d6aef0d-8cb3-4290-9c25-f8c610914c71"]}],"mendeley":{"formattedCitation":"(Winton et al., 2014)","manualFormatting":"(Winton et al., (2014)","plainTextFormattedCitation":"(Winton et al., 2014)"},"properties":{"noteIndex":0},"schema":"https://github.com/citation-style-language/schema/raw/master/csl-citation.json"}</w:instrText>
        </w:r>
        <w:r w:rsidR="009969BE" w:rsidRPr="00AF635C">
          <w:rPr>
            <w:color w:val="4472C4" w:themeColor="accent1"/>
          </w:rPr>
          <w:fldChar w:fldCharType="separate"/>
        </w:r>
        <w:r w:rsidR="009969BE" w:rsidRPr="00AF635C">
          <w:rPr>
            <w:noProof/>
            <w:color w:val="4472C4" w:themeColor="accent1"/>
          </w:rPr>
          <w:t>Winton et al. (2014)</w:t>
        </w:r>
        <w:r w:rsidR="009969BE" w:rsidRPr="00AF635C">
          <w:rPr>
            <w:color w:val="4472C4" w:themeColor="accent1"/>
          </w:rPr>
          <w:fldChar w:fldCharType="end"/>
        </w:r>
        <w:r w:rsidR="009969BE" w:rsidRPr="00AF635C">
          <w:rPr>
            <w:color w:val="4472C4" w:themeColor="accent1"/>
          </w:rPr>
          <w:t xml:space="preserve">, have also demonstrated that detecting spatial structure through a spatially explicit process can reveal distinct sub-areas in fish </w:t>
        </w:r>
        <w:r w:rsidR="009969BE">
          <w:rPr>
            <w:color w:val="4472C4" w:themeColor="accent1"/>
          </w:rPr>
          <w:t>traits (e.g. mortality)</w:t>
        </w:r>
        <w:r w:rsidR="009969BE" w:rsidRPr="00AF635C">
          <w:rPr>
            <w:color w:val="4472C4" w:themeColor="accent1"/>
          </w:rPr>
          <w:t>. That study also found that models did not necessarily require explicit ecosystem data (like temperature) to perform as well as models with only spatial information</w:t>
        </w:r>
      </w:moveTo>
      <w:moveToRangeEnd w:id="123"/>
      <w:ins w:id="125" w:author="Punt, Andre (O&amp;A, Hobart)" w:date="2019-10-06T09:34:00Z">
        <w:r w:rsidR="009969BE">
          <w:rPr>
            <w:color w:val="4472C4" w:themeColor="accent1"/>
          </w:rPr>
          <w:t>.</w:t>
        </w:r>
      </w:ins>
    </w:p>
    <w:p w14:paraId="46F02E88" w14:textId="0C8FBC0E" w:rsidR="00194BA4" w:rsidRDefault="00194BA4" w:rsidP="00194BA4">
      <w:pPr>
        <w:spacing w:after="0" w:line="276" w:lineRule="auto"/>
        <w:ind w:firstLine="360"/>
        <w:jc w:val="both"/>
      </w:pPr>
      <w:r>
        <w:t xml:space="preserve">We suggest </w:t>
      </w:r>
      <w:del w:id="126" w:author="Punt, Andre (O&amp;A, Hobart)" w:date="2019-10-06T09:34:00Z">
        <w:r w:rsidDel="009969BE">
          <w:delText xml:space="preserve">the </w:delText>
        </w:r>
      </w:del>
      <w:ins w:id="127" w:author="Punt, Andre (O&amp;A, Hobart)" w:date="2019-10-06T09:34:00Z">
        <w:r w:rsidR="009969BE">
          <w:t xml:space="preserve">that our </w:t>
        </w:r>
      </w:ins>
      <w:r>
        <w:t xml:space="preserve">method be used as a tool to guide the identification of general zones between which growth could vary, and not take detected breakpoints as the absolute truth. Importantly, suggestions of spatial breakpoints produced by the method should necessarily be considered in the context of the ecosystem, and prior knowledge of how the fishery at hand responds to features (e.g., temperature, depth) which vary with latitude and/or longitude. Absent an ecosystem-wide analysis, strong directional trends in any generalized additive term (such as the positive trend with latitude observed here) or a breakpoint at the edge of the study area can be indicative of a change somewhere in the margins and extend the reach of future survey designs. </w:t>
      </w:r>
    </w:p>
    <w:p w14:paraId="51372622" w14:textId="15F3BBF6" w:rsidR="005257E0" w:rsidRDefault="00FE4723" w:rsidP="009A34CD">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r w:rsidR="0038329C">
        <w:t xml:space="preserve">in space </w:t>
      </w:r>
      <w:r w:rsidR="00D178A2">
        <w:t xml:space="preserve">(which had the advantage of being ‘matched’ whenever the </w:t>
      </w:r>
      <w:r w:rsidR="007F73B7">
        <w:t xml:space="preserve">detected </w:t>
      </w:r>
      <w:r w:rsidR="00D178A2">
        <w:t>breakpoint fell within</w:t>
      </w:r>
      <w:r w:rsidR="007F73B7">
        <w:t xml:space="preserve"> the range of overlap,</w:t>
      </w:r>
      <w:r w:rsidR="00D178A2">
        <w:t xml:space="preserve">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bookmarkStart w:id="128" w:name="_Hlk20119524"/>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5257E0" w:rsidRPr="009D7896">
        <w:rPr>
          <w:color w:val="4472C4" w:themeColor="accent1"/>
        </w:rPr>
        <w:t xml:space="preserve">We also chose to use only the maximum absolute value of the derivative to avoid splitting the spatio-temporal surface into </w:t>
      </w:r>
      <w:r w:rsidR="002B0F75" w:rsidRPr="009D7896">
        <w:rPr>
          <w:color w:val="4472C4" w:themeColor="accent1"/>
        </w:rPr>
        <w:t>many</w:t>
      </w:r>
      <w:r w:rsidR="005257E0" w:rsidRPr="009D7896">
        <w:rPr>
          <w:color w:val="4472C4" w:themeColor="accent1"/>
        </w:rPr>
        <w:t xml:space="preserve"> small zones, which may have </w:t>
      </w:r>
      <w:r w:rsidR="002B0F75" w:rsidRPr="009D7896">
        <w:rPr>
          <w:color w:val="4472C4" w:themeColor="accent1"/>
        </w:rPr>
        <w:t>led to</w:t>
      </w:r>
      <w:r w:rsidR="005257E0" w:rsidRPr="009D7896">
        <w:rPr>
          <w:color w:val="4472C4" w:themeColor="accent1"/>
        </w:rPr>
        <w:t xml:space="preserve"> problems of small sample size, or ultimately be unrealistic to implement in a population dynamics model of the fishery and stock.</w:t>
      </w:r>
      <w:bookmarkEnd w:id="128"/>
    </w:p>
    <w:p w14:paraId="47F61525" w14:textId="74302CD6" w:rsidR="00194BA4" w:rsidRDefault="00E273B9" w:rsidP="004C0B46">
      <w:pPr>
        <w:spacing w:after="0" w:line="276" w:lineRule="auto"/>
        <w:ind w:firstLine="360"/>
        <w:jc w:val="both"/>
      </w:pPr>
      <w:del w:id="129" w:author="Punt, Andre (O&amp;A, Hobart)" w:date="2019-10-06T09:35:00Z">
        <w:r w:rsidRPr="0089790E" w:rsidDel="009969BE">
          <w:delText>This did not preclude detection of</w:delText>
        </w:r>
      </w:del>
      <w:ins w:id="130" w:author="Punt, Andre (O&amp;A, Hobart)" w:date="2019-10-06T09:35:00Z">
        <w:r w:rsidR="009969BE">
          <w:t>We detected</w:t>
        </w:r>
      </w:ins>
      <w:r w:rsidRPr="0089790E">
        <w:t xml:space="preserve"> spurious spatial or temporal breaks in ~1</w:t>
      </w:r>
      <w:r w:rsidR="006F3528">
        <w:t>0</w:t>
      </w:r>
      <w:r w:rsidRPr="0089790E">
        <w:t xml:space="preserve">% of simulations for which no </w:t>
      </w:r>
      <w:r w:rsidR="0002157C">
        <w:t>breakpoints</w:t>
      </w:r>
      <w:r w:rsidR="0002157C" w:rsidRPr="0089790E">
        <w:t xml:space="preserve"> </w:t>
      </w:r>
      <w:r w:rsidR="0043253E" w:rsidRPr="0089790E">
        <w:t>were</w:t>
      </w:r>
      <w:r w:rsidRPr="0089790E">
        <w:t xml:space="preserve"> present</w:t>
      </w:r>
      <w:r>
        <w:t xml:space="preserve">. However, some erroneous detection can be expected considering </w:t>
      </w:r>
      <w:r w:rsidR="0002157C">
        <w:t xml:space="preserve">the </w:t>
      </w:r>
      <w:r>
        <w:t>inherent noise in our datasets, and that there is no minimum threshold for breakpoint detection; a single, small derivative</w:t>
      </w:r>
      <w:r w:rsidR="00047BCB">
        <w:t xml:space="preserve"> among many zeros</w:t>
      </w:r>
      <w:r>
        <w:t xml:space="preserve"> that did not have a </w:t>
      </w:r>
      <w:r w:rsidR="00047BCB">
        <w:t>confidence interval</w:t>
      </w:r>
      <w:r>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t xml:space="preserve">We evaluated if an autoregressive structure improved our </w:t>
      </w:r>
      <w:r w:rsidR="00194BA4">
        <w:t xml:space="preserve">simulation </w:t>
      </w:r>
      <w:r>
        <w:t>models as length</w:t>
      </w:r>
      <w:r w:rsidR="0002157C">
        <w:t>-</w:t>
      </w:r>
      <w:r>
        <w:t>at</w:t>
      </w:r>
      <w:r w:rsidR="008D01D6">
        <w:t>-a</w:t>
      </w:r>
      <w:r>
        <w:t>ge can be time-</w:t>
      </w:r>
      <w:r w:rsidR="0065673E">
        <w:t>dependent,</w:t>
      </w:r>
      <w:r>
        <w:t xml:space="preserve"> but it did not; this may not be the case for other fisheries.</w:t>
      </w:r>
    </w:p>
    <w:p w14:paraId="122FC8C5" w14:textId="77777777" w:rsidR="004C0B46" w:rsidRDefault="00023B3D" w:rsidP="004C0B46">
      <w:pPr>
        <w:spacing w:after="0" w:line="276" w:lineRule="auto"/>
        <w:ind w:firstLine="360"/>
        <w:jc w:val="both"/>
      </w:pPr>
      <w:r>
        <w:lastRenderedPageBreak/>
        <w:t>In addition, we did not simulate nor consider error or bias in the aging (i.e.</w:t>
      </w:r>
      <w:r w:rsidR="0002157C">
        <w:t>,</w:t>
      </w:r>
      <w:r>
        <w:t xml:space="preserve"> otolith reading) </w:t>
      </w:r>
      <w:r w:rsidRPr="00023B3D">
        <w:t xml:space="preserve">process </w:t>
      </w:r>
      <w:r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Pr="00023B3D">
        <w:fldChar w:fldCharType="separate"/>
      </w:r>
      <w:r w:rsidRPr="00023B3D">
        <w:rPr>
          <w:noProof/>
        </w:rPr>
        <w:t>(Cope and Punt, 2007)</w:t>
      </w:r>
      <w:r w:rsidRPr="00023B3D">
        <w:fldChar w:fldCharType="end"/>
      </w:r>
      <w:r w:rsidRPr="00023B3D">
        <w:t>, which would potentially introduce uncertainty in breakpoint</w:t>
      </w:r>
      <w:r>
        <w:t xml:space="preserve"> detection</w:t>
      </w:r>
      <w:r w:rsidR="0064248E">
        <w:t>.</w:t>
      </w:r>
      <w:r w:rsidR="009B66C2">
        <w:t xml:space="preserve"> </w:t>
      </w:r>
      <w:r w:rsidR="009B66C2" w:rsidRPr="009D7896">
        <w:rPr>
          <w:color w:val="4472C4" w:themeColor="accent1"/>
        </w:rPr>
        <w:t xml:space="preserve">Based on aging workshops conducted for sablefish, we </w:t>
      </w:r>
      <w:commentRangeStart w:id="131"/>
      <w:r w:rsidR="009B66C2" w:rsidRPr="009D7896">
        <w:rPr>
          <w:color w:val="4472C4" w:themeColor="accent1"/>
        </w:rPr>
        <w:t>consider</w:t>
      </w:r>
      <w:commentRangeEnd w:id="131"/>
      <w:r w:rsidR="009969BE">
        <w:rPr>
          <w:rStyle w:val="CommentReference"/>
        </w:rPr>
        <w:commentReference w:id="131"/>
      </w:r>
      <w:r w:rsidR="009B66C2" w:rsidRPr="009D7896">
        <w:rPr>
          <w:color w:val="4472C4" w:themeColor="accent1"/>
        </w:rPr>
        <w:t xml:space="preserve"> aging results used in the case study to be roughly comparable between regions </w:t>
      </w:r>
      <w:r w:rsidR="009B66C2" w:rsidRPr="009D7896">
        <w:rPr>
          <w:color w:val="4472C4" w:themeColor="accent1"/>
        </w:rPr>
        <w:fldChar w:fldCharType="begin" w:fldLock="1"/>
      </w:r>
      <w:r w:rsidR="009F29A5" w:rsidRPr="009D7896">
        <w:rPr>
          <w:color w:val="4472C4" w:themeColor="accent1"/>
        </w:rPr>
        <w:instrText>ADDIN CSL_CITATION {"citationItems":[{"id":"ITEM-1","itemData":{"author":[{"dropping-particle":"","family":"Fenske","given":"K. H.","non-dropping-particle":"","parse-names":false,"suffix":""},{"dropping-particle":"","family":"Berger","given":"A. M.","non-dropping-particle":"","parse-names":false,"suffix":""},{"dropping-particle":"","family":"Connors","given":"B.","non-dropping-particle":"","parse-names":false,"suffix":""},{"dropping-particle":"","family":"Cope","given":"J.","non-dropping-particle":"","parse-names":false,"suffix":""},{"dropping-particle":"","family":"Cox","given":"S. P.","non-dropping-particle":"","parse-names":false,"suffix":""},{"dropping-particle":"","family":"Haltuch","given":"M.","non-dropping-particle":"","parse-names":false,"suffix":""},{"dropping-particle":"","family":"Hanselman","given":"D. H.","non-dropping-particle":"","parse-names":false,"suffix":""},{"dropping-particle":"","family":"Kapur","given":"M.","non-dropping-particle":"","parse-names":false,"suffix":""},{"dropping-particle":"","family":"Lacko","given":"L.","non-dropping-particle":"","parse-names":false,"suffix":""},{"dropping-particle":"","family":"Lunsford","given":"C.","non-dropping-particle":"","parse-names":false,"suffix":""},{"dropping-particle":"","family":"Rodgveller","given":"C.","non-dropping-particle":"","parse-names":false,"suffix":""},{"dropping-particle":"","family":"Williams","given":"B.","non-dropping-particle":"","parse-names":false,"suffix":""}],"id":"ITEM-1","issued":{"date-parts":[["2019"]]},"number":"NMFS-AFSC-387","number-of-pages":"118","publisher-place":"Juneau, AK.","title":"Report on the 2018 International Sablefish Workshop. U.S. Dep. Commer., NOAA Tech. Memo. NMFS-AFSC-XXX, xx p.","type":"report"},"uris":["http://www.mendeley.com/documents/?uuid=f31f301f-35b8-4531-8db8-dfaf5deef4e5"]}],"mendeley":{"formattedCitation":"(Fenske et al., 2019)","plainTextFormattedCitation":"(Fenske et al., 2019)","previouslyFormattedCitation":"(Fenske et al., 2019)"},"properties":{"noteIndex":0},"schema":"https://github.com/citation-style-language/schema/raw/master/csl-citation.json"}</w:instrText>
      </w:r>
      <w:r w:rsidR="009B66C2" w:rsidRPr="009D7896">
        <w:rPr>
          <w:color w:val="4472C4" w:themeColor="accent1"/>
        </w:rPr>
        <w:fldChar w:fldCharType="separate"/>
      </w:r>
      <w:r w:rsidR="009B66C2" w:rsidRPr="009D7896">
        <w:rPr>
          <w:noProof/>
          <w:color w:val="4472C4" w:themeColor="accent1"/>
        </w:rPr>
        <w:t>(Fenske et al., 2019)</w:t>
      </w:r>
      <w:r w:rsidR="009B66C2" w:rsidRPr="009D7896">
        <w:rPr>
          <w:color w:val="4472C4" w:themeColor="accent1"/>
        </w:rPr>
        <w:fldChar w:fldCharType="end"/>
      </w:r>
      <w:r w:rsidR="009B66C2">
        <w:t>.</w:t>
      </w:r>
      <w:r>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5053B7B2" w14:textId="1440BA17" w:rsidR="00BE59CB" w:rsidRDefault="00194BA4" w:rsidP="004C0B46">
      <w:pPr>
        <w:spacing w:after="0" w:line="276" w:lineRule="auto"/>
        <w:ind w:firstLine="360"/>
        <w:jc w:val="both"/>
      </w:pPr>
      <w:r>
        <w:t xml:space="preserve">Neither the GAM-based nor the STARS approach is appropriate for extrapolation (prediction beyond the range of covariates, or outside of the ecosystem, used in model </w:t>
      </w:r>
      <w:r w:rsidRPr="00C94EBC">
        <w:t>fitting</w:t>
      </w:r>
      <w:r>
        <w:t xml:space="preserve">), particularly because they use indirect variables such as latitude which may have nonlinear or inverted relationships with fish physiology in other ecosystems </w:t>
      </w:r>
      <w:r>
        <w:fldChar w:fldCharType="begin" w:fldLock="1"/>
      </w:r>
      <w:r>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fldChar w:fldCharType="separate"/>
      </w:r>
      <w:r w:rsidRPr="00C94EBC">
        <w:rPr>
          <w:noProof/>
        </w:rPr>
        <w:t>(Austin, 2002)</w:t>
      </w:r>
      <w:r>
        <w:fldChar w:fldCharType="end"/>
      </w:r>
      <w:r>
        <w:t xml:space="preserve">. </w:t>
      </w:r>
      <w:r w:rsidRPr="002C6E0C">
        <w:t>It is likely there are thresholds in</w:t>
      </w:r>
      <w:r>
        <w:t>,</w:t>
      </w:r>
      <w:r w:rsidRPr="002C6E0C">
        <w:t xml:space="preserve"> </w:t>
      </w:r>
      <w:r>
        <w:t xml:space="preserve">or types of, </w:t>
      </w:r>
      <w:r w:rsidRPr="002C6E0C">
        <w:t xml:space="preserve">spatiotemporal growth variation that will be poorly detected by most methods, </w:t>
      </w:r>
      <w:r>
        <w:t xml:space="preserve">which we see as a promising area for future </w:t>
      </w:r>
      <w:r w:rsidRPr="00B43B37">
        <w:t>research</w:t>
      </w:r>
      <w:r w:rsidR="004C0B46">
        <w:t>.</w:t>
      </w:r>
      <w:r w:rsidR="009F0300">
        <w:t xml:space="preserve"> </w:t>
      </w:r>
    </w:p>
    <w:p w14:paraId="3FE3D783" w14:textId="77777777" w:rsidR="00231A55" w:rsidRDefault="00231A55" w:rsidP="008B4B4A">
      <w:pPr>
        <w:spacing w:after="0" w:line="276" w:lineRule="auto"/>
        <w:ind w:firstLine="360"/>
        <w:jc w:val="both"/>
      </w:pPr>
    </w:p>
    <w:p w14:paraId="7A5BCE0A" w14:textId="0253D8C1" w:rsidR="00555EB1" w:rsidRPr="00555EB1" w:rsidRDefault="00CE4A1D" w:rsidP="00DB4444">
      <w:pPr>
        <w:pStyle w:val="Heading2"/>
        <w:spacing w:line="276" w:lineRule="auto"/>
        <w:jc w:val="both"/>
      </w:pPr>
      <w:r>
        <w:t>4.</w:t>
      </w:r>
      <w:r w:rsidR="00767825">
        <w:t>2</w:t>
      </w:r>
      <w:r w:rsidR="00D12C7C">
        <w:t xml:space="preserve"> </w:t>
      </w:r>
      <w:r w:rsidR="000D57E8" w:rsidRPr="000D57E8">
        <w:rPr>
          <w:color w:val="4472C4" w:themeColor="accent1"/>
        </w:rPr>
        <w:t xml:space="preserve">Implications of detected breakpoints for </w:t>
      </w:r>
      <w:r w:rsidRPr="000D57E8">
        <w:rPr>
          <w:color w:val="4472C4" w:themeColor="accent1"/>
        </w:rPr>
        <w:t>Northeast Pacific Sablefish</w:t>
      </w:r>
      <w:r w:rsidR="000D57E8" w:rsidRPr="000D57E8">
        <w:rPr>
          <w:color w:val="4472C4" w:themeColor="accent1"/>
        </w:rPr>
        <w:t xml:space="preserve"> </w:t>
      </w:r>
    </w:p>
    <w:p w14:paraId="54D252A9" w14:textId="6E4D2253" w:rsidR="007D1370" w:rsidRDefault="004C0B46" w:rsidP="008B4B4A">
      <w:pPr>
        <w:spacing w:after="0" w:line="276" w:lineRule="auto"/>
        <w:ind w:firstLine="360"/>
        <w:jc w:val="both"/>
      </w:pPr>
      <w:r>
        <w:t xml:space="preserve">Our evaluation of size-at-age for NE Pacific sablefish was directly motivated by the notion that sablefish growth may vary at a scale that differs from present management boundaries. </w:t>
      </w:r>
      <w:r w:rsidR="006F0FC8">
        <w:t xml:space="preserve">For NE Pacific sablefish, we applied the method to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00D24852">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rsidR="00D24852">
        <w:t xml:space="preserve"> that there is some level of variation in sablefish growth, whether in the growth rates themselves or the spatiotemporal scale at which </w:t>
      </w:r>
      <w:r w:rsidR="00137EBD">
        <w:t>variation in growth</w:t>
      </w:r>
      <w:r w:rsidR="00D24852">
        <w:t xml:space="preserve"> </w:t>
      </w:r>
      <w:r w:rsidR="00672DDF">
        <w:t>occu</w:t>
      </w:r>
      <w:r w:rsidR="00D24852">
        <w:t>r</w:t>
      </w:r>
      <w:r w:rsidR="00137EBD">
        <w:t>s</w:t>
      </w:r>
      <w:r w:rsidR="00D24852">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w:t>
      </w:r>
      <w:del w:id="132" w:author="Punt, Andre (O&amp;A, Hobart)" w:date="2019-10-06T09:37:00Z">
        <w:r w:rsidR="00EE0A9B" w:rsidDel="009969BE">
          <w:delText xml:space="preserve">via </w:delText>
        </w:r>
      </w:del>
      <w:ins w:id="133" w:author="Punt, Andre (O&amp;A, Hobart)" w:date="2019-10-06T09:37:00Z">
        <w:r w:rsidR="009969BE">
          <w:t xml:space="preserve">using </w:t>
        </w:r>
      </w:ins>
      <w:r w:rsidR="00EE0A9B">
        <w:t xml:space="preserve">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The</w:t>
      </w:r>
      <w:r w:rsidR="00F978C8">
        <w:t xml:space="preserve"> California Current </w:t>
      </w:r>
      <w:r w:rsidR="00EE0A9B" w:rsidRPr="0000580A">
        <w:t>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 xml:space="preserve">the Vancouver </w:t>
      </w:r>
      <w:r w:rsidR="00152FA9">
        <w:t xml:space="preserve">area </w:t>
      </w:r>
      <w:r w:rsidR="007A3BAC">
        <w:t>(ca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w:t>
      </w:r>
      <w:r w:rsidR="00F978C8">
        <w:t xml:space="preserve"> British Columbia </w:t>
      </w:r>
      <w:r w:rsidR="00152FA9">
        <w:t xml:space="preserve">management area </w:t>
      </w:r>
      <w:r w:rsidR="007332EF">
        <w:t>exports fish into the</w:t>
      </w:r>
      <w:r w:rsidR="00F978C8">
        <w:t xml:space="preserve"> California Current</w:t>
      </w:r>
      <w:r w:rsidR="00152FA9">
        <w:t xml:space="preserve"> </w:t>
      </w:r>
      <w:r w:rsidR="007332EF">
        <w:t xml:space="preserve">and Gulf of Alaska, a diffusion pattern </w:t>
      </w:r>
      <w:r w:rsidR="00767825">
        <w:t xml:space="preserve">that </w:t>
      </w:r>
      <w:r w:rsidR="007332EF">
        <w:t>could potentially taper of</w:t>
      </w:r>
      <w:r w:rsidR="001D7DC0">
        <w:t xml:space="preserve">f with </w:t>
      </w:r>
      <w:r w:rsidR="001D7DC0">
        <w:lastRenderedPageBreak/>
        <w:t xml:space="preserve">decreasing latitude; the distance between Vancouver, B.C. and Monterey, C.A. </w:t>
      </w:r>
      <w:commentRangeStart w:id="134"/>
      <w:r w:rsidR="001D7DC0">
        <w:t xml:space="preserve">is approximately three times the mean great-circle distance for sablefish determined </w:t>
      </w:r>
      <w:r w:rsidR="00367BDB">
        <w:t>by</w:t>
      </w:r>
      <w:r w:rsidR="001D7DC0">
        <w:t xml:space="preserve"> Hanselman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commentRangeEnd w:id="134"/>
      <w:r w:rsidR="00B07CDB">
        <w:rPr>
          <w:rStyle w:val="CommentReference"/>
        </w:rPr>
        <w:commentReference w:id="134"/>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w:t>
      </w:r>
      <w:r w:rsidR="00152FA9">
        <w:t xml:space="preserve">latitudes </w:t>
      </w:r>
      <w:r w:rsidR="00EE0A9B">
        <w:t xml:space="preserve">that interact with a more generalized </w:t>
      </w:r>
      <w:r w:rsidR="00212215">
        <w:t xml:space="preserve">shelf-slope pattern </w:t>
      </w:r>
      <w:r w:rsidR="00F645DA">
        <w:t xml:space="preserve">of ontogenetic movement </w:t>
      </w:r>
      <w:r w:rsidR="00212215">
        <w:t xml:space="preserve">observed in groundfish overall. </w:t>
      </w:r>
    </w:p>
    <w:p w14:paraId="33B5B698" w14:textId="6EF858F0" w:rsidR="00614748" w:rsidRPr="00A443AD" w:rsidRDefault="0000580A" w:rsidP="008B4B4A">
      <w:pPr>
        <w:spacing w:after="0" w:line="276" w:lineRule="auto"/>
        <w:ind w:firstLine="360"/>
        <w:jc w:val="both"/>
        <w:rPr>
          <w:color w:val="4472C4" w:themeColor="accent1"/>
        </w:rPr>
      </w:pPr>
      <w:del w:id="135" w:author="Melissa Haltuch" w:date="2019-10-07T09:33:00Z">
        <w:r w:rsidDel="00B07CDB">
          <w:delText>There are s</w:delText>
        </w:r>
      </w:del>
      <w:ins w:id="136" w:author="Melissa Haltuch" w:date="2019-10-07T09:33:00Z">
        <w:r w:rsidR="00B07CDB">
          <w:t>S</w:t>
        </w:r>
      </w:ins>
      <w:r>
        <w:t xml:space="preserve">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w:t>
      </w:r>
      <w:del w:id="137" w:author="Melissa Haltuch" w:date="2019-10-07T09:33:00Z">
        <w:r w:rsidDel="00B07CDB">
          <w:delText xml:space="preserve">that </w:delText>
        </w:r>
      </w:del>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w:t>
      </w:r>
      <w:r w:rsidR="007A52D3">
        <w:t xml:space="preserve"> GAM-based</w:t>
      </w:r>
      <w:r w:rsidR="009A4F3C">
        <w:t xml:space="preserve"> method is amenable to improvements based on the incorporation of climate or ecosystem </w:t>
      </w:r>
      <w:r w:rsidR="00942717">
        <w:t xml:space="preserve">knowledge. </w:t>
      </w:r>
      <w:commentRangeStart w:id="138"/>
      <w:commentRangeStart w:id="139"/>
      <w:del w:id="140" w:author="Punt, Andre (O&amp;A, Hobart)" w:date="2019-10-06T09:38:00Z">
        <w:r w:rsidR="00942717" w:rsidDel="009969BE">
          <w:delText xml:space="preserve">In </w:delText>
        </w:r>
        <w:r w:rsidR="00614748" w:rsidDel="009969BE">
          <w:delText xml:space="preserve">the </w:delText>
        </w:r>
        <w:r w:rsidR="00942717" w:rsidDel="009969BE">
          <w:delText>future, it</w:delText>
        </w:r>
      </w:del>
      <w:ins w:id="141" w:author="Punt, Andre (O&amp;A, Hobart)" w:date="2019-10-06T09:38:00Z">
        <w:r w:rsidR="009969BE">
          <w:t>It</w:t>
        </w:r>
        <w:commentRangeEnd w:id="138"/>
        <w:r w:rsidR="009969BE">
          <w:rPr>
            <w:rStyle w:val="CommentReference"/>
          </w:rPr>
          <w:commentReference w:id="138"/>
        </w:r>
      </w:ins>
      <w:r w:rsidR="00942717">
        <w:t xml:space="preserve"> is conceivable that the method could explicitly incorporate climactic data (such as temperature, or a factor for an ecological </w:t>
      </w:r>
      <w:r w:rsidR="00942717" w:rsidRPr="00BD380D">
        <w:t>zone)</w:t>
      </w:r>
      <w:r w:rsidR="009A4F3C" w:rsidRPr="00BD380D">
        <w:t>.</w:t>
      </w:r>
      <w:commentRangeEnd w:id="139"/>
      <w:r w:rsidR="00B07CDB">
        <w:rPr>
          <w:rStyle w:val="CommentReference"/>
        </w:rPr>
        <w:commentReference w:id="139"/>
      </w:r>
      <w:r w:rsidR="00E14252" w:rsidRPr="00BD380D">
        <w:t xml:space="preserve"> Additionally, both latitudinal breakpoints are associated with significant oceanographic features</w:t>
      </w:r>
      <w:r w:rsidR="00046080" w:rsidRPr="00BD380D">
        <w:t xml:space="preserve">, namely the </w:t>
      </w:r>
      <w:commentRangeStart w:id="142"/>
      <w:r w:rsidR="00FB5BF5">
        <w:t>start</w:t>
      </w:r>
      <w:r w:rsidR="00FB5BF5" w:rsidRPr="00BD380D">
        <w:t xml:space="preserve"> </w:t>
      </w:r>
      <w:r w:rsidR="00046080" w:rsidRPr="00BD380D">
        <w:t xml:space="preserve">of the southern California Bight at Point Conception (~34°N) </w:t>
      </w:r>
      <w:commentRangeEnd w:id="142"/>
      <w:r w:rsidR="00B07CDB">
        <w:rPr>
          <w:rStyle w:val="CommentReference"/>
        </w:rPr>
        <w:commentReference w:id="142"/>
      </w:r>
      <w:r w:rsidR="00046080" w:rsidRPr="00BD380D">
        <w:t>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09386959" w14:textId="3FB938A4" w:rsidR="00B77FCF" w:rsidRDefault="00A443AD" w:rsidP="00A443AD">
      <w:pPr>
        <w:spacing w:after="0" w:line="276" w:lineRule="auto"/>
        <w:ind w:firstLine="360"/>
        <w:jc w:val="both"/>
        <w:rPr>
          <w:ins w:id="143" w:author="Punt, Andre (O&amp;A, Hobart)" w:date="2019-10-06T09:39:00Z"/>
          <w:color w:val="4472C4" w:themeColor="accent1"/>
        </w:rPr>
      </w:pPr>
      <w:r>
        <w:t>The</w:t>
      </w:r>
      <w:r w:rsidR="00EA34F6">
        <w:t xml:space="preserv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 xml:space="preserve">southerly </w:t>
      </w:r>
      <w:r w:rsidR="00152FA9">
        <w:t xml:space="preserve">latitudes </w:t>
      </w:r>
      <w:r w:rsidR="009A4F3C">
        <w:t xml:space="preserve">(such as </w:t>
      </w:r>
      <w:r w:rsidR="00152FA9">
        <w:t xml:space="preserve">regions </w:t>
      </w:r>
      <w:r w:rsidR="009A4F3C">
        <w:t xml:space="preserve">1 </w:t>
      </w:r>
      <w:r w:rsidR="004C0B46">
        <w:t>through 4</w:t>
      </w:r>
      <w:r w:rsidR="009A4F3C">
        <w:t xml:space="preserve">, </w:t>
      </w:r>
      <w:r w:rsidR="009A4F3C" w:rsidRPr="009D7896">
        <w:rPr>
          <w:color w:val="4472C4" w:themeColor="accent1"/>
        </w:rPr>
        <w:t>which are mostly comprised of</w:t>
      </w:r>
      <w:r w:rsidR="00F978C8" w:rsidRPr="009D7896">
        <w:rPr>
          <w:color w:val="4472C4" w:themeColor="accent1"/>
        </w:rPr>
        <w:t xml:space="preserve"> California Current</w:t>
      </w:r>
      <w:r w:rsidR="00152FA9" w:rsidRPr="009D7896">
        <w:rPr>
          <w:color w:val="4472C4" w:themeColor="accent1"/>
        </w:rPr>
        <w:t xml:space="preserve"> </w:t>
      </w:r>
      <w:r w:rsidR="009A4F3C" w:rsidRPr="009D7896">
        <w:rPr>
          <w:color w:val="4472C4" w:themeColor="accent1"/>
        </w:rPr>
        <w:t>data)</w:t>
      </w:r>
      <w:ins w:id="144" w:author="Melissa Haltuch" w:date="2019-10-07T09:41:00Z">
        <w:r w:rsidR="00E64BAA">
          <w:rPr>
            <w:color w:val="4472C4" w:themeColor="accent1"/>
          </w:rPr>
          <w:t xml:space="preserve"> that</w:t>
        </w:r>
      </w:ins>
      <w:del w:id="145" w:author="Melissa Haltuch" w:date="2019-10-07T09:41:00Z">
        <w:r w:rsidR="004C0B46" w:rsidRPr="009D7896" w:rsidDel="00E64BAA">
          <w:rPr>
            <w:color w:val="4472C4" w:themeColor="accent1"/>
          </w:rPr>
          <w:delText>, and</w:delText>
        </w:r>
      </w:del>
      <w:r w:rsidR="004C0B46" w:rsidRPr="009D7896">
        <w:rPr>
          <w:color w:val="4472C4" w:themeColor="accent1"/>
        </w:rPr>
        <w:t xml:space="preserve"> exist along a steeper north-south cline</w:t>
      </w:r>
      <w:r w:rsidR="009A4F3C">
        <w:t>.</w:t>
      </w:r>
      <w:r w:rsidR="00692DB0">
        <w:t xml:space="preserve"> </w:t>
      </w:r>
      <w:r w:rsidR="00AF635C" w:rsidRPr="00DB4444">
        <w:rPr>
          <w:color w:val="4472C4" w:themeColor="accent1"/>
        </w:rPr>
        <w:t xml:space="preserve">We note, however, that the procedure used to eliminate ‘overlapping’ </w:t>
      </w:r>
      <w:r w:rsidR="00AF635C" w:rsidRPr="00DB4444">
        <w:rPr>
          <w:i/>
          <w:color w:val="4472C4" w:themeColor="accent1"/>
        </w:rPr>
        <w:t>L</w:t>
      </w:r>
      <w:r w:rsidR="00AF635C" w:rsidRPr="00DB4444">
        <w:rPr>
          <w:color w:val="4472C4" w:themeColor="accent1"/>
          <w:vertAlign w:val="subscript"/>
        </w:rPr>
        <w:t>∞</w:t>
      </w:r>
      <w:r w:rsidR="00AF635C" w:rsidRPr="00DB4444">
        <w:rPr>
          <w:color w:val="4472C4" w:themeColor="accent1"/>
        </w:rPr>
        <w:t xml:space="preserve"> estimates concerned only statistical differences in values (and are therefore sensitive to sample sizes). The biological significance of these values </w:t>
      </w:r>
      <w:commentRangeStart w:id="146"/>
      <w:r w:rsidR="00AF635C" w:rsidRPr="00DB4444">
        <w:rPr>
          <w:color w:val="4472C4" w:themeColor="accent1"/>
        </w:rPr>
        <w:t>would</w:t>
      </w:r>
      <w:commentRangeEnd w:id="146"/>
      <w:r w:rsidR="00E64BAA">
        <w:rPr>
          <w:rStyle w:val="CommentReference"/>
        </w:rPr>
        <w:commentReference w:id="146"/>
      </w:r>
      <w:r w:rsidR="00AF635C" w:rsidRPr="00DB4444">
        <w:rPr>
          <w:color w:val="4472C4" w:themeColor="accent1"/>
        </w:rPr>
        <w:t xml:space="preserve"> need to be investigated in the context of fecundity and length-weight differences between regions. </w:t>
      </w:r>
    </w:p>
    <w:p w14:paraId="068B5B8D" w14:textId="71A09ACE" w:rsidR="00A443AD" w:rsidRPr="000E79C7" w:rsidRDefault="00692DB0" w:rsidP="00A443AD">
      <w:pPr>
        <w:spacing w:after="0" w:line="276" w:lineRule="auto"/>
        <w:ind w:firstLine="360"/>
        <w:jc w:val="both"/>
      </w:pPr>
      <w:r>
        <w:t xml:space="preserve">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r w:rsidR="00152FA9">
        <w:t xml:space="preserve">situated </w:t>
      </w:r>
      <w:r w:rsidR="00B17CAE">
        <w:t xml:space="preserve">within the </w:t>
      </w:r>
      <w:r w:rsidR="00152FA9">
        <w:t xml:space="preserve">GAM-defined </w:t>
      </w:r>
      <w:r w:rsidR="00B17CAE">
        <w:t>regions identified here</w:t>
      </w:r>
      <w:bookmarkStart w:id="147" w:name="_Hlk21083166"/>
      <w:r w:rsidR="009D75F5">
        <w:t>.</w:t>
      </w:r>
      <w:bookmarkStart w:id="148" w:name="_Hlk21083213"/>
      <w:r w:rsidR="009D75F5">
        <w:t xml:space="preserve"> </w:t>
      </w:r>
      <w:bookmarkEnd w:id="147"/>
      <w:bookmarkEnd w:id="148"/>
      <w:r w:rsidR="007D1370">
        <w:t xml:space="preserve">There are several possibilities for why female sablefish seem to exhibit finer spatiotemporal structure in growth. </w:t>
      </w:r>
      <w:del w:id="149" w:author="Melissa Haltuch" w:date="2019-10-07T09:42:00Z">
        <w:r w:rsidR="00291BC9" w:rsidDel="000D4543">
          <w:delText>Older e</w:delText>
        </w:r>
      </w:del>
      <w:ins w:id="150" w:author="Melissa Haltuch" w:date="2019-10-07T09:42:00Z">
        <w:r w:rsidR="000D4543">
          <w:t>E</w:t>
        </w:r>
      </w:ins>
      <w:r w:rsidR="00291BC9">
        <w:t xml:space="preserv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which is also true for the fixed-gear fisheries in the</w:t>
      </w:r>
      <w:r w:rsidR="00F978C8">
        <w:t xml:space="preserve"> California Current</w:t>
      </w:r>
      <w:r w:rsidR="00152FA9">
        <w:t xml:space="preserve"> </w:t>
      </w:r>
      <w:r w:rsidR="00F93863">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w:t>
      </w:r>
      <w:r w:rsidR="000D57E8">
        <w:t>,</w:t>
      </w:r>
      <w:r w:rsidR="00291BC9" w:rsidRPr="000E79C7">
        <w:t xml:space="preserve"> such as the implementation of catch shares</w:t>
      </w:r>
      <w:r w:rsidR="00767825">
        <w:t xml:space="preserve"> off the US west coast</w:t>
      </w:r>
      <w:r w:rsidR="00291BC9" w:rsidRPr="000E79C7">
        <w:t xml:space="preserve"> in 2011</w:t>
      </w:r>
      <w:r w:rsidR="00670BFC">
        <w:t xml:space="preserve">. </w:t>
      </w:r>
      <w:r w:rsidR="00A443AD" w:rsidRPr="00192831">
        <w:t xml:space="preserve">Expanding the method to allow for detection of multiple spatial and/or temporal breaks at once may enable further investigation of </w:t>
      </w:r>
      <w:r w:rsidR="00A443AD" w:rsidRPr="00192831">
        <w:lastRenderedPageBreak/>
        <w:t xml:space="preserve">this phenomenon, </w:t>
      </w:r>
      <w:r w:rsidR="00A443AD">
        <w:t>al</w:t>
      </w:r>
      <w:r w:rsidR="00A443AD" w:rsidRPr="00192831">
        <w:t xml:space="preserve">though it may lead to </w:t>
      </w:r>
      <w:r w:rsidR="00A443AD">
        <w:t xml:space="preserve">the creation of </w:t>
      </w:r>
      <w:r w:rsidR="00A443AD" w:rsidRPr="00192831">
        <w:t xml:space="preserve">spurious regions </w:t>
      </w:r>
      <w:r w:rsidR="00A443AD">
        <w:t>with</w:t>
      </w:r>
      <w:r w:rsidR="00A443AD" w:rsidRPr="00192831">
        <w:t xml:space="preserve"> insignificant difference in growth parameters, as observed in the </w:t>
      </w:r>
      <w:r w:rsidR="00A443AD">
        <w:t xml:space="preserve">first phase of the </w:t>
      </w:r>
      <w:r w:rsidR="00A443AD" w:rsidRPr="00192831">
        <w:t>case study.</w:t>
      </w:r>
    </w:p>
    <w:p w14:paraId="2091E918" w14:textId="3C2B92E5" w:rsidR="00A443AD" w:rsidRDefault="00A443AD" w:rsidP="00467591">
      <w:pPr>
        <w:spacing w:after="0" w:line="276" w:lineRule="auto"/>
        <w:ind w:firstLine="360"/>
        <w:jc w:val="both"/>
        <w:rPr>
          <w:color w:val="4472C4" w:themeColor="accent1"/>
        </w:rPr>
      </w:pPr>
      <w:r>
        <w:rPr>
          <w:color w:val="4472C4" w:themeColor="accent1"/>
        </w:rPr>
        <w:t xml:space="preserve">A plausible scenario </w:t>
      </w:r>
      <w:del w:id="151" w:author="Punt, Andre (O&amp;A, Hobart)" w:date="2019-10-06T09:39:00Z">
        <w:r w:rsidDel="00B77FCF">
          <w:rPr>
            <w:color w:val="4472C4" w:themeColor="accent1"/>
          </w:rPr>
          <w:delText xml:space="preserve">which </w:delText>
        </w:r>
      </w:del>
      <w:ins w:id="152" w:author="Punt, Andre (O&amp;A, Hobart)" w:date="2019-10-06T09:39:00Z">
        <w:r w:rsidR="00B77FCF">
          <w:rPr>
            <w:color w:val="4472C4" w:themeColor="accent1"/>
          </w:rPr>
          <w:t xml:space="preserve">that </w:t>
        </w:r>
      </w:ins>
      <w:r>
        <w:rPr>
          <w:color w:val="4472C4" w:themeColor="accent1"/>
        </w:rPr>
        <w:t xml:space="preserve">would generate our observed results could be that </w:t>
      </w:r>
      <w:r w:rsidR="00467591">
        <w:rPr>
          <w:color w:val="4472C4" w:themeColor="accent1"/>
        </w:rPr>
        <w:t xml:space="preserve">changes in fisher behavior or climate in the last ~10 years caused female sablefish to move northward in greater numbers, or simply experience size-based truncations in regions to the east of 145 due to fishing pressure. Each of these </w:t>
      </w:r>
      <w:del w:id="153" w:author="Punt, Andre (O&amp;A, Hobart)" w:date="2019-10-06T09:40:00Z">
        <w:r w:rsidR="00467591" w:rsidDel="00B77FCF">
          <w:rPr>
            <w:color w:val="4472C4" w:themeColor="accent1"/>
          </w:rPr>
          <w:delText>phenomenae</w:delText>
        </w:r>
      </w:del>
      <w:ins w:id="154" w:author="Punt, Andre (O&amp;A, Hobart)" w:date="2019-10-06T09:40:00Z">
        <w:r w:rsidR="00B77FCF">
          <w:rPr>
            <w:color w:val="4472C4" w:themeColor="accent1"/>
          </w:rPr>
          <w:t>phenomena</w:t>
        </w:r>
      </w:ins>
      <w:r w:rsidR="00467591">
        <w:rPr>
          <w:color w:val="4472C4" w:themeColor="accent1"/>
        </w:rPr>
        <w:t xml:space="preserve"> would have an inverse effect on resultant size-at-age, with fish entering the northern ecosystem tending to grow larger and high, persistent fishing pressure in any region leading to truncations in terminal size. Because we only detected slight declines size-at-age between time periods for female sablefish, it is possible that either fishery-related effects simply have not lasted long enough to be strongly evident, or such effects are being counteracted by more fish entering ecosystems favorable to higher terminal sizes. A closer examination of sex-related movement would be useful towards this understanding. </w:t>
      </w:r>
    </w:p>
    <w:p w14:paraId="6719D78B" w14:textId="53669B7C" w:rsidR="0037643E" w:rsidRDefault="006166CD" w:rsidP="00C11643">
      <w:pPr>
        <w:pStyle w:val="CommentText"/>
        <w:spacing w:after="0" w:line="276" w:lineRule="auto"/>
        <w:ind w:firstLine="360"/>
        <w:jc w:val="both"/>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in the</w:t>
      </w:r>
      <w:r w:rsidR="00F978C8">
        <w:rPr>
          <w:sz w:val="24"/>
          <w:szCs w:val="24"/>
        </w:rPr>
        <w:t xml:space="preserve"> California Current</w:t>
      </w:r>
      <w:r w:rsidR="00152FA9">
        <w:rPr>
          <w:sz w:val="24"/>
          <w:szCs w:val="24"/>
        </w:rPr>
        <w:t xml:space="preserve"> </w:t>
      </w:r>
      <w:r w:rsidR="003F6D4D" w:rsidRPr="000E79C7">
        <w:rPr>
          <w:sz w:val="24"/>
          <w:szCs w:val="24"/>
        </w:rPr>
        <w:t>and</w:t>
      </w:r>
      <w:r w:rsidR="00F978C8">
        <w:rPr>
          <w:sz w:val="24"/>
          <w:szCs w:val="24"/>
        </w:rPr>
        <w:t xml:space="preserve"> Alaska</w:t>
      </w:r>
      <w:r w:rsidR="00152FA9">
        <w:rPr>
          <w:sz w:val="24"/>
          <w:szCs w:val="24"/>
        </w:rPr>
        <w:t xml:space="preserve">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growth variation differed among ecosystems, wherein the</w:t>
      </w:r>
      <w:r w:rsidR="00F978C8">
        <w:rPr>
          <w:sz w:val="24"/>
          <w:szCs w:val="24"/>
        </w:rPr>
        <w:t xml:space="preserve"> California Current</w:t>
      </w:r>
      <w:r w:rsidR="00152FA9">
        <w:rPr>
          <w:sz w:val="24"/>
          <w:szCs w:val="24"/>
        </w:rPr>
        <w:t xml:space="preserve"> </w:t>
      </w:r>
      <w:r w:rsidR="0054799E" w:rsidRPr="000E79C7">
        <w:rPr>
          <w:sz w:val="24"/>
          <w:szCs w:val="24"/>
        </w:rPr>
        <w:t xml:space="preserve">is a more climactically variable </w:t>
      </w:r>
      <w:r w:rsidR="00152FA9">
        <w:rPr>
          <w:sz w:val="24"/>
          <w:szCs w:val="24"/>
        </w:rPr>
        <w:t>ecosystem</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w:t>
      </w:r>
      <w:r w:rsidR="000D57E8">
        <w:rPr>
          <w:sz w:val="24"/>
          <w:szCs w:val="24"/>
        </w:rPr>
        <w:t>. N</w:t>
      </w:r>
      <w:r w:rsidR="0054799E" w:rsidRPr="00C0421D">
        <w:rPr>
          <w:sz w:val="24"/>
          <w:szCs w:val="24"/>
        </w:rPr>
        <w:t xml:space="preserve">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E423C">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2019)","manualFormatting":"Thorson, 2019a)","plainTextFormattedCitation":"(Thorson, 2019)","previouslyFormattedCitation":"(Thorson, 2019)"},"properties":{"noteIndex":0},"schema":"https://github.com/citation-style-language/schema/raw/master/csl-citation.json"}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r w:rsidR="0037643E">
        <w:t xml:space="preserve"> </w:t>
      </w:r>
    </w:p>
    <w:p w14:paraId="1AA2663C" w14:textId="77777777" w:rsidR="00D31862" w:rsidRDefault="00D31862" w:rsidP="001B618E">
      <w:pPr>
        <w:spacing w:after="0" w:line="360" w:lineRule="auto"/>
        <w:sectPr w:rsidR="00D31862" w:rsidSect="00037031">
          <w:type w:val="continuous"/>
          <w:pgSz w:w="12240" w:h="15840" w:code="1"/>
          <w:pgMar w:top="1440" w:right="1440" w:bottom="1440" w:left="1440" w:header="720" w:footer="720" w:gutter="0"/>
          <w:lnNumType w:countBy="1" w:restart="continuous"/>
          <w:cols w:space="720"/>
          <w:docGrid w:linePitch="326"/>
        </w:sectPr>
      </w:pPr>
    </w:p>
    <w:p w14:paraId="6BBD277D" w14:textId="7A43EB2F" w:rsidR="00EE7F97" w:rsidRDefault="00EE7F97" w:rsidP="001B618E">
      <w:pPr>
        <w:spacing w:after="0" w:line="360" w:lineRule="auto"/>
        <w:sectPr w:rsidR="00EE7F97" w:rsidSect="00D31862">
          <w:pgSz w:w="12240" w:h="15840" w:code="1"/>
          <w:pgMar w:top="1440" w:right="1440" w:bottom="1440" w:left="1440" w:header="720" w:footer="720" w:gutter="0"/>
          <w:lnNumType w:countBy="1" w:restart="continuous"/>
          <w:cols w:space="720"/>
          <w:docGrid w:linePitch="326"/>
        </w:sectPr>
      </w:pPr>
    </w:p>
    <w:p w14:paraId="14954FA7" w14:textId="63F470A8" w:rsidR="006A5337" w:rsidRDefault="00F82EB2" w:rsidP="001B618E">
      <w:pPr>
        <w:pStyle w:val="Heading1"/>
        <w:spacing w:after="0" w:line="360" w:lineRule="auto"/>
      </w:pPr>
      <w:r w:rsidRPr="004906F5">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155" w:name="_Hlk2063740"/>
      <w:r>
        <w:rPr>
          <w:noProof/>
        </w:rPr>
        <w:drawing>
          <wp:inline distT="0" distB="0" distL="0" distR="0" wp14:anchorId="54C7F376" wp14:editId="03AFF2A1">
            <wp:extent cx="6400797" cy="46551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156"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156"/>
      <w:r>
        <w:t xml:space="preserve">. </w:t>
      </w:r>
      <w:r w:rsidR="003D44CE">
        <w:t>(a,c,e) raw value of GAM smoothers for Year, Latitude and Longitude; (b,d,f)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552EF8">
          <w:footerReference w:type="default" r:id="rId13"/>
          <w:type w:val="continuous"/>
          <w:pgSz w:w="12240" w:h="15840" w:code="1"/>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157" w:name="_Hlk3275656"/>
      <w:r>
        <w:rPr>
          <w:noProof/>
        </w:rPr>
        <w:lastRenderedPageBreak/>
        <w:drawing>
          <wp:inline distT="0" distB="0" distL="0" distR="0" wp14:anchorId="2A57BA8C" wp14:editId="5DD27DA3">
            <wp:extent cx="6400797" cy="465512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158"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158"/>
      <w:r>
        <w:t xml:space="preserve">. </w:t>
      </w:r>
      <w:r w:rsidR="00081EE8">
        <w:t>(a,c</w:t>
      </w:r>
      <w:r w:rsidR="002F43F1">
        <w:t>,e</w:t>
      </w:r>
      <w:r w:rsidR="00081EE8">
        <w:t xml:space="preserve">) raw value of </w:t>
      </w:r>
      <w:r w:rsidR="00C55BB5">
        <w:t>smoothers (fitted regression splines) for y</w:t>
      </w:r>
      <w:r w:rsidR="00C55BB5" w:rsidRPr="00D75A95">
        <w:t>ear</w:t>
      </w:r>
      <w:r w:rsidR="00C55BB5">
        <w:t>, latitude, and longitude</w:t>
      </w:r>
      <w:r w:rsidR="00081EE8">
        <w:t>; (b,d</w:t>
      </w:r>
      <w:r w:rsidR="002F43F1">
        <w:t>,f</w:t>
      </w:r>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159" w:name="_Hlk2063726"/>
      <w:r>
        <w:rPr>
          <w:noProof/>
        </w:rPr>
        <w:lastRenderedPageBreak/>
        <w:drawing>
          <wp:inline distT="0" distB="0" distL="0" distR="0" wp14:anchorId="00CD1C4C" wp14:editId="218F2F5E">
            <wp:extent cx="6400795"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795"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160"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160"/>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D31862">
          <w:pgSz w:w="12240" w:h="15840" w:code="1"/>
          <w:pgMar w:top="1440" w:right="1440" w:bottom="1440" w:left="1440" w:header="720" w:footer="720" w:gutter="0"/>
          <w:cols w:space="720"/>
          <w:docGrid w:linePitch="360"/>
        </w:sectPr>
      </w:pPr>
      <w:bookmarkStart w:id="161" w:name="_Ref5206683"/>
      <w:bookmarkStart w:id="162" w:name="_Ref5206675"/>
      <w:bookmarkEnd w:id="159"/>
    </w:p>
    <w:p w14:paraId="5C694A50" w14:textId="02437719" w:rsidR="001161AF" w:rsidRDefault="001161AF" w:rsidP="00BF132A">
      <w:pPr>
        <w:pStyle w:val="Caption"/>
        <w:spacing w:after="0" w:line="360" w:lineRule="auto"/>
        <w:jc w:val="center"/>
      </w:pPr>
      <w:r>
        <w:rPr>
          <w:noProof/>
        </w:rPr>
        <w:lastRenderedPageBreak/>
        <w:drawing>
          <wp:inline distT="0" distB="0" distL="0" distR="0" wp14:anchorId="6BCFBE3F" wp14:editId="3AD8827B">
            <wp:extent cx="7036902"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36902" cy="5117747"/>
                    </a:xfrm>
                    <a:prstGeom prst="rect">
                      <a:avLst/>
                    </a:prstGeom>
                  </pic:spPr>
                </pic:pic>
              </a:graphicData>
            </a:graphic>
          </wp:inline>
        </w:drawing>
      </w:r>
    </w:p>
    <w:p w14:paraId="4E9EEACF" w14:textId="5B409C71" w:rsidR="00B27C79" w:rsidRDefault="001127D8" w:rsidP="00516C53">
      <w:pPr>
        <w:pStyle w:val="Caption"/>
        <w:spacing w:after="0"/>
        <w:jc w:val="both"/>
        <w:sectPr w:rsidR="00B27C79" w:rsidSect="00D31862">
          <w:pgSz w:w="15840" w:h="12240" w:orient="landscape" w:code="1"/>
          <w:pgMar w:top="1440" w:right="1440" w:bottom="1440" w:left="1440" w:header="720" w:footer="720" w:gutter="0"/>
          <w:cols w:space="720"/>
          <w:docGrid w:linePitch="360"/>
        </w:sectPr>
      </w:pPr>
      <w:bookmarkStart w:id="163"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161"/>
      <w:bookmarkEnd w:id="163"/>
      <w:r>
        <w:t xml:space="preserve">. </w:t>
      </w:r>
      <w:bookmarkStart w:id="164" w:name="_Hlk8631453"/>
      <w:r>
        <w:t xml:space="preserve">a) coverage probabilities for </w:t>
      </w:r>
      <w:r w:rsidR="00071A25">
        <w:t xml:space="preserve">the </w:t>
      </w:r>
      <w:r>
        <w:t xml:space="preserve">endpoints of </w:t>
      </w:r>
      <w:r w:rsidR="00071A25">
        <w:t xml:space="preserve">the </w:t>
      </w:r>
      <w:r>
        <w:t xml:space="preserve">growth curve, </w:t>
      </w:r>
      <w:r w:rsidRPr="004B5058">
        <w:rPr>
          <w:i/>
          <w:rPrChange w:id="165" w:author="Punt, Andre (O&amp;A, Hobart)" w:date="2019-10-06T09:25:00Z">
            <w:rPr/>
          </w:rPrChange>
        </w:rPr>
        <w:t>L</w:t>
      </w:r>
      <w:r w:rsidRPr="00DE448A">
        <w:rPr>
          <w:vertAlign w:val="subscript"/>
        </w:rPr>
        <w:t>1</w:t>
      </w:r>
      <w:r>
        <w:t xml:space="preserve"> (left) and </w:t>
      </w:r>
      <w:r w:rsidRPr="004B5058">
        <w:rPr>
          <w:i/>
          <w:rPrChange w:id="166" w:author="Punt, Andre (O&amp;A, Hobart)" w:date="2019-10-06T09:25:00Z">
            <w:rPr/>
          </w:rPrChange>
        </w:rPr>
        <w:t>L</w:t>
      </w:r>
      <w:r w:rsidRPr="00DE448A">
        <w:rPr>
          <w:vertAlign w:val="subscript"/>
        </w:rPr>
        <w:t>2</w:t>
      </w:r>
      <w:r>
        <w:t xml:space="preserve"> (right)</w:t>
      </w:r>
      <w:r w:rsidR="007D4811">
        <w:t>;</w:t>
      </w:r>
      <w:r>
        <w:t xml:space="preserve">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r w:rsidR="0025379E" w:rsidRPr="009D7896">
        <w:rPr>
          <w:color w:val="4472C4" w:themeColor="accent1"/>
        </w:rPr>
        <w:t>, c) the same as b) but with the criteria for a ‘match’ relaxed to include breakpoints within two degrees or years of the truth.</w:t>
      </w:r>
      <w:bookmarkEnd w:id="162"/>
      <w:bookmarkEnd w:id="164"/>
    </w:p>
    <w:p w14:paraId="47F38290" w14:textId="7F9023A9" w:rsidR="00857EC0" w:rsidRDefault="00857EC0" w:rsidP="001B618E">
      <w:pPr>
        <w:pStyle w:val="Caption"/>
        <w:spacing w:after="0" w:line="360" w:lineRule="auto"/>
      </w:pPr>
    </w:p>
    <w:bookmarkEnd w:id="155"/>
    <w:bookmarkEnd w:id="157"/>
    <w:p w14:paraId="4479677C" w14:textId="0DADB3D1" w:rsidR="00BC119C" w:rsidRPr="00BC119C" w:rsidRDefault="001F735D" w:rsidP="001B618E">
      <w:pPr>
        <w:spacing w:after="0" w:line="360" w:lineRule="auto"/>
      </w:pPr>
      <w:r>
        <w:rPr>
          <w:noProof/>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D31862">
      <w:pPr>
        <w:pStyle w:val="Caption"/>
        <w:tabs>
          <w:tab w:val="left" w:pos="9270"/>
        </w:tabs>
        <w:spacing w:after="0"/>
        <w:jc w:val="both"/>
      </w:pPr>
      <w:bookmarkStart w:id="167"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167"/>
      <w:r>
        <w:t xml:space="preserve">. </w:t>
      </w:r>
      <w:r w:rsidR="00C050D7">
        <w:t xml:space="preserve"> </w:t>
      </w:r>
      <w:r w:rsidR="00B6218A">
        <w:t xml:space="preserve">(a,c,e)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(b,d,f)</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D31862">
          <w:pgSz w:w="12240" w:h="15840" w:code="1"/>
          <w:pgMar w:top="1440" w:right="1440" w:bottom="1440" w:left="1440" w:header="720" w:footer="720" w:gutter="0"/>
          <w:cols w:space="720"/>
          <w:docGrid w:linePitch="360"/>
        </w:sectPr>
      </w:pPr>
      <w:bookmarkStart w:id="168"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168"/>
      <w:r w:rsidR="005A756B">
        <w:rPr>
          <w:noProof/>
        </w:rPr>
        <w:t>.</w:t>
      </w:r>
      <w:r w:rsidR="00655F5F">
        <w:t xml:space="preserve"> (a,c,e) Plots of smoothers</w:t>
      </w:r>
      <w:r w:rsidR="00024702">
        <w:t xml:space="preserve"> (fitted regression splines) </w:t>
      </w:r>
      <w:r w:rsidR="00655F5F">
        <w:t xml:space="preserve">for </w:t>
      </w:r>
      <w:r w:rsidR="00655F5F" w:rsidRPr="00D75A95">
        <w:t>Year</w:t>
      </w:r>
      <w:r w:rsidR="00655F5F">
        <w:t xml:space="preserve">, Latitude, and Longitude, and first derivatives thereof for female age six sablefish (b,d,f).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116FEB2D" w:rsidR="001F735D" w:rsidRDefault="00AA564B" w:rsidP="00516C53">
      <w:pPr>
        <w:pStyle w:val="Caption"/>
        <w:spacing w:after="0"/>
        <w:jc w:val="both"/>
        <w:sectPr w:rsidR="001F735D" w:rsidSect="00D31862">
          <w:type w:val="continuous"/>
          <w:pgSz w:w="12240" w:h="15840" w:code="1"/>
          <w:pgMar w:top="1440" w:right="1440" w:bottom="1440" w:left="1440" w:header="720" w:footer="720" w:gutter="0"/>
          <w:cols w:space="720"/>
          <w:docGrid w:linePitch="360"/>
        </w:sectPr>
      </w:pPr>
      <w:bookmarkStart w:id="169"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169"/>
      <w:r>
        <w:t>. Method-detected breakpoints (red dashed lines) and ecosystem-b</w:t>
      </w:r>
      <w:r w:rsidR="003E4700">
        <w:t>a</w:t>
      </w:r>
      <w:r>
        <w:t xml:space="preserve">sed break (blue dashed lines) used to delineate growth regions for sablefish. </w:t>
      </w:r>
      <w:r w:rsidR="00A77355">
        <w:t xml:space="preserve">Map made in R using current data from: </w:t>
      </w:r>
      <w:hyperlink r:id="rId20" w:history="1">
        <w:r w:rsidR="00A77355" w:rsidRPr="00D47A36">
          <w:rPr>
            <w:rStyle w:val="Hyperlink"/>
          </w:rPr>
          <w:t>https://data.amerigeoss.org/en_AU/dataset/major-ocean-currents-arrowpolys-30m-85</w:t>
        </w:r>
      </w:hyperlink>
      <w:r w:rsidR="00A77355">
        <w:t xml:space="preserve"> </w:t>
      </w:r>
      <w:ins w:id="170" w:author="Kari.Fenske" w:date="2019-10-08T08:24:00Z">
        <w:r w:rsidR="002F0A4C">
          <w:t>.</w:t>
        </w:r>
      </w:ins>
    </w:p>
    <w:p w14:paraId="6575B19F" w14:textId="77777777" w:rsidR="00D31862" w:rsidRDefault="00113A0A" w:rsidP="00D31862">
      <w:pPr>
        <w:spacing w:after="0" w:line="360" w:lineRule="auto"/>
      </w:pPr>
      <w:r>
        <w:rPr>
          <w:noProof/>
        </w:rPr>
        <w:lastRenderedPageBreak/>
        <w:drawing>
          <wp:inline distT="0" distB="0" distL="0" distR="0" wp14:anchorId="3CD57937" wp14:editId="180F65B2">
            <wp:extent cx="7315200" cy="5120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15200" cy="5120640"/>
                    </a:xfrm>
                    <a:prstGeom prst="rect">
                      <a:avLst/>
                    </a:prstGeom>
                  </pic:spPr>
                </pic:pic>
              </a:graphicData>
            </a:graphic>
          </wp:inline>
        </w:drawing>
      </w:r>
      <w:bookmarkStart w:id="171" w:name="_Ref532305683"/>
    </w:p>
    <w:p w14:paraId="76231098" w14:textId="3737744E" w:rsidR="00D31862" w:rsidRDefault="00F94063" w:rsidP="00D31862">
      <w:pPr>
        <w:spacing w:after="0" w:line="360" w:lineRule="auto"/>
      </w:pPr>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171"/>
      <w:r>
        <w:t xml:space="preserve">. Fits of von Bertalanffy growth function </w:t>
      </w:r>
      <w:r w:rsidR="00871B3A">
        <w:t>(</w:t>
      </w:r>
      <w:r w:rsidR="00175651">
        <w:t xml:space="preserve">colored </w:t>
      </w:r>
      <w:r w:rsidR="00871B3A">
        <w:t xml:space="preserve">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rsidR="0057606F">
        <w:t xml:space="preserve"> (panels).</w:t>
      </w:r>
      <w:r w:rsidR="00175651">
        <w:t xml:space="preserve"> </w:t>
      </w:r>
      <w:r w:rsidR="00871B3A" w:rsidRPr="009D7896">
        <w:rPr>
          <w:color w:val="4472C4" w:themeColor="accent1"/>
        </w:rPr>
        <w:t xml:space="preserve">Points are raw survey data </w:t>
      </w:r>
      <w:r w:rsidR="0057606F" w:rsidRPr="009D7896">
        <w:rPr>
          <w:color w:val="4472C4" w:themeColor="accent1"/>
        </w:rPr>
        <w:t>with color and shape corresponding to</w:t>
      </w:r>
      <w:r w:rsidR="00871B3A" w:rsidRPr="009D7896">
        <w:rPr>
          <w:color w:val="4472C4" w:themeColor="accent1"/>
        </w:rPr>
        <w:t xml:space="preserve"> their source</w:t>
      </w:r>
      <w:r w:rsidR="00871B3A">
        <w:t>.</w:t>
      </w:r>
    </w:p>
    <w:p w14:paraId="6E9170D1" w14:textId="6F496FA1" w:rsidR="003B4E84" w:rsidRDefault="003B4E84" w:rsidP="00516C53">
      <w:pPr>
        <w:pStyle w:val="Caption"/>
        <w:spacing w:after="0"/>
        <w:jc w:val="both"/>
        <w:sectPr w:rsidR="003B4E84" w:rsidSect="000E24C4">
          <w:pgSz w:w="15840" w:h="12240" w:orient="landscape" w:code="1"/>
          <w:pgMar w:top="1440" w:right="1440" w:bottom="1440" w:left="1440" w:header="720" w:footer="720" w:gutter="0"/>
          <w:cols w:space="720"/>
          <w:docGrid w:linePitch="360"/>
        </w:sectPr>
      </w:pP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172"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409E7992"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0E0325">
              <w:rPr>
                <w:sz w:val="20"/>
                <w:szCs w:val="20"/>
              </w:rPr>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6B5304BC" w:rsidR="001930FF" w:rsidRPr="005C76FF" w:rsidRDefault="00A235D8" w:rsidP="00D66940">
            <w:pPr>
              <w:pStyle w:val="Caption"/>
              <w:spacing w:after="0"/>
              <w:jc w:val="center"/>
              <w:rPr>
                <w:sz w:val="20"/>
                <w:szCs w:val="20"/>
              </w:rPr>
            </w:pPr>
            <w:r>
              <w:rPr>
                <w:sz w:val="20"/>
                <w:szCs w:val="20"/>
              </w:rPr>
              <w:t>^</w:t>
            </w:r>
          </w:p>
        </w:tc>
        <w:tc>
          <w:tcPr>
            <w:tcW w:w="983" w:type="dxa"/>
            <w:tcBorders>
              <w:top w:val="nil"/>
              <w:left w:val="nil"/>
              <w:bottom w:val="nil"/>
              <w:right w:val="single" w:sz="4" w:space="0" w:color="auto"/>
            </w:tcBorders>
            <w:vAlign w:val="center"/>
          </w:tcPr>
          <w:p w14:paraId="7D780070" w14:textId="6AE9A3CB" w:rsidR="001930FF" w:rsidRPr="005C76FF" w:rsidRDefault="00A235D8" w:rsidP="00D66940">
            <w:pPr>
              <w:pStyle w:val="Caption"/>
              <w:spacing w:after="0"/>
              <w:jc w:val="center"/>
              <w:rPr>
                <w:sz w:val="20"/>
                <w:szCs w:val="20"/>
              </w:rPr>
            </w:pPr>
            <w:r>
              <w:rPr>
                <w:sz w:val="20"/>
                <w:szCs w:val="20"/>
              </w:rPr>
              <w:t>^</w:t>
            </w:r>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173" w:name="_Ref8372254"/>
    </w:p>
    <w:p w14:paraId="0353A469" w14:textId="139BDAC7"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172"/>
      <w:bookmarkEnd w:id="173"/>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w:t>
      </w:r>
      <w:r w:rsidR="00F978C8">
        <w:t xml:space="preserve"> Alaska</w:t>
      </w:r>
      <w:r w:rsidR="00FB079C">
        <w:t xml:space="preserve"> </w:t>
      </w:r>
      <w:r>
        <w:t>Federal assessment 1996-</w:t>
      </w:r>
      <w:r w:rsidR="00D34DA0">
        <w:t>2018</w:t>
      </w:r>
    </w:p>
    <w:p w14:paraId="0D9E0712" w14:textId="5D24AF00" w:rsidR="001930FF" w:rsidRDefault="001930FF" w:rsidP="001930FF">
      <w:pPr>
        <w:pStyle w:val="Caption"/>
        <w:spacing w:after="0"/>
      </w:pPr>
      <w:r>
        <w:t>⁑Time-blocked VBGF parameters for</w:t>
      </w:r>
      <w:r w:rsidR="00F978C8">
        <w:t xml:space="preserve"> Alaska</w:t>
      </w:r>
      <w:r w:rsidR="00FB079C">
        <w:t xml:space="preserve"> </w:t>
      </w:r>
      <w:r>
        <w:t xml:space="preserve">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0F59E576" w:rsidR="00A235D8" w:rsidRPr="009D7896" w:rsidRDefault="00A235D8" w:rsidP="001930FF">
      <w:pPr>
        <w:rPr>
          <w:color w:val="4472C4" w:themeColor="accent1"/>
        </w:rPr>
        <w:sectPr w:rsidR="00A235D8" w:rsidRPr="009D7896" w:rsidSect="00D31862">
          <w:footerReference w:type="default" r:id="rId22"/>
          <w:pgSz w:w="15840" w:h="12240" w:orient="landscape" w:code="1"/>
          <w:pgMar w:top="1440" w:right="1440" w:bottom="1440" w:left="1440" w:header="720" w:footer="720" w:gutter="0"/>
          <w:cols w:space="720"/>
          <w:docGrid w:linePitch="360"/>
        </w:sectPr>
      </w:pPr>
      <w:r w:rsidRPr="009D7896">
        <w:rPr>
          <w:color w:val="4472C4" w:themeColor="accent1"/>
          <w:sz w:val="20"/>
          <w:szCs w:val="20"/>
        </w:rPr>
        <w:t>^</w:t>
      </w:r>
      <w:r w:rsidRPr="009D7896">
        <w:rPr>
          <w:color w:val="4472C4" w:themeColor="accent1"/>
        </w:rPr>
        <w:t>The BC assessment fixes length at age-1 to 32.5cm.</w:t>
      </w: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174"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U[0,50],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U[0,25]  under </w:t>
            </w:r>
            <w:r w:rsidR="00B11A55">
              <w:t>r</w:t>
            </w:r>
            <w:r>
              <w:t xml:space="preserve">egime 1; </w:t>
            </w:r>
          </w:p>
          <w:p w14:paraId="19536133" w14:textId="45C62D55" w:rsidR="00EC0FDD" w:rsidRDefault="00EC0FDD">
            <w:r>
              <w:t xml:space="preserve">Latitude and Longitude ~ U[25,50]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U[0,25]  under </w:t>
            </w:r>
            <w:r w:rsidR="00B11A55">
              <w:t>r</w:t>
            </w:r>
            <w:r>
              <w:t xml:space="preserve">egime 1; </w:t>
            </w:r>
          </w:p>
          <w:p w14:paraId="4E5E73F6" w14:textId="6CE8BC3A" w:rsidR="00EC0FDD" w:rsidRDefault="00EC0FDD">
            <w:r>
              <w:t xml:space="preserve">Latitude and Longitude ~ U[20,50]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Latitude ~ U[0,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U[0,48] for </w:t>
            </w:r>
            <w:r w:rsidR="00B11A55">
              <w:t>r</w:t>
            </w:r>
            <w:r>
              <w:t xml:space="preserve">egime </w:t>
            </w:r>
            <w:r w:rsidR="003F7577">
              <w:t>1</w:t>
            </w:r>
          </w:p>
          <w:p w14:paraId="5BCDF1B4" w14:textId="2CF18EC7" w:rsidR="00EC0FDD" w:rsidRDefault="00EC0FDD">
            <w:r>
              <w:t>Longitude ~ U[4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U[0,50], all fish under </w:t>
            </w:r>
            <w:r w:rsidR="00B11A55">
              <w:t>r</w:t>
            </w:r>
            <w:r>
              <w:t xml:space="preserve">egime 1 from years 0 to 49 and </w:t>
            </w:r>
            <w:r w:rsidR="00B11A55">
              <w:t>r</w:t>
            </w:r>
            <w:r>
              <w:t>egime 2 thereafter</w:t>
            </w:r>
          </w:p>
        </w:tc>
      </w:tr>
    </w:tbl>
    <w:p w14:paraId="7E51E9F0" w14:textId="71478858" w:rsidR="000645CA" w:rsidRDefault="00B82748" w:rsidP="00BF132A">
      <w:pPr>
        <w:pStyle w:val="Caption"/>
        <w:spacing w:before="240" w:after="0"/>
        <w:jc w:val="both"/>
      </w:pPr>
      <w:bookmarkStart w:id="175" w:name="_Ref872431"/>
      <w:bookmarkStart w:id="176"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175"/>
      <w:r>
        <w:t xml:space="preserve">. Summary of </w:t>
      </w:r>
      <w:r w:rsidR="001B6135">
        <w:t>simulation scenarios</w:t>
      </w:r>
      <w:r>
        <w:t xml:space="preserve"> used to test the </w:t>
      </w:r>
      <w:r w:rsidR="007D5FD4">
        <w:t>proposed</w:t>
      </w:r>
      <w:r>
        <w:t xml:space="preserve"> </w:t>
      </w:r>
      <w:r w:rsidR="007A52D3">
        <w:t xml:space="preserve">GAM-based </w:t>
      </w:r>
      <w:r>
        <w:t xml:space="preserve">method </w:t>
      </w:r>
      <w:bookmarkEnd w:id="176"/>
      <w:r w:rsidR="00B11A55">
        <w:t xml:space="preserve">given </w:t>
      </w:r>
      <w:r w:rsidR="007D5FD4">
        <w:t xml:space="preserve">various </w:t>
      </w:r>
      <w:del w:id="177" w:author="Punt, Andre (O&amp;A, Hobart)" w:date="2019-10-06T09:27:00Z">
        <w:r w:rsidR="007D5FD4" w:rsidDel="004B5058">
          <w:delText xml:space="preserve">degrees </w:delText>
        </w:r>
      </w:del>
      <w:ins w:id="178" w:author="Punt, Andre (O&amp;A, Hobart)" w:date="2019-10-06T09:27:00Z">
        <w:r w:rsidR="004B5058">
          <w:t xml:space="preserve">extents </w:t>
        </w:r>
      </w:ins>
      <w:r w:rsidR="007D5FD4">
        <w:t>of spatial growth variation, and a single temporal scenario.</w:t>
      </w:r>
    </w:p>
    <w:p w14:paraId="1064F9E2" w14:textId="77777777" w:rsidR="00611BB6" w:rsidRDefault="00611BB6" w:rsidP="001B618E">
      <w:pPr>
        <w:pStyle w:val="Caption"/>
        <w:spacing w:before="240" w:after="0" w:line="360" w:lineRule="auto"/>
      </w:pPr>
    </w:p>
    <w:bookmarkEnd w:id="174"/>
    <w:p w14:paraId="64BCB143" w14:textId="6A98D008" w:rsidR="00611BB6" w:rsidRDefault="00611BB6" w:rsidP="001B618E">
      <w:pPr>
        <w:pStyle w:val="Caption"/>
        <w:spacing w:after="0"/>
        <w:sectPr w:rsidR="00611BB6" w:rsidSect="00D31862">
          <w:pgSz w:w="12240" w:h="15840" w:code="1"/>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E812B7" w:rsidRPr="004D3306" w14:paraId="40FD134D" w14:textId="0D246503" w:rsidTr="000D71C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E812B7" w:rsidRPr="004D3306" w:rsidRDefault="00E812B7" w:rsidP="00E812B7">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E812B7" w:rsidRPr="004D3306" w:rsidRDefault="00E812B7" w:rsidP="00E812B7">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E812B7" w:rsidRPr="004D3306" w:rsidRDefault="00E812B7" w:rsidP="00E812B7">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E812B7" w:rsidRPr="004D3306" w:rsidRDefault="00E812B7" w:rsidP="00E812B7">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vAlign w:val="center"/>
          </w:tcPr>
          <w:p w14:paraId="0AA654AE" w14:textId="6CF99C8E" w:rsidR="00E812B7" w:rsidRPr="000D71CD" w:rsidRDefault="00E812B7" w:rsidP="000D71CD">
            <w:pPr>
              <w:jc w:val="center"/>
              <w:rPr>
                <w:sz w:val="22"/>
                <w:szCs w:val="22"/>
                <w:highlight w:val="yellow"/>
              </w:rPr>
            </w:pPr>
            <w:r w:rsidRPr="000D71CD">
              <w:rPr>
                <w:color w:val="000000"/>
                <w:sz w:val="22"/>
                <w:szCs w:val="22"/>
              </w:rPr>
              <w:t>60.44</w:t>
            </w:r>
          </w:p>
        </w:tc>
        <w:tc>
          <w:tcPr>
            <w:tcW w:w="1564" w:type="dxa"/>
            <w:tcBorders>
              <w:top w:val="single" w:sz="4" w:space="0" w:color="auto"/>
              <w:left w:val="nil"/>
              <w:bottom w:val="nil"/>
              <w:right w:val="nil"/>
            </w:tcBorders>
            <w:vAlign w:val="center"/>
          </w:tcPr>
          <w:p w14:paraId="2AB05E78" w14:textId="3EF7E5DA" w:rsidR="00E812B7" w:rsidRPr="000D71CD" w:rsidRDefault="00E812B7" w:rsidP="000D71CD">
            <w:pPr>
              <w:jc w:val="center"/>
              <w:rPr>
                <w:sz w:val="22"/>
                <w:szCs w:val="22"/>
                <w:highlight w:val="yellow"/>
              </w:rPr>
            </w:pPr>
            <w:r w:rsidRPr="000D71CD">
              <w:rPr>
                <w:color w:val="000000"/>
                <w:sz w:val="22"/>
                <w:szCs w:val="22"/>
              </w:rPr>
              <w:t>0.29</w:t>
            </w:r>
          </w:p>
        </w:tc>
        <w:tc>
          <w:tcPr>
            <w:tcW w:w="1475" w:type="dxa"/>
            <w:tcBorders>
              <w:top w:val="single" w:sz="4" w:space="0" w:color="auto"/>
              <w:left w:val="nil"/>
              <w:bottom w:val="nil"/>
              <w:right w:val="single" w:sz="4" w:space="0" w:color="auto"/>
            </w:tcBorders>
            <w:vAlign w:val="center"/>
          </w:tcPr>
          <w:p w14:paraId="269B99A8" w14:textId="4739B62F" w:rsidR="00E812B7" w:rsidRPr="000D71CD" w:rsidRDefault="00E812B7" w:rsidP="000D71CD">
            <w:pPr>
              <w:jc w:val="center"/>
              <w:rPr>
                <w:sz w:val="22"/>
                <w:szCs w:val="22"/>
                <w:highlight w:val="yellow"/>
              </w:rPr>
            </w:pPr>
            <w:r w:rsidRPr="000D71CD">
              <w:rPr>
                <w:color w:val="000000"/>
                <w:sz w:val="22"/>
                <w:szCs w:val="22"/>
              </w:rPr>
              <w:t>-2.15</w:t>
            </w:r>
          </w:p>
        </w:tc>
        <w:tc>
          <w:tcPr>
            <w:tcW w:w="1997" w:type="dxa"/>
            <w:tcBorders>
              <w:top w:val="single" w:sz="4" w:space="0" w:color="auto"/>
              <w:left w:val="single" w:sz="4" w:space="0" w:color="auto"/>
              <w:bottom w:val="nil"/>
              <w:right w:val="nil"/>
            </w:tcBorders>
            <w:vAlign w:val="center"/>
          </w:tcPr>
          <w:p w14:paraId="7C58A028" w14:textId="0C0F08B0" w:rsidR="00E812B7" w:rsidRPr="000D71CD" w:rsidRDefault="00E812B7" w:rsidP="000D71CD">
            <w:pPr>
              <w:jc w:val="center"/>
              <w:rPr>
                <w:sz w:val="22"/>
                <w:szCs w:val="22"/>
                <w:highlight w:val="yellow"/>
              </w:rPr>
            </w:pPr>
            <w:r w:rsidRPr="000D71CD">
              <w:rPr>
                <w:color w:val="000000"/>
                <w:sz w:val="22"/>
                <w:szCs w:val="22"/>
              </w:rPr>
              <w:t>32.21</w:t>
            </w:r>
          </w:p>
        </w:tc>
        <w:tc>
          <w:tcPr>
            <w:tcW w:w="1997" w:type="dxa"/>
            <w:tcBorders>
              <w:top w:val="single" w:sz="4" w:space="0" w:color="auto"/>
              <w:left w:val="nil"/>
              <w:bottom w:val="nil"/>
              <w:right w:val="single" w:sz="4" w:space="0" w:color="auto"/>
            </w:tcBorders>
            <w:vAlign w:val="center"/>
          </w:tcPr>
          <w:p w14:paraId="4843E0DB" w14:textId="37CCF2B9" w:rsidR="00E812B7" w:rsidRPr="000D71CD" w:rsidRDefault="00E812B7" w:rsidP="000D71CD">
            <w:pPr>
              <w:jc w:val="center"/>
              <w:rPr>
                <w:sz w:val="22"/>
                <w:szCs w:val="22"/>
                <w:highlight w:val="yellow"/>
              </w:rPr>
            </w:pPr>
            <w:r w:rsidRPr="000D71CD">
              <w:rPr>
                <w:color w:val="000000"/>
                <w:sz w:val="22"/>
                <w:szCs w:val="22"/>
              </w:rPr>
              <w:t>60.43</w:t>
            </w:r>
          </w:p>
        </w:tc>
      </w:tr>
      <w:tr w:rsidR="00E812B7" w:rsidRPr="004D3306" w14:paraId="6926C9D9" w14:textId="77777777" w:rsidTr="000D71CD">
        <w:trPr>
          <w:gridAfter w:val="1"/>
          <w:wAfter w:w="11" w:type="dxa"/>
          <w:trHeight w:val="436"/>
          <w:jc w:val="center"/>
        </w:trPr>
        <w:tc>
          <w:tcPr>
            <w:tcW w:w="925" w:type="dxa"/>
            <w:tcBorders>
              <w:top w:val="nil"/>
              <w:left w:val="single" w:sz="4" w:space="0" w:color="auto"/>
              <w:bottom w:val="nil"/>
              <w:right w:val="nil"/>
            </w:tcBorders>
          </w:tcPr>
          <w:p w14:paraId="431CFCC3" w14:textId="45E5C1C7" w:rsidR="00E812B7" w:rsidRPr="004D3306" w:rsidRDefault="00E812B7" w:rsidP="00E812B7">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E812B7" w:rsidRPr="004D3306" w:rsidRDefault="00E812B7" w:rsidP="00E812B7">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E812B7" w:rsidRPr="004D3306" w:rsidRDefault="00E812B7" w:rsidP="00E812B7">
            <w:pPr>
              <w:jc w:val="center"/>
              <w:rPr>
                <w:sz w:val="22"/>
                <w:szCs w:val="22"/>
              </w:rPr>
            </w:pPr>
            <w:r w:rsidRPr="004D3306">
              <w:rPr>
                <w:sz w:val="22"/>
                <w:szCs w:val="22"/>
              </w:rPr>
              <w:t>699</w:t>
            </w:r>
          </w:p>
        </w:tc>
        <w:tc>
          <w:tcPr>
            <w:tcW w:w="1811" w:type="dxa"/>
            <w:tcBorders>
              <w:top w:val="nil"/>
              <w:left w:val="single" w:sz="4" w:space="0" w:color="auto"/>
              <w:bottom w:val="nil"/>
              <w:right w:val="nil"/>
            </w:tcBorders>
            <w:vAlign w:val="center"/>
          </w:tcPr>
          <w:p w14:paraId="5531291D" w14:textId="4C88722E" w:rsidR="00E812B7" w:rsidRPr="000D71CD" w:rsidRDefault="00E812B7" w:rsidP="000D71CD">
            <w:pPr>
              <w:jc w:val="center"/>
              <w:rPr>
                <w:sz w:val="22"/>
                <w:szCs w:val="22"/>
                <w:highlight w:val="yellow"/>
              </w:rPr>
            </w:pPr>
            <w:r w:rsidRPr="000D71CD">
              <w:rPr>
                <w:color w:val="000000"/>
                <w:sz w:val="22"/>
                <w:szCs w:val="22"/>
              </w:rPr>
              <w:t>62.86</w:t>
            </w:r>
          </w:p>
        </w:tc>
        <w:tc>
          <w:tcPr>
            <w:tcW w:w="1564" w:type="dxa"/>
            <w:tcBorders>
              <w:top w:val="nil"/>
              <w:left w:val="nil"/>
              <w:bottom w:val="nil"/>
              <w:right w:val="nil"/>
            </w:tcBorders>
            <w:vAlign w:val="center"/>
          </w:tcPr>
          <w:p w14:paraId="43E0ECD5" w14:textId="299139C9" w:rsidR="00E812B7" w:rsidRPr="000D71CD" w:rsidRDefault="00E812B7" w:rsidP="000D71CD">
            <w:pPr>
              <w:jc w:val="center"/>
              <w:rPr>
                <w:sz w:val="22"/>
                <w:szCs w:val="22"/>
                <w:highlight w:val="yellow"/>
              </w:rPr>
            </w:pPr>
            <w:r w:rsidRPr="000D71CD">
              <w:rPr>
                <w:color w:val="000000"/>
                <w:sz w:val="22"/>
                <w:szCs w:val="22"/>
              </w:rPr>
              <w:t>0.16</w:t>
            </w:r>
          </w:p>
        </w:tc>
        <w:tc>
          <w:tcPr>
            <w:tcW w:w="1475" w:type="dxa"/>
            <w:tcBorders>
              <w:top w:val="nil"/>
              <w:left w:val="nil"/>
              <w:bottom w:val="nil"/>
              <w:right w:val="single" w:sz="4" w:space="0" w:color="auto"/>
            </w:tcBorders>
            <w:vAlign w:val="center"/>
          </w:tcPr>
          <w:p w14:paraId="0BE244BD" w14:textId="43629D26" w:rsidR="00E812B7" w:rsidRPr="000D71CD" w:rsidRDefault="00E812B7" w:rsidP="000D71CD">
            <w:pPr>
              <w:jc w:val="center"/>
              <w:rPr>
                <w:sz w:val="22"/>
                <w:szCs w:val="22"/>
                <w:highlight w:val="yellow"/>
              </w:rPr>
            </w:pPr>
            <w:r w:rsidRPr="000D71CD">
              <w:rPr>
                <w:color w:val="000000"/>
                <w:sz w:val="22"/>
                <w:szCs w:val="22"/>
              </w:rPr>
              <w:t>-4.31</w:t>
            </w:r>
          </w:p>
        </w:tc>
        <w:tc>
          <w:tcPr>
            <w:tcW w:w="1997" w:type="dxa"/>
            <w:tcBorders>
              <w:top w:val="nil"/>
              <w:left w:val="single" w:sz="4" w:space="0" w:color="auto"/>
              <w:bottom w:val="nil"/>
              <w:right w:val="nil"/>
            </w:tcBorders>
            <w:vAlign w:val="center"/>
          </w:tcPr>
          <w:p w14:paraId="2B0695EB" w14:textId="39339F6F" w:rsidR="00E812B7" w:rsidRPr="000D71CD" w:rsidRDefault="00E812B7" w:rsidP="000D71CD">
            <w:pPr>
              <w:jc w:val="center"/>
              <w:rPr>
                <w:sz w:val="22"/>
                <w:szCs w:val="22"/>
                <w:highlight w:val="yellow"/>
              </w:rPr>
            </w:pPr>
            <w:r w:rsidRPr="000D71CD">
              <w:rPr>
                <w:color w:val="000000"/>
                <w:sz w:val="22"/>
                <w:szCs w:val="22"/>
              </w:rPr>
              <w:t>34.22</w:t>
            </w:r>
          </w:p>
        </w:tc>
        <w:tc>
          <w:tcPr>
            <w:tcW w:w="1997" w:type="dxa"/>
            <w:tcBorders>
              <w:top w:val="nil"/>
              <w:left w:val="nil"/>
              <w:bottom w:val="nil"/>
              <w:right w:val="single" w:sz="4" w:space="0" w:color="auto"/>
            </w:tcBorders>
            <w:vAlign w:val="center"/>
          </w:tcPr>
          <w:p w14:paraId="68B0FEAB" w14:textId="0C783CFE" w:rsidR="00E812B7" w:rsidRPr="000D71CD" w:rsidRDefault="00E812B7" w:rsidP="000D71CD">
            <w:pPr>
              <w:jc w:val="center"/>
              <w:rPr>
                <w:sz w:val="22"/>
                <w:szCs w:val="22"/>
                <w:highlight w:val="yellow"/>
              </w:rPr>
            </w:pPr>
            <w:r w:rsidRPr="000D71CD">
              <w:rPr>
                <w:color w:val="000000"/>
                <w:sz w:val="22"/>
                <w:szCs w:val="22"/>
              </w:rPr>
              <w:t>62.63</w:t>
            </w:r>
          </w:p>
        </w:tc>
      </w:tr>
      <w:tr w:rsidR="00E812B7" w:rsidRPr="004D3306" w14:paraId="34C1CAE2" w14:textId="77777777" w:rsidTr="000D71CD">
        <w:trPr>
          <w:gridAfter w:val="1"/>
          <w:wAfter w:w="11" w:type="dxa"/>
          <w:trHeight w:val="436"/>
          <w:jc w:val="center"/>
        </w:trPr>
        <w:tc>
          <w:tcPr>
            <w:tcW w:w="925" w:type="dxa"/>
            <w:tcBorders>
              <w:top w:val="nil"/>
              <w:left w:val="single" w:sz="4" w:space="0" w:color="auto"/>
              <w:bottom w:val="nil"/>
              <w:right w:val="nil"/>
            </w:tcBorders>
          </w:tcPr>
          <w:p w14:paraId="4FB31DB3" w14:textId="0990FE72" w:rsidR="00E812B7" w:rsidRPr="004D3306" w:rsidRDefault="00E812B7" w:rsidP="00E812B7">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314</w:t>
            </w:r>
          </w:p>
        </w:tc>
        <w:tc>
          <w:tcPr>
            <w:tcW w:w="1811" w:type="dxa"/>
            <w:tcBorders>
              <w:top w:val="nil"/>
              <w:left w:val="single" w:sz="4" w:space="0" w:color="auto"/>
              <w:bottom w:val="nil"/>
              <w:right w:val="nil"/>
            </w:tcBorders>
            <w:vAlign w:val="center"/>
          </w:tcPr>
          <w:p w14:paraId="60CB2D42" w14:textId="7BC8A3AD" w:rsidR="00E812B7" w:rsidRPr="000D71CD" w:rsidRDefault="00E812B7" w:rsidP="000D71CD">
            <w:pPr>
              <w:jc w:val="center"/>
              <w:rPr>
                <w:sz w:val="22"/>
                <w:szCs w:val="22"/>
                <w:highlight w:val="yellow"/>
              </w:rPr>
            </w:pPr>
            <w:r w:rsidRPr="000D71CD">
              <w:rPr>
                <w:color w:val="000000"/>
                <w:sz w:val="22"/>
                <w:szCs w:val="22"/>
              </w:rPr>
              <w:t>55.11</w:t>
            </w:r>
          </w:p>
        </w:tc>
        <w:tc>
          <w:tcPr>
            <w:tcW w:w="1564" w:type="dxa"/>
            <w:tcBorders>
              <w:top w:val="nil"/>
              <w:left w:val="nil"/>
              <w:bottom w:val="nil"/>
              <w:right w:val="nil"/>
            </w:tcBorders>
            <w:vAlign w:val="center"/>
          </w:tcPr>
          <w:p w14:paraId="69DC6C50" w14:textId="5B3C2805" w:rsidR="00E812B7" w:rsidRPr="000D71CD" w:rsidRDefault="00E812B7" w:rsidP="000D71CD">
            <w:pPr>
              <w:jc w:val="center"/>
              <w:rPr>
                <w:sz w:val="22"/>
                <w:szCs w:val="22"/>
                <w:highlight w:val="yellow"/>
              </w:rPr>
            </w:pPr>
            <w:r w:rsidRPr="000D71CD">
              <w:rPr>
                <w:color w:val="000000"/>
                <w:sz w:val="22"/>
                <w:szCs w:val="22"/>
              </w:rPr>
              <w:t>0.28</w:t>
            </w:r>
          </w:p>
        </w:tc>
        <w:tc>
          <w:tcPr>
            <w:tcW w:w="1475" w:type="dxa"/>
            <w:tcBorders>
              <w:top w:val="nil"/>
              <w:left w:val="nil"/>
              <w:bottom w:val="nil"/>
              <w:right w:val="single" w:sz="4" w:space="0" w:color="auto"/>
            </w:tcBorders>
            <w:vAlign w:val="center"/>
          </w:tcPr>
          <w:p w14:paraId="14FEC8F7" w14:textId="2DD8318B" w:rsidR="00E812B7" w:rsidRPr="000D71CD" w:rsidRDefault="00E812B7" w:rsidP="000D71CD">
            <w:pPr>
              <w:jc w:val="center"/>
              <w:rPr>
                <w:sz w:val="22"/>
                <w:szCs w:val="22"/>
                <w:highlight w:val="yellow"/>
              </w:rPr>
            </w:pPr>
            <w:r w:rsidRPr="000D71CD">
              <w:rPr>
                <w:color w:val="000000"/>
                <w:sz w:val="22"/>
                <w:szCs w:val="22"/>
              </w:rPr>
              <w:t>-2.59</w:t>
            </w:r>
          </w:p>
        </w:tc>
        <w:tc>
          <w:tcPr>
            <w:tcW w:w="1997" w:type="dxa"/>
            <w:tcBorders>
              <w:top w:val="nil"/>
              <w:left w:val="single" w:sz="4" w:space="0" w:color="auto"/>
              <w:bottom w:val="nil"/>
              <w:right w:val="nil"/>
            </w:tcBorders>
            <w:vAlign w:val="center"/>
          </w:tcPr>
          <w:p w14:paraId="2E70DE5A" w14:textId="59F16049" w:rsidR="00E812B7" w:rsidRPr="000D71CD" w:rsidRDefault="00E812B7" w:rsidP="000D71CD">
            <w:pPr>
              <w:jc w:val="center"/>
              <w:rPr>
                <w:sz w:val="22"/>
                <w:szCs w:val="22"/>
                <w:highlight w:val="yellow"/>
              </w:rPr>
            </w:pPr>
            <w:r w:rsidRPr="000D71CD">
              <w:rPr>
                <w:color w:val="000000"/>
                <w:sz w:val="22"/>
                <w:szCs w:val="22"/>
              </w:rPr>
              <w:t>32.08</w:t>
            </w:r>
          </w:p>
        </w:tc>
        <w:tc>
          <w:tcPr>
            <w:tcW w:w="1997" w:type="dxa"/>
            <w:tcBorders>
              <w:top w:val="nil"/>
              <w:left w:val="nil"/>
              <w:bottom w:val="nil"/>
              <w:right w:val="single" w:sz="4" w:space="0" w:color="auto"/>
            </w:tcBorders>
            <w:vAlign w:val="center"/>
          </w:tcPr>
          <w:p w14:paraId="49A75DAE" w14:textId="1C07B29A" w:rsidR="00E812B7" w:rsidRPr="000D71CD" w:rsidRDefault="00E812B7" w:rsidP="000D71CD">
            <w:pPr>
              <w:jc w:val="center"/>
              <w:rPr>
                <w:sz w:val="22"/>
                <w:szCs w:val="22"/>
                <w:highlight w:val="yellow"/>
              </w:rPr>
            </w:pPr>
            <w:r w:rsidRPr="000D71CD">
              <w:rPr>
                <w:color w:val="000000"/>
                <w:sz w:val="22"/>
                <w:szCs w:val="22"/>
              </w:rPr>
              <w:t>55.11</w:t>
            </w:r>
          </w:p>
        </w:tc>
      </w:tr>
      <w:tr w:rsidR="00E812B7" w:rsidRPr="004D3306" w14:paraId="266A6F9F" w14:textId="77777777" w:rsidTr="000D71CD">
        <w:trPr>
          <w:gridAfter w:val="1"/>
          <w:wAfter w:w="11" w:type="dxa"/>
          <w:trHeight w:val="436"/>
          <w:jc w:val="center"/>
        </w:trPr>
        <w:tc>
          <w:tcPr>
            <w:tcW w:w="925" w:type="dxa"/>
            <w:tcBorders>
              <w:top w:val="nil"/>
              <w:left w:val="single" w:sz="4" w:space="0" w:color="auto"/>
              <w:bottom w:val="nil"/>
              <w:right w:val="nil"/>
            </w:tcBorders>
          </w:tcPr>
          <w:p w14:paraId="040F7CD3" w14:textId="4D153CDD"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E812B7" w:rsidRPr="004D3306" w:rsidRDefault="00E812B7" w:rsidP="00E812B7">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E812B7" w:rsidRPr="004D3306" w:rsidRDefault="00E812B7" w:rsidP="00E812B7">
            <w:pPr>
              <w:jc w:val="center"/>
              <w:rPr>
                <w:sz w:val="22"/>
                <w:szCs w:val="22"/>
              </w:rPr>
            </w:pPr>
            <w:r w:rsidRPr="004D3306">
              <w:rPr>
                <w:sz w:val="22"/>
                <w:szCs w:val="22"/>
              </w:rPr>
              <w:t>4</w:t>
            </w:r>
            <w:r>
              <w:rPr>
                <w:sz w:val="22"/>
                <w:szCs w:val="22"/>
              </w:rPr>
              <w:t>,</w:t>
            </w:r>
            <w:r w:rsidRPr="004D3306">
              <w:rPr>
                <w:sz w:val="22"/>
                <w:szCs w:val="22"/>
              </w:rPr>
              <w:t>913</w:t>
            </w:r>
          </w:p>
        </w:tc>
        <w:tc>
          <w:tcPr>
            <w:tcW w:w="1811" w:type="dxa"/>
            <w:tcBorders>
              <w:top w:val="nil"/>
              <w:left w:val="single" w:sz="4" w:space="0" w:color="auto"/>
              <w:bottom w:val="nil"/>
              <w:right w:val="nil"/>
            </w:tcBorders>
            <w:vAlign w:val="center"/>
          </w:tcPr>
          <w:p w14:paraId="7DF6D4E8" w14:textId="6E5B8EDE" w:rsidR="00E812B7" w:rsidRPr="000D71CD" w:rsidRDefault="00E812B7" w:rsidP="000D71CD">
            <w:pPr>
              <w:jc w:val="center"/>
              <w:rPr>
                <w:sz w:val="22"/>
                <w:szCs w:val="22"/>
                <w:highlight w:val="yellow"/>
              </w:rPr>
            </w:pPr>
            <w:r w:rsidRPr="000D71CD">
              <w:rPr>
                <w:color w:val="000000"/>
                <w:sz w:val="22"/>
                <w:szCs w:val="22"/>
              </w:rPr>
              <w:t>69.14</w:t>
            </w:r>
          </w:p>
        </w:tc>
        <w:tc>
          <w:tcPr>
            <w:tcW w:w="1564" w:type="dxa"/>
            <w:tcBorders>
              <w:top w:val="nil"/>
              <w:left w:val="nil"/>
              <w:bottom w:val="nil"/>
              <w:right w:val="nil"/>
            </w:tcBorders>
            <w:vAlign w:val="center"/>
          </w:tcPr>
          <w:p w14:paraId="5D66CB73" w14:textId="4984BB15" w:rsidR="00E812B7" w:rsidRPr="000D71CD" w:rsidRDefault="00E812B7" w:rsidP="000D71CD">
            <w:pPr>
              <w:jc w:val="center"/>
              <w:rPr>
                <w:sz w:val="22"/>
                <w:szCs w:val="22"/>
                <w:highlight w:val="yellow"/>
              </w:rPr>
            </w:pPr>
            <w:r w:rsidRPr="000D71CD">
              <w:rPr>
                <w:color w:val="000000"/>
                <w:sz w:val="22"/>
                <w:szCs w:val="22"/>
              </w:rPr>
              <w:t>0.22</w:t>
            </w:r>
          </w:p>
        </w:tc>
        <w:tc>
          <w:tcPr>
            <w:tcW w:w="1475" w:type="dxa"/>
            <w:tcBorders>
              <w:top w:val="nil"/>
              <w:left w:val="nil"/>
              <w:bottom w:val="nil"/>
              <w:right w:val="single" w:sz="4" w:space="0" w:color="auto"/>
            </w:tcBorders>
            <w:vAlign w:val="center"/>
          </w:tcPr>
          <w:p w14:paraId="1B4BA875" w14:textId="0409E5C8" w:rsidR="00E812B7" w:rsidRPr="000D71CD" w:rsidRDefault="00E812B7" w:rsidP="000D71CD">
            <w:pPr>
              <w:jc w:val="center"/>
              <w:rPr>
                <w:sz w:val="22"/>
                <w:szCs w:val="22"/>
                <w:highlight w:val="yellow"/>
              </w:rPr>
            </w:pPr>
            <w:r w:rsidRPr="000D71CD">
              <w:rPr>
                <w:color w:val="000000"/>
                <w:sz w:val="22"/>
                <w:szCs w:val="22"/>
              </w:rPr>
              <w:t>-0.96</w:t>
            </w:r>
          </w:p>
        </w:tc>
        <w:tc>
          <w:tcPr>
            <w:tcW w:w="1997" w:type="dxa"/>
            <w:tcBorders>
              <w:top w:val="nil"/>
              <w:left w:val="single" w:sz="4" w:space="0" w:color="auto"/>
              <w:bottom w:val="nil"/>
              <w:right w:val="nil"/>
            </w:tcBorders>
            <w:vAlign w:val="center"/>
          </w:tcPr>
          <w:p w14:paraId="1791D57E" w14:textId="0AC0D245" w:rsidR="00E812B7" w:rsidRPr="000D71CD" w:rsidRDefault="00E812B7" w:rsidP="000D71CD">
            <w:pPr>
              <w:jc w:val="center"/>
              <w:rPr>
                <w:sz w:val="22"/>
                <w:szCs w:val="22"/>
                <w:highlight w:val="yellow"/>
              </w:rPr>
            </w:pPr>
            <w:r w:rsidRPr="000D71CD">
              <w:rPr>
                <w:color w:val="000000"/>
                <w:sz w:val="22"/>
                <w:szCs w:val="22"/>
              </w:rPr>
              <w:t>19.22</w:t>
            </w:r>
          </w:p>
        </w:tc>
        <w:tc>
          <w:tcPr>
            <w:tcW w:w="1997" w:type="dxa"/>
            <w:tcBorders>
              <w:top w:val="nil"/>
              <w:left w:val="nil"/>
              <w:bottom w:val="nil"/>
              <w:right w:val="single" w:sz="4" w:space="0" w:color="auto"/>
            </w:tcBorders>
            <w:vAlign w:val="center"/>
          </w:tcPr>
          <w:p w14:paraId="3B5AD356" w14:textId="224F65C7" w:rsidR="00E812B7" w:rsidRPr="000D71CD" w:rsidRDefault="00E812B7" w:rsidP="000D71CD">
            <w:pPr>
              <w:jc w:val="center"/>
              <w:rPr>
                <w:sz w:val="22"/>
                <w:szCs w:val="22"/>
                <w:highlight w:val="yellow"/>
              </w:rPr>
            </w:pPr>
            <w:r w:rsidRPr="000D71CD">
              <w:rPr>
                <w:color w:val="000000"/>
                <w:sz w:val="22"/>
                <w:szCs w:val="22"/>
              </w:rPr>
              <w:t>69.08</w:t>
            </w:r>
          </w:p>
        </w:tc>
      </w:tr>
      <w:tr w:rsidR="00E812B7" w:rsidRPr="004D3306" w14:paraId="12277202" w14:textId="77777777" w:rsidTr="000D71CD">
        <w:trPr>
          <w:gridAfter w:val="1"/>
          <w:wAfter w:w="11" w:type="dxa"/>
          <w:trHeight w:val="436"/>
          <w:jc w:val="center"/>
        </w:trPr>
        <w:tc>
          <w:tcPr>
            <w:tcW w:w="925" w:type="dxa"/>
            <w:tcBorders>
              <w:top w:val="nil"/>
              <w:left w:val="single" w:sz="4" w:space="0" w:color="auto"/>
              <w:bottom w:val="nil"/>
              <w:right w:val="nil"/>
            </w:tcBorders>
          </w:tcPr>
          <w:p w14:paraId="5C48F762" w14:textId="0E4D7885"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E812B7" w:rsidRPr="004D3306" w:rsidRDefault="00E812B7" w:rsidP="00E812B7">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E812B7" w:rsidRPr="004D3306" w:rsidRDefault="00E812B7" w:rsidP="00E812B7">
            <w:pPr>
              <w:jc w:val="center"/>
              <w:rPr>
                <w:sz w:val="22"/>
                <w:szCs w:val="22"/>
              </w:rPr>
            </w:pPr>
            <w:r w:rsidRPr="004D3306">
              <w:rPr>
                <w:sz w:val="22"/>
                <w:szCs w:val="22"/>
              </w:rPr>
              <w:t>3</w:t>
            </w:r>
            <w:r>
              <w:rPr>
                <w:sz w:val="22"/>
                <w:szCs w:val="22"/>
              </w:rPr>
              <w:t>,</w:t>
            </w:r>
            <w:r w:rsidRPr="004D3306">
              <w:rPr>
                <w:sz w:val="22"/>
                <w:szCs w:val="22"/>
              </w:rPr>
              <w:t>356</w:t>
            </w:r>
          </w:p>
        </w:tc>
        <w:tc>
          <w:tcPr>
            <w:tcW w:w="1811" w:type="dxa"/>
            <w:tcBorders>
              <w:top w:val="nil"/>
              <w:left w:val="single" w:sz="4" w:space="0" w:color="auto"/>
              <w:bottom w:val="nil"/>
              <w:right w:val="nil"/>
            </w:tcBorders>
            <w:vAlign w:val="center"/>
          </w:tcPr>
          <w:p w14:paraId="7F7949DC" w14:textId="5B004C6C" w:rsidR="00E812B7" w:rsidRPr="000D71CD" w:rsidRDefault="00E812B7" w:rsidP="000D71CD">
            <w:pPr>
              <w:jc w:val="center"/>
              <w:rPr>
                <w:sz w:val="22"/>
                <w:szCs w:val="22"/>
                <w:highlight w:val="yellow"/>
              </w:rPr>
            </w:pPr>
            <w:r w:rsidRPr="000D71CD">
              <w:rPr>
                <w:color w:val="000000"/>
                <w:sz w:val="22"/>
                <w:szCs w:val="22"/>
              </w:rPr>
              <w:t>67.91</w:t>
            </w:r>
          </w:p>
        </w:tc>
        <w:tc>
          <w:tcPr>
            <w:tcW w:w="1564" w:type="dxa"/>
            <w:tcBorders>
              <w:top w:val="nil"/>
              <w:left w:val="nil"/>
              <w:bottom w:val="nil"/>
              <w:right w:val="nil"/>
            </w:tcBorders>
            <w:vAlign w:val="center"/>
          </w:tcPr>
          <w:p w14:paraId="66D9392E" w14:textId="3580AFDD" w:rsidR="00E812B7" w:rsidRPr="000D71CD" w:rsidRDefault="00E812B7" w:rsidP="000D71CD">
            <w:pPr>
              <w:jc w:val="center"/>
              <w:rPr>
                <w:sz w:val="22"/>
                <w:szCs w:val="22"/>
                <w:highlight w:val="yellow"/>
              </w:rPr>
            </w:pPr>
            <w:r w:rsidRPr="000D71CD">
              <w:rPr>
                <w:color w:val="000000"/>
                <w:sz w:val="22"/>
                <w:szCs w:val="22"/>
              </w:rPr>
              <w:t>0.19</w:t>
            </w:r>
          </w:p>
        </w:tc>
        <w:tc>
          <w:tcPr>
            <w:tcW w:w="1475" w:type="dxa"/>
            <w:tcBorders>
              <w:top w:val="nil"/>
              <w:left w:val="nil"/>
              <w:bottom w:val="nil"/>
              <w:right w:val="single" w:sz="4" w:space="0" w:color="auto"/>
            </w:tcBorders>
            <w:vAlign w:val="center"/>
          </w:tcPr>
          <w:p w14:paraId="0760EBAC" w14:textId="24E788F4" w:rsidR="00E812B7" w:rsidRPr="000D71CD" w:rsidRDefault="00E812B7" w:rsidP="000D71CD">
            <w:pPr>
              <w:jc w:val="center"/>
              <w:rPr>
                <w:sz w:val="22"/>
                <w:szCs w:val="22"/>
                <w:highlight w:val="yellow"/>
              </w:rPr>
            </w:pPr>
            <w:r w:rsidRPr="000D71CD">
              <w:rPr>
                <w:color w:val="000000"/>
                <w:sz w:val="22"/>
                <w:szCs w:val="22"/>
              </w:rPr>
              <w:t>-1.96</w:t>
            </w:r>
          </w:p>
        </w:tc>
        <w:tc>
          <w:tcPr>
            <w:tcW w:w="1997" w:type="dxa"/>
            <w:tcBorders>
              <w:top w:val="nil"/>
              <w:left w:val="single" w:sz="4" w:space="0" w:color="auto"/>
              <w:bottom w:val="nil"/>
              <w:right w:val="nil"/>
            </w:tcBorders>
            <w:vAlign w:val="center"/>
          </w:tcPr>
          <w:p w14:paraId="5CB61BA8" w14:textId="617DC00C" w:rsidR="00E812B7" w:rsidRPr="000D71CD" w:rsidRDefault="00E812B7" w:rsidP="000D71CD">
            <w:pPr>
              <w:jc w:val="center"/>
              <w:rPr>
                <w:sz w:val="22"/>
                <w:szCs w:val="22"/>
                <w:highlight w:val="yellow"/>
              </w:rPr>
            </w:pPr>
            <w:r w:rsidRPr="000D71CD">
              <w:rPr>
                <w:color w:val="000000"/>
                <w:sz w:val="22"/>
                <w:szCs w:val="22"/>
              </w:rPr>
              <w:t>24.84</w:t>
            </w:r>
          </w:p>
        </w:tc>
        <w:tc>
          <w:tcPr>
            <w:tcW w:w="1997" w:type="dxa"/>
            <w:tcBorders>
              <w:top w:val="nil"/>
              <w:left w:val="nil"/>
              <w:bottom w:val="nil"/>
              <w:right w:val="single" w:sz="4" w:space="0" w:color="auto"/>
            </w:tcBorders>
            <w:vAlign w:val="center"/>
          </w:tcPr>
          <w:p w14:paraId="01E03A41" w14:textId="303D6A2C" w:rsidR="00E812B7" w:rsidRPr="000D71CD" w:rsidRDefault="00E812B7" w:rsidP="000D71CD">
            <w:pPr>
              <w:jc w:val="center"/>
              <w:rPr>
                <w:sz w:val="22"/>
                <w:szCs w:val="22"/>
                <w:highlight w:val="yellow"/>
              </w:rPr>
            </w:pPr>
            <w:r w:rsidRPr="000D71CD">
              <w:rPr>
                <w:color w:val="000000"/>
                <w:sz w:val="22"/>
                <w:szCs w:val="22"/>
              </w:rPr>
              <w:t>67.73</w:t>
            </w:r>
          </w:p>
        </w:tc>
      </w:tr>
      <w:tr w:rsidR="00E812B7" w:rsidRPr="004D3306" w14:paraId="3B9C09CE" w14:textId="77777777" w:rsidTr="000D71CD">
        <w:trPr>
          <w:gridAfter w:val="1"/>
          <w:wAfter w:w="11" w:type="dxa"/>
          <w:trHeight w:val="436"/>
          <w:jc w:val="center"/>
        </w:trPr>
        <w:tc>
          <w:tcPr>
            <w:tcW w:w="925" w:type="dxa"/>
            <w:tcBorders>
              <w:top w:val="nil"/>
              <w:left w:val="single" w:sz="4" w:space="0" w:color="auto"/>
              <w:bottom w:val="nil"/>
              <w:right w:val="nil"/>
            </w:tcBorders>
          </w:tcPr>
          <w:p w14:paraId="28197A81" w14:textId="5203FE96"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E812B7" w:rsidRPr="004D3306" w:rsidRDefault="00E812B7" w:rsidP="00E812B7">
            <w:pPr>
              <w:jc w:val="center"/>
              <w:rPr>
                <w:sz w:val="22"/>
                <w:szCs w:val="22"/>
              </w:rPr>
            </w:pPr>
            <w:r w:rsidRPr="004D3306">
              <w:rPr>
                <w:sz w:val="22"/>
                <w:szCs w:val="22"/>
              </w:rPr>
              <w:t>8</w:t>
            </w:r>
            <w:r>
              <w:rPr>
                <w:sz w:val="22"/>
                <w:szCs w:val="22"/>
              </w:rPr>
              <w:t>,</w:t>
            </w:r>
            <w:r w:rsidRPr="004D3306">
              <w:rPr>
                <w:sz w:val="22"/>
                <w:szCs w:val="22"/>
              </w:rPr>
              <w:t>871</w:t>
            </w:r>
          </w:p>
        </w:tc>
        <w:tc>
          <w:tcPr>
            <w:tcW w:w="1811" w:type="dxa"/>
            <w:tcBorders>
              <w:top w:val="nil"/>
              <w:left w:val="single" w:sz="4" w:space="0" w:color="auto"/>
              <w:bottom w:val="nil"/>
              <w:right w:val="nil"/>
            </w:tcBorders>
            <w:vAlign w:val="center"/>
          </w:tcPr>
          <w:p w14:paraId="6A11FCFA" w14:textId="3F1EDD58" w:rsidR="00E812B7" w:rsidRPr="000D71CD" w:rsidRDefault="00E812B7" w:rsidP="000D71CD">
            <w:pPr>
              <w:jc w:val="center"/>
              <w:rPr>
                <w:sz w:val="22"/>
                <w:szCs w:val="22"/>
                <w:highlight w:val="yellow"/>
              </w:rPr>
            </w:pPr>
            <w:r w:rsidRPr="000D71CD">
              <w:rPr>
                <w:color w:val="000000"/>
                <w:sz w:val="22"/>
                <w:szCs w:val="22"/>
              </w:rPr>
              <w:t>59.04</w:t>
            </w:r>
          </w:p>
        </w:tc>
        <w:tc>
          <w:tcPr>
            <w:tcW w:w="1564" w:type="dxa"/>
            <w:tcBorders>
              <w:top w:val="nil"/>
              <w:left w:val="nil"/>
              <w:bottom w:val="nil"/>
              <w:right w:val="nil"/>
            </w:tcBorders>
            <w:vAlign w:val="center"/>
          </w:tcPr>
          <w:p w14:paraId="0D2F2F3E" w14:textId="1E1E5E20" w:rsidR="00E812B7" w:rsidRPr="000D71CD" w:rsidRDefault="00E812B7" w:rsidP="000D71CD">
            <w:pPr>
              <w:jc w:val="center"/>
              <w:rPr>
                <w:sz w:val="22"/>
                <w:szCs w:val="22"/>
                <w:highlight w:val="yellow"/>
              </w:rPr>
            </w:pPr>
            <w:r w:rsidRPr="000D71CD">
              <w:rPr>
                <w:color w:val="000000"/>
                <w:sz w:val="22"/>
                <w:szCs w:val="22"/>
              </w:rPr>
              <w:t>0.21</w:t>
            </w:r>
          </w:p>
        </w:tc>
        <w:tc>
          <w:tcPr>
            <w:tcW w:w="1475" w:type="dxa"/>
            <w:tcBorders>
              <w:top w:val="nil"/>
              <w:left w:val="nil"/>
              <w:bottom w:val="nil"/>
              <w:right w:val="single" w:sz="4" w:space="0" w:color="auto"/>
            </w:tcBorders>
            <w:vAlign w:val="center"/>
          </w:tcPr>
          <w:p w14:paraId="78460A1B" w14:textId="0E0DAD59" w:rsidR="00E812B7" w:rsidRPr="000D71CD" w:rsidRDefault="00E812B7" w:rsidP="000D71CD">
            <w:pPr>
              <w:jc w:val="center"/>
              <w:rPr>
                <w:sz w:val="22"/>
                <w:szCs w:val="22"/>
                <w:highlight w:val="yellow"/>
              </w:rPr>
            </w:pPr>
            <w:r w:rsidRPr="000D71CD">
              <w:rPr>
                <w:color w:val="000000"/>
                <w:sz w:val="22"/>
                <w:szCs w:val="22"/>
              </w:rPr>
              <w:t>-2.34</w:t>
            </w:r>
          </w:p>
        </w:tc>
        <w:tc>
          <w:tcPr>
            <w:tcW w:w="1997" w:type="dxa"/>
            <w:tcBorders>
              <w:top w:val="nil"/>
              <w:left w:val="single" w:sz="4" w:space="0" w:color="auto"/>
              <w:bottom w:val="nil"/>
              <w:right w:val="nil"/>
            </w:tcBorders>
            <w:vAlign w:val="center"/>
          </w:tcPr>
          <w:p w14:paraId="11DF60D8" w14:textId="3DBFD9E4" w:rsidR="00E812B7" w:rsidRPr="000D71CD" w:rsidRDefault="00E812B7" w:rsidP="000D71CD">
            <w:pPr>
              <w:jc w:val="center"/>
              <w:rPr>
                <w:sz w:val="22"/>
                <w:szCs w:val="22"/>
                <w:highlight w:val="yellow"/>
              </w:rPr>
            </w:pPr>
            <w:r w:rsidRPr="000D71CD">
              <w:rPr>
                <w:color w:val="000000"/>
                <w:sz w:val="22"/>
                <w:szCs w:val="22"/>
              </w:rPr>
              <w:t>26.83</w:t>
            </w:r>
          </w:p>
        </w:tc>
        <w:tc>
          <w:tcPr>
            <w:tcW w:w="1997" w:type="dxa"/>
            <w:tcBorders>
              <w:top w:val="nil"/>
              <w:left w:val="nil"/>
              <w:bottom w:val="nil"/>
              <w:right w:val="single" w:sz="4" w:space="0" w:color="auto"/>
            </w:tcBorders>
            <w:vAlign w:val="center"/>
          </w:tcPr>
          <w:p w14:paraId="3D8F4021" w14:textId="0416E044" w:rsidR="00E812B7" w:rsidRPr="000D71CD" w:rsidRDefault="00E812B7" w:rsidP="000D71CD">
            <w:pPr>
              <w:jc w:val="center"/>
              <w:rPr>
                <w:sz w:val="22"/>
                <w:szCs w:val="22"/>
                <w:highlight w:val="yellow"/>
              </w:rPr>
            </w:pPr>
            <w:r w:rsidRPr="000D71CD">
              <w:rPr>
                <w:color w:val="000000"/>
                <w:sz w:val="22"/>
                <w:szCs w:val="22"/>
              </w:rPr>
              <w:t>58.98</w:t>
            </w:r>
          </w:p>
        </w:tc>
      </w:tr>
      <w:tr w:rsidR="00E812B7" w:rsidRPr="004D3306" w14:paraId="549E08C0" w14:textId="77777777" w:rsidTr="000D71CD">
        <w:trPr>
          <w:gridAfter w:val="1"/>
          <w:wAfter w:w="11" w:type="dxa"/>
          <w:trHeight w:val="436"/>
          <w:jc w:val="center"/>
        </w:trPr>
        <w:tc>
          <w:tcPr>
            <w:tcW w:w="925" w:type="dxa"/>
            <w:tcBorders>
              <w:top w:val="nil"/>
              <w:left w:val="single" w:sz="4" w:space="0" w:color="auto"/>
              <w:bottom w:val="nil"/>
              <w:right w:val="nil"/>
            </w:tcBorders>
          </w:tcPr>
          <w:p w14:paraId="2CD4A27B" w14:textId="75150774" w:rsidR="00E812B7" w:rsidRPr="004D3306" w:rsidRDefault="00E812B7" w:rsidP="00E812B7">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640</w:t>
            </w:r>
          </w:p>
        </w:tc>
        <w:tc>
          <w:tcPr>
            <w:tcW w:w="1811" w:type="dxa"/>
            <w:tcBorders>
              <w:top w:val="nil"/>
              <w:left w:val="single" w:sz="4" w:space="0" w:color="auto"/>
              <w:bottom w:val="nil"/>
              <w:right w:val="nil"/>
            </w:tcBorders>
            <w:vAlign w:val="center"/>
          </w:tcPr>
          <w:p w14:paraId="06BE7014" w14:textId="7CA63B69" w:rsidR="00E812B7" w:rsidRPr="000D71CD" w:rsidRDefault="00E812B7" w:rsidP="000D71CD">
            <w:pPr>
              <w:jc w:val="center"/>
              <w:rPr>
                <w:sz w:val="22"/>
                <w:szCs w:val="22"/>
                <w:highlight w:val="yellow"/>
              </w:rPr>
            </w:pPr>
            <w:r w:rsidRPr="000D71CD">
              <w:rPr>
                <w:color w:val="000000"/>
                <w:sz w:val="22"/>
                <w:szCs w:val="22"/>
              </w:rPr>
              <w:t>70.15</w:t>
            </w:r>
          </w:p>
        </w:tc>
        <w:tc>
          <w:tcPr>
            <w:tcW w:w="1564" w:type="dxa"/>
            <w:tcBorders>
              <w:top w:val="nil"/>
              <w:left w:val="nil"/>
              <w:bottom w:val="nil"/>
              <w:right w:val="nil"/>
            </w:tcBorders>
            <w:vAlign w:val="center"/>
          </w:tcPr>
          <w:p w14:paraId="38C6C177" w14:textId="10421984" w:rsidR="00E812B7" w:rsidRPr="000D71CD" w:rsidRDefault="00E812B7" w:rsidP="000D71CD">
            <w:pPr>
              <w:jc w:val="center"/>
              <w:rPr>
                <w:sz w:val="22"/>
                <w:szCs w:val="22"/>
                <w:highlight w:val="yellow"/>
              </w:rPr>
            </w:pPr>
            <w:r w:rsidRPr="000D71CD">
              <w:rPr>
                <w:color w:val="000000"/>
                <w:sz w:val="22"/>
                <w:szCs w:val="22"/>
              </w:rPr>
              <w:t>1.29</w:t>
            </w:r>
          </w:p>
        </w:tc>
        <w:tc>
          <w:tcPr>
            <w:tcW w:w="1475" w:type="dxa"/>
            <w:tcBorders>
              <w:top w:val="nil"/>
              <w:left w:val="nil"/>
              <w:bottom w:val="nil"/>
              <w:right w:val="single" w:sz="4" w:space="0" w:color="auto"/>
            </w:tcBorders>
            <w:vAlign w:val="center"/>
          </w:tcPr>
          <w:p w14:paraId="4EB76E61" w14:textId="52D9A5DC" w:rsidR="00E812B7" w:rsidRPr="000D71CD" w:rsidRDefault="00E812B7" w:rsidP="000D71CD">
            <w:pPr>
              <w:jc w:val="center"/>
              <w:rPr>
                <w:sz w:val="22"/>
                <w:szCs w:val="22"/>
                <w:highlight w:val="yellow"/>
              </w:rPr>
            </w:pPr>
            <w:r w:rsidRPr="000D71CD">
              <w:rPr>
                <w:color w:val="000000"/>
                <w:sz w:val="22"/>
                <w:szCs w:val="22"/>
              </w:rPr>
              <w:t>2.41</w:t>
            </w:r>
          </w:p>
        </w:tc>
        <w:tc>
          <w:tcPr>
            <w:tcW w:w="1997" w:type="dxa"/>
            <w:tcBorders>
              <w:top w:val="nil"/>
              <w:left w:val="single" w:sz="4" w:space="0" w:color="auto"/>
              <w:bottom w:val="nil"/>
              <w:right w:val="nil"/>
            </w:tcBorders>
            <w:vAlign w:val="center"/>
          </w:tcPr>
          <w:p w14:paraId="52E16F90" w14:textId="0F760BB4" w:rsidR="00E812B7" w:rsidRPr="000D71CD" w:rsidRDefault="00E812B7" w:rsidP="000D71CD">
            <w:pPr>
              <w:jc w:val="center"/>
              <w:rPr>
                <w:sz w:val="22"/>
                <w:szCs w:val="22"/>
                <w:highlight w:val="yellow"/>
              </w:rPr>
            </w:pPr>
            <w:r w:rsidRPr="000D71CD">
              <w:rPr>
                <w:color w:val="000000"/>
                <w:sz w:val="22"/>
                <w:szCs w:val="22"/>
              </w:rPr>
              <w:t>61.09</w:t>
            </w:r>
            <w:r w:rsidR="00D70D44">
              <w:rPr>
                <w:color w:val="000000"/>
                <w:sz w:val="22"/>
                <w:szCs w:val="22"/>
              </w:rPr>
              <w:t>*</w:t>
            </w:r>
          </w:p>
        </w:tc>
        <w:tc>
          <w:tcPr>
            <w:tcW w:w="1997" w:type="dxa"/>
            <w:tcBorders>
              <w:top w:val="nil"/>
              <w:left w:val="nil"/>
              <w:bottom w:val="nil"/>
              <w:right w:val="single" w:sz="4" w:space="0" w:color="auto"/>
            </w:tcBorders>
            <w:vAlign w:val="center"/>
          </w:tcPr>
          <w:p w14:paraId="6831ABF0" w14:textId="1D0475F9" w:rsidR="00E812B7" w:rsidRPr="000D71CD" w:rsidRDefault="00E812B7" w:rsidP="000D71CD">
            <w:pPr>
              <w:jc w:val="center"/>
              <w:rPr>
                <w:sz w:val="22"/>
                <w:szCs w:val="22"/>
                <w:highlight w:val="yellow"/>
              </w:rPr>
            </w:pPr>
            <w:r w:rsidRPr="000D71CD">
              <w:rPr>
                <w:color w:val="000000"/>
                <w:sz w:val="22"/>
                <w:szCs w:val="22"/>
              </w:rPr>
              <w:t>70.15</w:t>
            </w:r>
          </w:p>
        </w:tc>
      </w:tr>
      <w:tr w:rsidR="00E812B7" w:rsidRPr="004D3306" w14:paraId="315771A3" w14:textId="77777777" w:rsidTr="000D71CD">
        <w:trPr>
          <w:gridAfter w:val="1"/>
          <w:wAfter w:w="11" w:type="dxa"/>
          <w:trHeight w:val="436"/>
          <w:jc w:val="center"/>
        </w:trPr>
        <w:tc>
          <w:tcPr>
            <w:tcW w:w="925" w:type="dxa"/>
            <w:tcBorders>
              <w:top w:val="nil"/>
              <w:left w:val="single" w:sz="4" w:space="0" w:color="auto"/>
              <w:bottom w:val="nil"/>
              <w:right w:val="nil"/>
            </w:tcBorders>
          </w:tcPr>
          <w:p w14:paraId="5D217B81" w14:textId="42CBE88C" w:rsidR="00E812B7" w:rsidRPr="004D3306" w:rsidRDefault="00E812B7" w:rsidP="00E812B7">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328</w:t>
            </w:r>
          </w:p>
        </w:tc>
        <w:tc>
          <w:tcPr>
            <w:tcW w:w="1811" w:type="dxa"/>
            <w:tcBorders>
              <w:top w:val="nil"/>
              <w:left w:val="single" w:sz="4" w:space="0" w:color="auto"/>
              <w:bottom w:val="nil"/>
              <w:right w:val="nil"/>
            </w:tcBorders>
            <w:vAlign w:val="center"/>
          </w:tcPr>
          <w:p w14:paraId="386D5271" w14:textId="4F2E97BE" w:rsidR="00E812B7" w:rsidRPr="000D71CD" w:rsidRDefault="00E812B7" w:rsidP="000D71CD">
            <w:pPr>
              <w:jc w:val="center"/>
              <w:rPr>
                <w:sz w:val="22"/>
                <w:szCs w:val="22"/>
                <w:highlight w:val="yellow"/>
              </w:rPr>
            </w:pPr>
            <w:r w:rsidRPr="000D71CD">
              <w:rPr>
                <w:color w:val="000000"/>
                <w:sz w:val="22"/>
                <w:szCs w:val="22"/>
              </w:rPr>
              <w:t>69.21</w:t>
            </w:r>
          </w:p>
        </w:tc>
        <w:tc>
          <w:tcPr>
            <w:tcW w:w="1564" w:type="dxa"/>
            <w:tcBorders>
              <w:top w:val="nil"/>
              <w:left w:val="nil"/>
              <w:bottom w:val="nil"/>
              <w:right w:val="nil"/>
            </w:tcBorders>
            <w:vAlign w:val="center"/>
          </w:tcPr>
          <w:p w14:paraId="11F627AB" w14:textId="49802D0A" w:rsidR="00E812B7" w:rsidRPr="000D71CD" w:rsidRDefault="00E812B7" w:rsidP="000D71CD">
            <w:pPr>
              <w:jc w:val="center"/>
              <w:rPr>
                <w:sz w:val="22"/>
                <w:szCs w:val="22"/>
                <w:highlight w:val="yellow"/>
              </w:rPr>
            </w:pPr>
            <w:r w:rsidRPr="000D71CD">
              <w:rPr>
                <w:color w:val="000000"/>
                <w:sz w:val="22"/>
                <w:szCs w:val="22"/>
              </w:rPr>
              <w:t>1.18</w:t>
            </w:r>
          </w:p>
        </w:tc>
        <w:tc>
          <w:tcPr>
            <w:tcW w:w="1475" w:type="dxa"/>
            <w:tcBorders>
              <w:top w:val="nil"/>
              <w:left w:val="nil"/>
              <w:bottom w:val="nil"/>
              <w:right w:val="single" w:sz="4" w:space="0" w:color="auto"/>
            </w:tcBorders>
            <w:vAlign w:val="center"/>
          </w:tcPr>
          <w:p w14:paraId="162F683B" w14:textId="554CAA61" w:rsidR="00E812B7" w:rsidRPr="000D71CD" w:rsidRDefault="00E812B7" w:rsidP="000D71CD">
            <w:pPr>
              <w:jc w:val="center"/>
              <w:rPr>
                <w:sz w:val="22"/>
                <w:szCs w:val="22"/>
                <w:highlight w:val="yellow"/>
              </w:rPr>
            </w:pPr>
            <w:r w:rsidRPr="000D71CD">
              <w:rPr>
                <w:color w:val="000000"/>
                <w:sz w:val="22"/>
                <w:szCs w:val="22"/>
              </w:rPr>
              <w:t>2.32</w:t>
            </w:r>
          </w:p>
        </w:tc>
        <w:tc>
          <w:tcPr>
            <w:tcW w:w="1997" w:type="dxa"/>
            <w:tcBorders>
              <w:top w:val="nil"/>
              <w:left w:val="single" w:sz="4" w:space="0" w:color="auto"/>
              <w:bottom w:val="nil"/>
              <w:right w:val="nil"/>
            </w:tcBorders>
            <w:vAlign w:val="center"/>
          </w:tcPr>
          <w:p w14:paraId="2A2307ED" w14:textId="5C40660F" w:rsidR="00E812B7" w:rsidRPr="000D71CD" w:rsidRDefault="00E812B7" w:rsidP="000D71CD">
            <w:pPr>
              <w:jc w:val="center"/>
              <w:rPr>
                <w:sz w:val="22"/>
                <w:szCs w:val="22"/>
                <w:highlight w:val="yellow"/>
              </w:rPr>
            </w:pPr>
            <w:r w:rsidRPr="000D71CD">
              <w:rPr>
                <w:color w:val="000000"/>
                <w:sz w:val="22"/>
                <w:szCs w:val="22"/>
              </w:rPr>
              <w:t>59.72</w:t>
            </w:r>
            <w:r w:rsidR="00D70D44">
              <w:rPr>
                <w:color w:val="000000"/>
                <w:sz w:val="22"/>
                <w:szCs w:val="22"/>
              </w:rPr>
              <w:t>*</w:t>
            </w:r>
          </w:p>
        </w:tc>
        <w:tc>
          <w:tcPr>
            <w:tcW w:w="1997" w:type="dxa"/>
            <w:tcBorders>
              <w:top w:val="nil"/>
              <w:left w:val="nil"/>
              <w:bottom w:val="nil"/>
              <w:right w:val="single" w:sz="4" w:space="0" w:color="auto"/>
            </w:tcBorders>
            <w:vAlign w:val="center"/>
          </w:tcPr>
          <w:p w14:paraId="52C381CD" w14:textId="6E6256AF" w:rsidR="00E812B7" w:rsidRPr="000D71CD" w:rsidRDefault="00E812B7" w:rsidP="000D71CD">
            <w:pPr>
              <w:jc w:val="center"/>
              <w:rPr>
                <w:sz w:val="22"/>
                <w:szCs w:val="22"/>
                <w:highlight w:val="yellow"/>
              </w:rPr>
            </w:pPr>
            <w:r w:rsidRPr="000D71CD">
              <w:rPr>
                <w:color w:val="000000"/>
                <w:sz w:val="22"/>
                <w:szCs w:val="22"/>
              </w:rPr>
              <w:t>69.21</w:t>
            </w:r>
          </w:p>
        </w:tc>
      </w:tr>
      <w:tr w:rsidR="00E812B7" w:rsidRPr="004D3306" w14:paraId="660F6C51" w14:textId="77777777" w:rsidTr="000D71CD">
        <w:trPr>
          <w:gridAfter w:val="1"/>
          <w:wAfter w:w="11" w:type="dxa"/>
          <w:trHeight w:val="436"/>
          <w:jc w:val="center"/>
        </w:trPr>
        <w:tc>
          <w:tcPr>
            <w:tcW w:w="925" w:type="dxa"/>
            <w:tcBorders>
              <w:top w:val="nil"/>
              <w:left w:val="single" w:sz="4" w:space="0" w:color="auto"/>
              <w:bottom w:val="nil"/>
              <w:right w:val="nil"/>
            </w:tcBorders>
          </w:tcPr>
          <w:p w14:paraId="6FD7AA3C" w14:textId="113C45D7" w:rsidR="00E812B7" w:rsidRPr="004D3306" w:rsidRDefault="00E812B7" w:rsidP="00E812B7">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E812B7" w:rsidRPr="004D3306" w:rsidRDefault="00E812B7" w:rsidP="00E812B7">
            <w:pPr>
              <w:jc w:val="center"/>
              <w:rPr>
                <w:sz w:val="22"/>
                <w:szCs w:val="22"/>
              </w:rPr>
            </w:pPr>
            <w:r w:rsidRPr="004D3306">
              <w:rPr>
                <w:sz w:val="22"/>
                <w:szCs w:val="22"/>
              </w:rPr>
              <w:t>6</w:t>
            </w:r>
            <w:r>
              <w:rPr>
                <w:sz w:val="22"/>
                <w:szCs w:val="22"/>
              </w:rPr>
              <w:t>,</w:t>
            </w:r>
            <w:r w:rsidRPr="004D3306">
              <w:rPr>
                <w:sz w:val="22"/>
                <w:szCs w:val="22"/>
              </w:rPr>
              <w:t>384</w:t>
            </w:r>
          </w:p>
        </w:tc>
        <w:tc>
          <w:tcPr>
            <w:tcW w:w="1811" w:type="dxa"/>
            <w:tcBorders>
              <w:top w:val="nil"/>
              <w:left w:val="single" w:sz="4" w:space="0" w:color="auto"/>
              <w:bottom w:val="nil"/>
              <w:right w:val="nil"/>
            </w:tcBorders>
            <w:vAlign w:val="center"/>
          </w:tcPr>
          <w:p w14:paraId="479ED6BF" w14:textId="4DA46A24" w:rsidR="00E812B7" w:rsidRPr="000D71CD" w:rsidRDefault="00E812B7" w:rsidP="000D71CD">
            <w:pPr>
              <w:jc w:val="center"/>
              <w:rPr>
                <w:sz w:val="22"/>
                <w:szCs w:val="22"/>
                <w:highlight w:val="yellow"/>
              </w:rPr>
            </w:pPr>
            <w:r w:rsidRPr="000D71CD">
              <w:rPr>
                <w:color w:val="000000"/>
                <w:sz w:val="22"/>
                <w:szCs w:val="22"/>
              </w:rPr>
              <w:t>60.26</w:t>
            </w:r>
          </w:p>
        </w:tc>
        <w:tc>
          <w:tcPr>
            <w:tcW w:w="1564" w:type="dxa"/>
            <w:tcBorders>
              <w:top w:val="nil"/>
              <w:left w:val="nil"/>
              <w:bottom w:val="nil"/>
              <w:right w:val="nil"/>
            </w:tcBorders>
            <w:vAlign w:val="center"/>
          </w:tcPr>
          <w:p w14:paraId="4CCA66FB" w14:textId="3788B694" w:rsidR="00E812B7" w:rsidRPr="000D71CD" w:rsidRDefault="00E812B7" w:rsidP="000D71CD">
            <w:pPr>
              <w:jc w:val="center"/>
              <w:rPr>
                <w:sz w:val="22"/>
                <w:szCs w:val="22"/>
                <w:highlight w:val="yellow"/>
              </w:rPr>
            </w:pPr>
            <w:r w:rsidRPr="000D71CD">
              <w:rPr>
                <w:color w:val="000000"/>
                <w:sz w:val="22"/>
                <w:szCs w:val="22"/>
              </w:rPr>
              <w:t>2.12</w:t>
            </w:r>
          </w:p>
        </w:tc>
        <w:tc>
          <w:tcPr>
            <w:tcW w:w="1475" w:type="dxa"/>
            <w:tcBorders>
              <w:top w:val="nil"/>
              <w:left w:val="nil"/>
              <w:bottom w:val="nil"/>
              <w:right w:val="single" w:sz="4" w:space="0" w:color="auto"/>
            </w:tcBorders>
            <w:vAlign w:val="center"/>
          </w:tcPr>
          <w:p w14:paraId="4CBDC36B" w14:textId="12D11AE5" w:rsidR="00E812B7" w:rsidRPr="000D71CD" w:rsidRDefault="00E812B7" w:rsidP="000D71CD">
            <w:pPr>
              <w:jc w:val="center"/>
              <w:rPr>
                <w:sz w:val="22"/>
                <w:szCs w:val="22"/>
                <w:highlight w:val="yellow"/>
              </w:rPr>
            </w:pPr>
            <w:r w:rsidRPr="000D71CD">
              <w:rPr>
                <w:color w:val="000000"/>
                <w:sz w:val="22"/>
                <w:szCs w:val="22"/>
              </w:rPr>
              <w:t>3.54</w:t>
            </w:r>
          </w:p>
        </w:tc>
        <w:tc>
          <w:tcPr>
            <w:tcW w:w="1997" w:type="dxa"/>
            <w:tcBorders>
              <w:top w:val="nil"/>
              <w:left w:val="single" w:sz="4" w:space="0" w:color="auto"/>
              <w:bottom w:val="nil"/>
              <w:right w:val="nil"/>
            </w:tcBorders>
            <w:vAlign w:val="center"/>
          </w:tcPr>
          <w:p w14:paraId="17E4AD3C" w14:textId="2D983347" w:rsidR="00E812B7" w:rsidRPr="000D71CD" w:rsidRDefault="00E812B7" w:rsidP="000D71CD">
            <w:pPr>
              <w:jc w:val="center"/>
              <w:rPr>
                <w:sz w:val="22"/>
                <w:szCs w:val="22"/>
                <w:highlight w:val="yellow"/>
              </w:rPr>
            </w:pPr>
            <w:r w:rsidRPr="000D71CD">
              <w:rPr>
                <w:color w:val="000000"/>
                <w:sz w:val="22"/>
                <w:szCs w:val="22"/>
              </w:rPr>
              <w:t>37.56</w:t>
            </w:r>
            <w:r w:rsidR="00D70D44">
              <w:rPr>
                <w:color w:val="000000"/>
                <w:sz w:val="22"/>
                <w:szCs w:val="22"/>
              </w:rPr>
              <w:t>*</w:t>
            </w:r>
          </w:p>
        </w:tc>
        <w:tc>
          <w:tcPr>
            <w:tcW w:w="1997" w:type="dxa"/>
            <w:tcBorders>
              <w:top w:val="nil"/>
              <w:left w:val="nil"/>
              <w:bottom w:val="nil"/>
              <w:right w:val="single" w:sz="4" w:space="0" w:color="auto"/>
            </w:tcBorders>
            <w:vAlign w:val="center"/>
          </w:tcPr>
          <w:p w14:paraId="57FB7DA1" w14:textId="04C442C9" w:rsidR="00E812B7" w:rsidRPr="000D71CD" w:rsidRDefault="00E812B7" w:rsidP="000D71CD">
            <w:pPr>
              <w:jc w:val="center"/>
              <w:rPr>
                <w:sz w:val="22"/>
                <w:szCs w:val="22"/>
                <w:highlight w:val="yellow"/>
              </w:rPr>
            </w:pPr>
            <w:r w:rsidRPr="000D71CD">
              <w:rPr>
                <w:color w:val="000000"/>
                <w:sz w:val="22"/>
                <w:szCs w:val="22"/>
              </w:rPr>
              <w:t>60.26</w:t>
            </w:r>
          </w:p>
        </w:tc>
      </w:tr>
      <w:tr w:rsidR="00E812B7" w:rsidRPr="004D3306" w14:paraId="303F8B9E" w14:textId="77777777" w:rsidTr="000D71CD">
        <w:trPr>
          <w:gridAfter w:val="1"/>
          <w:wAfter w:w="11" w:type="dxa"/>
          <w:trHeight w:val="436"/>
          <w:jc w:val="center"/>
        </w:trPr>
        <w:tc>
          <w:tcPr>
            <w:tcW w:w="925" w:type="dxa"/>
            <w:tcBorders>
              <w:top w:val="nil"/>
              <w:left w:val="single" w:sz="4" w:space="0" w:color="auto"/>
              <w:bottom w:val="nil"/>
              <w:right w:val="nil"/>
            </w:tcBorders>
          </w:tcPr>
          <w:p w14:paraId="219317FA" w14:textId="0D91EBE5" w:rsidR="00E812B7" w:rsidRPr="004D3306" w:rsidRDefault="00E812B7" w:rsidP="00E812B7">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E812B7" w:rsidRPr="004D3306" w:rsidRDefault="00E812B7" w:rsidP="00E812B7">
            <w:pPr>
              <w:jc w:val="center"/>
              <w:rPr>
                <w:sz w:val="22"/>
                <w:szCs w:val="22"/>
              </w:rPr>
            </w:pPr>
            <w:r w:rsidRPr="004D3306">
              <w:rPr>
                <w:sz w:val="22"/>
                <w:szCs w:val="22"/>
              </w:rPr>
              <w:t>3</w:t>
            </w:r>
            <w:r>
              <w:rPr>
                <w:sz w:val="22"/>
                <w:szCs w:val="22"/>
              </w:rPr>
              <w:t>,</w:t>
            </w:r>
            <w:r w:rsidRPr="004D3306">
              <w:rPr>
                <w:sz w:val="22"/>
                <w:szCs w:val="22"/>
              </w:rPr>
              <w:t>671</w:t>
            </w:r>
          </w:p>
        </w:tc>
        <w:tc>
          <w:tcPr>
            <w:tcW w:w="1811" w:type="dxa"/>
            <w:tcBorders>
              <w:top w:val="nil"/>
              <w:left w:val="single" w:sz="4" w:space="0" w:color="auto"/>
              <w:bottom w:val="nil"/>
              <w:right w:val="nil"/>
            </w:tcBorders>
            <w:vAlign w:val="center"/>
          </w:tcPr>
          <w:p w14:paraId="5111AEC1" w14:textId="7842D137" w:rsidR="00E812B7" w:rsidRPr="000D71CD" w:rsidRDefault="00E812B7" w:rsidP="000D71CD">
            <w:pPr>
              <w:jc w:val="center"/>
              <w:rPr>
                <w:sz w:val="22"/>
                <w:szCs w:val="22"/>
                <w:highlight w:val="yellow"/>
              </w:rPr>
            </w:pPr>
            <w:r w:rsidRPr="000D71CD">
              <w:rPr>
                <w:color w:val="000000"/>
                <w:sz w:val="22"/>
                <w:szCs w:val="22"/>
              </w:rPr>
              <w:t>74.66</w:t>
            </w:r>
          </w:p>
        </w:tc>
        <w:tc>
          <w:tcPr>
            <w:tcW w:w="1564" w:type="dxa"/>
            <w:tcBorders>
              <w:top w:val="nil"/>
              <w:left w:val="nil"/>
              <w:bottom w:val="nil"/>
              <w:right w:val="nil"/>
            </w:tcBorders>
            <w:vAlign w:val="center"/>
          </w:tcPr>
          <w:p w14:paraId="323E7976" w14:textId="36611929" w:rsidR="00E812B7" w:rsidRPr="000D71CD" w:rsidRDefault="00E812B7" w:rsidP="000D71CD">
            <w:pPr>
              <w:jc w:val="center"/>
              <w:rPr>
                <w:sz w:val="22"/>
                <w:szCs w:val="22"/>
                <w:highlight w:val="yellow"/>
              </w:rPr>
            </w:pPr>
            <w:r w:rsidRPr="000D71CD">
              <w:rPr>
                <w:color w:val="000000"/>
                <w:sz w:val="22"/>
                <w:szCs w:val="22"/>
              </w:rPr>
              <w:t>0.66</w:t>
            </w:r>
          </w:p>
        </w:tc>
        <w:tc>
          <w:tcPr>
            <w:tcW w:w="1475" w:type="dxa"/>
            <w:tcBorders>
              <w:top w:val="nil"/>
              <w:left w:val="nil"/>
              <w:bottom w:val="nil"/>
              <w:right w:val="single" w:sz="4" w:space="0" w:color="auto"/>
            </w:tcBorders>
            <w:vAlign w:val="center"/>
          </w:tcPr>
          <w:p w14:paraId="556A0A97" w14:textId="460EFCF5" w:rsidR="00E812B7" w:rsidRPr="000D71CD" w:rsidRDefault="00E812B7" w:rsidP="000D71CD">
            <w:pPr>
              <w:jc w:val="center"/>
              <w:rPr>
                <w:sz w:val="22"/>
                <w:szCs w:val="22"/>
                <w:highlight w:val="yellow"/>
              </w:rPr>
            </w:pPr>
            <w:r w:rsidRPr="000D71CD">
              <w:rPr>
                <w:color w:val="000000"/>
                <w:sz w:val="22"/>
                <w:szCs w:val="22"/>
              </w:rPr>
              <w:t>1.93</w:t>
            </w:r>
          </w:p>
        </w:tc>
        <w:tc>
          <w:tcPr>
            <w:tcW w:w="1997" w:type="dxa"/>
            <w:tcBorders>
              <w:top w:val="nil"/>
              <w:left w:val="single" w:sz="4" w:space="0" w:color="auto"/>
              <w:bottom w:val="nil"/>
              <w:right w:val="nil"/>
            </w:tcBorders>
            <w:vAlign w:val="center"/>
          </w:tcPr>
          <w:p w14:paraId="0D2EEECB" w14:textId="42F3FEDD" w:rsidR="00E812B7" w:rsidRPr="000D71CD" w:rsidRDefault="00E812B7" w:rsidP="000D71CD">
            <w:pPr>
              <w:jc w:val="center"/>
              <w:rPr>
                <w:sz w:val="22"/>
                <w:szCs w:val="22"/>
                <w:highlight w:val="yellow"/>
              </w:rPr>
            </w:pPr>
            <w:r w:rsidRPr="000D71CD">
              <w:rPr>
                <w:color w:val="000000"/>
                <w:sz w:val="22"/>
                <w:szCs w:val="22"/>
              </w:rPr>
              <w:t>55.49</w:t>
            </w:r>
            <w:r w:rsidR="00D70D44">
              <w:rPr>
                <w:color w:val="000000"/>
                <w:sz w:val="22"/>
                <w:szCs w:val="22"/>
              </w:rPr>
              <w:t>*</w:t>
            </w:r>
          </w:p>
        </w:tc>
        <w:tc>
          <w:tcPr>
            <w:tcW w:w="1997" w:type="dxa"/>
            <w:tcBorders>
              <w:top w:val="nil"/>
              <w:left w:val="nil"/>
              <w:bottom w:val="nil"/>
              <w:right w:val="single" w:sz="4" w:space="0" w:color="auto"/>
            </w:tcBorders>
            <w:vAlign w:val="center"/>
          </w:tcPr>
          <w:p w14:paraId="72869643" w14:textId="6AE318B8" w:rsidR="00E812B7" w:rsidRPr="000D71CD" w:rsidRDefault="00E812B7" w:rsidP="000D71CD">
            <w:pPr>
              <w:jc w:val="center"/>
              <w:rPr>
                <w:sz w:val="22"/>
                <w:szCs w:val="22"/>
                <w:highlight w:val="yellow"/>
              </w:rPr>
            </w:pPr>
            <w:r w:rsidRPr="000D71CD">
              <w:rPr>
                <w:color w:val="000000"/>
                <w:sz w:val="22"/>
                <w:szCs w:val="22"/>
              </w:rPr>
              <w:t>74.66</w:t>
            </w:r>
          </w:p>
        </w:tc>
      </w:tr>
      <w:tr w:rsidR="00E812B7" w:rsidRPr="004D3306" w14:paraId="6D4D1C4D" w14:textId="77777777" w:rsidTr="000D71CD">
        <w:trPr>
          <w:gridAfter w:val="1"/>
          <w:wAfter w:w="11" w:type="dxa"/>
          <w:trHeight w:val="436"/>
          <w:jc w:val="center"/>
        </w:trPr>
        <w:tc>
          <w:tcPr>
            <w:tcW w:w="925" w:type="dxa"/>
            <w:tcBorders>
              <w:top w:val="nil"/>
              <w:left w:val="single" w:sz="4" w:space="0" w:color="auto"/>
              <w:bottom w:val="nil"/>
              <w:right w:val="nil"/>
            </w:tcBorders>
          </w:tcPr>
          <w:p w14:paraId="78BB4FAA" w14:textId="27E9EBCD" w:rsidR="00E812B7" w:rsidRPr="004D3306" w:rsidRDefault="00E812B7" w:rsidP="00E812B7">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E812B7" w:rsidRPr="004D3306" w:rsidRDefault="00E812B7" w:rsidP="00E812B7">
            <w:pPr>
              <w:jc w:val="center"/>
              <w:rPr>
                <w:sz w:val="22"/>
                <w:szCs w:val="22"/>
              </w:rPr>
            </w:pPr>
            <w:r w:rsidRPr="004D3306">
              <w:rPr>
                <w:sz w:val="22"/>
                <w:szCs w:val="22"/>
              </w:rPr>
              <w:t>5</w:t>
            </w:r>
            <w:r>
              <w:rPr>
                <w:sz w:val="22"/>
                <w:szCs w:val="22"/>
              </w:rPr>
              <w:t>,</w:t>
            </w:r>
            <w:r w:rsidRPr="004D3306">
              <w:rPr>
                <w:sz w:val="22"/>
                <w:szCs w:val="22"/>
              </w:rPr>
              <w:t>884</w:t>
            </w:r>
          </w:p>
        </w:tc>
        <w:tc>
          <w:tcPr>
            <w:tcW w:w="1811" w:type="dxa"/>
            <w:tcBorders>
              <w:top w:val="nil"/>
              <w:left w:val="single" w:sz="4" w:space="0" w:color="auto"/>
              <w:bottom w:val="nil"/>
              <w:right w:val="nil"/>
            </w:tcBorders>
            <w:vAlign w:val="center"/>
          </w:tcPr>
          <w:p w14:paraId="63B25E2F" w14:textId="253840A2" w:rsidR="00E812B7" w:rsidRPr="000D71CD" w:rsidRDefault="00E812B7" w:rsidP="000D71CD">
            <w:pPr>
              <w:jc w:val="center"/>
              <w:rPr>
                <w:sz w:val="22"/>
                <w:szCs w:val="22"/>
                <w:highlight w:val="yellow"/>
              </w:rPr>
            </w:pPr>
            <w:r w:rsidRPr="000D71CD">
              <w:rPr>
                <w:color w:val="000000"/>
                <w:sz w:val="22"/>
                <w:szCs w:val="22"/>
              </w:rPr>
              <w:t>74.62</w:t>
            </w:r>
          </w:p>
        </w:tc>
        <w:tc>
          <w:tcPr>
            <w:tcW w:w="1564" w:type="dxa"/>
            <w:tcBorders>
              <w:top w:val="nil"/>
              <w:left w:val="nil"/>
              <w:bottom w:val="nil"/>
              <w:right w:val="nil"/>
            </w:tcBorders>
            <w:vAlign w:val="center"/>
          </w:tcPr>
          <w:p w14:paraId="01AD16E7" w14:textId="7A144F01" w:rsidR="00E812B7" w:rsidRPr="000D71CD" w:rsidRDefault="00E812B7" w:rsidP="000D71CD">
            <w:pPr>
              <w:jc w:val="center"/>
              <w:rPr>
                <w:sz w:val="22"/>
                <w:szCs w:val="22"/>
                <w:highlight w:val="yellow"/>
              </w:rPr>
            </w:pPr>
            <w:r w:rsidRPr="000D71CD">
              <w:rPr>
                <w:color w:val="000000"/>
                <w:sz w:val="22"/>
                <w:szCs w:val="22"/>
              </w:rPr>
              <w:t>0.39</w:t>
            </w:r>
          </w:p>
        </w:tc>
        <w:tc>
          <w:tcPr>
            <w:tcW w:w="1475" w:type="dxa"/>
            <w:tcBorders>
              <w:top w:val="nil"/>
              <w:left w:val="nil"/>
              <w:bottom w:val="nil"/>
              <w:right w:val="single" w:sz="4" w:space="0" w:color="auto"/>
            </w:tcBorders>
            <w:vAlign w:val="center"/>
          </w:tcPr>
          <w:p w14:paraId="053D29F5" w14:textId="7827D67E" w:rsidR="00E812B7" w:rsidRPr="000D71CD" w:rsidRDefault="00E812B7" w:rsidP="000D71CD">
            <w:pPr>
              <w:jc w:val="center"/>
              <w:rPr>
                <w:sz w:val="22"/>
                <w:szCs w:val="22"/>
                <w:highlight w:val="yellow"/>
              </w:rPr>
            </w:pPr>
            <w:r w:rsidRPr="000D71CD">
              <w:rPr>
                <w:color w:val="000000"/>
                <w:sz w:val="22"/>
                <w:szCs w:val="22"/>
              </w:rPr>
              <w:t>1.14</w:t>
            </w:r>
          </w:p>
        </w:tc>
        <w:tc>
          <w:tcPr>
            <w:tcW w:w="1997" w:type="dxa"/>
            <w:tcBorders>
              <w:top w:val="nil"/>
              <w:left w:val="single" w:sz="4" w:space="0" w:color="auto"/>
              <w:bottom w:val="nil"/>
              <w:right w:val="nil"/>
            </w:tcBorders>
            <w:vAlign w:val="center"/>
          </w:tcPr>
          <w:p w14:paraId="2B94E4D1" w14:textId="2B5C86CD" w:rsidR="00E812B7" w:rsidRPr="000D71CD" w:rsidRDefault="00E812B7" w:rsidP="000D71CD">
            <w:pPr>
              <w:jc w:val="center"/>
              <w:rPr>
                <w:sz w:val="22"/>
                <w:szCs w:val="22"/>
                <w:highlight w:val="yellow"/>
              </w:rPr>
            </w:pPr>
            <w:r w:rsidRPr="000D71CD">
              <w:rPr>
                <w:color w:val="000000"/>
                <w:sz w:val="22"/>
                <w:szCs w:val="22"/>
              </w:rPr>
              <w:t>50.37</w:t>
            </w:r>
          </w:p>
        </w:tc>
        <w:tc>
          <w:tcPr>
            <w:tcW w:w="1997" w:type="dxa"/>
            <w:tcBorders>
              <w:top w:val="nil"/>
              <w:left w:val="nil"/>
              <w:bottom w:val="nil"/>
              <w:right w:val="single" w:sz="4" w:space="0" w:color="auto"/>
            </w:tcBorders>
            <w:vAlign w:val="center"/>
          </w:tcPr>
          <w:p w14:paraId="45E495A1" w14:textId="17AC3706" w:rsidR="00E812B7" w:rsidRPr="000D71CD" w:rsidRDefault="00E812B7" w:rsidP="000D71CD">
            <w:pPr>
              <w:jc w:val="center"/>
              <w:rPr>
                <w:sz w:val="22"/>
                <w:szCs w:val="22"/>
                <w:highlight w:val="yellow"/>
              </w:rPr>
            </w:pPr>
            <w:r w:rsidRPr="000D71CD">
              <w:rPr>
                <w:color w:val="000000"/>
                <w:sz w:val="22"/>
                <w:szCs w:val="22"/>
              </w:rPr>
              <w:t>74.62</w:t>
            </w:r>
          </w:p>
        </w:tc>
      </w:tr>
      <w:tr w:rsidR="00E812B7" w:rsidRPr="004D3306" w14:paraId="43247CAB" w14:textId="77777777" w:rsidTr="000D71C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E812B7" w:rsidRPr="004D3306" w:rsidRDefault="00E812B7" w:rsidP="00E812B7">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E812B7" w:rsidRPr="004D3306" w:rsidRDefault="00E812B7" w:rsidP="00E812B7">
            <w:pPr>
              <w:jc w:val="center"/>
              <w:rPr>
                <w:sz w:val="22"/>
                <w:szCs w:val="22"/>
              </w:rPr>
            </w:pPr>
            <w:r w:rsidRPr="004D3306">
              <w:rPr>
                <w:sz w:val="22"/>
                <w:szCs w:val="22"/>
              </w:rPr>
              <w:t>4</w:t>
            </w:r>
            <w:r>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vAlign w:val="center"/>
          </w:tcPr>
          <w:p w14:paraId="67E18CD3" w14:textId="44C79EC5" w:rsidR="00E812B7" w:rsidRPr="000D71CD" w:rsidRDefault="00E812B7" w:rsidP="000D71CD">
            <w:pPr>
              <w:jc w:val="center"/>
              <w:rPr>
                <w:sz w:val="22"/>
                <w:szCs w:val="22"/>
                <w:highlight w:val="yellow"/>
              </w:rPr>
            </w:pPr>
            <w:r w:rsidRPr="000D71CD">
              <w:rPr>
                <w:color w:val="000000"/>
                <w:sz w:val="22"/>
                <w:szCs w:val="22"/>
              </w:rPr>
              <w:t>63.94</w:t>
            </w:r>
          </w:p>
        </w:tc>
        <w:tc>
          <w:tcPr>
            <w:tcW w:w="1564" w:type="dxa"/>
            <w:tcBorders>
              <w:top w:val="nil"/>
              <w:left w:val="nil"/>
              <w:bottom w:val="single" w:sz="4" w:space="0" w:color="auto"/>
              <w:right w:val="nil"/>
            </w:tcBorders>
            <w:vAlign w:val="center"/>
          </w:tcPr>
          <w:p w14:paraId="1E983FC8" w14:textId="3922D13F" w:rsidR="00E812B7" w:rsidRPr="000D71CD" w:rsidRDefault="00E812B7" w:rsidP="000D71CD">
            <w:pPr>
              <w:jc w:val="center"/>
              <w:rPr>
                <w:sz w:val="22"/>
                <w:szCs w:val="22"/>
                <w:highlight w:val="yellow"/>
              </w:rPr>
            </w:pPr>
            <w:r w:rsidRPr="000D71CD">
              <w:rPr>
                <w:color w:val="000000"/>
                <w:sz w:val="22"/>
                <w:szCs w:val="22"/>
              </w:rPr>
              <w:t>0.58</w:t>
            </w:r>
          </w:p>
        </w:tc>
        <w:tc>
          <w:tcPr>
            <w:tcW w:w="1475" w:type="dxa"/>
            <w:tcBorders>
              <w:top w:val="nil"/>
              <w:left w:val="nil"/>
              <w:bottom w:val="single" w:sz="4" w:space="0" w:color="auto"/>
              <w:right w:val="single" w:sz="4" w:space="0" w:color="auto"/>
            </w:tcBorders>
            <w:vAlign w:val="center"/>
          </w:tcPr>
          <w:p w14:paraId="3E0CA72B" w14:textId="07C22406" w:rsidR="00E812B7" w:rsidRPr="000D71CD" w:rsidRDefault="00E812B7" w:rsidP="000D71CD">
            <w:pPr>
              <w:jc w:val="center"/>
              <w:rPr>
                <w:sz w:val="22"/>
                <w:szCs w:val="22"/>
                <w:highlight w:val="yellow"/>
              </w:rPr>
            </w:pPr>
            <w:r w:rsidRPr="000D71CD">
              <w:rPr>
                <w:color w:val="000000"/>
                <w:sz w:val="22"/>
                <w:szCs w:val="22"/>
              </w:rPr>
              <w:t>0.52</w:t>
            </w:r>
          </w:p>
        </w:tc>
        <w:tc>
          <w:tcPr>
            <w:tcW w:w="1997" w:type="dxa"/>
            <w:tcBorders>
              <w:top w:val="nil"/>
              <w:left w:val="single" w:sz="4" w:space="0" w:color="auto"/>
              <w:bottom w:val="single" w:sz="4" w:space="0" w:color="auto"/>
              <w:right w:val="nil"/>
            </w:tcBorders>
            <w:vAlign w:val="center"/>
          </w:tcPr>
          <w:p w14:paraId="75888987" w14:textId="3DECAE41" w:rsidR="00E812B7" w:rsidRPr="000D71CD" w:rsidRDefault="00E812B7" w:rsidP="000D71CD">
            <w:pPr>
              <w:jc w:val="center"/>
              <w:rPr>
                <w:sz w:val="22"/>
                <w:szCs w:val="22"/>
                <w:highlight w:val="yellow"/>
              </w:rPr>
            </w:pPr>
            <w:r w:rsidRPr="000D71CD">
              <w:rPr>
                <w:color w:val="000000"/>
                <w:sz w:val="22"/>
                <w:szCs w:val="22"/>
              </w:rPr>
              <w:t>55.40</w:t>
            </w:r>
          </w:p>
        </w:tc>
        <w:tc>
          <w:tcPr>
            <w:tcW w:w="1997" w:type="dxa"/>
            <w:tcBorders>
              <w:top w:val="nil"/>
              <w:left w:val="nil"/>
              <w:bottom w:val="single" w:sz="4" w:space="0" w:color="auto"/>
              <w:right w:val="single" w:sz="4" w:space="0" w:color="auto"/>
            </w:tcBorders>
            <w:vAlign w:val="center"/>
          </w:tcPr>
          <w:p w14:paraId="31F29AAC" w14:textId="3BE5D6AB" w:rsidR="00E812B7" w:rsidRPr="000D71CD" w:rsidRDefault="00E812B7" w:rsidP="000D71CD">
            <w:pPr>
              <w:jc w:val="center"/>
              <w:rPr>
                <w:sz w:val="22"/>
                <w:szCs w:val="22"/>
                <w:highlight w:val="yellow"/>
              </w:rPr>
            </w:pPr>
            <w:r w:rsidRPr="000D71CD">
              <w:rPr>
                <w:color w:val="000000"/>
                <w:sz w:val="22"/>
                <w:szCs w:val="22"/>
              </w:rPr>
              <w:t>63.94</w:t>
            </w:r>
          </w:p>
        </w:tc>
      </w:tr>
    </w:tbl>
    <w:p w14:paraId="2E1A03F4" w14:textId="3EABB4B5" w:rsidR="00911AD9" w:rsidRDefault="00E20C70" w:rsidP="001B618E">
      <w:pPr>
        <w:pStyle w:val="Caption"/>
        <w:spacing w:before="240" w:after="0"/>
      </w:pPr>
      <w:bookmarkStart w:id="179"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179"/>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r w:rsidR="00B1544A">
        <w:t xml:space="preserve"> </w:t>
      </w:r>
      <w:r w:rsidR="00D70D44">
        <w:t>*</w:t>
      </w:r>
      <w:r w:rsidR="00B1544A">
        <w:t xml:space="preserve">Age 0.5 yrs was used to report </w:t>
      </w:r>
      <w:r w:rsidR="00B1544A" w:rsidRPr="009D7896">
        <w:rPr>
          <w:bCs/>
          <w:i/>
          <w:sz w:val="22"/>
          <w:szCs w:val="22"/>
        </w:rPr>
        <w:t>L</w:t>
      </w:r>
      <w:r w:rsidR="00B1544A" w:rsidRPr="009D7896">
        <w:rPr>
          <w:bCs/>
          <w:sz w:val="22"/>
          <w:szCs w:val="22"/>
          <w:vertAlign w:val="subscript"/>
        </w:rPr>
        <w:t>1</w:t>
      </w:r>
      <w:r w:rsidR="00B1544A">
        <w:rPr>
          <w:b/>
          <w:sz w:val="22"/>
          <w:szCs w:val="22"/>
          <w:vertAlign w:val="subscript"/>
        </w:rPr>
        <w:t xml:space="preserve"> </w:t>
      </w:r>
      <w:r w:rsidR="00B1544A">
        <w:t xml:space="preserve">estimates, with the exception of values from Regions 3 and 4 for which </w:t>
      </w:r>
      <w:r w:rsidR="00B1544A" w:rsidRPr="00BF132A">
        <w:rPr>
          <w:b/>
          <w:i/>
          <w:sz w:val="22"/>
          <w:szCs w:val="22"/>
        </w:rPr>
        <w:t>L</w:t>
      </w:r>
      <w:r w:rsidR="00B1544A" w:rsidRPr="004D3306">
        <w:rPr>
          <w:b/>
          <w:sz w:val="22"/>
          <w:szCs w:val="22"/>
          <w:vertAlign w:val="subscript"/>
        </w:rPr>
        <w:t>1</w:t>
      </w:r>
      <w:r w:rsidR="00B1544A">
        <w:rPr>
          <w:b/>
          <w:sz w:val="22"/>
          <w:szCs w:val="22"/>
          <w:vertAlign w:val="subscript"/>
        </w:rPr>
        <w:t xml:space="preserve"> </w:t>
      </w:r>
      <w:r w:rsidR="00B1544A">
        <w:t xml:space="preserve">corresponds to lengths at age 4. </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D31862">
          <w:pgSz w:w="15840" w:h="12240" w:orient="landscape" w:code="1"/>
          <w:pgMar w:top="1440" w:right="1440" w:bottom="1440" w:left="1440" w:header="720" w:footer="720" w:gutter="0"/>
          <w:cols w:space="720"/>
          <w:docGrid w:linePitch="360"/>
        </w:sectPr>
      </w:pPr>
    </w:p>
    <w:p w14:paraId="5DDAEE45" w14:textId="77777777" w:rsidR="009969BE" w:rsidRDefault="009969BE" w:rsidP="009969BE">
      <w:pPr>
        <w:pStyle w:val="Heading1"/>
        <w:rPr>
          <w:moveTo w:id="180" w:author="Punt, Andre (O&amp;A, Hobart)" w:date="2019-10-06T09:30:00Z"/>
        </w:rPr>
      </w:pPr>
      <w:moveToRangeStart w:id="181" w:author="Punt, Andre (O&amp;A, Hobart)" w:date="2019-10-06T09:30:00Z" w:name="move21246671"/>
      <w:moveTo w:id="182" w:author="Punt, Andre (O&amp;A, Hobart)" w:date="2019-10-06T09:30:00Z">
        <w:r>
          <w:lastRenderedPageBreak/>
          <w:t>Acknowledgments</w:t>
        </w:r>
        <w:commentRangeStart w:id="183"/>
      </w:moveTo>
    </w:p>
    <w:p w14:paraId="32F3B152" w14:textId="02E48E07" w:rsidR="009969BE" w:rsidRPr="005C6A45" w:rsidRDefault="009969BE">
      <w:pPr>
        <w:pStyle w:val="NormalWeb"/>
        <w:shd w:val="clear" w:color="auto" w:fill="FFFFFF"/>
        <w:jc w:val="both"/>
        <w:rPr>
          <w:moveTo w:id="184" w:author="Punt, Andre (O&amp;A, Hobart)" w:date="2019-10-06T09:30:00Z"/>
          <w:rFonts w:ascii="Arial" w:hAnsi="Arial" w:cs="Arial"/>
          <w:color w:val="222222"/>
        </w:rPr>
        <w:pPrChange w:id="185" w:author="Punt, Andre (O&amp;A, Hobart)" w:date="2019-10-06T09:31:00Z">
          <w:pPr>
            <w:pStyle w:val="NormalWeb"/>
            <w:shd w:val="clear" w:color="auto" w:fill="FFFFFF"/>
          </w:pPr>
        </w:pPrChange>
      </w:pPr>
      <w:moveTo w:id="186" w:author="Punt, Andre (O&amp;A, Hobart)" w:date="2019-10-06T09:30:00Z">
        <w:r>
          <w:t>The authors would like to thank Owen Hamel and Christine Stawitz of the Northwest Fisheries Science Center</w:t>
        </w:r>
      </w:moveTo>
      <w:ins w:id="187" w:author="Punt, Andre (O&amp;A, Hobart)" w:date="2019-10-06T09:31:00Z">
        <w:r>
          <w:t xml:space="preserve"> and two anonymous reviewers</w:t>
        </w:r>
      </w:ins>
      <w:moveTo w:id="188" w:author="Punt, Andre (O&amp;A, Hobart)" w:date="2019-10-06T09:30:00Z">
        <w:r>
          <w:t xml:space="preserve"> for their thoughtful comments that greatly improved this manuscript. We’d like to thank John Best (SAFS) for suggesting the GAM derivative method as a possible technique, and for the entire Pacific Sablefish Transboundary Assessment Team for their support and </w:t>
        </w:r>
        <w:r w:rsidRPr="0058548D">
          <w:t xml:space="preserve">feedback on this work. </w:t>
        </w:r>
        <w:r w:rsidRPr="00BF132A">
          <w:rPr>
            <w:lang w:val="en-AU"/>
          </w:rPr>
          <w:t xml:space="preserve">This publication was [partially] funded by the Joint Institute for the Study </w:t>
        </w:r>
        <w:r w:rsidRPr="005C6A45">
          <w:rPr>
            <w:lang w:val="en-AU"/>
          </w:rPr>
          <w:t xml:space="preserve">of the Atmosphere and Ocean (JISAO) under NOAA Cooperative agreement No. NA15OAR4320063, Contribution No. </w:t>
        </w:r>
        <w:r w:rsidRPr="00AB2A88">
          <w:rPr>
            <w:color w:val="222222"/>
          </w:rPr>
          <w:t>2019-103</w:t>
        </w:r>
        <w:r w:rsidRPr="005C6A45">
          <w:rPr>
            <w:color w:val="222222"/>
          </w:rPr>
          <w:t>0</w:t>
        </w:r>
        <w:r w:rsidRPr="005C6A45">
          <w:rPr>
            <w:lang w:val="en-AU"/>
          </w:rPr>
          <w:t>.</w:t>
        </w:r>
      </w:moveTo>
    </w:p>
    <w:moveToRangeEnd w:id="181"/>
    <w:p w14:paraId="062BEACA" w14:textId="77777777" w:rsidR="009969BE" w:rsidRDefault="009969BE" w:rsidP="001B618E">
      <w:pPr>
        <w:pStyle w:val="Heading1"/>
        <w:spacing w:after="0" w:line="360" w:lineRule="auto"/>
        <w:rPr>
          <w:ins w:id="189" w:author="Punt, Andre (O&amp;A, Hobart)" w:date="2019-10-06T09:30:00Z"/>
        </w:rPr>
      </w:pPr>
    </w:p>
    <w:p w14:paraId="44DAAD3E" w14:textId="16639A87" w:rsidR="00BB02E4" w:rsidRPr="004906F5" w:rsidRDefault="00BB02E4" w:rsidP="001B618E">
      <w:pPr>
        <w:pStyle w:val="Heading1"/>
        <w:spacing w:after="0" w:line="360" w:lineRule="auto"/>
      </w:pPr>
      <w:commentRangeStart w:id="190"/>
      <w:r w:rsidRPr="004906F5">
        <w:t>References</w:t>
      </w:r>
      <w:commentRangeEnd w:id="190"/>
      <w:r w:rsidR="004B5058">
        <w:rPr>
          <w:rStyle w:val="CommentReference"/>
          <w:b w:val="0"/>
        </w:rPr>
        <w:commentReference w:id="190"/>
      </w:r>
      <w:commentRangeEnd w:id="183"/>
      <w:r w:rsidR="009969BE">
        <w:rPr>
          <w:rStyle w:val="CommentReference"/>
          <w:b w:val="0"/>
        </w:rPr>
        <w:commentReference w:id="183"/>
      </w:r>
    </w:p>
    <w:commentRangeStart w:id="191"/>
    <w:commentRangeStart w:id="192"/>
    <w:commentRangeStart w:id="193"/>
    <w:p w14:paraId="19E2CECC" w14:textId="56E505C7" w:rsidR="009F29A5" w:rsidRPr="009F29A5" w:rsidRDefault="00BB02E4" w:rsidP="009F29A5">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9F29A5" w:rsidRPr="009F29A5">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2D2415D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Austin, M.P., 2002. Spatial prediction of species distribution: An interface between ecological theory and statistical modelling. Ecol. Modell. https://doi.org/10.1016/S0304-3800(02)00205-3</w:t>
      </w:r>
    </w:p>
    <w:p w14:paraId="5C65C51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Baumann, H., Conover, D.O., 2011. Adaptation to climate change: Contrasting patterns of thermal-reaction-norm evolution in Pacific versus Atlantic silversides. Proc. R. Soc. B Biol. Sci. https://doi.org/10.1098/rspb.2010.2479</w:t>
      </w:r>
    </w:p>
    <w:p w14:paraId="47481A1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341CD5EB"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Conover, D.O., Present, T.M.C., Conover, D., Present, T.M.C., 1990. Countergradient Variation in Growth Rate : Compensation for Length of the Growing Season among Atlantic Silversides from Different Latitudes 83, 316–324.</w:t>
      </w:r>
    </w:p>
    <w:p w14:paraId="514766BF" w14:textId="1CF101C1" w:rsidR="009F29A5" w:rsidRPr="009F29A5" w:rsidRDefault="009F29A5">
      <w:pPr>
        <w:widowControl w:val="0"/>
        <w:autoSpaceDE w:val="0"/>
        <w:autoSpaceDN w:val="0"/>
        <w:adjustRightInd w:val="0"/>
        <w:spacing w:after="0" w:line="240" w:lineRule="auto"/>
        <w:ind w:left="480" w:hanging="480"/>
        <w:rPr>
          <w:noProof/>
        </w:rPr>
      </w:pPr>
      <w:r w:rsidRPr="009F29A5">
        <w:rPr>
          <w:noProof/>
        </w:rPr>
        <w:t>Cope, J.M., Punt, A.E., 2007. Erratum: Admitting ageing error when fitting growth curves: an example using the von Bertalanffy growth function with random effects. Can. J. Fish. Aquat. Sci. https://doi.org/10.1139/f07-095</w:t>
      </w:r>
    </w:p>
    <w:p w14:paraId="3B3D871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Cummins, P.F., Freeland, H.J., 2007. Variability of the North Pacific Current and its bifurcation. Prog. Oceanogr. 75, 253–265. https://doi.org/10.1016/j.pocean.2007.08.006</w:t>
      </w:r>
    </w:p>
    <w:p w14:paraId="4273CE00"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Echave, K.B., Hanselman, D.H., Adkison, M.D., Sigler, M.F., 2012. Interdecadal Change in Growth of Sablefish (</w:t>
      </w:r>
      <w:r w:rsidRPr="009F29A5">
        <w:rPr>
          <w:i/>
          <w:iCs/>
          <w:noProof/>
        </w:rPr>
        <w:t>Anoplopoma fimbria</w:t>
      </w:r>
      <w:r w:rsidRPr="009F29A5">
        <w:rPr>
          <w:noProof/>
        </w:rPr>
        <w:t>) in the Northeast Pacific Ocean. Fish. Bull. 110, 361–374.</w:t>
      </w:r>
    </w:p>
    <w:p w14:paraId="6FB2B7A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Fenske, K.H., Berger, A.M., Connors, B., Cope, J., Cox, S.P., Haltuch, M., Hanselman, D.H., Kapur, M., Lacko, L., Lunsford, C., Rodgveller, C., Williams, B., 2019. Report on the 2018 International Sablefish Workshop. U.S. Dep. Commer., NOAA Tech. Memo. NMFS-AFSC-XXX, xx p. (No. NMFS-AFSC-387). Juneau, AK.</w:t>
      </w:r>
    </w:p>
    <w:p w14:paraId="363B8F5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Gertseva, V., Matson, S.E., Cope, J., 2017. Spatial growth variability in marine fish: Example from Northeast Pacific groundfish. ICES J. Mar. Sci. 74, 1602–1613. https://doi.org/10.1093/icesjms/fsx016</w:t>
      </w:r>
    </w:p>
    <w:p w14:paraId="25F65C77"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Guthery, F.S., Burnham, K.P., Anderson, D.R., 2003. Model Selection and Multimodel Inference: A Practical Information-Theoretic Approach. J. Wildl. Manage. https://doi.org/10.2307/3802723</w:t>
      </w:r>
    </w:p>
    <w:p w14:paraId="7745F7A0"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Hanselman, D.H., Heifetz, J., Echave, K.B., Dressel, S.C., Jech, J.M., 2015. Move it or lose it: movement and mortality of sablefish tagged in Alaska. Can. J. Fish. Aquat. Sci. 72, 238–251. https://doi.org/10.1139/cjfas-2014-0251</w:t>
      </w:r>
    </w:p>
    <w:p w14:paraId="5239B06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Hanselman, D.H., Lunsford, C.R., Rodgveller, C.J., 2017. Assessment of the sablefish stock in Alaska in 2017. Natl. Mar. Fish. Serv. Auke Bay Mar. Stn. 11305 Glacier Highw. Juneau, AK 99801 576–717.</w:t>
      </w:r>
    </w:p>
    <w:p w14:paraId="0A3071CD"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Hilborn, R., Minte-Vera, C. V., 2008. Fisheries-induced changes in growth rates in marine fisheries: Are they significant?, in: Bulletin of Marine Science.</w:t>
      </w:r>
    </w:p>
    <w:p w14:paraId="7F8A82E9"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 xml:space="preserve">Jasonowicz, A.J., Goetz, F.W., Goetz, G.W., Nichols, K.M., 2017. Love the one you’re with: genomic evidence of panmixia in the sablefish ( </w:t>
      </w:r>
      <w:r w:rsidRPr="009F29A5">
        <w:rPr>
          <w:i/>
          <w:iCs/>
          <w:noProof/>
        </w:rPr>
        <w:t>Anoplopoma fimbria</w:t>
      </w:r>
      <w:r w:rsidRPr="009F29A5">
        <w:rPr>
          <w:noProof/>
        </w:rPr>
        <w:t xml:space="preserve"> ). Can. J. Fish. Aquat. Sci. 74, 377–387. https://doi.org/10.1139/cjfas-2016-0012</w:t>
      </w:r>
    </w:p>
    <w:p w14:paraId="7FCD22B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Johnson, K.F., Rudd, M.B., Pons, M., Akselrud, C.A., Lee, Q., Haltuch, M.A., Hamel, O.S., 2015. Status of the U.S. sablefish resource in 2015. 3National Marine Fisheries Service Northwest Fisheries Science Center 2725 Montlake Blvd. E. Seattle WA, 98122.</w:t>
      </w:r>
    </w:p>
    <w:p w14:paraId="7BBAEE3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Kim, H.J., Miller, A.J., McGowan, J., Carter, M.L., 2009. Coastal phytoplankton blooms in the Southern California Bight. Prog. Oceanogr. 82, 137–147. https://doi.org/10.1016/j.pocean.2009.05.002</w:t>
      </w:r>
    </w:p>
    <w:p w14:paraId="4D50FB4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King, J.R., McFarlane, G.A., Beamish, R.J., 2001. Incorporating the dynamics of marine systems into the stock assessment and management of sablefish. Prog. Oceanogr. 49, 619–639. https://doi.org/10.1016/S0079-6611(01)00044-1</w:t>
      </w:r>
    </w:p>
    <w:p w14:paraId="36C40000"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Kristensen, K., Nielsen, A., Berg, C., Skaug, H., Bell, B., 2016. TMB: Automatic Differentiation and Laplace Approximation. ournal Stat. Softw. 70, 1–21. https://doi.org/10.18637/jss.v070.i05</w:t>
      </w:r>
    </w:p>
    <w:p w14:paraId="1840BE7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Levins, R., 1968. Evolution in Changing Environments., Population Studies. Princeton University Press. https://doi.org/10.2307/2173276</w:t>
      </w:r>
    </w:p>
    <w:p w14:paraId="06D8ADFC"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Mackas, D.L., Thomson, R.E., Galbraith, M., 2011. Changes in the zooplankton community of the British Columbia continental margin, 1985-1999, and their covariation with oceanographic conditions. Can. J. Fish. Aquat. Sci. 58, 685–702. https://doi.org/10.1139/f01-009</w:t>
      </w:r>
    </w:p>
    <w:p w14:paraId="41975797"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Mason, J.C., Beamish, R.J., McFarlane, G.A., 1983. Sexual Maturity, Fecundity, Spawning, and Early Life History of Sablefish ( Anoplopoma fimbria ) off the Pacific Coast of Canada. Can. J. Fish. Aquat. Sci. https://doi.org/10.1139/f83-247</w:t>
      </w:r>
    </w:p>
    <w:p w14:paraId="66081AC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McDevitt, M., 1990. Growth Analysis of Sablefish From Mark-Recapture Data From the Northeast Pacific. University of Washington.</w:t>
      </w:r>
    </w:p>
    <w:p w14:paraId="5FF8968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McGarvey, R., Fowler, A.J., 2002. Seasonal growth of King George whiting (Sillaginodes punctata) estimated from length-at-age samples of the legal-size harvest. Fish. Bull. 100, 545–558.</w:t>
      </w:r>
    </w:p>
    <w:p w14:paraId="5EB4203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Northwest Fisheries Science Center, 2019. West Coast Groundfish Bottom Trawl Survey Data - Annual West Coast time series groundfish trawl data collection survey from 2010-06-15 to 2010-08-15. [WWW Document].</w:t>
      </w:r>
    </w:p>
    <w:p w14:paraId="3F4405DD"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Pacific Fisheries Management Council (PFMC), 2013. Pacific Coast Fishery Ecosystem Plan for the U.S. Portion of the California Current Large Marine Ecosystem. Pacific Fish. Manag. Counc. 7700 NE Ambassad. Place, Suite 101, Portland, Oregon,97220.</w:t>
      </w:r>
    </w:p>
    <w:p w14:paraId="2FA1D81C"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Pörtner, H.O., Knust, R., 2007. Climate change affects marine fishes through the oxygen limitation of thermal tolerance. Science (80-. ). https://doi.org/10.1126/science.1135471</w:t>
      </w:r>
    </w:p>
    <w:p w14:paraId="6EEC886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 Development Core Team, 2016. R: A Language and Environment for Statistical Computing. R Found. Stat. Comput. https://doi.org/10.1007/978-3-540-74686-7</w:t>
      </w:r>
    </w:p>
    <w:p w14:paraId="033AD123"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Rodionov, S., Overland, J.E., 2005. Application of a sequential regime shift detection method to the Bering Sea ecosystem. ICES J. Mar. Sci. 62, 328–332. https://doi.org/10.1016/j.icesjms.2005.01.013</w:t>
      </w:r>
    </w:p>
    <w:p w14:paraId="0275D1DC"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Rodionov, S.N., 2004. A sequential algorithm for testing climate regime shifts. Geophys. Res. Lett. 31, 2–5. https://doi.org/10.1029/2004GL019448</w:t>
      </w:r>
    </w:p>
    <w:p w14:paraId="7D00837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Rutecki, L., Rodgveller, C.J., Lunsford, C.R., 2016. National Marine Fisheries Service Longline Survey Data Report and Survey History , 1990-2014. 17109 Lena Point Loop Road Juneau, AK 99801. https://doi.org/10.7289/V5/TM-AFSC-324</w:t>
      </w:r>
    </w:p>
    <w:p w14:paraId="17C16DC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Schnute, J., 2008. A Versatile Growth Model with Statistically Stable Parameters. Can. J. Fish. Aquat. Sci. 38, 1128–1140. https://doi.org/10.1139/f81-153</w:t>
      </w:r>
    </w:p>
    <w:p w14:paraId="729E65E7"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Shotwell, S.K., Hanselman, D.H., Belkin, I.M., 2014. Toward biophysical synergy: Investigating advection along the Polar Front to identify factors influencing Alaska sablefish recruitment. Deep. Res. Part II 107, 40–53. https://doi.org/10.1016/j.dsr2.2012.08.024</w:t>
      </w:r>
    </w:p>
    <w:p w14:paraId="41B8489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Siddon, E., Zador, S., 2018. Ecosystem Status Report 2018: Eastern Bering Sea. North Pacific Fish. Manag. Counc. 605 W. 4th Ave. Suite 306 Anchorage, AK 99301.</w:t>
      </w:r>
    </w:p>
    <w:p w14:paraId="55C6152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Simpson, G.L., 2018. Modelling palaeoecological time series using generalized additive models. bioRxiv. https://doi.org/10.1101/322248</w:t>
      </w:r>
    </w:p>
    <w:p w14:paraId="2B2792BA" w14:textId="77777777" w:rsidR="009F29A5" w:rsidRPr="009F29A5" w:rsidRDefault="009F29A5" w:rsidP="009F29A5">
      <w:pPr>
        <w:widowControl w:val="0"/>
        <w:autoSpaceDE w:val="0"/>
        <w:autoSpaceDN w:val="0"/>
        <w:adjustRightInd w:val="0"/>
        <w:spacing w:after="0" w:line="240" w:lineRule="auto"/>
        <w:ind w:left="480" w:hanging="480"/>
        <w:rPr>
          <w:noProof/>
        </w:rPr>
      </w:pPr>
      <w:bookmarkStart w:id="194" w:name="_GoBack"/>
      <w:r w:rsidRPr="009F29A5">
        <w:rPr>
          <w:noProof/>
        </w:rPr>
        <w:t xml:space="preserve">Somers, K.A., Pfeiffer, L., Miller, S., Morrison, W., 2018. Using Incentives to Reduce Bycatch </w:t>
      </w:r>
      <w:bookmarkEnd w:id="194"/>
      <w:r w:rsidRPr="009F29A5">
        <w:rPr>
          <w:noProof/>
        </w:rPr>
        <w:t>and Discarding: Results Under the West Coast Catch Share Program. Coast. Manag. 46, 621–637. https://doi.org/10.1080/08920753.2018.1522492</w:t>
      </w:r>
    </w:p>
    <w:p w14:paraId="2834BD9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Stawitz, C.C., Essington, T.E., Branch, T.A., Haltuch, M.A., Hollowed, A.B., Spencer, P.D., 2015. A state-space approach for detecting growth variation and application to North Pacific groundfish. Can. J. Fish. Aquat. Sci. 72, 1316–1328. https://doi.org/10.1139/cjfas-2014-0558</w:t>
      </w:r>
    </w:p>
    <w:p w14:paraId="0A592EE8"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Taylor, B.M., Brandl, S.J., Kapur, M., Robbins, W.D., Johnson, G., Huveneers, C., Renaud, P., Choat, J.H., 2018. Bottom-up processes mediated by social systems drive demographic traits of coral-reef fishes. Ecology 99, 642–651. https://doi.org/10.1002/ecy.2127</w:t>
      </w:r>
    </w:p>
    <w:p w14:paraId="1A693BD9"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Thorson, J.T., 2019. Guidance for decisions using the Vector Autoregressive Spatio-Temporal (VAST) package in stock, ecosystem, habitat and climate assessments. Fish. Res. 210, 143–161. https://doi.org/10.1016/j.fishres.2018.10.013</w:t>
      </w:r>
    </w:p>
    <w:p w14:paraId="5229A4D6"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von Bertalanffy, L., 1957. Quantitative Laws in Metabolism and Growth. Q. Rev. Biol. https://doi.org/10.1086/401873</w:t>
      </w:r>
    </w:p>
    <w:p w14:paraId="22A577A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Waite, J.N., Mueter, F.J., 2013. Spatial and temporal variability of chlorophyll-a concentrations in the coastal Gulf of Alaska, 1998-2011, using cloud-free reconstructions of SeaWiFS and MODIS-Aqua data. Prog. Oceanogr. 116, 179–192. https://doi.org/10.1016/j.pocean.2013.07.006</w:t>
      </w:r>
    </w:p>
    <w:p w14:paraId="40EB968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Wickham, H., Francois, R., Henry, L., Muller, K., 2019. dplyr: A Grammar of Data Manipulation.</w:t>
      </w:r>
    </w:p>
    <w:p w14:paraId="28F9E17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Williams, A.J., Farley, J.H., Hoyle, S.D., Davies, C.R., Nicol, S.J., 2012. Spatial and sex-specific variation in growth of albacore tuna (Thunnus alalunga) across the South Pacific Ocean. PLoS One 7. https://doi.org/10.1371/journal.pone.0039318</w:t>
      </w:r>
    </w:p>
    <w:p w14:paraId="154AEC05"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Winton, M. V., Wuenschel, M.J., McBride, R.S., 2014. Investigating spatial variation and temperature effects on maturity of female winter flounder (Pseudopleuronectes americanus) using generalized additive models. Can. J. Fish. Aquat. Sci. https://doi.org/10.1139/cjfas-2013-0617</w:t>
      </w:r>
    </w:p>
    <w:p w14:paraId="764D3D3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Wood, S.N., 2011. Fast stable restricted maximum likelihood and marginal likelihood estimation of semiparametric generalized linear models. J. R. Stat. Soc. Ser. B Stat. Methodol. https://doi.org/10.1111/j.1467-9868.2010.00749.x</w:t>
      </w:r>
    </w:p>
    <w:p w14:paraId="0C32C9D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Wood, S.N., 2003. Thin plate regression splines. J. R. Stat. Soc. Ser. B Stat. Methodol. https://doi.org/10.1111/1467-9868.00374</w:t>
      </w:r>
    </w:p>
    <w:p w14:paraId="1376FD6D"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D31862">
          <w:pgSz w:w="12240" w:h="15840" w:code="1"/>
          <w:pgMar w:top="1440" w:right="1440" w:bottom="1440" w:left="1440" w:header="720" w:footer="720" w:gutter="0"/>
          <w:cols w:space="720"/>
          <w:docGrid w:linePitch="360"/>
        </w:sectPr>
      </w:pPr>
      <w:r w:rsidRPr="004906F5">
        <w:fldChar w:fldCharType="end"/>
      </w:r>
      <w:commentRangeEnd w:id="191"/>
      <w:commentRangeEnd w:id="192"/>
      <w:commentRangeEnd w:id="193"/>
      <w:r w:rsidR="002F0A4C">
        <w:rPr>
          <w:rStyle w:val="CommentReference"/>
        </w:rPr>
        <w:commentReference w:id="192"/>
      </w:r>
      <w:r w:rsidR="002F0A4C">
        <w:rPr>
          <w:rStyle w:val="CommentReference"/>
        </w:rPr>
        <w:commentReference w:id="191"/>
      </w:r>
      <w:r w:rsidR="002F0A4C">
        <w:rPr>
          <w:rStyle w:val="CommentReference"/>
        </w:rPr>
        <w:commentReference w:id="193"/>
      </w:r>
    </w:p>
    <w:p w14:paraId="695E1B34" w14:textId="600B7776" w:rsidR="00461B39" w:rsidDel="009969BE" w:rsidRDefault="00200CE2">
      <w:pPr>
        <w:pStyle w:val="Heading1"/>
        <w:rPr>
          <w:moveFrom w:id="195" w:author="Punt, Andre (O&amp;A, Hobart)" w:date="2019-10-06T09:30:00Z"/>
        </w:rPr>
      </w:pPr>
      <w:moveFromRangeStart w:id="196" w:author="Punt, Andre (O&amp;A, Hobart)" w:date="2019-10-06T09:30:00Z" w:name="move21246671"/>
      <w:moveFrom w:id="197" w:author="Punt, Andre (O&amp;A, Hobart)" w:date="2019-10-06T09:30:00Z">
        <w:r w:rsidDel="009969BE">
          <w:lastRenderedPageBreak/>
          <w:t>Acknowledgments</w:t>
        </w:r>
      </w:moveFrom>
    </w:p>
    <w:p w14:paraId="6A702E4F" w14:textId="13C471AC" w:rsidR="00200CE2" w:rsidRPr="005C6A45" w:rsidRDefault="00200CE2">
      <w:pPr>
        <w:pStyle w:val="Heading1"/>
        <w:rPr>
          <w:rFonts w:ascii="Arial" w:hAnsi="Arial" w:cs="Arial"/>
          <w:color w:val="222222"/>
        </w:rPr>
        <w:pPrChange w:id="198" w:author="Punt, Andre (O&amp;A, Hobart)" w:date="2019-10-06T09:30:00Z">
          <w:pPr>
            <w:pStyle w:val="NormalWeb"/>
            <w:shd w:val="clear" w:color="auto" w:fill="FFFFFF"/>
          </w:pPr>
        </w:pPrChange>
      </w:pPr>
      <w:moveFrom w:id="199" w:author="Punt, Andre (O&amp;A, Hobart)" w:date="2019-10-06T09:30:00Z">
        <w:r w:rsidDel="009969BE">
          <w:t xml:space="preserve">The authors would like to thank Owen Hamel and Christine Stawitz of the Northwest Fisheries Science Center for their thoughtful comments that greatly improved this manuscript. </w:t>
        </w:r>
        <w:r w:rsidR="00EC18D6" w:rsidDel="009969BE">
          <w:t xml:space="preserve">We’d like to thank John Best (SAFS) for suggesting the GAM derivative method as a possible technique, and for the entire Pacific Sablefish Transboundary Assessment Team for their support and </w:t>
        </w:r>
        <w:r w:rsidR="00EC18D6" w:rsidRPr="0058548D" w:rsidDel="009969BE">
          <w:t>feedback on this work.</w:t>
        </w:r>
        <w:r w:rsidR="00434476" w:rsidRPr="0058548D" w:rsidDel="009969BE">
          <w:t xml:space="preserve"> </w:t>
        </w:r>
        <w:r w:rsidR="0058548D" w:rsidRPr="00BF132A" w:rsidDel="009969BE">
          <w:rPr>
            <w:lang w:val="en-AU"/>
          </w:rPr>
          <w:t xml:space="preserve">This publication was [partially] funded by the Joint Institute for the Study </w:t>
        </w:r>
        <w:r w:rsidR="0058548D" w:rsidRPr="005C6A45" w:rsidDel="009969BE">
          <w:rPr>
            <w:lang w:val="en-AU"/>
          </w:rPr>
          <w:t>of the Atmosphere and Ocean (JISAO) under NOAA Cooperative agreement No. NA15OAR4320063, Contribution No.</w:t>
        </w:r>
        <w:r w:rsidR="005C6A45" w:rsidRPr="005C6A45" w:rsidDel="009969BE">
          <w:rPr>
            <w:lang w:val="en-AU"/>
          </w:rPr>
          <w:t xml:space="preserve"> </w:t>
        </w:r>
        <w:r w:rsidR="00AB2A88" w:rsidRPr="00AB2A88" w:rsidDel="009969BE">
          <w:rPr>
            <w:color w:val="222222"/>
          </w:rPr>
          <w:t>2019-103</w:t>
        </w:r>
        <w:r w:rsidR="005C6A45" w:rsidRPr="005C6A45" w:rsidDel="009969BE">
          <w:rPr>
            <w:color w:val="222222"/>
          </w:rPr>
          <w:t>0</w:t>
        </w:r>
        <w:r w:rsidR="0058548D" w:rsidRPr="005C6A45" w:rsidDel="009969BE">
          <w:rPr>
            <w:lang w:val="en-AU"/>
          </w:rPr>
          <w:t>.</w:t>
        </w:r>
      </w:moveFrom>
      <w:moveFromRangeEnd w:id="196"/>
    </w:p>
    <w:sectPr w:rsidR="00200CE2" w:rsidRPr="005C6A45" w:rsidSect="00037031">
      <w:type w:val="continuous"/>
      <w:pgSz w:w="12240" w:h="15840" w:code="1"/>
      <w:pgMar w:top="1440" w:right="6183"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Kari.Fenske" w:date="2019-10-08T07:28:00Z" w:initials="K">
    <w:p w14:paraId="56D1491E" w14:textId="3A1E1DA4" w:rsidR="00651F61" w:rsidRDefault="00651F61">
      <w:pPr>
        <w:pStyle w:val="CommentText"/>
      </w:pPr>
      <w:r>
        <w:rPr>
          <w:rStyle w:val="CommentReference"/>
        </w:rPr>
        <w:annotationRef/>
      </w:r>
      <w:r>
        <w:t>Should this be traits not straits?</w:t>
      </w:r>
    </w:p>
    <w:p w14:paraId="500DBD25" w14:textId="77777777" w:rsidR="00651F61" w:rsidRDefault="00651F61">
      <w:pPr>
        <w:pStyle w:val="CommentText"/>
      </w:pPr>
    </w:p>
  </w:comment>
  <w:comment w:id="31" w:author="Kari.Fenske" w:date="2019-10-08T07:31:00Z" w:initials="K">
    <w:p w14:paraId="1A9F7352" w14:textId="2E26E7C6" w:rsidR="00651F61" w:rsidRDefault="00651F61">
      <w:pPr>
        <w:pStyle w:val="CommentText"/>
      </w:pPr>
      <w:r>
        <w:rPr>
          <w:rStyle w:val="CommentReference"/>
        </w:rPr>
        <w:annotationRef/>
      </w:r>
      <w:r>
        <w:t>You’ve done a nice job explaining this in a concise way.</w:t>
      </w:r>
    </w:p>
    <w:p w14:paraId="021D03C9" w14:textId="77777777" w:rsidR="00651F61" w:rsidRDefault="00651F61">
      <w:pPr>
        <w:pStyle w:val="CommentText"/>
      </w:pPr>
    </w:p>
  </w:comment>
  <w:comment w:id="44" w:author="Kari.Fenske" w:date="2019-10-08T07:39:00Z" w:initials="K">
    <w:p w14:paraId="2E3596CD" w14:textId="4D75C964" w:rsidR="00651F61" w:rsidRDefault="00651F61">
      <w:pPr>
        <w:pStyle w:val="CommentText"/>
      </w:pPr>
      <w:r>
        <w:rPr>
          <w:rStyle w:val="CommentReference"/>
        </w:rPr>
        <w:annotationRef/>
      </w:r>
      <w:r>
        <w:t>Maybe a dumb question, but why not X here?</w:t>
      </w:r>
    </w:p>
  </w:comment>
  <w:comment w:id="72" w:author="Punt, Andre (O&amp;A, Hobart)" w:date="2019-10-06T09:10:00Z" w:initials="PA(H">
    <w:p w14:paraId="5A63B7C9" w14:textId="6284A3BA" w:rsidR="00651F61" w:rsidRDefault="00651F61">
      <w:pPr>
        <w:pStyle w:val="CommentText"/>
      </w:pPr>
      <w:r>
        <w:rPr>
          <w:rStyle w:val="CommentReference"/>
        </w:rPr>
        <w:annotationRef/>
      </w:r>
      <w:r>
        <w:t>What are these ages</w:t>
      </w:r>
    </w:p>
  </w:comment>
  <w:comment w:id="73" w:author="Kari.Fenske" w:date="2019-10-08T07:44:00Z" w:initials="K">
    <w:p w14:paraId="019071C8" w14:textId="31ECF668" w:rsidR="00651F61" w:rsidRDefault="00651F61">
      <w:pPr>
        <w:pStyle w:val="CommentText"/>
      </w:pPr>
      <w:r>
        <w:rPr>
          <w:rStyle w:val="CommentReference"/>
        </w:rPr>
        <w:annotationRef/>
      </w:r>
      <w:r>
        <w:t>Is it the age associated with the length (L1, L2) in the VBGF?</w:t>
      </w:r>
    </w:p>
    <w:p w14:paraId="7D354AB3" w14:textId="77777777" w:rsidR="00651F61" w:rsidRDefault="00651F61">
      <w:pPr>
        <w:pStyle w:val="CommentText"/>
      </w:pPr>
    </w:p>
  </w:comment>
  <w:comment w:id="75" w:author="Kari.Fenske" w:date="2019-10-08T07:48:00Z" w:initials="K">
    <w:p w14:paraId="561EC5A9" w14:textId="4559525D" w:rsidR="00651F61" w:rsidRDefault="00651F61">
      <w:pPr>
        <w:pStyle w:val="CommentText"/>
      </w:pPr>
      <w:r>
        <w:rPr>
          <w:rStyle w:val="CommentReference"/>
        </w:rPr>
        <w:annotationRef/>
      </w:r>
      <w:r>
        <w:t>I found myself looking for a heads up on how many scenarios to look for…</w:t>
      </w:r>
    </w:p>
  </w:comment>
  <w:comment w:id="85" w:author="Punt, Andre (O&amp;A, Hobart)" w:date="2019-10-06T09:12:00Z" w:initials="PA(H">
    <w:p w14:paraId="04BF7F32" w14:textId="2C6AF03C" w:rsidR="00651F61" w:rsidRDefault="00651F61">
      <w:pPr>
        <w:pStyle w:val="CommentText"/>
      </w:pPr>
      <w:r>
        <w:rPr>
          <w:rStyle w:val="CommentReference"/>
        </w:rPr>
        <w:annotationRef/>
      </w:r>
      <w:r>
        <w:t>Move earlier</w:t>
      </w:r>
    </w:p>
  </w:comment>
  <w:comment w:id="102" w:author="Punt, Andre (O&amp;A, Hobart)" w:date="2019-10-06T09:18:00Z" w:initials="PA(H">
    <w:p w14:paraId="504A6275" w14:textId="2F921417" w:rsidR="00651F61" w:rsidRDefault="00651F61">
      <w:pPr>
        <w:pStyle w:val="CommentText"/>
      </w:pPr>
      <w:r>
        <w:rPr>
          <w:rStyle w:val="CommentReference"/>
        </w:rPr>
        <w:annotationRef/>
      </w:r>
      <w:r>
        <w:t>Order of figures..</w:t>
      </w:r>
    </w:p>
  </w:comment>
  <w:comment w:id="131" w:author="Punt, Andre (O&amp;A, Hobart)" w:date="2019-10-06T09:36:00Z" w:initials="PA(H">
    <w:p w14:paraId="365A908C" w14:textId="6E91D4AF" w:rsidR="00651F61" w:rsidRDefault="00651F61">
      <w:pPr>
        <w:pStyle w:val="CommentText"/>
      </w:pPr>
      <w:r>
        <w:rPr>
          <w:rStyle w:val="CommentReference"/>
        </w:rPr>
        <w:annotationRef/>
      </w:r>
      <w:r>
        <w:t>Do you want to give a sense of how wrong ages can be?</w:t>
      </w:r>
    </w:p>
  </w:comment>
  <w:comment w:id="134" w:author="Melissa Haltuch" w:date="2019-10-07T09:31:00Z" w:initials="MH">
    <w:p w14:paraId="79EF4C26" w14:textId="4D24A924" w:rsidR="00651F61" w:rsidRDefault="00651F61">
      <w:pPr>
        <w:pStyle w:val="CommentText"/>
      </w:pPr>
      <w:r>
        <w:rPr>
          <w:rStyle w:val="CommentReference"/>
        </w:rPr>
        <w:annotationRef/>
      </w:r>
      <w:r>
        <w:t xml:space="preserve">And…seems like there should be some additional information here. Is this the distance beyond which migration is minimal? </w:t>
      </w:r>
    </w:p>
  </w:comment>
  <w:comment w:id="138" w:author="Punt, Andre (O&amp;A, Hobart)" w:date="2019-10-06T09:38:00Z" w:initials="PA(H">
    <w:p w14:paraId="178D4958" w14:textId="5B13EE89" w:rsidR="00651F61" w:rsidRDefault="00651F61">
      <w:pPr>
        <w:pStyle w:val="CommentText"/>
      </w:pPr>
      <w:r>
        <w:rPr>
          <w:rStyle w:val="CommentReference"/>
        </w:rPr>
        <w:annotationRef/>
      </w:r>
      <w:r>
        <w:t>Another Andre pet peeve – could it be done in the past..</w:t>
      </w:r>
    </w:p>
  </w:comment>
  <w:comment w:id="139" w:author="Melissa Haltuch" w:date="2019-10-07T09:34:00Z" w:initials="MH">
    <w:p w14:paraId="2F8086B1" w14:textId="70B209C5" w:rsidR="00651F61" w:rsidRDefault="00651F61">
      <w:pPr>
        <w:pStyle w:val="CommentText"/>
      </w:pPr>
      <w:r>
        <w:rPr>
          <w:rStyle w:val="CommentReference"/>
        </w:rPr>
        <w:annotationRef/>
      </w:r>
      <w:r>
        <w:t>You could delete this as the idea is similar to that in the previous sentence.</w:t>
      </w:r>
    </w:p>
  </w:comment>
  <w:comment w:id="142" w:author="Melissa Haltuch" w:date="2019-10-07T09:35:00Z" w:initials="MH">
    <w:p w14:paraId="695BA730" w14:textId="576CC5A9" w:rsidR="00651F61" w:rsidRDefault="00651F61">
      <w:pPr>
        <w:pStyle w:val="CommentText"/>
      </w:pPr>
      <w:r>
        <w:rPr>
          <w:rStyle w:val="CommentReference"/>
        </w:rPr>
        <w:annotationRef/>
      </w:r>
      <w:r>
        <w:t xml:space="preserve">But the 36 degree breakpoint is quite a bit further north that the Bight.  Have a look at the attached paper by Hickey, starting on p 203 and see if you want to add anything here. </w:t>
      </w:r>
    </w:p>
  </w:comment>
  <w:comment w:id="146" w:author="Melissa Haltuch" w:date="2019-10-07T09:41:00Z" w:initials="MH">
    <w:p w14:paraId="04D5C0CE" w14:textId="460A35D6" w:rsidR="00651F61" w:rsidRDefault="00651F61">
      <w:pPr>
        <w:pStyle w:val="CommentText"/>
      </w:pPr>
      <w:r>
        <w:rPr>
          <w:rStyle w:val="CommentReference"/>
        </w:rPr>
        <w:annotationRef/>
      </w:r>
      <w:r>
        <w:t>Should?</w:t>
      </w:r>
    </w:p>
  </w:comment>
  <w:comment w:id="190" w:author="Punt, Andre (O&amp;A, Hobart)" w:date="2019-10-06T09:27:00Z" w:initials="PA(H">
    <w:p w14:paraId="39BFA7DB" w14:textId="77777777" w:rsidR="00651F61" w:rsidRDefault="00651F61">
      <w:pPr>
        <w:pStyle w:val="CommentText"/>
      </w:pPr>
      <w:r>
        <w:rPr>
          <w:rStyle w:val="CommentReference"/>
        </w:rPr>
        <w:annotationRef/>
      </w:r>
      <w:r>
        <w:t xml:space="preserve">I hate automatic referencing so replace with text. I see </w:t>
      </w:r>
    </w:p>
    <w:p w14:paraId="321C4A3E" w14:textId="77777777" w:rsidR="00651F61" w:rsidRDefault="00651F61">
      <w:pPr>
        <w:pStyle w:val="CommentText"/>
      </w:pPr>
    </w:p>
    <w:p w14:paraId="6BD4D6EF" w14:textId="08975ECB" w:rsidR="00651F61" w:rsidRDefault="00651F61">
      <w:pPr>
        <w:pStyle w:val="CommentText"/>
      </w:pPr>
      <w:r>
        <w:t>unnecessary capitals (e.g. Beck et al)</w:t>
      </w:r>
    </w:p>
    <w:p w14:paraId="308DD56E" w14:textId="77777777" w:rsidR="00651F61" w:rsidRDefault="00651F61">
      <w:pPr>
        <w:pStyle w:val="CommentText"/>
      </w:pPr>
    </w:p>
    <w:p w14:paraId="014DEFE7" w14:textId="77777777" w:rsidR="00651F61" w:rsidRDefault="00651F61">
      <w:pPr>
        <w:pStyle w:val="CommentText"/>
      </w:pPr>
      <w:r>
        <w:t xml:space="preserve">Add URLs for reports. </w:t>
      </w:r>
    </w:p>
    <w:p w14:paraId="5FCE2132" w14:textId="77777777" w:rsidR="00651F61" w:rsidRDefault="00651F61">
      <w:pPr>
        <w:pStyle w:val="CommentText"/>
      </w:pPr>
    </w:p>
    <w:p w14:paraId="78D9C97C" w14:textId="40823F71" w:rsidR="00651F61" w:rsidRDefault="00651F61">
      <w:pPr>
        <w:pStyle w:val="CommentText"/>
      </w:pPr>
      <w:r>
        <w:t xml:space="preserve">Kirstensen et al. ends weirdly As does Portner. </w:t>
      </w:r>
    </w:p>
    <w:p w14:paraId="5FC89C38" w14:textId="2E1DFA85" w:rsidR="00651F61" w:rsidRDefault="00651F61">
      <w:pPr>
        <w:pStyle w:val="CommentText"/>
      </w:pPr>
    </w:p>
    <w:p w14:paraId="4F20828D" w14:textId="1605C05E" w:rsidR="00651F61" w:rsidRDefault="00651F61">
      <w:pPr>
        <w:pStyle w:val="CommentText"/>
      </w:pPr>
      <w:r>
        <w:t>Correct the italics for species names if that was the case in the original title</w:t>
      </w:r>
    </w:p>
    <w:p w14:paraId="530C89A7" w14:textId="14FE3F94" w:rsidR="00651F61" w:rsidRDefault="00651F61">
      <w:pPr>
        <w:pStyle w:val="CommentText"/>
      </w:pPr>
    </w:p>
  </w:comment>
  <w:comment w:id="183" w:author="Punt, Andre (O&amp;A, Hobart)" w:date="2019-10-06T09:31:00Z" w:initials="PA(H">
    <w:p w14:paraId="1529459D" w14:textId="76E09E63" w:rsidR="00651F61" w:rsidRDefault="00651F61">
      <w:pPr>
        <w:pStyle w:val="CommentText"/>
      </w:pPr>
      <w:r>
        <w:rPr>
          <w:rStyle w:val="CommentReference"/>
        </w:rPr>
        <w:annotationRef/>
      </w:r>
      <w:r>
        <w:t xml:space="preserve">These sections should come before the tables and those before the figures. ALWAYS thanks the reviewers. </w:t>
      </w:r>
    </w:p>
  </w:comment>
  <w:comment w:id="192" w:author="Kari.Fenske" w:date="2019-10-08T08:27:00Z" w:initials="K">
    <w:p w14:paraId="63C6EA43" w14:textId="3FCE646A" w:rsidR="002F0A4C" w:rsidRDefault="002F0A4C">
      <w:pPr>
        <w:pStyle w:val="CommentText"/>
      </w:pPr>
      <w:r>
        <w:rPr>
          <w:rStyle w:val="CommentReference"/>
        </w:rPr>
        <w:annotationRef/>
      </w:r>
      <w:r>
        <w:t>I can’t just stick this comment on the Fenske et al citation, but the XXX can be replaced with 387 and it’s 118 pages.</w:t>
      </w:r>
    </w:p>
  </w:comment>
  <w:comment w:id="191" w:author="Kari.Fenske" w:date="2019-10-08T08:27:00Z" w:initials="K">
    <w:p w14:paraId="64784200" w14:textId="7488EE70" w:rsidR="002F0A4C" w:rsidRDefault="002F0A4C">
      <w:pPr>
        <w:pStyle w:val="CommentText"/>
      </w:pPr>
      <w:r>
        <w:rPr>
          <w:rStyle w:val="CommentReference"/>
        </w:rPr>
        <w:annotationRef/>
      </w:r>
    </w:p>
  </w:comment>
  <w:comment w:id="193" w:author="Kari.Fenske" w:date="2019-10-08T08:28:00Z" w:initials="K">
    <w:p w14:paraId="6BEF1EE1" w14:textId="4A6B83FC" w:rsidR="002F0A4C" w:rsidRDefault="002F0A4C">
      <w:pPr>
        <w:pStyle w:val="CommentText"/>
      </w:pPr>
      <w:r>
        <w:rPr>
          <w:rStyle w:val="CommentReference"/>
        </w:rPr>
        <w:annotationRef/>
      </w:r>
      <w:r>
        <w:t>Oooops, I keep adding these replies accidently.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0DBD25" w15:done="0"/>
  <w15:commentEx w15:paraId="021D03C9" w15:done="0"/>
  <w15:commentEx w15:paraId="2E3596CD" w15:done="0"/>
  <w15:commentEx w15:paraId="5A63B7C9" w15:done="0"/>
  <w15:commentEx w15:paraId="7D354AB3" w15:paraIdParent="5A63B7C9" w15:done="0"/>
  <w15:commentEx w15:paraId="561EC5A9" w15:done="0"/>
  <w15:commentEx w15:paraId="04BF7F32" w15:done="0"/>
  <w15:commentEx w15:paraId="504A6275" w15:done="0"/>
  <w15:commentEx w15:paraId="365A908C" w15:done="0"/>
  <w15:commentEx w15:paraId="79EF4C26" w15:done="0"/>
  <w15:commentEx w15:paraId="178D4958" w15:done="0"/>
  <w15:commentEx w15:paraId="2F8086B1" w15:done="0"/>
  <w15:commentEx w15:paraId="695BA730" w15:done="0"/>
  <w15:commentEx w15:paraId="04D5C0CE" w15:done="0"/>
  <w15:commentEx w15:paraId="530C89A7" w15:done="0"/>
  <w15:commentEx w15:paraId="1529459D" w15:done="0"/>
  <w15:commentEx w15:paraId="63C6EA43" w15:done="0"/>
  <w15:commentEx w15:paraId="64784200" w15:done="0"/>
  <w15:commentEx w15:paraId="6BEF1EE1" w15:paraIdParent="647842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63B7C9" w16cid:durableId="21442DFB"/>
  <w16cid:commentId w16cid:paraId="04BF7F32" w16cid:durableId="21442E63"/>
  <w16cid:commentId w16cid:paraId="504A6275" w16cid:durableId="21442FD5"/>
  <w16cid:commentId w16cid:paraId="365A908C" w16cid:durableId="2144340A"/>
  <w16cid:commentId w16cid:paraId="178D4958" w16cid:durableId="21443491"/>
  <w16cid:commentId w16cid:paraId="530C89A7" w16cid:durableId="21443214"/>
  <w16cid:commentId w16cid:paraId="1529459D" w16cid:durableId="214432E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CE04C6" w14:textId="77777777" w:rsidR="00651F61" w:rsidRDefault="00651F61" w:rsidP="00F50131">
      <w:pPr>
        <w:spacing w:after="0" w:line="240" w:lineRule="auto"/>
      </w:pPr>
      <w:r>
        <w:separator/>
      </w:r>
    </w:p>
  </w:endnote>
  <w:endnote w:type="continuationSeparator" w:id="0">
    <w:p w14:paraId="3F003C64" w14:textId="77777777" w:rsidR="00651F61" w:rsidRDefault="00651F61"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3001758"/>
      <w:docPartObj>
        <w:docPartGallery w:val="Page Numbers (Bottom of Page)"/>
        <w:docPartUnique/>
      </w:docPartObj>
    </w:sdtPr>
    <w:sdtEndPr>
      <w:rPr>
        <w:noProof/>
      </w:rPr>
    </w:sdtEndPr>
    <w:sdtContent>
      <w:p w14:paraId="041015AF" w14:textId="47303B12" w:rsidR="00651F61" w:rsidRDefault="00651F61">
        <w:pPr>
          <w:pStyle w:val="Footer"/>
          <w:jc w:val="right"/>
        </w:pPr>
        <w:r>
          <w:fldChar w:fldCharType="begin"/>
        </w:r>
        <w:r>
          <w:instrText xml:space="preserve"> PAGE   \* MERGEFORMAT </w:instrText>
        </w:r>
        <w:r>
          <w:fldChar w:fldCharType="separate"/>
        </w:r>
        <w:r w:rsidR="002F0A4C">
          <w:rPr>
            <w:noProof/>
          </w:rPr>
          <w:t>5</w:t>
        </w:r>
        <w:r>
          <w:rPr>
            <w:noProof/>
          </w:rPr>
          <w:fldChar w:fldCharType="end"/>
        </w:r>
      </w:p>
    </w:sdtContent>
  </w:sdt>
  <w:p w14:paraId="01996BCC" w14:textId="77777777" w:rsidR="00651F61" w:rsidRDefault="00651F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82BF4" w14:textId="1EAADB56" w:rsidR="00651F61" w:rsidRDefault="00651F61">
    <w:pPr>
      <w:pStyle w:val="Footer"/>
      <w:jc w:val="right"/>
    </w:pPr>
    <w:r>
      <w:fldChar w:fldCharType="begin"/>
    </w:r>
    <w:r>
      <w:instrText xml:space="preserve"> PAGE   \* MERGEFORMAT </w:instrText>
    </w:r>
    <w:r>
      <w:fldChar w:fldCharType="separate"/>
    </w:r>
    <w:r w:rsidR="002F0A4C">
      <w:rPr>
        <w:noProof/>
      </w:rPr>
      <w:t>22</w:t>
    </w:r>
    <w:r>
      <w:rPr>
        <w:noProof/>
      </w:rPr>
      <w:fldChar w:fldCharType="end"/>
    </w:r>
  </w:p>
  <w:p w14:paraId="2D8C35D5" w14:textId="77777777" w:rsidR="00651F61" w:rsidRDefault="00651F6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574027"/>
      <w:docPartObj>
        <w:docPartGallery w:val="Page Numbers (Bottom of Page)"/>
        <w:docPartUnique/>
      </w:docPartObj>
    </w:sdtPr>
    <w:sdtEndPr>
      <w:rPr>
        <w:noProof/>
      </w:rPr>
    </w:sdtEndPr>
    <w:sdtContent>
      <w:p w14:paraId="7838837D" w14:textId="22D1B6E3" w:rsidR="00651F61" w:rsidRDefault="00651F61">
        <w:pPr>
          <w:pStyle w:val="Footer"/>
          <w:jc w:val="right"/>
        </w:pPr>
        <w:r>
          <w:fldChar w:fldCharType="begin"/>
        </w:r>
        <w:r>
          <w:instrText xml:space="preserve"> PAGE   \* MERGEFORMAT </w:instrText>
        </w:r>
        <w:r>
          <w:fldChar w:fldCharType="separate"/>
        </w:r>
        <w:r w:rsidR="002F0A4C">
          <w:rPr>
            <w:noProof/>
          </w:rPr>
          <w:t>29</w:t>
        </w:r>
        <w:r>
          <w:rPr>
            <w:noProof/>
          </w:rPr>
          <w:fldChar w:fldCharType="end"/>
        </w:r>
      </w:p>
    </w:sdtContent>
  </w:sdt>
  <w:p w14:paraId="2B193F6F" w14:textId="77777777" w:rsidR="00651F61" w:rsidRDefault="00651F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8D1DE1" w14:textId="77777777" w:rsidR="00651F61" w:rsidRDefault="00651F61" w:rsidP="00F50131">
      <w:pPr>
        <w:spacing w:after="0" w:line="240" w:lineRule="auto"/>
      </w:pPr>
      <w:r>
        <w:separator/>
      </w:r>
    </w:p>
  </w:footnote>
  <w:footnote w:type="continuationSeparator" w:id="0">
    <w:p w14:paraId="06044C45" w14:textId="77777777" w:rsidR="00651F61" w:rsidRDefault="00651F61" w:rsidP="00F501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2571C7F"/>
    <w:multiLevelType w:val="hybridMultilevel"/>
    <w:tmpl w:val="1B04AB5A"/>
    <w:lvl w:ilvl="0" w:tplc="84F2971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unt, Andre (O&amp;A, Hobart)">
    <w15:presenceInfo w15:providerId="AD" w15:userId="S::pun009@csiro.au::d8681b15-3db8-4e83-804f-b5df0bbac5ce"/>
  </w15:person>
  <w15:person w15:author="Melissa Haltuch">
    <w15:presenceInfo w15:providerId="None" w15:userId="Melissa Haltuch"/>
  </w15:person>
  <w15:person w15:author="Kari.Fenske">
    <w15:presenceInfo w15:providerId="AD" w15:userId="S-1-5-21-1625102663-4013227018-1311561448-56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3703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6722"/>
    <w:rsid w:val="000576D6"/>
    <w:rsid w:val="00062352"/>
    <w:rsid w:val="00064049"/>
    <w:rsid w:val="0006425B"/>
    <w:rsid w:val="000645CA"/>
    <w:rsid w:val="0006514B"/>
    <w:rsid w:val="00071A25"/>
    <w:rsid w:val="00072B99"/>
    <w:rsid w:val="00072BEE"/>
    <w:rsid w:val="00072D4E"/>
    <w:rsid w:val="000759C3"/>
    <w:rsid w:val="000766EE"/>
    <w:rsid w:val="00081261"/>
    <w:rsid w:val="00081EE8"/>
    <w:rsid w:val="0008625B"/>
    <w:rsid w:val="00086F4C"/>
    <w:rsid w:val="00090ACB"/>
    <w:rsid w:val="00095171"/>
    <w:rsid w:val="000A10CF"/>
    <w:rsid w:val="000A21DA"/>
    <w:rsid w:val="000A2704"/>
    <w:rsid w:val="000A40D5"/>
    <w:rsid w:val="000A4F0B"/>
    <w:rsid w:val="000B0FA0"/>
    <w:rsid w:val="000B1158"/>
    <w:rsid w:val="000B2851"/>
    <w:rsid w:val="000B4A0E"/>
    <w:rsid w:val="000B4A54"/>
    <w:rsid w:val="000B4B1F"/>
    <w:rsid w:val="000B5124"/>
    <w:rsid w:val="000B5B55"/>
    <w:rsid w:val="000B69FD"/>
    <w:rsid w:val="000C10D1"/>
    <w:rsid w:val="000C1BF2"/>
    <w:rsid w:val="000C1CD9"/>
    <w:rsid w:val="000C2205"/>
    <w:rsid w:val="000C31F1"/>
    <w:rsid w:val="000C37D6"/>
    <w:rsid w:val="000C47E4"/>
    <w:rsid w:val="000C6B26"/>
    <w:rsid w:val="000C6E8A"/>
    <w:rsid w:val="000D2048"/>
    <w:rsid w:val="000D255D"/>
    <w:rsid w:val="000D36AA"/>
    <w:rsid w:val="000D42C3"/>
    <w:rsid w:val="000D4543"/>
    <w:rsid w:val="000D57E8"/>
    <w:rsid w:val="000D71CD"/>
    <w:rsid w:val="000E0325"/>
    <w:rsid w:val="000E082B"/>
    <w:rsid w:val="000E24C4"/>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11C"/>
    <w:rsid w:val="00121BC4"/>
    <w:rsid w:val="001232B1"/>
    <w:rsid w:val="001240C1"/>
    <w:rsid w:val="00126E61"/>
    <w:rsid w:val="00130990"/>
    <w:rsid w:val="001311F2"/>
    <w:rsid w:val="00132F6C"/>
    <w:rsid w:val="00133BB7"/>
    <w:rsid w:val="00135AEA"/>
    <w:rsid w:val="00135ED3"/>
    <w:rsid w:val="00137B84"/>
    <w:rsid w:val="00137EBD"/>
    <w:rsid w:val="001424C8"/>
    <w:rsid w:val="001441D1"/>
    <w:rsid w:val="00144B33"/>
    <w:rsid w:val="0014780A"/>
    <w:rsid w:val="00147E3F"/>
    <w:rsid w:val="001523D4"/>
    <w:rsid w:val="00152FA9"/>
    <w:rsid w:val="001545FB"/>
    <w:rsid w:val="00157DD3"/>
    <w:rsid w:val="00160DD0"/>
    <w:rsid w:val="00161E13"/>
    <w:rsid w:val="0016210F"/>
    <w:rsid w:val="0016320C"/>
    <w:rsid w:val="00163329"/>
    <w:rsid w:val="001645EA"/>
    <w:rsid w:val="00164BDA"/>
    <w:rsid w:val="0017234B"/>
    <w:rsid w:val="00175342"/>
    <w:rsid w:val="00175651"/>
    <w:rsid w:val="001770D8"/>
    <w:rsid w:val="001773F7"/>
    <w:rsid w:val="00180970"/>
    <w:rsid w:val="001824C5"/>
    <w:rsid w:val="001837FD"/>
    <w:rsid w:val="00184A9E"/>
    <w:rsid w:val="001866EE"/>
    <w:rsid w:val="00186954"/>
    <w:rsid w:val="00186DA6"/>
    <w:rsid w:val="001876DD"/>
    <w:rsid w:val="00191AED"/>
    <w:rsid w:val="00192831"/>
    <w:rsid w:val="00193066"/>
    <w:rsid w:val="001930FF"/>
    <w:rsid w:val="00194BA4"/>
    <w:rsid w:val="001958F3"/>
    <w:rsid w:val="001976BB"/>
    <w:rsid w:val="001A1B0A"/>
    <w:rsid w:val="001A1F35"/>
    <w:rsid w:val="001A375B"/>
    <w:rsid w:val="001A41C9"/>
    <w:rsid w:val="001A5A05"/>
    <w:rsid w:val="001B21D9"/>
    <w:rsid w:val="001B234F"/>
    <w:rsid w:val="001B2D8D"/>
    <w:rsid w:val="001B3AB6"/>
    <w:rsid w:val="001B45A3"/>
    <w:rsid w:val="001B6135"/>
    <w:rsid w:val="001B618E"/>
    <w:rsid w:val="001B76CE"/>
    <w:rsid w:val="001C0800"/>
    <w:rsid w:val="001C1426"/>
    <w:rsid w:val="001C1677"/>
    <w:rsid w:val="001C2BDC"/>
    <w:rsid w:val="001C3428"/>
    <w:rsid w:val="001C6B51"/>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3766F"/>
    <w:rsid w:val="00241803"/>
    <w:rsid w:val="002458FC"/>
    <w:rsid w:val="00246216"/>
    <w:rsid w:val="00246B09"/>
    <w:rsid w:val="00247925"/>
    <w:rsid w:val="00247F68"/>
    <w:rsid w:val="002503E2"/>
    <w:rsid w:val="00250DF2"/>
    <w:rsid w:val="00250F98"/>
    <w:rsid w:val="00252A9F"/>
    <w:rsid w:val="0025379E"/>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4F86"/>
    <w:rsid w:val="00285614"/>
    <w:rsid w:val="0028653C"/>
    <w:rsid w:val="002866F4"/>
    <w:rsid w:val="002869DA"/>
    <w:rsid w:val="00287B91"/>
    <w:rsid w:val="00290ECE"/>
    <w:rsid w:val="00291BC9"/>
    <w:rsid w:val="00291EEB"/>
    <w:rsid w:val="002922F3"/>
    <w:rsid w:val="002934B0"/>
    <w:rsid w:val="00296472"/>
    <w:rsid w:val="00297019"/>
    <w:rsid w:val="002A0D40"/>
    <w:rsid w:val="002A1D4D"/>
    <w:rsid w:val="002A420E"/>
    <w:rsid w:val="002A5426"/>
    <w:rsid w:val="002A7BD5"/>
    <w:rsid w:val="002B0F75"/>
    <w:rsid w:val="002B12E4"/>
    <w:rsid w:val="002B12EC"/>
    <w:rsid w:val="002B159B"/>
    <w:rsid w:val="002B18CE"/>
    <w:rsid w:val="002B2781"/>
    <w:rsid w:val="002B36AF"/>
    <w:rsid w:val="002B3A98"/>
    <w:rsid w:val="002B3C33"/>
    <w:rsid w:val="002B485F"/>
    <w:rsid w:val="002B5E6B"/>
    <w:rsid w:val="002B6126"/>
    <w:rsid w:val="002B6150"/>
    <w:rsid w:val="002B7190"/>
    <w:rsid w:val="002B78B9"/>
    <w:rsid w:val="002C0447"/>
    <w:rsid w:val="002C0BDF"/>
    <w:rsid w:val="002C19CF"/>
    <w:rsid w:val="002C21EB"/>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A4C"/>
    <w:rsid w:val="002F0BDE"/>
    <w:rsid w:val="002F11B0"/>
    <w:rsid w:val="002F2759"/>
    <w:rsid w:val="002F2C93"/>
    <w:rsid w:val="002F43F1"/>
    <w:rsid w:val="002F46D4"/>
    <w:rsid w:val="002F6DD3"/>
    <w:rsid w:val="0030040E"/>
    <w:rsid w:val="00301E9A"/>
    <w:rsid w:val="00303AFC"/>
    <w:rsid w:val="00304135"/>
    <w:rsid w:val="00305278"/>
    <w:rsid w:val="003052F2"/>
    <w:rsid w:val="003057E6"/>
    <w:rsid w:val="00305832"/>
    <w:rsid w:val="0030678F"/>
    <w:rsid w:val="003071B2"/>
    <w:rsid w:val="0030725B"/>
    <w:rsid w:val="00310C1A"/>
    <w:rsid w:val="0031135F"/>
    <w:rsid w:val="00311F47"/>
    <w:rsid w:val="00314058"/>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06FC"/>
    <w:rsid w:val="003737AC"/>
    <w:rsid w:val="00375D00"/>
    <w:rsid w:val="0037643E"/>
    <w:rsid w:val="003767BF"/>
    <w:rsid w:val="00377CE3"/>
    <w:rsid w:val="003806D1"/>
    <w:rsid w:val="00381271"/>
    <w:rsid w:val="00381D2A"/>
    <w:rsid w:val="0038329C"/>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5CE2"/>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5BFB"/>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4DC8"/>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498"/>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67591"/>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5DB8"/>
    <w:rsid w:val="004973C8"/>
    <w:rsid w:val="00497F73"/>
    <w:rsid w:val="004A03C4"/>
    <w:rsid w:val="004A2A12"/>
    <w:rsid w:val="004A630B"/>
    <w:rsid w:val="004A6F3D"/>
    <w:rsid w:val="004B046A"/>
    <w:rsid w:val="004B0E94"/>
    <w:rsid w:val="004B277C"/>
    <w:rsid w:val="004B3FA4"/>
    <w:rsid w:val="004B5058"/>
    <w:rsid w:val="004B52F9"/>
    <w:rsid w:val="004B74A5"/>
    <w:rsid w:val="004C0B46"/>
    <w:rsid w:val="004C0E4D"/>
    <w:rsid w:val="004C118F"/>
    <w:rsid w:val="004C1261"/>
    <w:rsid w:val="004C1F0B"/>
    <w:rsid w:val="004C1FEB"/>
    <w:rsid w:val="004C4020"/>
    <w:rsid w:val="004C7295"/>
    <w:rsid w:val="004C78D8"/>
    <w:rsid w:val="004D0927"/>
    <w:rsid w:val="004D2F33"/>
    <w:rsid w:val="004D32EA"/>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DFB"/>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7E0"/>
    <w:rsid w:val="005259C5"/>
    <w:rsid w:val="005279AD"/>
    <w:rsid w:val="00527F2F"/>
    <w:rsid w:val="00530F09"/>
    <w:rsid w:val="00531519"/>
    <w:rsid w:val="00533635"/>
    <w:rsid w:val="005359CF"/>
    <w:rsid w:val="0053714E"/>
    <w:rsid w:val="005377B8"/>
    <w:rsid w:val="00540318"/>
    <w:rsid w:val="00541DEF"/>
    <w:rsid w:val="00542B76"/>
    <w:rsid w:val="005430FD"/>
    <w:rsid w:val="005443E0"/>
    <w:rsid w:val="005453B8"/>
    <w:rsid w:val="00546272"/>
    <w:rsid w:val="0054799E"/>
    <w:rsid w:val="005514B8"/>
    <w:rsid w:val="00551B60"/>
    <w:rsid w:val="00552EF8"/>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5F70"/>
    <w:rsid w:val="0057606F"/>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45"/>
    <w:rsid w:val="005C6AE3"/>
    <w:rsid w:val="005C76FF"/>
    <w:rsid w:val="005D095D"/>
    <w:rsid w:val="005D11A8"/>
    <w:rsid w:val="005D1F29"/>
    <w:rsid w:val="005D279D"/>
    <w:rsid w:val="005D4DA3"/>
    <w:rsid w:val="005D63A9"/>
    <w:rsid w:val="005D7596"/>
    <w:rsid w:val="005E0FFF"/>
    <w:rsid w:val="005F0B48"/>
    <w:rsid w:val="005F254B"/>
    <w:rsid w:val="005F2575"/>
    <w:rsid w:val="005F276A"/>
    <w:rsid w:val="005F4F04"/>
    <w:rsid w:val="005F55A2"/>
    <w:rsid w:val="005F5637"/>
    <w:rsid w:val="005F61EE"/>
    <w:rsid w:val="005F6268"/>
    <w:rsid w:val="005F68DF"/>
    <w:rsid w:val="00600B2A"/>
    <w:rsid w:val="006065D5"/>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06B7"/>
    <w:rsid w:val="0064248E"/>
    <w:rsid w:val="00642D5E"/>
    <w:rsid w:val="00642E3F"/>
    <w:rsid w:val="00644598"/>
    <w:rsid w:val="00646FE0"/>
    <w:rsid w:val="006478EB"/>
    <w:rsid w:val="00647FF6"/>
    <w:rsid w:val="00651F61"/>
    <w:rsid w:val="0065303C"/>
    <w:rsid w:val="00655DDF"/>
    <w:rsid w:val="00655F5F"/>
    <w:rsid w:val="006560A9"/>
    <w:rsid w:val="0065673E"/>
    <w:rsid w:val="00656B62"/>
    <w:rsid w:val="006604E0"/>
    <w:rsid w:val="006610ED"/>
    <w:rsid w:val="0066138F"/>
    <w:rsid w:val="00661E95"/>
    <w:rsid w:val="00662741"/>
    <w:rsid w:val="006639BD"/>
    <w:rsid w:val="006665D1"/>
    <w:rsid w:val="0067044E"/>
    <w:rsid w:val="00670575"/>
    <w:rsid w:val="00670BFC"/>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C0E"/>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019A"/>
    <w:rsid w:val="006D19D2"/>
    <w:rsid w:val="006D2A7D"/>
    <w:rsid w:val="006D4E17"/>
    <w:rsid w:val="006D560E"/>
    <w:rsid w:val="006D5924"/>
    <w:rsid w:val="006D6090"/>
    <w:rsid w:val="006D6165"/>
    <w:rsid w:val="006E0EB2"/>
    <w:rsid w:val="006E2C2C"/>
    <w:rsid w:val="006E4709"/>
    <w:rsid w:val="006E7F19"/>
    <w:rsid w:val="006F0FC8"/>
    <w:rsid w:val="006F1452"/>
    <w:rsid w:val="006F249A"/>
    <w:rsid w:val="006F3528"/>
    <w:rsid w:val="00702273"/>
    <w:rsid w:val="00706E76"/>
    <w:rsid w:val="00707024"/>
    <w:rsid w:val="0070719D"/>
    <w:rsid w:val="00707751"/>
    <w:rsid w:val="00707C59"/>
    <w:rsid w:val="00712332"/>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2D10"/>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94093"/>
    <w:rsid w:val="007A1261"/>
    <w:rsid w:val="007A17E6"/>
    <w:rsid w:val="007A3BAC"/>
    <w:rsid w:val="007A3DB6"/>
    <w:rsid w:val="007A52D3"/>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0E0E"/>
    <w:rsid w:val="007D1105"/>
    <w:rsid w:val="007D1370"/>
    <w:rsid w:val="007D19A2"/>
    <w:rsid w:val="007D25E8"/>
    <w:rsid w:val="007D4811"/>
    <w:rsid w:val="007D5D8B"/>
    <w:rsid w:val="007D5FD4"/>
    <w:rsid w:val="007D7911"/>
    <w:rsid w:val="007E0434"/>
    <w:rsid w:val="007E68BB"/>
    <w:rsid w:val="007E759C"/>
    <w:rsid w:val="007E7B4A"/>
    <w:rsid w:val="007E7F43"/>
    <w:rsid w:val="007F11A4"/>
    <w:rsid w:val="007F2E22"/>
    <w:rsid w:val="007F51DE"/>
    <w:rsid w:val="007F73B7"/>
    <w:rsid w:val="007F7701"/>
    <w:rsid w:val="00800100"/>
    <w:rsid w:val="00800DEA"/>
    <w:rsid w:val="00801F3C"/>
    <w:rsid w:val="0080232F"/>
    <w:rsid w:val="008038A0"/>
    <w:rsid w:val="0080393A"/>
    <w:rsid w:val="00803D30"/>
    <w:rsid w:val="00804CF1"/>
    <w:rsid w:val="00805C18"/>
    <w:rsid w:val="0080624F"/>
    <w:rsid w:val="00806417"/>
    <w:rsid w:val="00806C76"/>
    <w:rsid w:val="008074A5"/>
    <w:rsid w:val="008100A3"/>
    <w:rsid w:val="008102AB"/>
    <w:rsid w:val="00813F50"/>
    <w:rsid w:val="0081558E"/>
    <w:rsid w:val="008155CF"/>
    <w:rsid w:val="008170FD"/>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598F"/>
    <w:rsid w:val="008567BF"/>
    <w:rsid w:val="00857677"/>
    <w:rsid w:val="0085796C"/>
    <w:rsid w:val="00857EC0"/>
    <w:rsid w:val="00861F63"/>
    <w:rsid w:val="00862408"/>
    <w:rsid w:val="00862D4F"/>
    <w:rsid w:val="00863DF7"/>
    <w:rsid w:val="00865DA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2D1B"/>
    <w:rsid w:val="0089352F"/>
    <w:rsid w:val="008936F5"/>
    <w:rsid w:val="008960B1"/>
    <w:rsid w:val="00896FAE"/>
    <w:rsid w:val="00897454"/>
    <w:rsid w:val="0089790E"/>
    <w:rsid w:val="008A1441"/>
    <w:rsid w:val="008A2B22"/>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4C57"/>
    <w:rsid w:val="0091654B"/>
    <w:rsid w:val="009176CC"/>
    <w:rsid w:val="00920A4C"/>
    <w:rsid w:val="00921D6E"/>
    <w:rsid w:val="00922BA3"/>
    <w:rsid w:val="009245F5"/>
    <w:rsid w:val="00924E93"/>
    <w:rsid w:val="00925923"/>
    <w:rsid w:val="009263FE"/>
    <w:rsid w:val="00927A47"/>
    <w:rsid w:val="00927DFA"/>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69BE"/>
    <w:rsid w:val="00997CA2"/>
    <w:rsid w:val="009A101B"/>
    <w:rsid w:val="009A1553"/>
    <w:rsid w:val="009A23F1"/>
    <w:rsid w:val="009A2626"/>
    <w:rsid w:val="009A34CD"/>
    <w:rsid w:val="009A3744"/>
    <w:rsid w:val="009A39C5"/>
    <w:rsid w:val="009A3D41"/>
    <w:rsid w:val="009A4F3C"/>
    <w:rsid w:val="009A5D38"/>
    <w:rsid w:val="009B03C6"/>
    <w:rsid w:val="009B1088"/>
    <w:rsid w:val="009B1588"/>
    <w:rsid w:val="009B28AB"/>
    <w:rsid w:val="009B2BA1"/>
    <w:rsid w:val="009B35C1"/>
    <w:rsid w:val="009B4FB5"/>
    <w:rsid w:val="009B66C2"/>
    <w:rsid w:val="009B7E55"/>
    <w:rsid w:val="009C21AD"/>
    <w:rsid w:val="009C2692"/>
    <w:rsid w:val="009C2770"/>
    <w:rsid w:val="009C334D"/>
    <w:rsid w:val="009C34F2"/>
    <w:rsid w:val="009C3829"/>
    <w:rsid w:val="009C3DE6"/>
    <w:rsid w:val="009C51E9"/>
    <w:rsid w:val="009C64B7"/>
    <w:rsid w:val="009C7B88"/>
    <w:rsid w:val="009D0759"/>
    <w:rsid w:val="009D3309"/>
    <w:rsid w:val="009D5078"/>
    <w:rsid w:val="009D5F24"/>
    <w:rsid w:val="009D7443"/>
    <w:rsid w:val="009D75F5"/>
    <w:rsid w:val="009D7896"/>
    <w:rsid w:val="009E0898"/>
    <w:rsid w:val="009E288B"/>
    <w:rsid w:val="009E361C"/>
    <w:rsid w:val="009E402C"/>
    <w:rsid w:val="009E490C"/>
    <w:rsid w:val="009E50E8"/>
    <w:rsid w:val="009E51A1"/>
    <w:rsid w:val="009E6008"/>
    <w:rsid w:val="009F0300"/>
    <w:rsid w:val="009F0B03"/>
    <w:rsid w:val="009F1890"/>
    <w:rsid w:val="009F1AA9"/>
    <w:rsid w:val="009F1E35"/>
    <w:rsid w:val="009F29A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072F"/>
    <w:rsid w:val="00A21CD5"/>
    <w:rsid w:val="00A220A1"/>
    <w:rsid w:val="00A22BF1"/>
    <w:rsid w:val="00A22F47"/>
    <w:rsid w:val="00A235D8"/>
    <w:rsid w:val="00A23F50"/>
    <w:rsid w:val="00A24A4C"/>
    <w:rsid w:val="00A25644"/>
    <w:rsid w:val="00A26B70"/>
    <w:rsid w:val="00A303B4"/>
    <w:rsid w:val="00A313A5"/>
    <w:rsid w:val="00A32004"/>
    <w:rsid w:val="00A33E5C"/>
    <w:rsid w:val="00A35AEB"/>
    <w:rsid w:val="00A37F5C"/>
    <w:rsid w:val="00A40A0E"/>
    <w:rsid w:val="00A41BB8"/>
    <w:rsid w:val="00A438F1"/>
    <w:rsid w:val="00A443AD"/>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2A88"/>
    <w:rsid w:val="00AB3A3F"/>
    <w:rsid w:val="00AB3E57"/>
    <w:rsid w:val="00AB4CA9"/>
    <w:rsid w:val="00AB4D89"/>
    <w:rsid w:val="00AB4FA7"/>
    <w:rsid w:val="00AB58CE"/>
    <w:rsid w:val="00AB6887"/>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635C"/>
    <w:rsid w:val="00AF7365"/>
    <w:rsid w:val="00B003C7"/>
    <w:rsid w:val="00B00740"/>
    <w:rsid w:val="00B00F21"/>
    <w:rsid w:val="00B0174F"/>
    <w:rsid w:val="00B0287C"/>
    <w:rsid w:val="00B03260"/>
    <w:rsid w:val="00B03F3F"/>
    <w:rsid w:val="00B04E49"/>
    <w:rsid w:val="00B06507"/>
    <w:rsid w:val="00B06C3A"/>
    <w:rsid w:val="00B07A6F"/>
    <w:rsid w:val="00B07CDB"/>
    <w:rsid w:val="00B10712"/>
    <w:rsid w:val="00B11828"/>
    <w:rsid w:val="00B11A55"/>
    <w:rsid w:val="00B1327B"/>
    <w:rsid w:val="00B1424C"/>
    <w:rsid w:val="00B1544A"/>
    <w:rsid w:val="00B16544"/>
    <w:rsid w:val="00B16645"/>
    <w:rsid w:val="00B16E31"/>
    <w:rsid w:val="00B17CAE"/>
    <w:rsid w:val="00B17EFA"/>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7D4"/>
    <w:rsid w:val="00B4189A"/>
    <w:rsid w:val="00B4245B"/>
    <w:rsid w:val="00B4317E"/>
    <w:rsid w:val="00B43B37"/>
    <w:rsid w:val="00B43EA8"/>
    <w:rsid w:val="00B44652"/>
    <w:rsid w:val="00B4644F"/>
    <w:rsid w:val="00B46C34"/>
    <w:rsid w:val="00B520E8"/>
    <w:rsid w:val="00B52B30"/>
    <w:rsid w:val="00B52D91"/>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77FCF"/>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0DD3"/>
    <w:rsid w:val="00BE49DA"/>
    <w:rsid w:val="00BE4EC5"/>
    <w:rsid w:val="00BE53B7"/>
    <w:rsid w:val="00BE59CB"/>
    <w:rsid w:val="00BE6039"/>
    <w:rsid w:val="00BE6203"/>
    <w:rsid w:val="00BE6536"/>
    <w:rsid w:val="00BF0327"/>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43"/>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3E09"/>
    <w:rsid w:val="00C53F0B"/>
    <w:rsid w:val="00C5457E"/>
    <w:rsid w:val="00C55222"/>
    <w:rsid w:val="00C5570A"/>
    <w:rsid w:val="00C55A5D"/>
    <w:rsid w:val="00C55BB5"/>
    <w:rsid w:val="00C560E0"/>
    <w:rsid w:val="00C56542"/>
    <w:rsid w:val="00C56964"/>
    <w:rsid w:val="00C576FF"/>
    <w:rsid w:val="00C61A6B"/>
    <w:rsid w:val="00C64FF7"/>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03C3"/>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0838"/>
    <w:rsid w:val="00D21CB5"/>
    <w:rsid w:val="00D24852"/>
    <w:rsid w:val="00D30CB6"/>
    <w:rsid w:val="00D3144F"/>
    <w:rsid w:val="00D31862"/>
    <w:rsid w:val="00D32D01"/>
    <w:rsid w:val="00D335A9"/>
    <w:rsid w:val="00D33BAA"/>
    <w:rsid w:val="00D34DA0"/>
    <w:rsid w:val="00D36395"/>
    <w:rsid w:val="00D36C5F"/>
    <w:rsid w:val="00D37FC3"/>
    <w:rsid w:val="00D40DEF"/>
    <w:rsid w:val="00D4232C"/>
    <w:rsid w:val="00D44411"/>
    <w:rsid w:val="00D44E39"/>
    <w:rsid w:val="00D45B35"/>
    <w:rsid w:val="00D467BA"/>
    <w:rsid w:val="00D5146B"/>
    <w:rsid w:val="00D55863"/>
    <w:rsid w:val="00D55A0E"/>
    <w:rsid w:val="00D57199"/>
    <w:rsid w:val="00D57C1C"/>
    <w:rsid w:val="00D57DB5"/>
    <w:rsid w:val="00D60AC2"/>
    <w:rsid w:val="00D60AD8"/>
    <w:rsid w:val="00D62509"/>
    <w:rsid w:val="00D63223"/>
    <w:rsid w:val="00D63C6D"/>
    <w:rsid w:val="00D66940"/>
    <w:rsid w:val="00D70D44"/>
    <w:rsid w:val="00D7177D"/>
    <w:rsid w:val="00D72180"/>
    <w:rsid w:val="00D72B7C"/>
    <w:rsid w:val="00D7352E"/>
    <w:rsid w:val="00D73DFA"/>
    <w:rsid w:val="00D74412"/>
    <w:rsid w:val="00D74FFB"/>
    <w:rsid w:val="00D75A95"/>
    <w:rsid w:val="00D76119"/>
    <w:rsid w:val="00D76CC8"/>
    <w:rsid w:val="00D7747A"/>
    <w:rsid w:val="00D77A70"/>
    <w:rsid w:val="00D8052C"/>
    <w:rsid w:val="00D80D5C"/>
    <w:rsid w:val="00D825F3"/>
    <w:rsid w:val="00D8319D"/>
    <w:rsid w:val="00D873DD"/>
    <w:rsid w:val="00D87B6B"/>
    <w:rsid w:val="00D90467"/>
    <w:rsid w:val="00D91843"/>
    <w:rsid w:val="00D94719"/>
    <w:rsid w:val="00D949F9"/>
    <w:rsid w:val="00D965FB"/>
    <w:rsid w:val="00D9693B"/>
    <w:rsid w:val="00D96D0F"/>
    <w:rsid w:val="00DA0B59"/>
    <w:rsid w:val="00DA25A6"/>
    <w:rsid w:val="00DA2612"/>
    <w:rsid w:val="00DA564E"/>
    <w:rsid w:val="00DA6257"/>
    <w:rsid w:val="00DB1412"/>
    <w:rsid w:val="00DB1D12"/>
    <w:rsid w:val="00DB20FC"/>
    <w:rsid w:val="00DB2D68"/>
    <w:rsid w:val="00DB3C75"/>
    <w:rsid w:val="00DB4444"/>
    <w:rsid w:val="00DB4524"/>
    <w:rsid w:val="00DB460C"/>
    <w:rsid w:val="00DB4EBF"/>
    <w:rsid w:val="00DB5769"/>
    <w:rsid w:val="00DB6987"/>
    <w:rsid w:val="00DB6C27"/>
    <w:rsid w:val="00DB73DC"/>
    <w:rsid w:val="00DC1E7D"/>
    <w:rsid w:val="00DC1EDD"/>
    <w:rsid w:val="00DC249D"/>
    <w:rsid w:val="00DC2699"/>
    <w:rsid w:val="00DC2CFC"/>
    <w:rsid w:val="00DC46F0"/>
    <w:rsid w:val="00DC591D"/>
    <w:rsid w:val="00DC5CC5"/>
    <w:rsid w:val="00DD63A2"/>
    <w:rsid w:val="00DD6D0D"/>
    <w:rsid w:val="00DE3720"/>
    <w:rsid w:val="00DE448A"/>
    <w:rsid w:val="00DE5327"/>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47D30"/>
    <w:rsid w:val="00E50B74"/>
    <w:rsid w:val="00E52C94"/>
    <w:rsid w:val="00E53E91"/>
    <w:rsid w:val="00E56DA5"/>
    <w:rsid w:val="00E57469"/>
    <w:rsid w:val="00E61645"/>
    <w:rsid w:val="00E62438"/>
    <w:rsid w:val="00E63843"/>
    <w:rsid w:val="00E64BAA"/>
    <w:rsid w:val="00E64CAF"/>
    <w:rsid w:val="00E65D7F"/>
    <w:rsid w:val="00E67A9E"/>
    <w:rsid w:val="00E707B2"/>
    <w:rsid w:val="00E70941"/>
    <w:rsid w:val="00E71083"/>
    <w:rsid w:val="00E73552"/>
    <w:rsid w:val="00E736E8"/>
    <w:rsid w:val="00E74D86"/>
    <w:rsid w:val="00E75BBC"/>
    <w:rsid w:val="00E80D7E"/>
    <w:rsid w:val="00E812B7"/>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423C"/>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38AA"/>
    <w:rsid w:val="00F14091"/>
    <w:rsid w:val="00F160D6"/>
    <w:rsid w:val="00F16646"/>
    <w:rsid w:val="00F202ED"/>
    <w:rsid w:val="00F218DA"/>
    <w:rsid w:val="00F2278E"/>
    <w:rsid w:val="00F229FB"/>
    <w:rsid w:val="00F23EAD"/>
    <w:rsid w:val="00F253EA"/>
    <w:rsid w:val="00F25AB3"/>
    <w:rsid w:val="00F26C2E"/>
    <w:rsid w:val="00F277A3"/>
    <w:rsid w:val="00F3033D"/>
    <w:rsid w:val="00F30676"/>
    <w:rsid w:val="00F30A20"/>
    <w:rsid w:val="00F315C8"/>
    <w:rsid w:val="00F31919"/>
    <w:rsid w:val="00F33728"/>
    <w:rsid w:val="00F3466B"/>
    <w:rsid w:val="00F352BF"/>
    <w:rsid w:val="00F375F6"/>
    <w:rsid w:val="00F40060"/>
    <w:rsid w:val="00F42678"/>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8C8"/>
    <w:rsid w:val="00F70916"/>
    <w:rsid w:val="00F70DA9"/>
    <w:rsid w:val="00F71D02"/>
    <w:rsid w:val="00F738BC"/>
    <w:rsid w:val="00F74490"/>
    <w:rsid w:val="00F75BC7"/>
    <w:rsid w:val="00F76757"/>
    <w:rsid w:val="00F77ACF"/>
    <w:rsid w:val="00F80A7B"/>
    <w:rsid w:val="00F81334"/>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4F28"/>
    <w:rsid w:val="00F955FB"/>
    <w:rsid w:val="00F96D86"/>
    <w:rsid w:val="00F96E2F"/>
    <w:rsid w:val="00F978C8"/>
    <w:rsid w:val="00F97AC5"/>
    <w:rsid w:val="00FA0991"/>
    <w:rsid w:val="00FA1B5B"/>
    <w:rsid w:val="00FA1DC2"/>
    <w:rsid w:val="00FA35CE"/>
    <w:rsid w:val="00FA3AA1"/>
    <w:rsid w:val="00FA3BA8"/>
    <w:rsid w:val="00FA454D"/>
    <w:rsid w:val="00FB079C"/>
    <w:rsid w:val="00FB0B61"/>
    <w:rsid w:val="00FB10EE"/>
    <w:rsid w:val="00FB1765"/>
    <w:rsid w:val="00FB3D0D"/>
    <w:rsid w:val="00FB4C98"/>
    <w:rsid w:val="00FB55F0"/>
    <w:rsid w:val="00FB5BF5"/>
    <w:rsid w:val="00FB5C26"/>
    <w:rsid w:val="00FB724B"/>
    <w:rsid w:val="00FC0B0C"/>
    <w:rsid w:val="00FC0DCB"/>
    <w:rsid w:val="00FC2884"/>
    <w:rsid w:val="00FC2C60"/>
    <w:rsid w:val="00FC2CF3"/>
    <w:rsid w:val="00FC55DC"/>
    <w:rsid w:val="00FC6A65"/>
    <w:rsid w:val="00FC71E3"/>
    <w:rsid w:val="00FD1CD3"/>
    <w:rsid w:val="00FD1EBA"/>
    <w:rsid w:val="00FD20B7"/>
    <w:rsid w:val="00FD22C9"/>
    <w:rsid w:val="00FD66D6"/>
    <w:rsid w:val="00FD7872"/>
    <w:rsid w:val="00FE01FF"/>
    <w:rsid w:val="00FE3528"/>
    <w:rsid w:val="00FE3F1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860CF3C"/>
  <w15:docId w15:val="{985233B6-793D-49ED-B9F2-B7017170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28501295">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footer" Target="footer2.xml"/><Relationship Id="rId18" Type="http://schemas.openxmlformats.org/officeDocument/2006/relationships/image" Target="media/image6.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ata.amerigeoss.org/en_AU/dataset/major-ocean-currents-arrowpolys-30m-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8E158-A3A1-4C92-BDF9-347DAC99B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20911BC2.dotm</Template>
  <TotalTime>0</TotalTime>
  <Pages>29</Pages>
  <Words>29074</Words>
  <Characters>165722</Characters>
  <Application>Microsoft Office Word</Application>
  <DocSecurity>0</DocSecurity>
  <Lines>1381</Lines>
  <Paragraphs>388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194408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Kari.Fenske</cp:lastModifiedBy>
  <cp:revision>2</cp:revision>
  <cp:lastPrinted>2019-05-20T17:47:00Z</cp:lastPrinted>
  <dcterms:created xsi:type="dcterms:W3CDTF">2019-10-08T16:30:00Z</dcterms:created>
  <dcterms:modified xsi:type="dcterms:W3CDTF">2019-10-08T16:30:00Z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