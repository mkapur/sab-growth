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1BF6BC5" w:rsidR="00F502D0" w:rsidRPr="00632139" w:rsidRDefault="00F502D0" w:rsidP="003D3AD9">
      <w:pPr>
        <w:spacing w:after="0" w:line="24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A0A3BE6" w14:textId="77777777" w:rsidR="00F502D0" w:rsidRPr="004906F5" w:rsidRDefault="00F502D0" w:rsidP="0085796C">
      <w:pPr>
        <w:pStyle w:val="Heading1"/>
        <w:spacing w:before="240" w:after="0" w:line="240" w:lineRule="auto"/>
      </w:pPr>
      <w:r w:rsidRPr="004906F5">
        <w:t>Introduction</w:t>
      </w:r>
    </w:p>
    <w:p w14:paraId="75A8E9C0" w14:textId="78977C74" w:rsidR="00F502D0" w:rsidRDefault="00F502D0" w:rsidP="003D3AD9">
      <w:pPr>
        <w:spacing w:after="0" w:line="240" w:lineRule="auto"/>
        <w:jc w:val="both"/>
      </w:pPr>
      <w:r>
        <w:t xml:space="preserve">Renewed interest in the </w:t>
      </w:r>
      <w:r w:rsidR="00D72180">
        <w:t xml:space="preserve">development </w:t>
      </w:r>
      <w:r>
        <w:t xml:space="preserve">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17D693EB" w:rsidR="00F502D0" w:rsidRDefault="00D72180" w:rsidP="003D3AD9">
      <w:pPr>
        <w:spacing w:before="240" w:after="0" w:line="240" w:lineRule="auto"/>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 xml:space="preserve">VBGF parameter estimates for two periods of survey data based on the </w:t>
      </w:r>
      <w:r w:rsidR="00F502D0" w:rsidRPr="00AC02E6">
        <w:rPr>
          <w:i/>
        </w:rPr>
        <w:t>a priori</w:t>
      </w:r>
      <w:r w:rsidR="00F502D0" w:rsidRPr="00AC02E6">
        <w:t xml:space="preserve"> hypothesis that changes in 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F502D0">
        <w:t xml:space="preserve">Table </w:t>
      </w:r>
      <w:r w:rsidR="00F502D0">
        <w:rPr>
          <w:noProof/>
        </w:rPr>
        <w:t>2</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F502D0">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rsidR="00F502D0">
        <w:fldChar w:fldCharType="separate"/>
      </w:r>
      <w:r w:rsidR="00F502D0" w:rsidRPr="00B46C34">
        <w:rPr>
          <w:noProof/>
        </w:rPr>
        <w:t xml:space="preserve">(Adams et al., </w:t>
      </w:r>
      <w:r w:rsidR="00F502D0" w:rsidRPr="00B46C34">
        <w:rPr>
          <w:noProof/>
        </w:rPr>
        <w:lastRenderedPageBreak/>
        <w:t>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6CEC3C3C" w:rsidR="00F502D0" w:rsidRPr="004906F5" w:rsidRDefault="00987ACA" w:rsidP="003D3AD9">
      <w:pPr>
        <w:spacing w:before="240" w:after="0" w:line="240" w:lineRule="auto"/>
        <w:jc w:val="both"/>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w:t>
      </w:r>
      <w:proofErr w:type="gramStart"/>
      <w:r w:rsidR="00F502D0">
        <w:t xml:space="preserve">for </w:t>
      </w:r>
      <w:r w:rsidRPr="00987ACA">
        <w:t xml:space="preserve"> </w:t>
      </w:r>
      <w:commentRangeStart w:id="0"/>
      <w:r>
        <w:t>researchers</w:t>
      </w:r>
      <w:commentRangeEnd w:id="0"/>
      <w:proofErr w:type="gramEnd"/>
      <w:r>
        <w:rPr>
          <w:rStyle w:val="CommentReference"/>
        </w:rPr>
        <w:commentReference w:id="0"/>
      </w:r>
      <w:r w:rsidR="00F502D0">
        <w:t xml:space="preserve">, who wish to </w:t>
      </w:r>
      <w:r>
        <w:t xml:space="preserve">develop </w:t>
      </w:r>
      <w:r w:rsidR="00F502D0">
        <w:t xml:space="preserve">population dynamics models that accurately represent the population structure of managed stocks. The ideal tool is a data-driven method </w:t>
      </w:r>
      <w:r>
        <w:t xml:space="preserve">that </w:t>
      </w:r>
      <w:r w:rsidR="00F502D0">
        <w:t xml:space="preserve">defines significant break points in fish size, which researchers </w:t>
      </w:r>
      <w:r w:rsidR="00F502D0" w:rsidRPr="00130990">
        <w:t>can then use to aggregate and estimate parameters of somatic growth</w:t>
      </w:r>
      <w:r>
        <w:t>, and other quantities of management interest</w:t>
      </w:r>
      <w:r w:rsidR="00F502D0" w:rsidRPr="00130990">
        <w:t xml:space="preserve">. Our </w:t>
      </w:r>
      <w:del w:id="1" w:author="Maia Kapur" w:date="2019-02-25T14:39:00Z">
        <w:r w:rsidR="00F502D0" w:rsidRPr="00130990" w:rsidDel="004E1BF0">
          <w:delText>approach</w:delText>
        </w:r>
      </w:del>
      <w:ins w:id="2" w:author="Maia Kapur" w:date="2019-02-25T14:39:00Z">
        <w:r w:rsidR="004E1BF0">
          <w:t>method</w:t>
        </w:r>
      </w:ins>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 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t xml:space="preserve">structured population dynamics models. We use simulation to test the robustness of the method </w:t>
      </w:r>
      <w:r>
        <w:rPr>
          <w:rFonts w:cstheme="minorHAnsi"/>
          <w:iCs/>
        </w:rPr>
        <w:t xml:space="preserve">for </w:t>
      </w:r>
      <w:r w:rsidR="00BE093A">
        <w:rPr>
          <w:rFonts w:cstheme="minorHAnsi"/>
          <w:iCs/>
        </w:rPr>
        <w:t xml:space="preserve">spatially structured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 complexity</w:t>
      </w:r>
      <w:r w:rsidR="00F502D0">
        <w:rPr>
          <w:rFonts w:cstheme="minorHAnsi"/>
          <w:iCs/>
        </w:rPr>
        <w:t>, and present a case study application to northeast 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52DD1F56" w14:textId="0C74CE27" w:rsidR="00F502D0" w:rsidRDefault="00F502D0" w:rsidP="003D3AD9">
      <w:pPr>
        <w:pStyle w:val="Heading1"/>
        <w:spacing w:before="240" w:after="0" w:line="240" w:lineRule="auto"/>
        <w:jc w:val="both"/>
      </w:pPr>
      <w:bookmarkStart w:id="3" w:name="_Hlk1972912"/>
      <w:r w:rsidRPr="004906F5">
        <w:t>Methods</w:t>
      </w:r>
    </w:p>
    <w:p w14:paraId="78156E27" w14:textId="13A0FB18" w:rsidR="0085796C" w:rsidRPr="0085796C" w:rsidRDefault="0085796C" w:rsidP="0085796C">
      <w:pPr>
        <w:pStyle w:val="Heading2"/>
      </w:pPr>
      <w:r>
        <w:t>Method Summary</w:t>
      </w:r>
    </w:p>
    <w:p w14:paraId="363A1454" w14:textId="115A9337" w:rsidR="00F502D0" w:rsidRDefault="00F502D0" w:rsidP="003D3AD9">
      <w:pPr>
        <w:spacing w:before="240" w:after="0" w:line="24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4"/>
      <w:r>
        <w:t xml:space="preserve"> lengths</w:t>
      </w:r>
      <w:commentRangeEnd w:id="4"/>
      <w:r w:rsidR="00987ACA">
        <w:rPr>
          <w:rStyle w:val="CommentReference"/>
        </w:rPr>
        <w:commentReference w:id="4"/>
      </w:r>
      <w:r>
        <w:t xml:space="preserve"> </w:t>
      </w:r>
      <w:r w:rsidR="0085796C">
        <w:t>of age-</w:t>
      </w:r>
      <w:r w:rsidR="0085796C" w:rsidRPr="0085796C">
        <w:rPr>
          <w:highlight w:val="yellow"/>
        </w:rPr>
        <w:t>six</w:t>
      </w:r>
      <w:r w:rsidR="0085796C">
        <w:t xml:space="preserve"> fish </w:t>
      </w:r>
      <w:r>
        <w:t>as the response variable, predicted by separate smoothers for year and latitude.</w:t>
      </w:r>
      <w:r w:rsidR="00987ACA">
        <w:t>, i.e.</w:t>
      </w:r>
    </w:p>
    <w:p w14:paraId="6D2AA1D8" w14:textId="665F09F8" w:rsidR="00F502D0" w:rsidRPr="005F254B" w:rsidRDefault="00F502D0" w:rsidP="003D3AD9">
      <w:pPr>
        <w:pStyle w:val="Caption"/>
        <w:spacing w:before="120" w:after="12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D758781" w:rsidR="00F502D0" w:rsidRPr="00BE53B7" w:rsidRDefault="00987ACA" w:rsidP="003D3AD9">
      <w:pPr>
        <w:spacing w:after="0" w:line="240" w:lineRule="auto"/>
        <w:jc w:val="both"/>
      </w:pPr>
      <w:r>
        <w:t>w</w:t>
      </w:r>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61EEB50C" w:rsidR="00F502D0" w:rsidRDefault="00F502D0" w:rsidP="003D3AD9">
      <w:pPr>
        <w:spacing w:before="240" w:after="0" w:line="240" w:lineRule="auto"/>
        <w:jc w:val="both"/>
      </w:pPr>
      <w:r>
        <w:t xml:space="preserve">The first derivatives of the GAM </w:t>
      </w:r>
      <w:r w:rsidR="00C2617A">
        <w:t>with respect to latitude a</w:t>
      </w:r>
      <w:r>
        <w:t xml:space="preserve">re evaluated to identify areas of significant change (i.e., break points) in growth parameter estimates. </w:t>
      </w:r>
      <w:r w:rsidR="0085796C">
        <w:t>We</w:t>
      </w:r>
      <w:r>
        <w:t xml:space="preserv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E119C9">
        <w:t xml:space="preserve">latitudes </w:t>
      </w:r>
      <w:r>
        <w:t xml:space="preserve">where fish size is changing the most. The finite differences </w:t>
      </w:r>
      <w:r w:rsidR="004D0927">
        <w:t xml:space="preserve">method </w:t>
      </w:r>
      <w:r>
        <w:t xml:space="preserve">approximates the first derivative of the spline generated from the GAM function. For instance, the vector of derivatives </w:t>
      </w:r>
      <w:commentRangeStart w:id="5"/>
      <w:r w:rsidRPr="0085796C">
        <w:rPr>
          <w:b/>
          <w:u w:val="single"/>
        </w:rPr>
        <w:t>G</w:t>
      </w:r>
      <w:r>
        <w:rPr>
          <w:b/>
        </w:rPr>
        <w:t xml:space="preserve"> </w:t>
      </w:r>
      <w:commentRangeEnd w:id="5"/>
      <w:r w:rsidR="003368A1">
        <w:rPr>
          <w:rStyle w:val="CommentReference"/>
        </w:rPr>
        <w:commentReference w:id="5"/>
      </w:r>
      <w:r>
        <w:t>for latitude is produced via:</w:t>
      </w:r>
    </w:p>
    <w:p w14:paraId="114C572B" w14:textId="5A60153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r>
          <m:rPr>
            <m:sty m:val="p"/>
          </m:rPr>
          <w:rPr>
            <w:rStyle w:val="CommentReference"/>
            <w:iCs w:val="0"/>
          </w:rPr>
          <w:commentReference w:id="6"/>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38A9712" w:rsidR="00F502D0" w:rsidRDefault="00C2617A" w:rsidP="003D3AD9">
      <w:pPr>
        <w:spacing w:after="0" w:line="240" w:lineRule="auto"/>
        <w:jc w:val="both"/>
      </w:pPr>
      <w:r>
        <w:lastRenderedPageBreak/>
        <w:t>w</w:t>
      </w:r>
      <w:r w:rsidR="00F502D0">
        <w:t>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rsidR="00F502D0">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w:t>
      </w:r>
      <w:r w:rsidR="00027205">
        <w:rPr>
          <w:rFonts w:eastAsiaTheme="minorEastAsia"/>
        </w:rPr>
        <w:t>.001 in this</w:t>
      </w:r>
      <w:r>
        <w:rPr>
          <w:rFonts w:eastAsiaTheme="minorEastAsia"/>
        </w:rPr>
        <w:t xml:space="preserve"> paper</w:t>
      </w:r>
      <w:r w:rsidR="00027205">
        <w:rPr>
          <w:rFonts w:eastAsiaTheme="minorEastAsia"/>
        </w:rPr>
        <w:t>)</w:t>
      </w:r>
      <w:r w:rsidRPr="00C2617A">
        <w:t xml:space="preserve"> </w:t>
      </w:r>
      <w:r>
        <w:t>with other effects (year) held constant</w:t>
      </w:r>
      <w:r w:rsidR="00F502D0">
        <w:t xml:space="preserve">. The resultant </w:t>
      </w:r>
      <w:commentRangeStart w:id="7"/>
      <w:r w:rsidR="00F502D0">
        <w:t xml:space="preserve">matrix </w:t>
      </w:r>
      <w:commentRangeEnd w:id="7"/>
      <w:r>
        <w:rPr>
          <w:rStyle w:val="CommentReference"/>
        </w:rPr>
        <w:commentReference w:id="7"/>
      </w:r>
      <w:r w:rsidR="00F502D0">
        <w:t>returns values for the linear</w:t>
      </w:r>
      <w:r w:rsidR="0082416C">
        <w:t xml:space="preserve"> spatial</w:t>
      </w:r>
      <w:r w:rsidR="00F502D0">
        <w:t xml:space="preserve"> predictor of the </w:t>
      </w:r>
      <w:r w:rsidR="004D0927">
        <w:t>GAM</w:t>
      </w:r>
      <w:r w:rsidR="00F502D0">
        <w:t xml:space="preserve">. </w:t>
      </w:r>
      <w:commentRangeStart w:id="8"/>
      <w:r w:rsidR="00F502D0">
        <w:t xml:space="preserve">Vector </w:t>
      </w:r>
      <w:r w:rsidR="00F502D0" w:rsidRPr="0085796C">
        <w:rPr>
          <w:b/>
          <w:u w:val="single"/>
        </w:rPr>
        <w:t>G</w:t>
      </w:r>
      <w:r w:rsidR="00F502D0">
        <w:t xml:space="preserve"> is of the same length of the observed dataset.</w:t>
      </w:r>
      <w:commentRangeEnd w:id="8"/>
      <w:r>
        <w:rPr>
          <w:rStyle w:val="CommentReference"/>
        </w:rPr>
        <w:commentReference w:id="8"/>
      </w:r>
    </w:p>
    <w:p w14:paraId="23D38391" w14:textId="1A100770" w:rsidR="00F502D0" w:rsidRDefault="00F502D0" w:rsidP="003D3AD9">
      <w:pPr>
        <w:spacing w:before="240" w:after="0" w:line="240" w:lineRule="auto"/>
        <w:jc w:val="both"/>
      </w:pPr>
      <w:r>
        <w:t xml:space="preserve">The uncertainty in derivative estimates are computed </w:t>
      </w:r>
      <w:r w:rsidR="00C2617A">
        <w:t>as</w:t>
      </w:r>
      <w:r>
        <w:t>:</w:t>
      </w:r>
    </w:p>
    <w:p w14:paraId="046B065B" w14:textId="06D2661C" w:rsidR="00F502D0" w:rsidRPr="00E424C1" w:rsidRDefault="00F502D0" w:rsidP="003D3AD9">
      <w:pPr>
        <w:pStyle w:val="Caption"/>
        <w:spacing w:before="120" w:after="120"/>
        <w:rPr>
          <w:b/>
        </w:rPr>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m:oMath>
        <m:r>
          <w:rPr>
            <w:rFonts w:ascii="Cambria Math" w:eastAsiaTheme="minorEastAsia" w:hAnsi="Cambria Math"/>
          </w:rPr>
          <m:t>standard error of derivatives=</m:t>
        </m:r>
        <m:rad>
          <m:radPr>
            <m:degHide m:val="1"/>
            <m:ctrlPr>
              <w:rPr>
                <w:rFonts w:ascii="Cambria Math" w:eastAsiaTheme="minorEastAsia" w:hAnsi="Cambria Math"/>
                <w:i/>
              </w:rPr>
            </m:ctrlPr>
          </m:radPr>
          <m:deg/>
          <m:e>
            <m:r>
              <m:rPr>
                <m:sty m:val="bi"/>
              </m:rPr>
              <w:rPr>
                <w:rFonts w:ascii="Cambria Math" w:eastAsiaTheme="minorEastAsia" w:hAnsi="Cambria Math"/>
              </w:rPr>
              <m:t>GV</m:t>
            </m:r>
          </m:e>
        </m:rad>
        <m:r>
          <w:rPr>
            <w:rFonts w:ascii="Cambria Math" w:eastAsiaTheme="minorEastAsia" w:hAnsi="Cambria Math"/>
          </w:rPr>
          <m:t xml:space="preserve"> </m:t>
        </m:r>
      </m:oMath>
    </w:p>
    <w:p w14:paraId="18DF78C6" w14:textId="73FA238F" w:rsidR="00F502D0" w:rsidRDefault="003368A1" w:rsidP="003D3AD9">
      <w:pPr>
        <w:spacing w:after="0" w:line="240" w:lineRule="auto"/>
        <w:jc w:val="both"/>
      </w:pPr>
      <w:r>
        <w:t>w</w:t>
      </w:r>
      <w:r w:rsidR="00F502D0">
        <w:t xml:space="preserve">here </w:t>
      </w:r>
      <w:r w:rsidR="00F502D0">
        <w:rPr>
          <w:b/>
        </w:rPr>
        <w:t xml:space="preserve">V </w:t>
      </w:r>
      <w:commentRangeStart w:id="9"/>
      <w:commentRangeStart w:id="10"/>
      <w:r w:rsidR="00F502D0">
        <w:t>is</w:t>
      </w:r>
      <w:commentRangeEnd w:id="9"/>
      <w:r>
        <w:rPr>
          <w:rStyle w:val="CommentReference"/>
        </w:rPr>
        <w:commentReference w:id="9"/>
      </w:r>
      <w:commentRangeEnd w:id="10"/>
      <w:r w:rsidR="00AD5763">
        <w:rPr>
          <w:rStyle w:val="CommentReference"/>
        </w:rPr>
        <w:commentReference w:id="10"/>
      </w:r>
      <w:r w:rsidR="00F502D0">
        <w:t xml:space="preserve"> the covariance matrix for each of </w:t>
      </w:r>
      <w:proofErr w:type="spellStart"/>
      <w:r w:rsidR="00F502D0" w:rsidRPr="00853E77">
        <w:rPr>
          <w:i/>
        </w:rPr>
        <w:t>i</w:t>
      </w:r>
      <w:proofErr w:type="spellEnd"/>
      <w:r w:rsidR="00F502D0">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50A3E81C" w:rsidR="00F502D0" w:rsidRDefault="00F502D0" w:rsidP="003D3AD9">
      <w:pPr>
        <w:spacing w:before="240" w:after="0" w:line="240" w:lineRule="auto"/>
        <w:jc w:val="both"/>
      </w:pPr>
      <w:bookmarkStart w:id="11" w:name="_Hlk2063522"/>
      <w:r>
        <w:t xml:space="preserve">We then identify latitudes where the confidence interval of the first derivative </w:t>
      </w:r>
      <w:r w:rsidR="003368A1">
        <w:t xml:space="preserve">is </w:t>
      </w:r>
      <w:r>
        <w:t>outside the 5</w:t>
      </w:r>
      <w:r w:rsidRPr="0006425B">
        <w:rPr>
          <w:vertAlign w:val="superscript"/>
        </w:rPr>
        <w:t>th</w:t>
      </w:r>
      <w:r>
        <w:t xml:space="preserve"> to 95</w:t>
      </w:r>
      <w:r w:rsidRPr="0006425B">
        <w:rPr>
          <w:vertAlign w:val="superscript"/>
        </w:rPr>
        <w:t>th</w:t>
      </w:r>
      <w:r>
        <w:t xml:space="preserve"> percentiles of the </w:t>
      </w:r>
      <w:commentRangeStart w:id="12"/>
      <w:r>
        <w:t xml:space="preserve">entire set of derivatives </w:t>
      </w:r>
      <w:proofErr w:type="gramStart"/>
      <w:r>
        <w:rPr>
          <w:b/>
        </w:rPr>
        <w:t>G</w:t>
      </w:r>
      <w:commentRangeEnd w:id="12"/>
      <w:proofErr w:type="gramEnd"/>
      <w:r w:rsidR="003368A1">
        <w:rPr>
          <w:rStyle w:val="CommentReference"/>
        </w:rPr>
        <w:commentReference w:id="12"/>
      </w:r>
      <w:r>
        <w:t xml:space="preserve"> </w:t>
      </w:r>
      <w:r w:rsidR="004F4F42">
        <w:t>and do not include zer</w:t>
      </w:r>
      <w:r w:rsidR="003368A1">
        <w:t xml:space="preserve">o, </w:t>
      </w:r>
      <w:r w:rsidR="00713CA2">
        <w:t xml:space="preserve">rounded the value to the nearest integer, </w:t>
      </w:r>
      <w:r w:rsidR="003368A1">
        <w:t>and</w:t>
      </w:r>
      <w:r>
        <w:t xml:space="preserve"> designated these as “break points”. </w:t>
      </w:r>
      <w:bookmarkEnd w:id="11"/>
      <w:r>
        <w:t xml:space="preserve">Once identified, the raw length and age data </w:t>
      </w:r>
      <w:r w:rsidR="003368A1">
        <w:t xml:space="preserve">are re-aggregated </w:t>
      </w:r>
      <w:r>
        <w:t>to match the</w:t>
      </w:r>
      <w:r w:rsidR="003368A1">
        <w:t xml:space="preserve"> </w:t>
      </w:r>
      <w:r>
        <w:t>breakpoints and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w:t>
      </w:r>
      <w:r w:rsidR="003368A1">
        <w:t xml:space="preserve">estimate </w:t>
      </w:r>
      <w:r>
        <w:t xml:space="preserve">using maximum likelihood in Template Model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w:t>
      </w:r>
      <w:r>
        <w:rPr>
          <w:rFonts w:eastAsiaTheme="minorEastAsia"/>
        </w:rPr>
        <w:t>is</w:t>
      </w:r>
      <w:r w:rsidRPr="004906F5">
        <w:rPr>
          <w:rFonts w:eastAsiaTheme="minorEastAsia"/>
        </w:rPr>
        <w:t xml:space="preserve"> </w:t>
      </w:r>
      <w:commentRangeStart w:id="13"/>
      <w:r w:rsidRPr="004906F5">
        <w:rPr>
          <w:rFonts w:eastAsiaTheme="minorEastAsia"/>
        </w:rPr>
        <w:t>normally</w:t>
      </w:r>
      <w:commentRangeEnd w:id="13"/>
      <w:r w:rsidR="003368A1">
        <w:rPr>
          <w:rStyle w:val="CommentReference"/>
        </w:rPr>
        <w:commentReference w:id="13"/>
      </w:r>
      <w:r w:rsidRPr="004906F5">
        <w:rPr>
          <w:rFonts w:eastAsiaTheme="minorEastAsia"/>
        </w:rPr>
        <w:t xml:space="preserve"> distributed with zero mean and variance σ</w:t>
      </w:r>
      <w:r>
        <w:t xml:space="preserve">. </w:t>
      </w:r>
    </w:p>
    <w:p w14:paraId="5034D09B" w14:textId="53361EF3" w:rsidR="00F502D0" w:rsidRPr="00E022D1" w:rsidRDefault="00F502D0" w:rsidP="003D3AD9">
      <w:pPr>
        <w:spacing w:before="120" w:after="120" w:line="24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50707E1B" w:rsidR="00E424C1" w:rsidRPr="000A10CF" w:rsidRDefault="00F502D0" w:rsidP="003D3AD9">
      <w:pPr>
        <w:spacing w:after="0" w:line="24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4"/>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4"/>
      <w:r w:rsidR="003368A1">
        <w:rPr>
          <w:rStyle w:val="CommentReference"/>
        </w:rPr>
        <w:commentReference w:id="14"/>
      </w:r>
      <w:r w:rsidR="00E05953" w:rsidRPr="008567BF">
        <w:t>.</w:t>
      </w:r>
      <w:r w:rsidR="000A10CF">
        <w:t xml:space="preserve"> </w:t>
      </w:r>
    </w:p>
    <w:p w14:paraId="40B59E3D" w14:textId="1491EC0D" w:rsidR="00E05953" w:rsidRDefault="00E05953" w:rsidP="003D3AD9">
      <w:pPr>
        <w:pStyle w:val="Heading2"/>
        <w:spacing w:before="240" w:line="240" w:lineRule="auto"/>
        <w:jc w:val="both"/>
      </w:pPr>
      <w:r w:rsidRPr="00101B12">
        <w:t>Simulation Testing</w:t>
      </w:r>
    </w:p>
    <w:p w14:paraId="1E4940F0" w14:textId="7198F44D" w:rsidR="00F75BC7" w:rsidRDefault="00AA168A" w:rsidP="003D3AD9">
      <w:pPr>
        <w:spacing w:after="0" w:line="24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 The IBM</w:t>
      </w:r>
      <w:r w:rsidR="00BD69F5">
        <w:t xml:space="preserve"> (See Appendix for full details of IBM.)</w:t>
      </w:r>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w:t>
      </w:r>
      <w:r w:rsidR="00882D1C">
        <w:t>e.g.</w:t>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formulation of the VGBF, whic</w:t>
      </w:r>
      <w:r w:rsidR="00AF2270">
        <w:t xml:space="preserve">h </w:t>
      </w:r>
      <w:bookmarkStart w:id="15" w:name="_GoBack"/>
      <w:bookmarkEnd w:id="15"/>
      <w:r w:rsidR="00A83B9D">
        <w:t xml:space="preserve">requires </w:t>
      </w:r>
      <w:r w:rsidR="003368A1">
        <w:t>(</w:t>
      </w:r>
      <w:proofErr w:type="gramStart"/>
      <w:r w:rsidR="003368A1" w:rsidRPr="003D3AD9">
        <w:rPr>
          <w:i/>
        </w:rPr>
        <w:t>k</w:t>
      </w:r>
      <w:r w:rsidR="003368A1">
        <w:t>,</w:t>
      </w:r>
      <w:r w:rsidR="00F75BC7">
        <w:t xml:space="preserve">  </w:t>
      </w:r>
      <w:r w:rsidR="00F75BC7" w:rsidRPr="00B9623A">
        <w:rPr>
          <w:i/>
        </w:rPr>
        <w:t>L</w:t>
      </w:r>
      <w:proofErr w:type="gramEnd"/>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6A755251" w:rsidR="00F75BC7" w:rsidRDefault="00392042" w:rsidP="00EB375F">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4ADBAA68" w:rsidR="00E05953" w:rsidRDefault="003368A1" w:rsidP="003D3AD9">
      <w:pPr>
        <w:spacing w:after="0" w:line="240" w:lineRule="auto"/>
        <w:jc w:val="both"/>
      </w:pPr>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id the Brody growth parameter as before</w:t>
      </w:r>
      <w:r w:rsidR="00642D5E">
        <w:rPr>
          <w:rFonts w:eastAsiaTheme="minorEastAsia"/>
        </w:rPr>
        <w:t xml:space="preserve">. An individual fish’s </w:t>
      </w:r>
      <w:commentRangeStart w:id="16"/>
      <w:r>
        <w:rPr>
          <w:rFonts w:eastAsiaTheme="minorEastAsia"/>
        </w:rPr>
        <w:t xml:space="preserve">annual </w:t>
      </w:r>
      <w:r w:rsidR="00642D5E">
        <w:rPr>
          <w:rFonts w:eastAsiaTheme="minorEastAsia"/>
        </w:rPr>
        <w:t xml:space="preserve">growth increment </w:t>
      </w:r>
      <w:commentRangeEnd w:id="16"/>
      <w:r w:rsidR="00BD69F5">
        <w:rPr>
          <w:rStyle w:val="CommentReference"/>
        </w:rPr>
        <w:commentReference w:id="16"/>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‘Regime’, or set of life history characteristics. </w:t>
      </w:r>
      <w:r w:rsidR="00101B12">
        <w:t xml:space="preserve">Regime 1 refers to a central Pacific billfish-like species, where </w:t>
      </w:r>
      <w:r w:rsidR="00101B12" w:rsidRPr="007A17E6">
        <w:rPr>
          <w:i/>
        </w:rPr>
        <w:t>L</w:t>
      </w:r>
      <w:r w:rsidR="00101B12">
        <w:rPr>
          <w:vertAlign w:val="subscript"/>
        </w:rPr>
        <w:t>∞</w:t>
      </w:r>
      <w:r w:rsidR="00101B12">
        <w:t xml:space="preserve"> = </w:t>
      </w:r>
      <w:commentRangeStart w:id="17"/>
      <w:r w:rsidR="00101B12">
        <w:t>220</w:t>
      </w:r>
      <w:commentRangeEnd w:id="17"/>
      <w:r w:rsidR="00101B12">
        <w:rPr>
          <w:rStyle w:val="CommentReference"/>
        </w:rPr>
        <w:commentReference w:id="17"/>
      </w:r>
      <w:r w:rsidR="00101B12">
        <w:t xml:space="preserve">cm and </w:t>
      </w:r>
      <w:r w:rsidR="00101B12" w:rsidRPr="007A17E6">
        <w:rPr>
          <w:i/>
        </w:rPr>
        <w:t>k</w:t>
      </w:r>
      <w:r w:rsidR="00101B12">
        <w:t xml:space="preserve"> = 0.258 in Regime 2 </w:t>
      </w:r>
      <w:r w:rsidR="00101B12" w:rsidRPr="007A17E6">
        <w:rPr>
          <w:i/>
        </w:rPr>
        <w:t>L</w:t>
      </w:r>
      <w:r w:rsidR="00101B12">
        <w:rPr>
          <w:vertAlign w:val="subscript"/>
        </w:rPr>
        <w:t>∞</w:t>
      </w:r>
      <w:r w:rsidR="00101B12">
        <w:t xml:space="preserve">= 350cm, Regime 3 </w:t>
      </w:r>
      <w:r w:rsidR="00101B12" w:rsidRPr="007A17E6">
        <w:rPr>
          <w:i/>
        </w:rPr>
        <w:t>k</w:t>
      </w:r>
      <w:r w:rsidR="00101B12">
        <w:t xml:space="preserve"> = 0.45, and Regime 3 </w:t>
      </w:r>
      <w:r w:rsidR="00101B12" w:rsidRPr="007A17E6">
        <w:rPr>
          <w:i/>
        </w:rPr>
        <w:t>L</w:t>
      </w:r>
      <w:r w:rsidR="00101B12">
        <w:rPr>
          <w:vertAlign w:val="subscript"/>
        </w:rPr>
        <w:t>∞</w:t>
      </w:r>
      <w:r w:rsidR="00101B12">
        <w:t xml:space="preserve">= 250cm, </w:t>
      </w:r>
      <w:r w:rsidR="00101B12" w:rsidRPr="007A17E6">
        <w:rPr>
          <w:i/>
        </w:rPr>
        <w:t>k</w:t>
      </w:r>
      <w:r w:rsidR="00101B12">
        <w:t xml:space="preserve"> = 0.3. </w:t>
      </w:r>
      <w:r w:rsidR="00101B12">
        <w:rPr>
          <w:rFonts w:eastAsiaTheme="minorEastAsia"/>
        </w:rPr>
        <w:t xml:space="preserve">In all except the final scenario, the latitude of fish grown under Regime 1 </w:t>
      </w:r>
      <w:r w:rsidR="00101B12">
        <w:t xml:space="preserve">sampled from a uniform distribution between 0° and 25°; For Regimes 2 and 3 latitude is sampled uniformly from 25° to 50°. In the final scenario, fish simulated under life history Regime 1 are assigned latitudes </w:t>
      </w:r>
      <w:r w:rsidR="00101B12">
        <w:lastRenderedPageBreak/>
        <w:t>sampled uniformly from 1° to 49°, and those simulated under Regime 2 have locations uniformly sampled from 49° to 50°.</w:t>
      </w:r>
    </w:p>
    <w:p w14:paraId="3D7D2183" w14:textId="5055816C" w:rsidR="003057E6" w:rsidRDefault="003057E6" w:rsidP="003D3AD9">
      <w:pPr>
        <w:spacing w:before="240" w:after="0" w:line="24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w:t>
      </w:r>
      <w:commentRangeStart w:id="18"/>
      <w:r w:rsidR="00297019">
        <w:t>100 replicate datasets</w:t>
      </w:r>
      <w:r w:rsidR="002B36AF">
        <w:t xml:space="preserve"> </w:t>
      </w:r>
      <w:r w:rsidR="00322C06">
        <w:t xml:space="preserve">which averaged </w:t>
      </w:r>
      <w:r w:rsidR="009D3309">
        <w:t>720</w:t>
      </w:r>
      <w:r w:rsidR="00322C06">
        <w:t xml:space="preserve"> age-six fish per dataset</w:t>
      </w:r>
      <w:r w:rsidR="00297019">
        <w:t>,</w:t>
      </w:r>
      <w:commentRangeEnd w:id="18"/>
      <w:r w:rsidR="00BD69F5">
        <w:rPr>
          <w:rStyle w:val="CommentReference"/>
        </w:rPr>
        <w:commentReference w:id="18"/>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The method was evaluated based on</w:t>
      </w:r>
      <w:r w:rsidR="00BD69F5">
        <w:t>:</w:t>
      </w:r>
      <w:r>
        <w:t xml:space="preserve"> a) if it was able to accurately detect the presence or absence and location </w:t>
      </w:r>
      <w:r w:rsidR="00AC02E6">
        <w:t>of ‘</w:t>
      </w:r>
      <w:r>
        <w:t>break point</w:t>
      </w:r>
      <w:r w:rsidR="00B67671">
        <w:t>(s)</w:t>
      </w:r>
      <w:r>
        <w:t xml:space="preserve">’ in space, and b) </w:t>
      </w:r>
      <w:r w:rsidR="00101B12" w:rsidRPr="00C05D32">
        <w:t>the coverage probability of VGBF parameter estimates when data were re-aggregated at the proposed break point.</w:t>
      </w:r>
      <w:r w:rsidR="004505BB">
        <w:t xml:space="preserve"> </w:t>
      </w:r>
      <w:r w:rsidR="00B4189A">
        <w:fldChar w:fldCharType="begin"/>
      </w:r>
      <w:r w:rsidR="00B4189A">
        <w:instrText xml:space="preserve"> REF _Ref2004405 \h </w:instrText>
      </w:r>
      <w:r w:rsidR="00B4189A">
        <w:fldChar w:fldCharType="separate"/>
      </w:r>
      <w:r w:rsidR="00B4189A">
        <w:t xml:space="preserve">Figure </w:t>
      </w:r>
      <w:r w:rsidR="00B4189A">
        <w:rPr>
          <w:noProof/>
        </w:rPr>
        <w:t>1</w:t>
      </w:r>
      <w:r w:rsidR="00B4189A">
        <w:fldChar w:fldCharType="end"/>
      </w:r>
      <w:r w:rsidR="00B4189A">
        <w:t xml:space="preserve"> </w:t>
      </w:r>
      <w:r w:rsidR="004505BB">
        <w:t>illustrates the latitudinal distribution of age-six fish for a</w:t>
      </w:r>
      <w:r w:rsidR="00B4189A">
        <w:t xml:space="preserve">n example of one </w:t>
      </w:r>
      <w:r w:rsidR="004505BB">
        <w:t xml:space="preserve">simulated dataset </w:t>
      </w:r>
      <w:r w:rsidR="00B4189A">
        <w:t xml:space="preserve">(of 100) </w:t>
      </w:r>
      <w:r w:rsidR="004505BB">
        <w:t>under each scenario.</w:t>
      </w:r>
    </w:p>
    <w:bookmarkEnd w:id="3"/>
    <w:p w14:paraId="2A44C097" w14:textId="105E0426" w:rsidR="00E05953" w:rsidRDefault="00E05953">
      <w:pPr>
        <w:pStyle w:val="Heading2"/>
        <w:spacing w:before="240" w:line="240" w:lineRule="auto"/>
        <w:pPrChange w:id="19" w:author="Punt, Andre (O&amp;A, Hobart)" w:date="2019-02-18T17:42:00Z">
          <w:pPr>
            <w:pStyle w:val="Heading2"/>
            <w:spacing w:line="360" w:lineRule="auto"/>
          </w:pPr>
        </w:pPrChange>
      </w:pPr>
      <w:commentRangeStart w:id="20"/>
      <w:r>
        <w:t>Application to Northeast Pacific Sablefish</w:t>
      </w:r>
      <w:commentRangeEnd w:id="20"/>
      <w:r w:rsidR="00D965FB">
        <w:rPr>
          <w:rStyle w:val="CommentReference"/>
          <w:rFonts w:eastAsiaTheme="minorHAnsi"/>
          <w:i w:val="0"/>
        </w:rPr>
        <w:commentReference w:id="20"/>
      </w:r>
      <w:r w:rsidR="00C27E3A">
        <w:t xml:space="preserve"> </w:t>
      </w:r>
      <w:ins w:id="21" w:author="Maia Kapur" w:date="2019-02-25T16:29:00Z">
        <w:r w:rsidR="007674FF" w:rsidRPr="00236BA4">
          <w:rPr>
            <w:b/>
            <w:color w:val="FF0000"/>
            <w:sz w:val="32"/>
            <w:szCs w:val="32"/>
            <w:highlight w:val="yellow"/>
          </w:rPr>
          <w:t>– THIS HAS NOT BEEN UPDATED!</w:t>
        </w:r>
      </w:ins>
      <w:del w:id="22" w:author="Maia Kapur" w:date="2019-02-25T16:29:00Z">
        <w:r w:rsidR="00C27E3A" w:rsidRPr="00C27E3A" w:rsidDel="007674FF">
          <w:rPr>
            <w:highlight w:val="yellow"/>
          </w:rPr>
          <w:delText>not yet updated with new data</w:delText>
        </w:r>
      </w:del>
    </w:p>
    <w:p w14:paraId="19E38DC5" w14:textId="20752B0A" w:rsidR="00F3466B" w:rsidRDefault="00F3466B">
      <w:pPr>
        <w:spacing w:after="0" w:line="240" w:lineRule="auto"/>
        <w:jc w:val="both"/>
        <w:pPrChange w:id="23" w:author="Punt, Andre (O&amp;A, Hobart)" w:date="2019-02-18T17:44:00Z">
          <w:pPr>
            <w:spacing w:line="360" w:lineRule="auto"/>
          </w:pPr>
        </w:pPrChange>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24"/>
      <w:r w:rsidRPr="004906F5">
        <w:t>construction</w:t>
      </w:r>
      <w:commentRangeEnd w:id="24"/>
      <w:r w:rsidR="00BD69F5">
        <w:rPr>
          <w:rStyle w:val="CommentReference"/>
        </w:rPr>
        <w:commentReference w:id="24"/>
      </w:r>
      <w:r w:rsidRPr="004906F5">
        <w:t xml:space="preserve"> of a population dynamics model </w:t>
      </w:r>
      <w:r>
        <w:t>that</w:t>
      </w:r>
      <w:r w:rsidRPr="004906F5">
        <w:t xml:space="preserve"> represents the spatial heterogeneity of sablefish throughout their range</w:t>
      </w:r>
      <w:r w:rsidR="007F7701">
        <w:t>.</w:t>
      </w:r>
    </w:p>
    <w:p w14:paraId="56698BB5" w14:textId="124DD610" w:rsidR="007F7701" w:rsidRPr="00175514" w:rsidRDefault="007F7701">
      <w:pPr>
        <w:spacing w:before="240" w:after="0" w:line="240" w:lineRule="auto"/>
        <w:jc w:val="both"/>
        <w:rPr>
          <w:i/>
        </w:rPr>
        <w:pPrChange w:id="25" w:author="Punt, Andre (O&amp;A, Hobart)" w:date="2019-02-18T17:45:00Z">
          <w:pPr>
            <w:spacing w:line="360" w:lineRule="auto"/>
            <w:jc w:val="both"/>
          </w:pPr>
        </w:pPrChange>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26"/>
      <w:r>
        <w:fldChar w:fldCharType="begin"/>
      </w:r>
      <w:r>
        <w:instrText xml:space="preserve"> REF _Ref525720559 \h  \* MERGEFORMAT </w:instrText>
      </w:r>
      <w:r>
        <w:fldChar w:fldCharType="separate"/>
      </w:r>
      <w:r>
        <w:t xml:space="preserve">Table </w:t>
      </w:r>
      <w:r>
        <w:rPr>
          <w:noProof/>
        </w:rPr>
        <w:t>1</w:t>
      </w:r>
      <w:r>
        <w:fldChar w:fldCharType="end"/>
      </w:r>
      <w:commentRangeEnd w:id="26"/>
      <w:r w:rsidR="00BD69F5">
        <w:rPr>
          <w:rStyle w:val="CommentReference"/>
        </w:rPr>
        <w:commentReference w:id="26"/>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27"/>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27"/>
      <w:r w:rsidR="00BD69F5">
        <w:rPr>
          <w:rStyle w:val="CommentReference"/>
        </w:rPr>
        <w:commentReference w:id="27"/>
      </w:r>
      <w:r w:rsidRPr="004906F5">
        <w:t>.</w:t>
      </w:r>
      <w:r>
        <w:t xml:space="preserve"> </w:t>
      </w:r>
    </w:p>
    <w:p w14:paraId="2A21809D" w14:textId="77777777" w:rsidR="007F7701" w:rsidRDefault="007F7701">
      <w:pPr>
        <w:spacing w:before="240" w:after="0" w:line="240" w:lineRule="auto"/>
        <w:jc w:val="both"/>
        <w:pPrChange w:id="28" w:author="Punt, Andre (O&amp;A, Hobart)" w:date="2019-02-18T17:46:00Z">
          <w:pPr>
            <w:spacing w:line="360" w:lineRule="auto"/>
          </w:pPr>
        </w:pPrChange>
      </w:pPr>
      <w:commentRangeStart w:id="29"/>
      <w:r>
        <w:t>Though a robust volume of survey data is available for this species for all management regions, researchers have not yet analyzed available length and age data for the entire sablefish range for evidence of spatial patterns.</w:t>
      </w:r>
      <w:commentRangeEnd w:id="29"/>
      <w:r w:rsidR="00BD69F5">
        <w:rPr>
          <w:rStyle w:val="CommentReference"/>
        </w:rPr>
        <w:commentReference w:id="29"/>
      </w:r>
      <w:r w:rsidRPr="004906F5">
        <w:t xml:space="preserve"> </w:t>
      </w:r>
    </w:p>
    <w:p w14:paraId="6A1C8EE7" w14:textId="372EFB8D" w:rsidR="00F13628" w:rsidRPr="00F13628" w:rsidRDefault="00971118" w:rsidP="00882D1C">
      <w:pPr>
        <w:spacing w:before="240" w:after="0" w:line="240" w:lineRule="auto"/>
        <w:jc w:val="both"/>
      </w:pPr>
      <w:r>
        <w:t xml:space="preserve">We obtained fishery-independent length and age data from the </w:t>
      </w:r>
      <w:r w:rsidR="00CB15E0">
        <w:t>Alaska S</w:t>
      </w:r>
      <w:commentRangeStart w:id="30"/>
      <w:r w:rsidR="00CB15E0">
        <w:t>ablefish Longline Survey</w:t>
      </w:r>
      <w:commentRangeEnd w:id="30"/>
      <w:r w:rsidR="00CB15E0">
        <w:rPr>
          <w:rStyle w:val="CommentReference"/>
        </w:rPr>
        <w:commentReference w:id="30"/>
      </w:r>
      <w:r w:rsidR="008F0D40">
        <w:rPr>
          <w:rStyle w:val="CommentReference"/>
        </w:rPr>
        <w:commentReference w:id="31"/>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32"/>
      <w:r w:rsidR="006A3AFF">
        <w:t>we randomly subsampled 8,</w:t>
      </w:r>
      <w:r w:rsidR="002E3E62">
        <w:t>239</w:t>
      </w:r>
      <w:r w:rsidR="006A3AFF">
        <w:t xml:space="preserve"> r</w:t>
      </w:r>
      <w:commentRangeStart w:id="33"/>
      <w:r w:rsidR="006A3AFF">
        <w:t>e</w:t>
      </w:r>
      <w:commentRangeEnd w:id="33"/>
      <w:r w:rsidR="00BD69F5">
        <w:rPr>
          <w:rStyle w:val="CommentReference"/>
        </w:rPr>
        <w:commentReference w:id="33"/>
      </w:r>
      <w:r w:rsidR="006A3AFF">
        <w:t>cords from each of the three management regions.</w:t>
      </w:r>
      <w:commentRangeEnd w:id="32"/>
      <w:r w:rsidR="00CB15E0">
        <w:rPr>
          <w:rStyle w:val="CommentReference"/>
        </w:rPr>
        <w:commentReference w:id="32"/>
      </w:r>
      <w:r w:rsidR="001C7EC3">
        <w:t xml:space="preserve"> </w:t>
      </w:r>
    </w:p>
    <w:p w14:paraId="62BEBFC1" w14:textId="4DCA6AAA" w:rsidR="001B21D9" w:rsidRDefault="00E05953" w:rsidP="00882D1C">
      <w:pPr>
        <w:spacing w:before="240" w:after="0" w:line="240" w:lineRule="auto"/>
        <w:jc w:val="both"/>
      </w:pPr>
      <w:r>
        <w:lastRenderedPageBreak/>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437DF820" w:rsidR="003071B2" w:rsidDel="004D0927" w:rsidRDefault="00D15237" w:rsidP="00882D1C">
      <w:pPr>
        <w:spacing w:before="240" w:after="0" w:line="240" w:lineRule="auto"/>
        <w:rPr>
          <w:del w:id="34" w:author="Maia Kapur" w:date="2019-02-25T14:38:00Z"/>
        </w:rPr>
      </w:pPr>
      <w:del w:id="35" w:author="Maia Kapur" w:date="2019-02-25T14:38:00Z">
        <w:r w:rsidDel="004D0927">
          <w:delText xml:space="preserve">Once the best-fit model was identified, we used the method of finite differences (as in </w:delText>
        </w:r>
        <w:r w:rsidDel="004D0927">
          <w:fldChar w:fldCharType="begin" w:fldLock="1"/>
        </w:r>
        <w:r w:rsidR="00A9532D" w:rsidDel="004D0927">
          <w:del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delInstrText>
        </w:r>
        <w:r w:rsidDel="004D0927">
          <w:fldChar w:fldCharType="separate"/>
        </w:r>
        <w:r w:rsidRPr="00C87747" w:rsidDel="004D0927">
          <w:rPr>
            <w:noProof/>
          </w:rPr>
          <w:delText>Simpson, 2018)</w:delText>
        </w:r>
        <w:r w:rsidDel="004D0927">
          <w:fldChar w:fldCharType="end"/>
        </w:r>
        <w:r w:rsidDel="004D0927">
          <w:delText xml:space="preserve"> to locate </w:delText>
        </w:r>
        <w:r w:rsidR="004C118F" w:rsidDel="004D0927">
          <w:delText xml:space="preserve">time </w:delText>
        </w:r>
        <w:r w:rsidDel="004D0927">
          <w:delText xml:space="preserve">periods and/or locations of statistically significant change in growth. The finite differences </w:delText>
        </w:r>
      </w:del>
      <w:del w:id="36" w:author="Maia Kapur" w:date="2019-02-25T14:37:00Z">
        <w:r w:rsidDel="004D0927">
          <w:delText xml:space="preserve">approach </w:delText>
        </w:r>
      </w:del>
      <w:del w:id="37" w:author="Maia Kapur" w:date="2019-02-25T14:38:00Z">
        <w:r w:rsidDel="004D0927">
          <w:delText>approximates the first derivative of the spline generated from the GAM function</w:delText>
        </w:r>
        <w:r w:rsidR="00EC76A7" w:rsidDel="004D0927">
          <w:delText xml:space="preserve"> as described above. </w:delText>
        </w:r>
        <w:r w:rsidR="00D1784D" w:rsidDel="004D0927">
          <w:delText xml:space="preserve">We calculated uncertainty in derivative estimates by computing the sum of the square root of the fixed-effects covariance matrix. </w:delText>
        </w:r>
        <w:r w:rsidDel="004D0927">
          <w:delText xml:space="preserve">We then identified years or latitudes where the confidence interval of the first derivative was outside the </w:delText>
        </w:r>
        <w:r w:rsidR="0006425B" w:rsidDel="004D0927">
          <w:delText>5</w:delText>
        </w:r>
        <w:r w:rsidR="0006425B" w:rsidRPr="0006425B" w:rsidDel="004D0927">
          <w:rPr>
            <w:vertAlign w:val="superscript"/>
          </w:rPr>
          <w:delText>th</w:delText>
        </w:r>
        <w:r w:rsidR="0006425B" w:rsidDel="004D0927">
          <w:delText xml:space="preserve"> to 95</w:delText>
        </w:r>
        <w:r w:rsidR="0006425B" w:rsidRPr="0006425B" w:rsidDel="004D0927">
          <w:rPr>
            <w:vertAlign w:val="superscript"/>
          </w:rPr>
          <w:delText>th</w:delText>
        </w:r>
        <w:r w:rsidR="0006425B" w:rsidDel="004D0927">
          <w:delText xml:space="preserve"> percentiles </w:delText>
        </w:r>
        <w:r w:rsidDel="004D0927">
          <w:delText xml:space="preserve">of </w:delText>
        </w:r>
        <w:r w:rsidR="004C118F" w:rsidDel="004D0927">
          <w:delText>the entire dataset</w:delText>
        </w:r>
        <w:r w:rsidR="00D103E8" w:rsidDel="004D0927">
          <w:delText xml:space="preserve"> and</w:delText>
        </w:r>
        <w:r w:rsidDel="004D0927">
          <w:delText xml:space="preserve"> designated these as “break points”.</w:delText>
        </w:r>
        <w:r w:rsidR="003071B2" w:rsidDel="004D0927">
          <w:delText xml:space="preserve"> Once identified, we re-aggregated the </w:delText>
        </w:r>
        <w:r w:rsidR="004C118F" w:rsidDel="004D0927">
          <w:delText xml:space="preserve">raw length and age </w:delText>
        </w:r>
        <w:r w:rsidR="003071B2" w:rsidDel="004D0927">
          <w:delText xml:space="preserve">data to match these breakpoints and estimated the parameters of the VGBF using maximum likelihood in Template Model Builder </w:delText>
        </w:r>
        <w:r w:rsidR="003071B2" w:rsidDel="004D0927">
          <w:fldChar w:fldCharType="begin" w:fldLock="1"/>
        </w:r>
        <w:r w:rsidR="003071B2" w:rsidDel="004D0927">
          <w:del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delInstrText>
        </w:r>
        <w:r w:rsidR="003071B2" w:rsidDel="004D0927">
          <w:fldChar w:fldCharType="separate"/>
        </w:r>
        <w:r w:rsidR="003071B2" w:rsidRPr="008C7E57" w:rsidDel="004D0927">
          <w:rPr>
            <w:noProof/>
          </w:rPr>
          <w:delText>(Kristensen et al., 2016)</w:delText>
        </w:r>
        <w:r w:rsidR="003071B2" w:rsidDel="004D0927">
          <w:fldChar w:fldCharType="end"/>
        </w:r>
        <w:r w:rsidR="003071B2" w:rsidDel="004D0927">
          <w:delText>. This was performed separately for each sex.</w:delText>
        </w:r>
      </w:del>
    </w:p>
    <w:p w14:paraId="2008B68E" w14:textId="1D4A1F63" w:rsidR="003071B2" w:rsidRPr="004906F5" w:rsidRDefault="003071B2" w:rsidP="00882D1C">
      <w:pPr>
        <w:spacing w:before="240" w:after="0" w:line="240" w:lineRule="auto"/>
        <w:jc w:val="both"/>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w:t>
      </w:r>
      <w:r w:rsidR="00A03831">
        <w:rPr>
          <w:rFonts w:eastAsiaTheme="minorEastAsia"/>
        </w:rPr>
        <w:t>fit as a</w:t>
      </w:r>
      <w:r w:rsidRPr="004906F5">
        <w:rPr>
          <w:rFonts w:eastAsiaTheme="minorEastAsia"/>
        </w:rPr>
        <w:t xml:space="preserve"> </w:t>
      </w:r>
      <w:commentRangeStart w:id="38"/>
      <w:commentRangeStart w:id="39"/>
      <w:r w:rsidRPr="004906F5">
        <w:rPr>
          <w:rFonts w:eastAsiaTheme="minorEastAsia"/>
        </w:rPr>
        <w:t>lognormal distribu</w:t>
      </w:r>
      <w:r w:rsidR="00A03831">
        <w:rPr>
          <w:rFonts w:eastAsiaTheme="minorEastAsia"/>
        </w:rPr>
        <w:t>tion</w:t>
      </w:r>
      <w:r w:rsidRPr="004906F5">
        <w:rPr>
          <w:rFonts w:eastAsiaTheme="minorEastAsia"/>
        </w:rPr>
        <w:t xml:space="preserve"> with mean</w:t>
      </w:r>
      <w:commentRangeEnd w:id="38"/>
      <w:commentRangeEnd w:id="39"/>
      <w:r w:rsidR="00457B0D">
        <w:rPr>
          <w:rFonts w:eastAsiaTheme="minorEastAsia"/>
        </w:rPr>
        <w:t xml:space="preserve"> 0.1</w:t>
      </w:r>
      <w:r w:rsidR="00BD69F5">
        <w:rPr>
          <w:rStyle w:val="CommentReference"/>
        </w:rPr>
        <w:commentReference w:id="38"/>
      </w:r>
      <w:r w:rsidR="00A77A77">
        <w:rPr>
          <w:rStyle w:val="CommentReference"/>
        </w:rPr>
        <w:commentReference w:id="39"/>
      </w:r>
      <w:r w:rsidRPr="004906F5">
        <w:rPr>
          <w:rFonts w:eastAsiaTheme="minorEastAsia"/>
        </w:rPr>
        <w:t xml:space="preserve"> and variance σ.</w:t>
      </w:r>
      <w:r w:rsidRPr="004906F5">
        <w:t xml:space="preserve"> Our model estimates values for the three biological parameters at each </w:t>
      </w:r>
      <w:r w:rsidR="00981A9D">
        <w:t xml:space="preserve">spatiotemporal </w:t>
      </w:r>
      <w:r w:rsidRPr="004906F5">
        <w:t xml:space="preserve">strata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882D1C">
      <w:pPr>
        <w:pStyle w:val="Heading1"/>
        <w:keepNext/>
        <w:spacing w:before="240" w:after="0" w:line="240" w:lineRule="auto"/>
      </w:pPr>
      <w:r w:rsidRPr="004906F5">
        <w:t>Results</w:t>
      </w:r>
    </w:p>
    <w:p w14:paraId="7B4434C2" w14:textId="2B5E7013" w:rsidR="00A837CD" w:rsidRDefault="00506E17" w:rsidP="00882D1C">
      <w:pPr>
        <w:pStyle w:val="Heading2"/>
        <w:spacing w:before="0" w:line="240" w:lineRule="auto"/>
      </w:pPr>
      <w:r>
        <w:t xml:space="preserve">Simulation </w:t>
      </w:r>
      <w:commentRangeStart w:id="40"/>
      <w:r>
        <w:t>Study</w:t>
      </w:r>
      <w:commentRangeEnd w:id="40"/>
      <w:r w:rsidR="00616824">
        <w:rPr>
          <w:rStyle w:val="CommentReference"/>
          <w:rFonts w:eastAsiaTheme="minorHAnsi"/>
          <w:i w:val="0"/>
        </w:rPr>
        <w:commentReference w:id="40"/>
      </w:r>
    </w:p>
    <w:p w14:paraId="3DCC6CA4" w14:textId="5747194C" w:rsidR="00C65F22" w:rsidRDefault="00DB2D68" w:rsidP="00882D1C">
      <w:pPr>
        <w:spacing w:after="0" w:line="240" w:lineRule="auto"/>
        <w:jc w:val="both"/>
      </w:pPr>
      <w:r>
        <w:t>The simulation study demonstrated that the first-derivative method was able to detect the correct spatial breakpoint, and did so more frequently than erroneous locations.</w:t>
      </w:r>
      <w:r w:rsidR="00C65F22">
        <w:t xml:space="preserve"> </w:t>
      </w:r>
      <w:r w:rsidR="00C65F22">
        <w:fldChar w:fldCharType="begin"/>
      </w:r>
      <w:r w:rsidR="00C65F22">
        <w:instrText xml:space="preserve"> REF _Ref2061301 \h </w:instrText>
      </w:r>
      <w:r w:rsidR="00C65F22">
        <w:fldChar w:fldCharType="separate"/>
      </w:r>
      <w:r w:rsidR="00C65F22">
        <w:t xml:space="preserve">Figure </w:t>
      </w:r>
      <w:r w:rsidR="00C65F22">
        <w:rPr>
          <w:noProof/>
        </w:rPr>
        <w:t>1</w:t>
      </w:r>
      <w:r w:rsidR="00C65F22">
        <w:fldChar w:fldCharType="end"/>
      </w:r>
      <w:r w:rsidR="00C65F22">
        <w:t xml:space="preserve"> and </w:t>
      </w:r>
      <w:r w:rsidR="00C65F22">
        <w:fldChar w:fldCharType="begin"/>
      </w:r>
      <w:r w:rsidR="00C65F22">
        <w:instrText xml:space="preserve"> REF _Ref2061305 \h </w:instrText>
      </w:r>
      <w:r w:rsidR="00C65F22">
        <w:fldChar w:fldCharType="separate"/>
      </w:r>
      <w:r w:rsidR="00C65F22">
        <w:t xml:space="preserve">Figure </w:t>
      </w:r>
      <w:r w:rsidR="00C65F22">
        <w:rPr>
          <w:noProof/>
        </w:rPr>
        <w:t>2</w:t>
      </w:r>
      <w:r w:rsidR="00C65F22">
        <w:fldChar w:fldCharType="end"/>
      </w:r>
      <w:r w:rsidR="00C65F22">
        <w:t xml:space="preserve"> show diagnostics and breakpoints identified for two sample datasets from two tested scenarios.</w:t>
      </w:r>
    </w:p>
    <w:p w14:paraId="5DA25DB0" w14:textId="77777777" w:rsidR="00C65F22" w:rsidRDefault="00C65F22" w:rsidP="00882D1C">
      <w:pPr>
        <w:spacing w:after="0" w:line="240" w:lineRule="auto"/>
        <w:jc w:val="both"/>
      </w:pPr>
    </w:p>
    <w:p w14:paraId="60FE5002" w14:textId="32827FF8" w:rsidR="00DB2D68" w:rsidRDefault="00DB2D68" w:rsidP="00882D1C">
      <w:pPr>
        <w:spacing w:after="0" w:line="240" w:lineRule="auto"/>
        <w:jc w:val="both"/>
      </w:pPr>
      <w:r>
        <w:t xml:space="preserve">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41"/>
      <w:r>
        <w:t xml:space="preserve">25, 30, and 49 </w:t>
      </w:r>
      <w:commentRangeEnd w:id="41"/>
      <w:r w:rsidR="00616824">
        <w:rPr>
          <w:rStyle w:val="CommentReference"/>
        </w:rPr>
        <w:commentReference w:id="41"/>
      </w:r>
      <w:r>
        <w:t xml:space="preserve">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C65F22">
        <w:t xml:space="preserve">Figure </w:t>
      </w:r>
      <w:r w:rsidR="00C65F22">
        <w:rPr>
          <w:noProof/>
        </w:rPr>
        <w:t>4</w:t>
      </w:r>
      <w:r w:rsidR="0080232F">
        <w:fldChar w:fldCharType="end"/>
      </w:r>
      <w:r w:rsidR="0080232F">
        <w:t>, leftmost column)</w:t>
      </w:r>
      <w:r w:rsidR="00CA5BFA">
        <w:t>. Because the detection method c</w:t>
      </w:r>
      <w:commentRangeStart w:id="42"/>
      <w:commentRangeStart w:id="43"/>
      <w:r w:rsidR="00CA5BFA">
        <w:t>oerces breakpoint estimates</w:t>
      </w:r>
      <w:commentRangeEnd w:id="42"/>
      <w:r w:rsidR="00616824">
        <w:rPr>
          <w:rStyle w:val="CommentReference"/>
        </w:rPr>
        <w:commentReference w:id="42"/>
      </w:r>
      <w:commentRangeEnd w:id="43"/>
      <w:r w:rsidR="001545FB">
        <w:rPr>
          <w:rStyle w:val="CommentReference"/>
        </w:rPr>
        <w:commentReference w:id="43"/>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1BBCB4D4" w:rsidR="0080232F" w:rsidRPr="00DB2D68" w:rsidRDefault="0080232F" w:rsidP="001545FB">
      <w:pPr>
        <w:spacing w:before="240" w:after="0" w:line="240" w:lineRule="auto"/>
        <w:jc w:val="both"/>
      </w:pPr>
      <w:r>
        <w:t xml:space="preserve">After re-aggregation to the most commonly detected break point (which was universally the correct one), the estimated </w:t>
      </w:r>
      <w:commentRangeStart w:id="44"/>
      <w:r>
        <w:t>mean</w:t>
      </w:r>
      <w:commentRangeEnd w:id="44"/>
      <w:r w:rsidR="00616824">
        <w:rPr>
          <w:rStyle w:val="CommentReference"/>
        </w:rPr>
        <w:commentReference w:id="44"/>
      </w:r>
      <w:r>
        <w:t xml:space="preserve"> and confidence interval for both growth parameters overlapped with the </w:t>
      </w:r>
      <w:r w:rsidR="005A39D0">
        <w:t>values used to generate the dataset (</w:t>
      </w:r>
      <w:commentRangeStart w:id="45"/>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commentRangeEnd w:id="45"/>
      <w:r w:rsidR="00616824">
        <w:rPr>
          <w:rStyle w:val="CommentReference"/>
        </w:rPr>
        <w:commentReference w:id="45"/>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p w14:paraId="6F75E876" w14:textId="07412B93" w:rsidR="00506E17" w:rsidRPr="00506E17" w:rsidRDefault="00506E17" w:rsidP="00D15776">
      <w:pPr>
        <w:pStyle w:val="Heading2"/>
        <w:spacing w:before="240" w:line="240" w:lineRule="auto"/>
      </w:pPr>
      <w:commentRangeStart w:id="46"/>
      <w:r>
        <w:t>Application to NE Pacific Sablefish</w:t>
      </w:r>
      <w:commentRangeEnd w:id="46"/>
      <w:r w:rsidR="00C87B6A">
        <w:rPr>
          <w:rStyle w:val="CommentReference"/>
          <w:rFonts w:eastAsiaTheme="minorHAnsi"/>
          <w:i w:val="0"/>
        </w:rPr>
        <w:commentReference w:id="46"/>
      </w:r>
      <w:ins w:id="47" w:author="Maia Kapur" w:date="2019-02-25T16:28:00Z">
        <w:r w:rsidR="007674FF">
          <w:t xml:space="preserve"> </w:t>
        </w:r>
        <w:r w:rsidR="007674FF" w:rsidRPr="007674FF">
          <w:rPr>
            <w:b/>
            <w:color w:val="FF0000"/>
            <w:sz w:val="32"/>
            <w:szCs w:val="32"/>
            <w:highlight w:val="yellow"/>
            <w:rPrChange w:id="48" w:author="Maia Kapur" w:date="2019-02-25T16:28:00Z">
              <w:rPr/>
            </w:rPrChange>
          </w:rPr>
          <w:t>– THIS HAS NOT BEEN UPDATED!</w:t>
        </w:r>
      </w:ins>
    </w:p>
    <w:p w14:paraId="75CD30E1" w14:textId="12EDAD74" w:rsidR="008936F5" w:rsidRPr="00A1303A" w:rsidRDefault="008936F5" w:rsidP="00D15776">
      <w:pPr>
        <w:spacing w:after="0" w:line="240" w:lineRule="auto"/>
        <w:jc w:val="both"/>
      </w:pPr>
      <w:r>
        <w:t xml:space="preserve">Our best-fit GAM produced a </w:t>
      </w:r>
      <w:commentRangeStart w:id="49"/>
      <w:r>
        <w:t>positive definite Hessian and converged after 10 iterations.</w:t>
      </w:r>
      <w:commentRangeEnd w:id="49"/>
      <w:r w:rsidR="00132F6C">
        <w:rPr>
          <w:rStyle w:val="CommentReference"/>
        </w:rPr>
        <w:commentReference w:id="49"/>
      </w:r>
      <w:r>
        <w:t xml:space="preserve"> It explained </w:t>
      </w:r>
      <w:commentRangeStart w:id="50"/>
      <w:r>
        <w:t>42.4% of deviance.</w:t>
      </w:r>
      <w:commentRangeEnd w:id="50"/>
      <w:r w:rsidR="00132F6C">
        <w:rPr>
          <w:rStyle w:val="CommentReference"/>
        </w:rPr>
        <w:commentReference w:id="50"/>
      </w:r>
      <w:r>
        <w:t xml:space="preserve"> </w:t>
      </w:r>
      <w:r w:rsidR="00A9532D">
        <w:t>The latitude smoother suggested a general</w:t>
      </w:r>
      <w:r w:rsidR="00981A9D">
        <w:t>ly</w:t>
      </w:r>
      <w:r w:rsidR="00A9532D">
        <w:t xml:space="preserve"> increasing cline</w:t>
      </w:r>
      <w:r w:rsidR="00981A9D">
        <w:t xml:space="preserve"> in </w:t>
      </w:r>
      <w:r w:rsidR="00132F6C">
        <w:lastRenderedPageBreak/>
        <w:t>length-at-</w:t>
      </w:r>
      <w:commentRangeStart w:id="51"/>
      <w:r w:rsidR="00981A9D">
        <w:t>age</w:t>
      </w:r>
      <w:commentRangeEnd w:id="51"/>
      <w:r w:rsidR="00132F6C">
        <w:rPr>
          <w:rStyle w:val="CommentReference"/>
        </w:rPr>
        <w:commentReference w:id="51"/>
      </w:r>
      <w:r w:rsidR="00AF1875">
        <w:t xml:space="preserve"> six</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52"/>
      <w:r w:rsidR="00F315C8">
        <w:t>temporal smoother</w:t>
      </w:r>
      <w:commentRangeEnd w:id="52"/>
      <w:r w:rsidR="00132F6C">
        <w:rPr>
          <w:rStyle w:val="CommentReference"/>
        </w:rPr>
        <w:commentReference w:id="52"/>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pPr>
        <w:pStyle w:val="Heading1"/>
        <w:spacing w:before="240" w:after="0" w:line="240" w:lineRule="auto"/>
        <w:pPrChange w:id="53" w:author="Punt, Andre (O&amp;A, Hobart)" w:date="2019-02-18T18:01:00Z">
          <w:pPr>
            <w:pStyle w:val="Heading1"/>
            <w:spacing w:line="360" w:lineRule="auto"/>
          </w:pPr>
        </w:pPrChange>
      </w:pPr>
      <w:commentRangeStart w:id="54"/>
      <w:r w:rsidRPr="004906F5">
        <w:t>Discussion</w:t>
      </w:r>
      <w:commentRangeEnd w:id="54"/>
      <w:r w:rsidR="00132F6C">
        <w:rPr>
          <w:rStyle w:val="CommentReference"/>
          <w:b w:val="0"/>
        </w:rPr>
        <w:commentReference w:id="54"/>
      </w:r>
    </w:p>
    <w:p w14:paraId="79604734" w14:textId="4F77455D" w:rsidR="00132F6C" w:rsidRDefault="00D24852">
      <w:pPr>
        <w:spacing w:after="0" w:line="240" w:lineRule="auto"/>
        <w:jc w:val="both"/>
        <w:pPrChange w:id="55" w:author="Punt, Andre (O&amp;A, Hobart)" w:date="2019-02-18T18:03:00Z">
          <w:pPr>
            <w:spacing w:line="360" w:lineRule="auto"/>
            <w:ind w:firstLine="360"/>
          </w:pPr>
        </w:pPrChange>
      </w:pPr>
      <w:r>
        <w:t xml:space="preserve">It is evident from this and </w:t>
      </w:r>
      <w:commentRangeStart w:id="56"/>
      <w:r>
        <w:t>previous wor</w:t>
      </w:r>
      <w:commentRangeEnd w:id="56"/>
      <w:r w:rsidR="00132F6C">
        <w:rPr>
          <w:rStyle w:val="CommentReference"/>
        </w:rPr>
        <w:commentReference w:id="56"/>
      </w:r>
      <w:r>
        <w:t xml:space="preserve">k that there is some level of variation in sablefish growth, whether in the growth rates themselves or the spatiotemporal scale at which </w:t>
      </w:r>
      <w:commentRangeStart w:id="57"/>
      <w:r>
        <w:t>growth anomalies occu</w:t>
      </w:r>
      <w:commentRangeEnd w:id="57"/>
      <w:r w:rsidR="00132F6C">
        <w:rPr>
          <w:rStyle w:val="CommentReference"/>
        </w:rPr>
        <w:commentReference w:id="57"/>
      </w:r>
      <w:r>
        <w:t>r.  Mis-specification of growth within stock assessment can</w:t>
      </w:r>
      <w:r w:rsidR="00132F6C">
        <w:t xml:space="preserve"> lead to</w:t>
      </w:r>
      <w:r>
        <w:t xml:space="preserve"> </w:t>
      </w:r>
      <w:r w:rsidR="00132F6C">
        <w:t>overestimation of</w:t>
      </w:r>
      <w:r w:rsidR="00CB15E0">
        <w:rPr>
          <w:rStyle w:val="CommentReference"/>
        </w:rPr>
        <w:commentReference w:id="58"/>
      </w:r>
      <w:r>
        <w:t xml:space="preserve"> management quantities, particularly the estimate of stock depletion (</w:t>
      </w:r>
      <w:r w:rsidR="00132F6C" w:rsidRPr="00132F6C">
        <w:rPr>
          <w:highlight w:val="yellow"/>
          <w:rPrChange w:id="59" w:author="Punt, Andre (O&amp;A, Hobart)" w:date="2019-02-18T18:02:00Z">
            <w:rPr/>
          </w:rPrChange>
        </w:rPr>
        <w:t>ref</w:t>
      </w:r>
      <w:r>
        <w:t xml:space="preserve">). Correctly-specified growth </w:t>
      </w:r>
      <w:commentRangeStart w:id="60"/>
      <w:r>
        <w:t>variation</w:t>
      </w:r>
      <w:commentRangeEnd w:id="60"/>
      <w:r w:rsidR="00132F6C">
        <w:rPr>
          <w:rStyle w:val="CommentReference"/>
        </w:rPr>
        <w:commentReference w:id="60"/>
      </w:r>
      <w:r>
        <w:t xml:space="preserve"> in the estimation model can reduce uncertainty by correctly attributing process error to somatic g</w:t>
      </w:r>
      <w:commentRangeStart w:id="61"/>
      <w:r>
        <w:t>rowth anomalies</w:t>
      </w:r>
      <w:commentRangeEnd w:id="61"/>
      <w:r w:rsidR="00132F6C">
        <w:rPr>
          <w:rStyle w:val="CommentReference"/>
        </w:rPr>
        <w:commentReference w:id="61"/>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62"/>
      <w:r>
        <w:t>operating model</w:t>
      </w:r>
      <w:commentRangeEnd w:id="62"/>
      <w:r w:rsidR="00132F6C">
        <w:rPr>
          <w:rStyle w:val="CommentReference"/>
        </w:rPr>
        <w:commentReference w:id="62"/>
      </w:r>
      <w:r>
        <w:t xml:space="preserve"> of sablefish population dynamics</w:t>
      </w:r>
      <w:r w:rsidR="005A0B2F">
        <w:t>.</w:t>
      </w:r>
    </w:p>
    <w:p w14:paraId="7D988EBF" w14:textId="77777777" w:rsidR="00132F6C" w:rsidRDefault="00132F6C" w:rsidP="00D15776">
      <w:pPr>
        <w:spacing w:after="0" w:line="240" w:lineRule="auto"/>
        <w:jc w:val="both"/>
      </w:pPr>
    </w:p>
    <w:p w14:paraId="6E9068FB" w14:textId="5DF3C645" w:rsidR="00992E9D" w:rsidRDefault="00EE0A9B" w:rsidP="00D15776">
      <w:pPr>
        <w:spacing w:after="0" w:line="240" w:lineRule="auto"/>
        <w:jc w:val="both"/>
        <w:rPr>
          <w:b/>
        </w:rPr>
      </w:pPr>
      <w:r>
        <w:t xml:space="preserve">Previous work with sablefish data has utilized an </w:t>
      </w:r>
      <w:r>
        <w:rPr>
          <w:i/>
        </w:rPr>
        <w:t>a priori</w:t>
      </w:r>
      <w:r>
        <w:t xml:space="preserve"> </w:t>
      </w:r>
      <w:r w:rsidR="004D0927">
        <w:t>method</w:t>
      </w:r>
      <w:r>
        <w:t xml:space="preserve">, wherein </w:t>
      </w:r>
      <w:commentRangeStart w:id="63"/>
      <w:r>
        <w:t>length data</w:t>
      </w:r>
      <w:commentRangeEnd w:id="63"/>
      <w:r w:rsidR="00F521CD">
        <w:rPr>
          <w:rStyle w:val="CommentReference"/>
        </w:rPr>
        <w:commentReference w:id="63"/>
      </w:r>
      <w:r>
        <w:t xml:space="preserve"> were aggregated into pre-hypothesized spatial zones and c</w:t>
      </w:r>
      <w:commentRangeStart w:id="64"/>
      <w:r>
        <w:t>ompared via Ak</w:t>
      </w:r>
      <w:commentRangeEnd w:id="64"/>
      <w:r w:rsidR="00132F6C">
        <w:rPr>
          <w:rStyle w:val="CommentReference"/>
        </w:rPr>
        <w:commentReference w:id="64"/>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Pr="00D15776">
        <w:rPr>
          <w:highlight w:val="yellow"/>
        </w:rPr>
        <w:t>CC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65"/>
      <w:r w:rsidR="00DB3C75">
        <w:t>an</w:t>
      </w:r>
      <w:commentRangeEnd w:id="65"/>
      <w:r w:rsidR="00132F6C">
        <w:rPr>
          <w:rStyle w:val="CommentReference"/>
        </w:rPr>
        <w:commentReference w:id="65"/>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ones and time blocks was used to diagnose a ‘regime change’ in sablefish growth occurring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lastRenderedPageBreak/>
        <w:t xml:space="preserve">The consideration of </w:t>
      </w:r>
      <w:commentRangeStart w:id="66"/>
      <w:r>
        <w:t>temporal variation</w:t>
      </w:r>
      <w:commentRangeEnd w:id="66"/>
      <w:r w:rsidR="00132F6C">
        <w:rPr>
          <w:rStyle w:val="CommentReference"/>
        </w:rPr>
        <w:commentReference w:id="66"/>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67"/>
      <w:r>
        <w:t xml:space="preserve">(M. </w:t>
      </w:r>
      <w:proofErr w:type="spellStart"/>
      <w:r>
        <w:t>Haltuch</w:t>
      </w:r>
      <w:proofErr w:type="spellEnd"/>
      <w:r>
        <w:t>, pers. comm.)</w:t>
      </w:r>
      <w:commentRangeEnd w:id="67"/>
      <w:r w:rsidR="00F521CD">
        <w:rPr>
          <w:rStyle w:val="CommentReference"/>
        </w:rPr>
        <w:commentReference w:id="67"/>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footerReference w:type="default" r:id="rId11"/>
          <w:pgSz w:w="12240" w:h="15840"/>
          <w:pgMar w:top="1440" w:right="1440" w:bottom="1440" w:left="1440" w:header="720" w:footer="720" w:gutter="0"/>
          <w:cols w:space="720"/>
          <w:docGrid w:linePitch="360"/>
        </w:sectPr>
      </w:pPr>
    </w:p>
    <w:p w14:paraId="14954FA7" w14:textId="30EC8CA2" w:rsidR="006A5337" w:rsidRDefault="00F82EB2" w:rsidP="00E06A5A">
      <w:pPr>
        <w:pStyle w:val="Heading1"/>
        <w:spacing w:line="360" w:lineRule="auto"/>
      </w:pPr>
      <w:r w:rsidRPr="004906F5">
        <w:lastRenderedPageBreak/>
        <w:t>Figures</w:t>
      </w:r>
    </w:p>
    <w:p w14:paraId="6761C41B" w14:textId="26D5025A" w:rsidR="00421AA6" w:rsidRDefault="00CE5DA5" w:rsidP="00421AA6">
      <w:r>
        <w:rPr>
          <w:noProof/>
        </w:rPr>
        <w:drawing>
          <wp:inline distT="0" distB="0" distL="0" distR="0" wp14:anchorId="54C7F376" wp14:editId="782A825F">
            <wp:extent cx="5943600" cy="4455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0415D170" w14:textId="7327E385" w:rsidR="002C0447" w:rsidRDefault="00CE5DA5" w:rsidP="00CE5DA5">
      <w:pPr>
        <w:pStyle w:val="Caption"/>
      </w:pPr>
      <w:bookmarkStart w:id="68"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675625">
        <w:rPr>
          <w:noProof/>
        </w:rPr>
        <w:t>1</w:t>
      </w:r>
      <w:r w:rsidR="008F59B5">
        <w:rPr>
          <w:noProof/>
        </w:rPr>
        <w:fldChar w:fldCharType="end"/>
      </w:r>
      <w:bookmarkEnd w:id="68"/>
      <w:r>
        <w:t>. (a-d) Diagnostics of GAM, (e) the raw value of the latitudinal smoother, and (f) the first derivative of the latitudinal smoother for a single simulated dataset with no designated</w:t>
      </w:r>
      <w:r w:rsidR="002C0447">
        <w:t xml:space="preserve"> </w:t>
      </w:r>
      <w:r>
        <w:t xml:space="preserve">breaks. The grey shaded region </w:t>
      </w:r>
      <w:r w:rsidR="00675625">
        <w:t>in (f)</w:t>
      </w:r>
      <w:r>
        <w:t>indicates the 95% confidence interval for the first derivative.</w:t>
      </w:r>
    </w:p>
    <w:p w14:paraId="6BF7856C" w14:textId="41CA075C" w:rsidR="00421AA6" w:rsidRDefault="00675625" w:rsidP="00CE5DA5">
      <w:pPr>
        <w:pStyle w:val="Caption"/>
      </w:pPr>
      <w:r>
        <w:rPr>
          <w:noProof/>
        </w:rPr>
        <w:lastRenderedPageBreak/>
        <w:drawing>
          <wp:inline distT="0" distB="0" distL="0" distR="0" wp14:anchorId="2A57BA8C" wp14:editId="6ED0228A">
            <wp:extent cx="5943600" cy="445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14C5C780" w14:textId="77777777" w:rsidR="00675625" w:rsidRDefault="00675625" w:rsidP="00675625"/>
    <w:p w14:paraId="630C1CF4" w14:textId="21281DE0" w:rsidR="00675625" w:rsidRPr="00675625" w:rsidRDefault="00675625" w:rsidP="00675625">
      <w:pPr>
        <w:pStyle w:val="Caption"/>
        <w:sectPr w:rsidR="00675625" w:rsidRPr="00675625" w:rsidSect="006A5337">
          <w:pgSz w:w="12240" w:h="15840"/>
          <w:pgMar w:top="1440" w:right="1440" w:bottom="1440" w:left="1440" w:header="720" w:footer="720" w:gutter="0"/>
          <w:cols w:space="720"/>
          <w:docGrid w:linePitch="360"/>
        </w:sectPr>
      </w:pPr>
      <w:bookmarkStart w:id="6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Pr>
          <w:noProof/>
        </w:rPr>
        <w:t>2</w:t>
      </w:r>
      <w:r w:rsidR="008F59B5">
        <w:rPr>
          <w:noProof/>
        </w:rPr>
        <w:fldChar w:fldCharType="end"/>
      </w:r>
      <w:bookmarkEnd w:id="69"/>
      <w:r>
        <w:t>. (a-d) Diagnostics of GAM, (e) the raw value of the latitudinal smoother, and (f) the first derivative of the latitudinal smoother for a single simulated dataset with a low-contrast break point at 25 degrees. The grey shaded region in (f) indicates the 95% confidence interval for the first derivative; vertical red lines indicate detected break points, which  are outside the 95</w:t>
      </w:r>
      <w:r w:rsidRPr="00675625">
        <w:rPr>
          <w:vertAlign w:val="superscript"/>
        </w:rPr>
        <w:t>th</w:t>
      </w:r>
      <w:r>
        <w:t xml:space="preserve"> percentile for this dataset and do not have a confidence interval that contains zero.</w:t>
      </w:r>
    </w:p>
    <w:p w14:paraId="7DDBE370" w14:textId="5C988AA7" w:rsidR="00421AA6" w:rsidRPr="00421AA6" w:rsidRDefault="00421AA6" w:rsidP="00421AA6">
      <w:pPr>
        <w:rPr>
          <w:ins w:id="70" w:author="Maia Kapur" w:date="2019-02-25T16:22:00Z"/>
        </w:rPr>
      </w:pPr>
    </w:p>
    <w:p w14:paraId="690B9741" w14:textId="77777777" w:rsidR="006A5337" w:rsidRDefault="006A5337">
      <w:pPr>
        <w:jc w:val="center"/>
        <w:rPr>
          <w:ins w:id="71" w:author="Maia Kapur" w:date="2019-02-25T16:22:00Z"/>
        </w:rPr>
        <w:pPrChange w:id="72" w:author="Maia Kapur" w:date="2019-02-25T16:27:00Z">
          <w:pPr/>
        </w:pPrChange>
      </w:pPr>
      <w:ins w:id="73" w:author="Maia Kapur" w:date="2019-02-25T16:22:00Z">
        <w:r>
          <w:rPr>
            <w:noProof/>
          </w:rPr>
          <w:drawing>
            <wp:inline distT="0" distB="0" distL="0" distR="0" wp14:anchorId="2F7E3FE3" wp14:editId="20886E9D">
              <wp:extent cx="4114799" cy="5486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799" cy="5486400"/>
                      </a:xfrm>
                      <a:prstGeom prst="rect">
                        <a:avLst/>
                      </a:prstGeom>
                    </pic:spPr>
                  </pic:pic>
                </a:graphicData>
              </a:graphic>
            </wp:inline>
          </w:drawing>
        </w:r>
      </w:ins>
    </w:p>
    <w:p w14:paraId="5F193DD2" w14:textId="77777777" w:rsidR="006A5337" w:rsidRDefault="006A5337" w:rsidP="006A5337">
      <w:pPr>
        <w:rPr>
          <w:ins w:id="74" w:author="Maia Kapur" w:date="2019-02-25T16:22:00Z"/>
        </w:rPr>
      </w:pPr>
    </w:p>
    <w:p w14:paraId="547786CD" w14:textId="37A5B99C" w:rsidR="001545FB" w:rsidRDefault="006A5337" w:rsidP="006A5337">
      <w:pPr>
        <w:pStyle w:val="Caption"/>
        <w:sectPr w:rsidR="001545FB" w:rsidSect="006A5337">
          <w:pgSz w:w="12240" w:h="15840"/>
          <w:pgMar w:top="1440" w:right="1440" w:bottom="1440" w:left="1440" w:header="720" w:footer="720" w:gutter="0"/>
          <w:cols w:space="720"/>
          <w:docGrid w:linePitch="360"/>
        </w:sectPr>
      </w:pPr>
      <w:bookmarkStart w:id="75" w:name="_Ref2004405"/>
      <w:ins w:id="76" w:author="Maia Kapur" w:date="2019-02-25T16:23:00Z">
        <w:r>
          <w:t xml:space="preserve">Figure </w:t>
        </w:r>
        <w:r>
          <w:fldChar w:fldCharType="begin"/>
        </w:r>
        <w:r>
          <w:instrText xml:space="preserve"> SEQ Figure \* ARABIC </w:instrText>
        </w:r>
      </w:ins>
      <w:r>
        <w:fldChar w:fldCharType="separate"/>
      </w:r>
      <w:r w:rsidR="00675625">
        <w:rPr>
          <w:noProof/>
        </w:rPr>
        <w:t>3</w:t>
      </w:r>
      <w:ins w:id="77" w:author="Maia Kapur" w:date="2019-02-25T16:23:00Z">
        <w:r>
          <w:fldChar w:fldCharType="end"/>
        </w:r>
        <w:bookmarkEnd w:id="75"/>
        <w:r>
          <w:t xml:space="preserve">. </w:t>
        </w:r>
        <w:r w:rsidR="00697863">
          <w:t>Example single dataset for each tested spatial scenario</w:t>
        </w:r>
      </w:ins>
      <w:ins w:id="78" w:author="Maia Kapur" w:date="2019-02-25T16:24:00Z">
        <w:r w:rsidR="00697863">
          <w:t xml:space="preserve"> presented in </w:t>
        </w:r>
        <w:r w:rsidR="00697863">
          <w:fldChar w:fldCharType="begin"/>
        </w:r>
        <w:r w:rsidR="00697863">
          <w:instrText xml:space="preserve"> REF _Ref872431 \h </w:instrText>
        </w:r>
      </w:ins>
      <w:r w:rsidR="00697863">
        <w:fldChar w:fldCharType="separate"/>
      </w:r>
      <w:ins w:id="79" w:author="Maia Kapur" w:date="2019-02-25T16:24:00Z">
        <w:r w:rsidR="00697863">
          <w:t xml:space="preserve">Table </w:t>
        </w:r>
        <w:r w:rsidR="00697863">
          <w:rPr>
            <w:noProof/>
          </w:rPr>
          <w:t>1</w:t>
        </w:r>
        <w:r w:rsidR="00697863">
          <w:fldChar w:fldCharType="end"/>
        </w:r>
      </w:ins>
      <w:ins w:id="80" w:author="Maia Kapur" w:date="2019-02-25T16:23:00Z">
        <w:r w:rsidR="00697863">
          <w:t xml:space="preserve">. For each </w:t>
        </w:r>
      </w:ins>
      <w:r w:rsidR="00186954">
        <w:t>scenario, points</w:t>
      </w:r>
      <w:ins w:id="81" w:author="Maia Kapur" w:date="2019-02-25T16:25:00Z">
        <w:r w:rsidR="00697863">
          <w:t xml:space="preserve"> represent the length and latitudinal location of a single simulated fish of age six. Fish locations (latitudes) were sampled from a uniform distribution of the boundaries indicated in </w:t>
        </w:r>
      </w:ins>
      <w:ins w:id="82" w:author="Maia Kapur" w:date="2019-02-25T16:26:00Z">
        <w:r w:rsidR="00697863">
          <w:fldChar w:fldCharType="begin"/>
        </w:r>
        <w:r w:rsidR="00697863">
          <w:instrText xml:space="preserve"> REF _Ref872431 \h </w:instrText>
        </w:r>
      </w:ins>
      <w:ins w:id="83" w:author="Maia Kapur" w:date="2019-02-25T16:26:00Z">
        <w:r w:rsidR="00697863">
          <w:fldChar w:fldCharType="separate"/>
        </w:r>
        <w:r w:rsidR="00697863">
          <w:t xml:space="preserve">Table </w:t>
        </w:r>
        <w:r w:rsidR="00697863">
          <w:rPr>
            <w:noProof/>
          </w:rPr>
          <w:t>1</w:t>
        </w:r>
        <w:r w:rsidR="00697863">
          <w:fldChar w:fldCharType="end"/>
        </w:r>
        <w:r w:rsidR="00697863">
          <w:t>.</w:t>
        </w:r>
      </w:ins>
      <w:ins w:id="84" w:author="Maia Kapur" w:date="2019-02-25T16:28:00Z">
        <w:r w:rsidR="00012CAE">
          <w:t xml:space="preserve"> Text labels indicate the number of individual </w:t>
        </w:r>
        <w:proofErr w:type="gramStart"/>
        <w:r w:rsidR="00012CAE">
          <w:t>fish</w:t>
        </w:r>
        <w:proofErr w:type="gramEnd"/>
        <w:r w:rsidR="00012CAE">
          <w:t xml:space="preserve"> in the sample.</w:t>
        </w:r>
      </w:ins>
    </w:p>
    <w:p w14:paraId="45268F17" w14:textId="3BE057D0" w:rsidR="006A5337" w:rsidRDefault="006A5337">
      <w:pPr>
        <w:pStyle w:val="Caption"/>
        <w:rPr>
          <w:ins w:id="85" w:author="Maia Kapur" w:date="2019-02-25T16:22:00Z"/>
          <w:iCs w:val="0"/>
        </w:rPr>
        <w:sectPr w:rsidR="006A5337" w:rsidSect="006A5337">
          <w:pgSz w:w="12240" w:h="15840" w:orient="portrait"/>
          <w:pgMar w:top="1440" w:right="1440" w:bottom="1440" w:left="1440" w:header="720" w:footer="720" w:gutter="0"/>
          <w:cols w:space="720"/>
          <w:docGrid w:linePitch="360"/>
          <w:sectPrChange w:id="86" w:author="Maia Kapur" w:date="2019-02-25T16:22:00Z">
            <w:sectPr w:rsidR="006A5337" w:rsidSect="006A5337">
              <w:pgSz w:w="15840" w:h="12240" w:orient="landscape"/>
              <w:pgMar w:top="1440" w:right="1440" w:bottom="1440" w:left="1440" w:header="720" w:footer="720" w:gutter="0"/>
            </w:sectPr>
          </w:sectPrChange>
        </w:sectPr>
        <w:pPrChange w:id="87" w:author="Maia Kapur" w:date="2019-02-25T16:23:00Z">
          <w:pPr/>
        </w:pPrChange>
      </w:pPr>
    </w:p>
    <w:p w14:paraId="081494A3" w14:textId="19F41DC3" w:rsidR="006A5337" w:rsidRPr="006A5337" w:rsidRDefault="006A5337">
      <w:pPr>
        <w:pPrChange w:id="88" w:author="Maia Kapur" w:date="2019-02-25T16:22:00Z">
          <w:pPr>
            <w:pStyle w:val="Heading1"/>
            <w:spacing w:line="360" w:lineRule="auto"/>
          </w:pPr>
        </w:pPrChange>
      </w:pPr>
    </w:p>
    <w:p w14:paraId="0670BBE0" w14:textId="77777777" w:rsidR="00927EE3" w:rsidRDefault="00927EE3" w:rsidP="00927EE3">
      <w:pPr>
        <w:spacing w:line="360" w:lineRule="auto"/>
      </w:pPr>
      <w:bookmarkStart w:id="89" w:name="_Hlk1973582"/>
      <w:r>
        <w:rPr>
          <w:noProof/>
          <w:lang w:val="en-AU" w:eastAsia="en-AU"/>
        </w:rPr>
        <w:drawing>
          <wp:inline distT="0" distB="0" distL="0" distR="0" wp14:anchorId="26C5A272" wp14:editId="06F5C1D7">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2DE434AD" w14:textId="7A3CFD10" w:rsidR="00927EE3" w:rsidRDefault="00927EE3" w:rsidP="00927EE3">
      <w:pPr>
        <w:pStyle w:val="Caption"/>
        <w:spacing w:after="0"/>
        <w:jc w:val="both"/>
        <w:sectPr w:rsidR="00927EE3" w:rsidSect="00756B5F">
          <w:pgSz w:w="15840" w:h="12240" w:orient="landscape"/>
          <w:pgMar w:top="1440" w:right="1440" w:bottom="1440" w:left="1440" w:header="720" w:footer="720" w:gutter="0"/>
          <w:cols w:space="720"/>
          <w:docGrid w:linePitch="360"/>
        </w:sectPr>
      </w:pPr>
      <w:bookmarkStart w:id="90" w:name="_Ref872266"/>
      <w:bookmarkStart w:id="91" w:name="_Ref872261"/>
      <w:r>
        <w:lastRenderedPageBreak/>
        <w:t xml:space="preserve">Figure </w:t>
      </w:r>
      <w:r>
        <w:rPr>
          <w:noProof/>
        </w:rPr>
        <w:fldChar w:fldCharType="begin"/>
      </w:r>
      <w:r>
        <w:rPr>
          <w:noProof/>
        </w:rPr>
        <w:instrText xml:space="preserve"> SEQ Figure \* ARABIC </w:instrText>
      </w:r>
      <w:r>
        <w:rPr>
          <w:noProof/>
        </w:rPr>
        <w:fldChar w:fldCharType="separate"/>
      </w:r>
      <w:r w:rsidR="00675625">
        <w:rPr>
          <w:noProof/>
        </w:rPr>
        <w:t>4</w:t>
      </w:r>
      <w:r>
        <w:rPr>
          <w:noProof/>
        </w:rPr>
        <w:fldChar w:fldCharType="end"/>
      </w:r>
      <w:bookmarkEnd w:id="90"/>
      <w:r>
        <w:t xml:space="preserve"> Results of simulation analysis. Each row corresponds to a tested scenario; left-hand panels show a frequency histogram of latitudinal break points identified using the GAM methods, with vertical dashed red lines indicating the underlying true break point. A break point of “NA” indicates that no break point was detected. Center panels (second columns) compare the original and fitted life history parameters (</w:t>
      </w:r>
      <w:r w:rsidRPr="009F5D8A">
        <w:rPr>
          <w:i/>
        </w:rPr>
        <w:t>L</w:t>
      </w:r>
      <w:r>
        <w:rPr>
          <w:vertAlign w:val="subscript"/>
        </w:rPr>
        <w:t>∞</w:t>
      </w:r>
      <w:r>
        <w:t xml:space="preserve"> and </w:t>
      </w:r>
      <w:commentRangeStart w:id="92"/>
      <w:r w:rsidRPr="00132F6C">
        <w:rPr>
          <w:i/>
          <w:u w:val="single"/>
          <w:rPrChange w:id="93" w:author="Punt, Andre (O&amp;A, Hobart)" w:date="2019-02-18T17:59:00Z">
            <w:rPr/>
          </w:rPrChange>
        </w:rPr>
        <w:t>k</w:t>
      </w:r>
      <w:commentRangeEnd w:id="92"/>
      <w:r w:rsidRPr="00132F6C">
        <w:rPr>
          <w:rStyle w:val="CommentReference"/>
          <w:i/>
          <w:iCs w:val="0"/>
          <w:rPrChange w:id="94" w:author="Punt, Andre (O&amp;A, Hobart)" w:date="2019-02-18T17:59:00Z">
            <w:rPr>
              <w:rStyle w:val="CommentReference"/>
              <w:iCs w:val="0"/>
            </w:rPr>
          </w:rPrChange>
        </w:rPr>
        <w:commentReference w:id="92"/>
      </w:r>
      <w:r>
        <w:t>) used to generate the data and parameters estimated when the data were aggregated at the</w:t>
      </w:r>
      <w:commentRangeStart w:id="95"/>
      <w:r>
        <w:t xml:space="preserve"> most commonly </w:t>
      </w:r>
      <w:commentRangeEnd w:id="95"/>
      <w:r>
        <w:rPr>
          <w:rStyle w:val="CommentReference"/>
          <w:iCs w:val="0"/>
        </w:rPr>
        <w:commentReference w:id="95"/>
      </w:r>
      <w:r>
        <w:t>observed break (black points). Error bars represent 95% confidence intervals</w:t>
      </w:r>
      <w:bookmarkEnd w:id="91"/>
      <w:r>
        <w:t>. T</w:t>
      </w:r>
      <w:commentRangeStart w:id="96"/>
      <w:r>
        <w:t>he rightmost panel displays the original data (red points) and fitted VBGF (black lines).</w:t>
      </w:r>
      <w:commentRangeEnd w:id="96"/>
      <w:r>
        <w:rPr>
          <w:rStyle w:val="CommentReference"/>
          <w:iCs w:val="0"/>
        </w:rPr>
        <w:commentReference w:id="96"/>
      </w:r>
    </w:p>
    <w:bookmarkEnd w:id="89"/>
    <w:p w14:paraId="1AC49A6B" w14:textId="77777777" w:rsidR="00927EE3" w:rsidRPr="00927EE3" w:rsidRDefault="00927EE3" w:rsidP="00927EE3"/>
    <w:p w14:paraId="7768676F" w14:textId="66C18E49"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5</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lang w:val="en-AU" w:eastAsia="en-AU"/>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471C388D"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6</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lang w:val="en-AU" w:eastAsia="en-AU"/>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3ADA8ED2" w:rsidR="00BF6D53" w:rsidRDefault="00A025ED" w:rsidP="00EB375F">
      <w:pPr>
        <w:pStyle w:val="Caption"/>
        <w:spacing w:line="360" w:lineRule="auto"/>
      </w:pPr>
      <w:bookmarkStart w:id="97"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7</w:t>
      </w:r>
      <w:r w:rsidR="00997CA2">
        <w:rPr>
          <w:noProof/>
        </w:rPr>
        <w:fldChar w:fldCharType="end"/>
      </w:r>
      <w:bookmarkEnd w:id="97"/>
      <w:r>
        <w:t xml:space="preserve">. </w:t>
      </w:r>
      <w:r w:rsidR="00C050D7">
        <w:t xml:space="preserve"> Plots of smoothers for </w:t>
      </w:r>
      <w:r w:rsidR="008936F5" w:rsidRPr="00132F6C">
        <w:rPr>
          <w:highlight w:val="yellow"/>
          <w:rPrChange w:id="98" w:author="Punt, Andre (O&amp;A, Hobart)" w:date="2019-02-18T18:05:00Z">
            <w:rPr/>
          </w:rPrChange>
        </w:rPr>
        <w:t>Year</w:t>
      </w:r>
      <w:r w:rsidR="008936F5">
        <w:t xml:space="preserve">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99"/>
      <w:r w:rsidR="00BC119C">
        <w:t>first derivative was outside of the 95</w:t>
      </w:r>
      <w:r w:rsidR="00BC119C" w:rsidRPr="00BC119C">
        <w:rPr>
          <w:vertAlign w:val="superscript"/>
        </w:rPr>
        <w:t>th</w:t>
      </w:r>
      <w:r w:rsidR="00BC119C">
        <w:t xml:space="preserve"> percentile of values in the dataset</w:t>
      </w:r>
      <w:commentRangeEnd w:id="99"/>
      <w:r w:rsidR="00C6606C">
        <w:rPr>
          <w:rStyle w:val="CommentReference"/>
          <w:iCs w:val="0"/>
        </w:rPr>
        <w:commentReference w:id="99"/>
      </w:r>
      <w:r w:rsidR="00BC119C">
        <w:t>.</w:t>
      </w:r>
    </w:p>
    <w:p w14:paraId="0B35D6F9" w14:textId="77777777" w:rsidR="00113A0A" w:rsidRDefault="00113A0A" w:rsidP="00EB375F">
      <w:pPr>
        <w:spacing w:line="360" w:lineRule="auto"/>
      </w:pPr>
      <w:r>
        <w:rPr>
          <w:noProof/>
          <w:lang w:val="en-AU" w:eastAsia="en-AU"/>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172A1D93" w:rsidR="00F94063" w:rsidRDefault="00F94063" w:rsidP="00EB375F">
      <w:pPr>
        <w:pStyle w:val="Caption"/>
        <w:spacing w:line="360" w:lineRule="auto"/>
      </w:pPr>
      <w:bookmarkStart w:id="100"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8</w:t>
      </w:r>
      <w:r w:rsidR="00B8111C">
        <w:rPr>
          <w:noProof/>
        </w:rPr>
        <w:fldChar w:fldCharType="end"/>
      </w:r>
      <w:bookmarkEnd w:id="100"/>
      <w:r>
        <w:t xml:space="preserve">. Fits of von Bertalanffy growth function to data stratified at values determined using the derivative analysis of the GAM. Panels marked “early” are data obtained prior </w:t>
      </w:r>
      <w:r w:rsidR="00E3743B">
        <w:t xml:space="preserve">to </w:t>
      </w:r>
      <w:commentRangeStart w:id="101"/>
      <w:r w:rsidR="00E3743B">
        <w:t>2005</w:t>
      </w:r>
      <w:commentRangeEnd w:id="101"/>
      <w:r w:rsidR="00C6606C">
        <w:rPr>
          <w:rStyle w:val="CommentReference"/>
          <w:iCs w:val="0"/>
        </w:rPr>
        <w:commentReference w:id="101"/>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0E2F1E56"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102"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9</w:t>
      </w:r>
      <w:r w:rsidR="00B8111C">
        <w:rPr>
          <w:noProof/>
        </w:rPr>
        <w:fldChar w:fldCharType="end"/>
      </w:r>
      <w:bookmarkEnd w:id="102"/>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p w14:paraId="23D13186" w14:textId="44C3E2D1" w:rsidR="00E21EB4" w:rsidRDefault="00E21EB4" w:rsidP="00EB375F">
      <w:pPr>
        <w:pStyle w:val="Heading1"/>
        <w:spacing w:line="360" w:lineRule="auto"/>
      </w:pPr>
      <w:r w:rsidRPr="00F82EB2">
        <w:t>Tables</w:t>
      </w:r>
    </w:p>
    <w:p w14:paraId="3AB34494" w14:textId="77777777" w:rsidR="00B82748" w:rsidRDefault="00B82748" w:rsidP="00B82748">
      <w:pPr>
        <w:spacing w:before="240" w:after="0" w:line="240" w:lineRule="auto"/>
        <w:jc w:val="both"/>
      </w:pP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8F59B5">
            <w:pPr>
              <w:rPr>
                <w:b/>
              </w:rPr>
            </w:pPr>
            <w:r w:rsidRPr="00E11D94">
              <w:rPr>
                <w:b/>
              </w:rPr>
              <w:t>Scenario Description</w:t>
            </w:r>
          </w:p>
        </w:tc>
        <w:tc>
          <w:tcPr>
            <w:tcW w:w="4675" w:type="dxa"/>
          </w:tcPr>
          <w:p w14:paraId="55690027" w14:textId="77777777" w:rsidR="00B82748" w:rsidRPr="00E11D94" w:rsidRDefault="00B82748" w:rsidP="008F59B5">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8F59B5">
            <w:r>
              <w:t>No spatial breaks</w:t>
            </w:r>
          </w:p>
        </w:tc>
        <w:tc>
          <w:tcPr>
            <w:tcW w:w="4675" w:type="dxa"/>
          </w:tcPr>
          <w:p w14:paraId="55A12E7B" w14:textId="77777777" w:rsidR="00B82748" w:rsidRDefault="00B82748" w:rsidP="008F59B5">
            <w:del w:id="103" w:author="Maia Kapur" w:date="2019-02-25T14:42:00Z">
              <w:r w:rsidDel="000532F3">
                <w:delText xml:space="preserve">Latitude </w:delText>
              </w:r>
            </w:del>
            <w:ins w:id="104" w:author="Maia Kapur" w:date="2019-02-25T14:42:00Z">
              <w:r>
                <w:t xml:space="preserve">Latitude ~ </w:t>
              </w:r>
              <w:proofErr w:type="gramStart"/>
              <w:r>
                <w:t>U[</w:t>
              </w:r>
              <w:proofErr w:type="gramEnd"/>
              <w:r>
                <w:t xml:space="preserve">0,50] </w:t>
              </w:r>
            </w:ins>
            <w:del w:id="105" w:author="Maia Kapur" w:date="2019-02-25T14:42:00Z">
              <w:r w:rsidDel="000532F3">
                <w:delText xml:space="preserve">is uniform random variable for all </w:delText>
              </w:r>
            </w:del>
            <w:del w:id="106"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rsidP="008F59B5">
            <w:r>
              <w:t xml:space="preserve">Single, spatial break in </w:t>
            </w:r>
            <w:commentRangeStart w:id="107"/>
            <w:r>
              <w:t>middle</w:t>
            </w:r>
            <w:commentRangeEnd w:id="107"/>
            <w:r>
              <w:rPr>
                <w:rStyle w:val="CommentReference"/>
              </w:rPr>
              <w:commentReference w:id="107"/>
            </w:r>
            <w:r>
              <w:t xml:space="preserve"> of range, with no overlap and strong contrast</w:t>
            </w:r>
          </w:p>
        </w:tc>
        <w:tc>
          <w:tcPr>
            <w:tcW w:w="4675" w:type="dxa"/>
          </w:tcPr>
          <w:p w14:paraId="19536133" w14:textId="77777777" w:rsidR="00B82748" w:rsidRDefault="00B82748" w:rsidP="008F59B5">
            <w:r>
              <w:t xml:space="preserve">Latitude ~ </w:t>
            </w:r>
            <w:commentRangeStart w:id="108"/>
            <w:proofErr w:type="gramStart"/>
            <w:r>
              <w:t>U[</w:t>
            </w:r>
            <w:proofErr w:type="gramEnd"/>
            <w:r>
              <w:t>0,25]</w:t>
            </w:r>
            <w:commentRangeEnd w:id="108"/>
            <w:r>
              <w:rPr>
                <w:rStyle w:val="CommentReference"/>
              </w:rPr>
              <w:commentReference w:id="108"/>
            </w:r>
            <w:r>
              <w:t xml:space="preserve">  under growth Regime 1; Latitude ~ U[25,50] under Regime 2</w:t>
            </w:r>
          </w:p>
        </w:tc>
      </w:tr>
      <w:tr w:rsidR="00B82748" w14:paraId="3FF20D10" w14:textId="77777777" w:rsidTr="008F59B5">
        <w:trPr>
          <w:trHeight w:val="20"/>
        </w:trPr>
        <w:tc>
          <w:tcPr>
            <w:tcW w:w="4780" w:type="dxa"/>
          </w:tcPr>
          <w:p w14:paraId="48610458" w14:textId="77777777" w:rsidR="00B82748" w:rsidRDefault="00B82748" w:rsidP="008F59B5">
            <w:r>
              <w:t>Single, spatial break at 25 degrees with no overlap and reduced contrast</w:t>
            </w:r>
          </w:p>
        </w:tc>
        <w:tc>
          <w:tcPr>
            <w:tcW w:w="4675" w:type="dxa"/>
          </w:tcPr>
          <w:p w14:paraId="4CF0762A" w14:textId="77777777" w:rsidR="00B82748" w:rsidRDefault="00B82748" w:rsidP="008F59B5">
            <w:r>
              <w:t xml:space="preserve">Latitude ~ </w:t>
            </w:r>
            <w:proofErr w:type="gramStart"/>
            <w:r>
              <w:t>U[</w:t>
            </w:r>
            <w:proofErr w:type="gramEnd"/>
            <w:r>
              <w:t>0,25]  under growth Regime 1; Latitude ~ U[25,50] under Regime 3</w:t>
            </w:r>
          </w:p>
        </w:tc>
      </w:tr>
      <w:tr w:rsidR="00B82748" w14:paraId="18937E0F" w14:textId="77777777" w:rsidTr="008F59B5">
        <w:trPr>
          <w:trHeight w:val="20"/>
        </w:trPr>
        <w:tc>
          <w:tcPr>
            <w:tcW w:w="4780" w:type="dxa"/>
          </w:tcPr>
          <w:p w14:paraId="43EBF68E" w14:textId="77777777" w:rsidR="00B82748" w:rsidRDefault="00B82748" w:rsidP="008F59B5">
            <w:r>
              <w:t>Single spatial break with some overlap</w:t>
            </w:r>
          </w:p>
        </w:tc>
        <w:tc>
          <w:tcPr>
            <w:tcW w:w="4675" w:type="dxa"/>
          </w:tcPr>
          <w:p w14:paraId="4E5E73F6" w14:textId="77777777" w:rsidR="00B82748" w:rsidRDefault="00B82748" w:rsidP="008F59B5">
            <w:r>
              <w:t xml:space="preserve">Latitude ~ </w:t>
            </w:r>
            <w:proofErr w:type="gramStart"/>
            <w:r>
              <w:t>U[</w:t>
            </w:r>
            <w:proofErr w:type="gramEnd"/>
            <w:r>
              <w:t>0,25]  under growth Regime 1; Latitude ~ U[20,50] under Regime 2</w:t>
            </w:r>
          </w:p>
        </w:tc>
      </w:tr>
      <w:tr w:rsidR="00B82748" w14:paraId="06BE7A4F" w14:textId="77777777" w:rsidTr="008F59B5">
        <w:trPr>
          <w:trHeight w:val="20"/>
        </w:trPr>
        <w:tc>
          <w:tcPr>
            <w:tcW w:w="4780" w:type="dxa"/>
          </w:tcPr>
          <w:p w14:paraId="6D57C92F" w14:textId="77777777" w:rsidR="00B82748" w:rsidRDefault="00B82748" w:rsidP="008F59B5">
            <w:r>
              <w:t xml:space="preserve">Single spatial break at edge of range with no overlap </w:t>
            </w:r>
          </w:p>
        </w:tc>
        <w:tc>
          <w:tcPr>
            <w:tcW w:w="4675" w:type="dxa"/>
          </w:tcPr>
          <w:p w14:paraId="5BCDF1B4" w14:textId="77777777" w:rsidR="00B82748" w:rsidRDefault="00B82748" w:rsidP="008F59B5">
            <w:r>
              <w:t xml:space="preserve">Latitude ~ </w:t>
            </w:r>
            <w:proofErr w:type="gramStart"/>
            <w:r>
              <w:t>U[</w:t>
            </w:r>
            <w:proofErr w:type="gramEnd"/>
            <w:r>
              <w:t xml:space="preserve">0,49]  under growth Regime 1; Latitude ~ </w:t>
            </w:r>
            <w:commentRangeStart w:id="109"/>
            <w:commentRangeStart w:id="110"/>
            <w:r>
              <w:t>U[49,50</w:t>
            </w:r>
            <w:commentRangeEnd w:id="109"/>
            <w:r>
              <w:rPr>
                <w:rStyle w:val="CommentReference"/>
              </w:rPr>
              <w:commentReference w:id="109"/>
            </w:r>
            <w:commentRangeEnd w:id="110"/>
            <w:r>
              <w:rPr>
                <w:rStyle w:val="CommentReference"/>
              </w:rPr>
              <w:commentReference w:id="110"/>
            </w:r>
            <w:r>
              <w:t>] under Regime 2</w:t>
            </w:r>
          </w:p>
        </w:tc>
      </w:tr>
    </w:tbl>
    <w:p w14:paraId="5466DC19" w14:textId="77777777" w:rsidR="00B82748" w:rsidRDefault="00B82748" w:rsidP="00B82748">
      <w:pPr>
        <w:pStyle w:val="Caption"/>
        <w:spacing w:before="240" w:after="0"/>
        <w:jc w:val="both"/>
      </w:pPr>
      <w:bookmarkStart w:id="111" w:name="_Ref872431"/>
      <w:bookmarkStart w:id="112" w:name="_Ref87242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111"/>
      <w:r>
        <w:t xml:space="preserve">. Summary of simulated datasets used to test the proposal method in presence/absence of spatial variation in growth. </w:t>
      </w:r>
      <w:del w:id="113"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12"/>
        <w:r w:rsidDel="00101B12">
          <w:delText xml:space="preserve"> </w:delText>
        </w:r>
      </w:del>
    </w:p>
    <w:p w14:paraId="29E157C0" w14:textId="77777777" w:rsidR="00B82748" w:rsidRPr="00B82748" w:rsidRDefault="00B82748" w:rsidP="00B82748">
      <w:pPr>
        <w:rPr>
          <w:ins w:id="114" w:author="Maia Kapur" w:date="2019-02-25T14:43:00Z"/>
        </w:rPr>
      </w:pPr>
    </w:p>
    <w:tbl>
      <w:tblPr>
        <w:tblStyle w:val="TableGrid"/>
        <w:tblW w:w="9464" w:type="dxa"/>
        <w:tblLook w:val="04A0" w:firstRow="1" w:lastRow="0" w:firstColumn="1" w:lastColumn="0" w:noHBand="0" w:noVBand="1"/>
      </w:tblPr>
      <w:tblGrid>
        <w:gridCol w:w="3775"/>
        <w:gridCol w:w="3240"/>
        <w:gridCol w:w="2449"/>
      </w:tblGrid>
      <w:tr w:rsidR="00DF3DC4" w:rsidRPr="00E11D94" w14:paraId="050DD4F1" w14:textId="77777777" w:rsidTr="008F59B5">
        <w:trPr>
          <w:trHeight w:val="20"/>
        </w:trPr>
        <w:tc>
          <w:tcPr>
            <w:tcW w:w="3775" w:type="dxa"/>
          </w:tcPr>
          <w:p w14:paraId="209A0208" w14:textId="77777777" w:rsidR="00DF3DC4" w:rsidRPr="00E11D94" w:rsidRDefault="00DF3DC4" w:rsidP="008F59B5">
            <w:pPr>
              <w:spacing w:line="276" w:lineRule="auto"/>
              <w:rPr>
                <w:b/>
              </w:rPr>
            </w:pPr>
            <w:r w:rsidRPr="00E11D94">
              <w:rPr>
                <w:b/>
              </w:rPr>
              <w:t>Scenario Description</w:t>
            </w:r>
          </w:p>
        </w:tc>
        <w:tc>
          <w:tcPr>
            <w:tcW w:w="3240" w:type="dxa"/>
          </w:tcPr>
          <w:p w14:paraId="4F4CAEB1" w14:textId="77777777" w:rsidR="00DF3DC4" w:rsidRPr="00E11D94" w:rsidRDefault="00DF3DC4" w:rsidP="008F59B5">
            <w:pPr>
              <w:spacing w:line="276" w:lineRule="auto"/>
              <w:rPr>
                <w:b/>
              </w:rPr>
            </w:pPr>
            <w:r>
              <w:rPr>
                <w:b/>
              </w:rPr>
              <w:t>True Break Points</w:t>
            </w:r>
          </w:p>
        </w:tc>
        <w:tc>
          <w:tcPr>
            <w:tcW w:w="2449" w:type="dxa"/>
          </w:tcPr>
          <w:p w14:paraId="4BD6A892" w14:textId="77777777" w:rsidR="00DF3DC4" w:rsidRPr="00E11D94" w:rsidRDefault="00DF3DC4" w:rsidP="008F59B5">
            <w:pPr>
              <w:spacing w:line="276" w:lineRule="auto"/>
              <w:rPr>
                <w:b/>
              </w:rPr>
            </w:pPr>
            <w:r>
              <w:rPr>
                <w:b/>
              </w:rPr>
              <w:t>Most commonly detected break (proportion)</w:t>
            </w:r>
          </w:p>
        </w:tc>
      </w:tr>
      <w:tr w:rsidR="00DF3DC4" w14:paraId="6C096F0E" w14:textId="77777777" w:rsidTr="008F59B5">
        <w:trPr>
          <w:trHeight w:val="20"/>
        </w:trPr>
        <w:tc>
          <w:tcPr>
            <w:tcW w:w="3775" w:type="dxa"/>
          </w:tcPr>
          <w:p w14:paraId="7EAEC43D" w14:textId="77777777" w:rsidR="00DF3DC4" w:rsidRDefault="00DF3DC4" w:rsidP="008F59B5">
            <w:pPr>
              <w:spacing w:line="276" w:lineRule="auto"/>
            </w:pPr>
            <w:r>
              <w:t>No spatial breaks</w:t>
            </w:r>
          </w:p>
        </w:tc>
        <w:tc>
          <w:tcPr>
            <w:tcW w:w="3240" w:type="dxa"/>
          </w:tcPr>
          <w:p w14:paraId="11AB5C30" w14:textId="77777777" w:rsidR="00DF3DC4" w:rsidRDefault="00DF3DC4" w:rsidP="008F59B5">
            <w:pPr>
              <w:spacing w:line="276" w:lineRule="auto"/>
            </w:pPr>
            <w:commentRangeStart w:id="115"/>
            <w:r>
              <w:t>None</w:t>
            </w:r>
            <w:commentRangeEnd w:id="115"/>
            <w:r>
              <w:rPr>
                <w:rStyle w:val="CommentReference"/>
              </w:rPr>
              <w:commentReference w:id="115"/>
            </w:r>
          </w:p>
        </w:tc>
        <w:tc>
          <w:tcPr>
            <w:tcW w:w="2449" w:type="dxa"/>
          </w:tcPr>
          <w:p w14:paraId="75FC5302" w14:textId="77777777" w:rsidR="00DF3DC4" w:rsidRDefault="00DF3DC4" w:rsidP="008F59B5">
            <w:pPr>
              <w:spacing w:line="276" w:lineRule="auto"/>
            </w:pPr>
            <w:r>
              <w:t>None (0.84)</w:t>
            </w:r>
          </w:p>
        </w:tc>
      </w:tr>
      <w:tr w:rsidR="00DF3DC4" w14:paraId="2C791151" w14:textId="77777777" w:rsidTr="008F59B5">
        <w:trPr>
          <w:trHeight w:val="20"/>
        </w:trPr>
        <w:tc>
          <w:tcPr>
            <w:tcW w:w="3775" w:type="dxa"/>
          </w:tcPr>
          <w:p w14:paraId="40F66BB0" w14:textId="77777777" w:rsidR="00DF3DC4" w:rsidRDefault="00DF3DC4" w:rsidP="008F59B5">
            <w:pPr>
              <w:spacing w:line="276" w:lineRule="auto"/>
            </w:pPr>
            <w:r>
              <w:t>Single, symmetrical spatial break in middle of range, with no overlap and strong contrast</w:t>
            </w:r>
          </w:p>
        </w:tc>
        <w:tc>
          <w:tcPr>
            <w:tcW w:w="3240" w:type="dxa"/>
          </w:tcPr>
          <w:p w14:paraId="488E25AA" w14:textId="77777777" w:rsidR="00DF3DC4" w:rsidRDefault="00DF3DC4" w:rsidP="008F59B5">
            <w:pPr>
              <w:spacing w:line="276" w:lineRule="auto"/>
            </w:pPr>
            <w:r>
              <w:t>25° Latitude</w:t>
            </w:r>
          </w:p>
        </w:tc>
        <w:tc>
          <w:tcPr>
            <w:tcW w:w="2449" w:type="dxa"/>
          </w:tcPr>
          <w:p w14:paraId="1047C5B9" w14:textId="77777777" w:rsidR="00DF3DC4" w:rsidRDefault="00DF3DC4" w:rsidP="008F59B5">
            <w:pPr>
              <w:spacing w:line="276" w:lineRule="auto"/>
            </w:pPr>
            <w:r>
              <w:t>25° (0.24)</w:t>
            </w:r>
          </w:p>
        </w:tc>
      </w:tr>
      <w:tr w:rsidR="00DF3DC4" w14:paraId="5B293E3F" w14:textId="77777777" w:rsidTr="008F59B5">
        <w:trPr>
          <w:trHeight w:val="20"/>
        </w:trPr>
        <w:tc>
          <w:tcPr>
            <w:tcW w:w="3775" w:type="dxa"/>
          </w:tcPr>
          <w:p w14:paraId="3B9A125D" w14:textId="77777777" w:rsidR="00DF3DC4" w:rsidRDefault="00DF3DC4" w:rsidP="008F59B5">
            <w:pPr>
              <w:spacing w:line="276" w:lineRule="auto"/>
            </w:pPr>
            <w:r>
              <w:t>Single, symmetrical spatial break at 25</w:t>
            </w:r>
            <w:r w:rsidRPr="00236BA4">
              <w:rPr>
                <w:vertAlign w:val="superscript"/>
              </w:rPr>
              <w:t>0</w:t>
            </w:r>
            <w:r>
              <w:t xml:space="preserve"> with no overlap and reduced contrast</w:t>
            </w:r>
          </w:p>
        </w:tc>
        <w:tc>
          <w:tcPr>
            <w:tcW w:w="3240" w:type="dxa"/>
          </w:tcPr>
          <w:p w14:paraId="20BF4DA2" w14:textId="77777777" w:rsidR="00DF3DC4" w:rsidRDefault="00DF3DC4" w:rsidP="008F59B5">
            <w:pPr>
              <w:spacing w:line="276" w:lineRule="auto"/>
            </w:pPr>
            <w:r>
              <w:t>25° Latitude</w:t>
            </w:r>
          </w:p>
        </w:tc>
        <w:tc>
          <w:tcPr>
            <w:tcW w:w="2449" w:type="dxa"/>
          </w:tcPr>
          <w:p w14:paraId="6611FD24" w14:textId="77777777" w:rsidR="00DF3DC4" w:rsidRDefault="00DF3DC4" w:rsidP="008F59B5">
            <w:pPr>
              <w:spacing w:line="276" w:lineRule="auto"/>
            </w:pPr>
            <w:r>
              <w:t>25° (0.30)</w:t>
            </w:r>
          </w:p>
        </w:tc>
      </w:tr>
      <w:tr w:rsidR="00DF3DC4" w14:paraId="4E182683" w14:textId="77777777" w:rsidTr="008F59B5">
        <w:trPr>
          <w:trHeight w:val="20"/>
        </w:trPr>
        <w:tc>
          <w:tcPr>
            <w:tcW w:w="3775" w:type="dxa"/>
          </w:tcPr>
          <w:p w14:paraId="5845CD81" w14:textId="77777777" w:rsidR="00DF3DC4" w:rsidRDefault="00DF3DC4" w:rsidP="008F59B5">
            <w:pPr>
              <w:spacing w:line="276" w:lineRule="auto"/>
            </w:pPr>
            <w:r>
              <w:t>Single spatial break with some overlap</w:t>
            </w:r>
          </w:p>
        </w:tc>
        <w:tc>
          <w:tcPr>
            <w:tcW w:w="3240" w:type="dxa"/>
          </w:tcPr>
          <w:p w14:paraId="08E9A6CF" w14:textId="77777777" w:rsidR="00DF3DC4" w:rsidRDefault="00DF3DC4" w:rsidP="008F59B5">
            <w:pPr>
              <w:spacing w:line="276" w:lineRule="auto"/>
            </w:pPr>
            <w:r>
              <w:t>49° Latitude</w:t>
            </w:r>
          </w:p>
        </w:tc>
        <w:tc>
          <w:tcPr>
            <w:tcW w:w="2449" w:type="dxa"/>
          </w:tcPr>
          <w:p w14:paraId="06B0F79E" w14:textId="77777777" w:rsidR="00DF3DC4" w:rsidRDefault="00DF3DC4" w:rsidP="008F59B5">
            <w:pPr>
              <w:spacing w:line="276" w:lineRule="auto"/>
            </w:pPr>
            <w:r>
              <w:t>49° (0.25); tied with 50°</w:t>
            </w:r>
          </w:p>
        </w:tc>
      </w:tr>
      <w:tr w:rsidR="00DF3DC4" w14:paraId="2E71A6F9" w14:textId="77777777" w:rsidTr="008F59B5">
        <w:trPr>
          <w:trHeight w:val="20"/>
        </w:trPr>
        <w:tc>
          <w:tcPr>
            <w:tcW w:w="3775" w:type="dxa"/>
          </w:tcPr>
          <w:p w14:paraId="0F8A5FB0" w14:textId="77777777" w:rsidR="00DF3DC4" w:rsidRDefault="00DF3DC4" w:rsidP="008F59B5">
            <w:pPr>
              <w:spacing w:line="276" w:lineRule="auto"/>
            </w:pPr>
            <w:r>
              <w:t xml:space="preserve">Single spatial break at edge of range with no overlap </w:t>
            </w:r>
          </w:p>
        </w:tc>
        <w:tc>
          <w:tcPr>
            <w:tcW w:w="3240" w:type="dxa"/>
          </w:tcPr>
          <w:p w14:paraId="4A858C39" w14:textId="77777777" w:rsidR="00DF3DC4" w:rsidRDefault="00DF3DC4" w:rsidP="008F59B5">
            <w:pPr>
              <w:spacing w:line="276" w:lineRule="auto"/>
            </w:pPr>
            <w:r>
              <w:t>Between 20° and 25° Latitude</w:t>
            </w:r>
          </w:p>
        </w:tc>
        <w:tc>
          <w:tcPr>
            <w:tcW w:w="2449" w:type="dxa"/>
          </w:tcPr>
          <w:p w14:paraId="006143C6" w14:textId="77777777" w:rsidR="00DF3DC4" w:rsidRDefault="00DF3DC4" w:rsidP="008F59B5">
            <w:pPr>
              <w:spacing w:line="276" w:lineRule="auto"/>
            </w:pPr>
            <w:r>
              <w:t>23° (0.38; 0.92 between 20° and 25°)</w:t>
            </w:r>
          </w:p>
        </w:tc>
      </w:tr>
    </w:tbl>
    <w:p w14:paraId="591F6018" w14:textId="77777777" w:rsidR="00DF3DC4" w:rsidRDefault="00DF3DC4" w:rsidP="00DF3DC4">
      <w:pPr>
        <w:pStyle w:val="Caption"/>
        <w:spacing w:before="240" w:after="0"/>
        <w:jc w:val="both"/>
        <w:sectPr w:rsidR="00DF3DC4">
          <w:footerReference w:type="default" r:id="rId21"/>
          <w:pgSz w:w="12240" w:h="15840"/>
          <w:pgMar w:top="1440" w:right="1440" w:bottom="1440" w:left="1440" w:header="720" w:footer="720" w:gutter="0"/>
          <w:cols w:space="720"/>
          <w:docGrid w:linePitch="360"/>
        </w:sectPr>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 MERGEFORMAT </w:instrText>
      </w:r>
      <w:r>
        <w:fldChar w:fldCharType="separate"/>
      </w:r>
      <w:r>
        <w:t xml:space="preserve">Figure </w:t>
      </w:r>
      <w:r>
        <w:rPr>
          <w:noProof/>
        </w:rPr>
        <w:t>1</w:t>
      </w:r>
      <w:r>
        <w:fldChar w:fldCharType="end"/>
      </w:r>
      <w:r>
        <w:t>.</w:t>
      </w:r>
    </w:p>
    <w:p w14:paraId="4EFBD795" w14:textId="77777777" w:rsidR="00DF3DC4" w:rsidRPr="00DF3DC4" w:rsidRDefault="00DF3DC4">
      <w:pPr>
        <w:rPr>
          <w:ins w:id="116" w:author="Maia Kapur" w:date="2019-02-25T14:43:00Z"/>
        </w:rPr>
        <w:pPrChange w:id="117" w:author="Maia Kapur" w:date="2019-02-25T14:43:00Z">
          <w:pPr>
            <w:pStyle w:val="Heading1"/>
            <w:spacing w:line="360" w:lineRule="auto"/>
          </w:pPr>
        </w:pPrChange>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DF3DC4" w14:paraId="22F460F8" w14:textId="77777777" w:rsidTr="008F59B5">
        <w:trPr>
          <w:trHeight w:val="1273"/>
        </w:trPr>
        <w:tc>
          <w:tcPr>
            <w:tcW w:w="2885" w:type="dxa"/>
            <w:vMerge w:val="restart"/>
            <w:vAlign w:val="center"/>
          </w:tcPr>
          <w:p w14:paraId="12DF4D49" w14:textId="77777777" w:rsidR="00DF3DC4" w:rsidRPr="00D55A0E" w:rsidRDefault="00DF3DC4" w:rsidP="008F59B5">
            <w:pPr>
              <w:pStyle w:val="Caption"/>
              <w:spacing w:line="360" w:lineRule="auto"/>
              <w:jc w:val="center"/>
              <w:rPr>
                <w:b/>
              </w:rPr>
            </w:pPr>
            <w:r w:rsidRPr="00D55A0E">
              <w:rPr>
                <w:b/>
              </w:rPr>
              <w:t>Region</w:t>
            </w:r>
          </w:p>
        </w:tc>
        <w:tc>
          <w:tcPr>
            <w:tcW w:w="1492" w:type="dxa"/>
            <w:vMerge w:val="restart"/>
            <w:vAlign w:val="center"/>
          </w:tcPr>
          <w:p w14:paraId="1BA4A77D" w14:textId="77777777" w:rsidR="00DF3DC4" w:rsidRPr="00D55A0E" w:rsidRDefault="00DF3DC4" w:rsidP="008F59B5">
            <w:pPr>
              <w:pStyle w:val="Caption"/>
              <w:spacing w:line="360" w:lineRule="auto"/>
              <w:jc w:val="center"/>
              <w:rPr>
                <w:b/>
              </w:rPr>
            </w:pPr>
            <w:r w:rsidRPr="00D55A0E">
              <w:rPr>
                <w:b/>
              </w:rPr>
              <w:t>Survey Method</w:t>
            </w:r>
          </w:p>
        </w:tc>
        <w:tc>
          <w:tcPr>
            <w:tcW w:w="1542" w:type="dxa"/>
            <w:gridSpan w:val="2"/>
            <w:vAlign w:val="center"/>
          </w:tcPr>
          <w:p w14:paraId="16BA2235" w14:textId="77777777" w:rsidR="00DF3DC4" w:rsidRPr="00D55A0E" w:rsidRDefault="00DF3DC4" w:rsidP="008F59B5">
            <w:pPr>
              <w:pStyle w:val="Caption"/>
              <w:spacing w:line="360" w:lineRule="auto"/>
              <w:jc w:val="center"/>
              <w:rPr>
                <w:b/>
              </w:rPr>
            </w:pPr>
            <w:r w:rsidRPr="00D55A0E">
              <w:rPr>
                <w:b/>
              </w:rPr>
              <w:t xml:space="preserve">Sample </w:t>
            </w:r>
            <w:r>
              <w:rPr>
                <w:b/>
              </w:rPr>
              <w:t>s</w:t>
            </w:r>
            <w:r w:rsidRPr="00D55A0E">
              <w:rPr>
                <w:b/>
              </w:rPr>
              <w:t>ize used in this analysis</w:t>
            </w:r>
          </w:p>
        </w:tc>
        <w:tc>
          <w:tcPr>
            <w:tcW w:w="5992" w:type="dxa"/>
            <w:gridSpan w:val="6"/>
            <w:vAlign w:val="center"/>
          </w:tcPr>
          <w:p w14:paraId="7DBEFCC7" w14:textId="77777777" w:rsidR="00DF3DC4" w:rsidRPr="00D55A0E" w:rsidRDefault="00DF3DC4" w:rsidP="008F59B5">
            <w:pPr>
              <w:pStyle w:val="Caption"/>
              <w:spacing w:line="360" w:lineRule="auto"/>
              <w:jc w:val="center"/>
              <w:rPr>
                <w:b/>
              </w:rPr>
            </w:pPr>
            <w:r w:rsidRPr="00D55A0E">
              <w:rPr>
                <w:b/>
              </w:rPr>
              <w:t>VBGF parameters from recent assessments</w:t>
            </w:r>
          </w:p>
        </w:tc>
      </w:tr>
      <w:tr w:rsidR="00DF3DC4" w14:paraId="789BB95D" w14:textId="77777777" w:rsidTr="008F59B5">
        <w:trPr>
          <w:trHeight w:val="260"/>
        </w:trPr>
        <w:tc>
          <w:tcPr>
            <w:tcW w:w="2885" w:type="dxa"/>
            <w:vMerge/>
            <w:vAlign w:val="center"/>
          </w:tcPr>
          <w:p w14:paraId="1438DB8B" w14:textId="77777777" w:rsidR="00DF3DC4" w:rsidRPr="00D55A0E" w:rsidRDefault="00DF3DC4" w:rsidP="008F59B5">
            <w:pPr>
              <w:pStyle w:val="Caption"/>
              <w:spacing w:line="360" w:lineRule="auto"/>
              <w:jc w:val="center"/>
              <w:rPr>
                <w:b/>
              </w:rPr>
            </w:pPr>
          </w:p>
        </w:tc>
        <w:tc>
          <w:tcPr>
            <w:tcW w:w="1492" w:type="dxa"/>
            <w:vMerge/>
            <w:vAlign w:val="center"/>
          </w:tcPr>
          <w:p w14:paraId="644B27FB" w14:textId="77777777" w:rsidR="00DF3DC4" w:rsidRPr="00D55A0E" w:rsidRDefault="00DF3DC4" w:rsidP="008F59B5">
            <w:pPr>
              <w:pStyle w:val="Caption"/>
              <w:spacing w:line="360" w:lineRule="auto"/>
              <w:jc w:val="center"/>
              <w:rPr>
                <w:b/>
              </w:rPr>
            </w:pPr>
          </w:p>
        </w:tc>
        <w:tc>
          <w:tcPr>
            <w:tcW w:w="771" w:type="dxa"/>
            <w:vMerge w:val="restart"/>
            <w:vAlign w:val="center"/>
          </w:tcPr>
          <w:p w14:paraId="3249A2C6" w14:textId="77777777" w:rsidR="00DF3DC4" w:rsidRPr="00D55A0E" w:rsidRDefault="00DF3DC4" w:rsidP="008F59B5">
            <w:pPr>
              <w:pStyle w:val="Caption"/>
              <w:spacing w:line="360" w:lineRule="auto"/>
              <w:jc w:val="center"/>
              <w:rPr>
                <w:b/>
              </w:rPr>
            </w:pPr>
            <w:r w:rsidRPr="00D55A0E">
              <w:rPr>
                <w:b/>
              </w:rPr>
              <w:t xml:space="preserve">M </w:t>
            </w:r>
          </w:p>
        </w:tc>
        <w:tc>
          <w:tcPr>
            <w:tcW w:w="771" w:type="dxa"/>
            <w:vMerge w:val="restart"/>
            <w:vAlign w:val="center"/>
          </w:tcPr>
          <w:p w14:paraId="4DF6508F" w14:textId="77777777" w:rsidR="00DF3DC4" w:rsidRPr="00D55A0E" w:rsidRDefault="00DF3DC4" w:rsidP="008F59B5">
            <w:pPr>
              <w:pStyle w:val="Caption"/>
              <w:spacing w:line="360" w:lineRule="auto"/>
              <w:jc w:val="center"/>
              <w:rPr>
                <w:b/>
              </w:rPr>
            </w:pPr>
            <w:r>
              <w:rPr>
                <w:b/>
              </w:rPr>
              <w:t>F</w:t>
            </w:r>
          </w:p>
        </w:tc>
        <w:tc>
          <w:tcPr>
            <w:tcW w:w="1801" w:type="dxa"/>
            <w:gridSpan w:val="2"/>
            <w:vAlign w:val="center"/>
          </w:tcPr>
          <w:p w14:paraId="7D7D547D" w14:textId="77777777" w:rsidR="00DF3DC4" w:rsidRPr="00D55A0E" w:rsidRDefault="00DF3DC4" w:rsidP="008F59B5">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4C1F37BF" w14:textId="77777777" w:rsidR="00DF3DC4" w:rsidRPr="00D55A0E" w:rsidRDefault="00DF3DC4" w:rsidP="008F59B5">
            <w:pPr>
              <w:pStyle w:val="Caption"/>
              <w:spacing w:line="360" w:lineRule="auto"/>
              <w:jc w:val="center"/>
              <w:rPr>
                <w:b/>
              </w:rPr>
            </w:pPr>
            <w:r w:rsidRPr="00D55A0E">
              <w:rPr>
                <w:b/>
              </w:rPr>
              <w:t>K</w:t>
            </w:r>
          </w:p>
        </w:tc>
        <w:tc>
          <w:tcPr>
            <w:tcW w:w="1752" w:type="dxa"/>
            <w:gridSpan w:val="2"/>
            <w:vAlign w:val="center"/>
          </w:tcPr>
          <w:p w14:paraId="64AA696F" w14:textId="77777777" w:rsidR="00DF3DC4" w:rsidRPr="00D55A0E" w:rsidRDefault="00DF3DC4" w:rsidP="008F59B5">
            <w:pPr>
              <w:pStyle w:val="Caption"/>
              <w:spacing w:line="360" w:lineRule="auto"/>
              <w:jc w:val="center"/>
              <w:rPr>
                <w:b/>
              </w:rPr>
            </w:pPr>
            <w:r>
              <w:rPr>
                <w:b/>
              </w:rPr>
              <w:t>t</w:t>
            </w:r>
            <w:r w:rsidRPr="00D55A0E">
              <w:rPr>
                <w:b/>
              </w:rPr>
              <w:t>0 (years)</w:t>
            </w:r>
          </w:p>
        </w:tc>
      </w:tr>
      <w:tr w:rsidR="00DF3DC4" w14:paraId="5B80821D" w14:textId="77777777" w:rsidTr="008F59B5">
        <w:trPr>
          <w:trHeight w:val="359"/>
        </w:trPr>
        <w:tc>
          <w:tcPr>
            <w:tcW w:w="2885" w:type="dxa"/>
            <w:vMerge/>
            <w:vAlign w:val="center"/>
          </w:tcPr>
          <w:p w14:paraId="09231029" w14:textId="77777777" w:rsidR="00DF3DC4" w:rsidRPr="00D55A0E" w:rsidRDefault="00DF3DC4" w:rsidP="008F59B5">
            <w:pPr>
              <w:pStyle w:val="Caption"/>
              <w:spacing w:line="360" w:lineRule="auto"/>
              <w:jc w:val="center"/>
              <w:rPr>
                <w:b/>
              </w:rPr>
            </w:pPr>
          </w:p>
        </w:tc>
        <w:tc>
          <w:tcPr>
            <w:tcW w:w="1492" w:type="dxa"/>
            <w:vMerge/>
            <w:vAlign w:val="center"/>
          </w:tcPr>
          <w:p w14:paraId="212FB39D" w14:textId="77777777" w:rsidR="00DF3DC4" w:rsidRPr="00D55A0E" w:rsidRDefault="00DF3DC4" w:rsidP="008F59B5">
            <w:pPr>
              <w:pStyle w:val="Caption"/>
              <w:spacing w:line="360" w:lineRule="auto"/>
              <w:jc w:val="center"/>
              <w:rPr>
                <w:b/>
              </w:rPr>
            </w:pPr>
          </w:p>
        </w:tc>
        <w:tc>
          <w:tcPr>
            <w:tcW w:w="771" w:type="dxa"/>
            <w:vMerge/>
            <w:vAlign w:val="center"/>
          </w:tcPr>
          <w:p w14:paraId="3E0A42C9" w14:textId="77777777" w:rsidR="00DF3DC4" w:rsidRPr="00D55A0E" w:rsidRDefault="00DF3DC4" w:rsidP="008F59B5">
            <w:pPr>
              <w:pStyle w:val="Caption"/>
              <w:spacing w:line="360" w:lineRule="auto"/>
              <w:jc w:val="center"/>
              <w:rPr>
                <w:b/>
              </w:rPr>
            </w:pPr>
          </w:p>
        </w:tc>
        <w:tc>
          <w:tcPr>
            <w:tcW w:w="771" w:type="dxa"/>
            <w:vMerge/>
            <w:vAlign w:val="center"/>
          </w:tcPr>
          <w:p w14:paraId="2AB0EE11" w14:textId="77777777" w:rsidR="00DF3DC4" w:rsidRPr="00D55A0E" w:rsidRDefault="00DF3DC4" w:rsidP="008F59B5">
            <w:pPr>
              <w:pStyle w:val="Caption"/>
              <w:spacing w:line="360" w:lineRule="auto"/>
              <w:jc w:val="center"/>
              <w:rPr>
                <w:b/>
              </w:rPr>
            </w:pPr>
          </w:p>
        </w:tc>
        <w:tc>
          <w:tcPr>
            <w:tcW w:w="964" w:type="dxa"/>
            <w:vAlign w:val="center"/>
          </w:tcPr>
          <w:p w14:paraId="60A9BBDE" w14:textId="77777777" w:rsidR="00DF3DC4" w:rsidRPr="00D55A0E" w:rsidRDefault="00DF3DC4" w:rsidP="008F59B5">
            <w:pPr>
              <w:pStyle w:val="Caption"/>
              <w:spacing w:line="360" w:lineRule="auto"/>
              <w:jc w:val="center"/>
              <w:rPr>
                <w:b/>
              </w:rPr>
            </w:pPr>
            <w:r w:rsidRPr="00D55A0E">
              <w:rPr>
                <w:b/>
              </w:rPr>
              <w:t>M</w:t>
            </w:r>
          </w:p>
        </w:tc>
        <w:tc>
          <w:tcPr>
            <w:tcW w:w="837" w:type="dxa"/>
            <w:vAlign w:val="center"/>
          </w:tcPr>
          <w:p w14:paraId="6A992E9A" w14:textId="77777777" w:rsidR="00DF3DC4" w:rsidRPr="00D55A0E" w:rsidRDefault="00DF3DC4" w:rsidP="008F59B5">
            <w:pPr>
              <w:pStyle w:val="Caption"/>
              <w:spacing w:line="360" w:lineRule="auto"/>
              <w:jc w:val="center"/>
              <w:rPr>
                <w:b/>
              </w:rPr>
            </w:pPr>
            <w:r w:rsidRPr="00D55A0E">
              <w:rPr>
                <w:b/>
              </w:rPr>
              <w:t>F</w:t>
            </w:r>
          </w:p>
        </w:tc>
        <w:tc>
          <w:tcPr>
            <w:tcW w:w="1219" w:type="dxa"/>
            <w:vAlign w:val="center"/>
          </w:tcPr>
          <w:p w14:paraId="119DCCEC" w14:textId="77777777" w:rsidR="00DF3DC4" w:rsidRPr="00D55A0E" w:rsidRDefault="00DF3DC4" w:rsidP="008F59B5">
            <w:pPr>
              <w:pStyle w:val="Caption"/>
              <w:spacing w:line="360" w:lineRule="auto"/>
              <w:jc w:val="center"/>
              <w:rPr>
                <w:b/>
              </w:rPr>
            </w:pPr>
            <w:r w:rsidRPr="00D55A0E">
              <w:rPr>
                <w:b/>
              </w:rPr>
              <w:t>M</w:t>
            </w:r>
          </w:p>
        </w:tc>
        <w:tc>
          <w:tcPr>
            <w:tcW w:w="1220" w:type="dxa"/>
            <w:vAlign w:val="center"/>
          </w:tcPr>
          <w:p w14:paraId="6DCB40B0" w14:textId="77777777" w:rsidR="00DF3DC4" w:rsidRPr="00D55A0E" w:rsidRDefault="00DF3DC4" w:rsidP="008F59B5">
            <w:pPr>
              <w:pStyle w:val="Caption"/>
              <w:spacing w:line="360" w:lineRule="auto"/>
              <w:jc w:val="center"/>
              <w:rPr>
                <w:b/>
              </w:rPr>
            </w:pPr>
            <w:r w:rsidRPr="00D55A0E">
              <w:rPr>
                <w:b/>
              </w:rPr>
              <w:t>F</w:t>
            </w:r>
          </w:p>
        </w:tc>
        <w:tc>
          <w:tcPr>
            <w:tcW w:w="876" w:type="dxa"/>
            <w:vAlign w:val="center"/>
          </w:tcPr>
          <w:p w14:paraId="297DA0AB" w14:textId="77777777" w:rsidR="00DF3DC4" w:rsidRPr="00D55A0E" w:rsidRDefault="00DF3DC4" w:rsidP="008F59B5">
            <w:pPr>
              <w:pStyle w:val="Caption"/>
              <w:spacing w:line="360" w:lineRule="auto"/>
              <w:jc w:val="center"/>
              <w:rPr>
                <w:b/>
              </w:rPr>
            </w:pPr>
            <w:r w:rsidRPr="00D55A0E">
              <w:rPr>
                <w:b/>
              </w:rPr>
              <w:t>M</w:t>
            </w:r>
          </w:p>
        </w:tc>
        <w:tc>
          <w:tcPr>
            <w:tcW w:w="876" w:type="dxa"/>
            <w:vAlign w:val="center"/>
          </w:tcPr>
          <w:p w14:paraId="538975FE" w14:textId="77777777" w:rsidR="00DF3DC4" w:rsidRPr="00D55A0E" w:rsidRDefault="00DF3DC4" w:rsidP="008F59B5">
            <w:pPr>
              <w:pStyle w:val="Caption"/>
              <w:spacing w:line="360" w:lineRule="auto"/>
              <w:jc w:val="center"/>
              <w:rPr>
                <w:b/>
              </w:rPr>
            </w:pPr>
            <w:r w:rsidRPr="00D55A0E">
              <w:rPr>
                <w:b/>
              </w:rPr>
              <w:t>F</w:t>
            </w:r>
          </w:p>
        </w:tc>
      </w:tr>
      <w:tr w:rsidR="00DF3DC4" w14:paraId="202AE9F2" w14:textId="77777777" w:rsidTr="008F59B5">
        <w:trPr>
          <w:trHeight w:val="1808"/>
        </w:trPr>
        <w:tc>
          <w:tcPr>
            <w:tcW w:w="2885" w:type="dxa"/>
            <w:vAlign w:val="center"/>
          </w:tcPr>
          <w:p w14:paraId="6C0C8180" w14:textId="77777777" w:rsidR="00DF3DC4" w:rsidRDefault="00DF3DC4" w:rsidP="008F59B5">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36D10C14" w14:textId="77777777" w:rsidR="00DF3DC4" w:rsidRDefault="00DF3DC4" w:rsidP="008F59B5">
            <w:pPr>
              <w:pStyle w:val="Caption"/>
              <w:spacing w:line="360" w:lineRule="auto"/>
            </w:pPr>
            <w:r>
              <w:t>Trawl on chartered commercial fishing vessels</w:t>
            </w:r>
          </w:p>
        </w:tc>
        <w:tc>
          <w:tcPr>
            <w:tcW w:w="771" w:type="dxa"/>
            <w:vAlign w:val="center"/>
          </w:tcPr>
          <w:p w14:paraId="0CC9296B" w14:textId="77777777" w:rsidR="00DF3DC4" w:rsidRDefault="00DF3DC4" w:rsidP="008F59B5">
            <w:pPr>
              <w:pStyle w:val="Caption"/>
              <w:spacing w:line="360" w:lineRule="auto"/>
            </w:pPr>
            <w:r>
              <w:t>4056</w:t>
            </w:r>
          </w:p>
        </w:tc>
        <w:tc>
          <w:tcPr>
            <w:tcW w:w="771" w:type="dxa"/>
            <w:vAlign w:val="center"/>
          </w:tcPr>
          <w:p w14:paraId="1C46B2A8" w14:textId="77777777" w:rsidR="00DF3DC4" w:rsidRDefault="00DF3DC4" w:rsidP="008F59B5">
            <w:pPr>
              <w:pStyle w:val="Caption"/>
              <w:spacing w:line="360" w:lineRule="auto"/>
            </w:pPr>
            <w:r>
              <w:t>4183</w:t>
            </w:r>
          </w:p>
        </w:tc>
        <w:tc>
          <w:tcPr>
            <w:tcW w:w="964" w:type="dxa"/>
            <w:vAlign w:val="center"/>
          </w:tcPr>
          <w:p w14:paraId="5F40A721" w14:textId="77777777" w:rsidR="00DF3DC4" w:rsidRDefault="00DF3DC4" w:rsidP="008F59B5">
            <w:pPr>
              <w:pStyle w:val="Caption"/>
              <w:spacing w:line="360" w:lineRule="auto"/>
            </w:pPr>
            <w:r>
              <w:t>57</w:t>
            </w:r>
          </w:p>
        </w:tc>
        <w:tc>
          <w:tcPr>
            <w:tcW w:w="837" w:type="dxa"/>
            <w:vAlign w:val="center"/>
          </w:tcPr>
          <w:p w14:paraId="4E587D7F" w14:textId="77777777" w:rsidR="00DF3DC4" w:rsidRDefault="00DF3DC4" w:rsidP="008F59B5">
            <w:pPr>
              <w:pStyle w:val="Caption"/>
              <w:spacing w:line="360" w:lineRule="auto"/>
            </w:pPr>
            <w:r>
              <w:t>64</w:t>
            </w:r>
          </w:p>
        </w:tc>
        <w:tc>
          <w:tcPr>
            <w:tcW w:w="1219" w:type="dxa"/>
            <w:vAlign w:val="center"/>
          </w:tcPr>
          <w:p w14:paraId="33D3492E" w14:textId="77777777" w:rsidR="00DF3DC4" w:rsidRDefault="00DF3DC4" w:rsidP="008F59B5">
            <w:pPr>
              <w:pStyle w:val="Caption"/>
              <w:spacing w:line="360" w:lineRule="auto"/>
            </w:pPr>
            <w:r>
              <w:t>0.41</w:t>
            </w:r>
          </w:p>
        </w:tc>
        <w:tc>
          <w:tcPr>
            <w:tcW w:w="1220" w:type="dxa"/>
            <w:vAlign w:val="center"/>
          </w:tcPr>
          <w:p w14:paraId="4BAB2D98" w14:textId="77777777" w:rsidR="00DF3DC4" w:rsidRDefault="00DF3DC4" w:rsidP="008F59B5">
            <w:pPr>
              <w:pStyle w:val="Caption"/>
              <w:spacing w:line="360" w:lineRule="auto"/>
            </w:pPr>
            <w:r>
              <w:t>0.32</w:t>
            </w:r>
          </w:p>
        </w:tc>
        <w:tc>
          <w:tcPr>
            <w:tcW w:w="876" w:type="dxa"/>
            <w:vAlign w:val="center"/>
          </w:tcPr>
          <w:p w14:paraId="01010FCB" w14:textId="77777777" w:rsidR="00DF3DC4" w:rsidRDefault="00DF3DC4" w:rsidP="008F59B5">
            <w:pPr>
              <w:pStyle w:val="Caption"/>
              <w:spacing w:line="360" w:lineRule="auto"/>
            </w:pPr>
            <w:r>
              <w:t>0 (fixed)</w:t>
            </w:r>
          </w:p>
        </w:tc>
        <w:tc>
          <w:tcPr>
            <w:tcW w:w="876" w:type="dxa"/>
            <w:vAlign w:val="center"/>
          </w:tcPr>
          <w:p w14:paraId="20C77D9E" w14:textId="77777777" w:rsidR="00DF3DC4" w:rsidRDefault="00DF3DC4" w:rsidP="008F59B5">
            <w:pPr>
              <w:pStyle w:val="Caption"/>
              <w:spacing w:line="360" w:lineRule="auto"/>
            </w:pPr>
            <w:r>
              <w:t>0 (fixed)</w:t>
            </w:r>
          </w:p>
        </w:tc>
      </w:tr>
      <w:tr w:rsidR="00DF3DC4" w14:paraId="1CAC66FA" w14:textId="77777777" w:rsidTr="008F59B5">
        <w:trPr>
          <w:trHeight w:val="736"/>
        </w:trPr>
        <w:tc>
          <w:tcPr>
            <w:tcW w:w="2885" w:type="dxa"/>
            <w:vAlign w:val="center"/>
          </w:tcPr>
          <w:p w14:paraId="295DBC33" w14:textId="77777777" w:rsidR="00DF3DC4" w:rsidRDefault="00DF3DC4" w:rsidP="008F59B5">
            <w:pPr>
              <w:pStyle w:val="Caption"/>
              <w:spacing w:line="360" w:lineRule="auto"/>
            </w:pPr>
            <w:r w:rsidRPr="004906F5">
              <w:t>British Columbia</w:t>
            </w:r>
          </w:p>
        </w:tc>
        <w:tc>
          <w:tcPr>
            <w:tcW w:w="1492" w:type="dxa"/>
          </w:tcPr>
          <w:p w14:paraId="0C09B31B" w14:textId="77777777" w:rsidR="00DF3DC4" w:rsidRDefault="00DF3DC4" w:rsidP="008F59B5">
            <w:pPr>
              <w:pStyle w:val="Caption"/>
              <w:spacing w:line="360" w:lineRule="auto"/>
            </w:pPr>
            <w:r>
              <w:t>Stratified trap survey</w:t>
            </w:r>
          </w:p>
        </w:tc>
        <w:tc>
          <w:tcPr>
            <w:tcW w:w="771" w:type="dxa"/>
            <w:vAlign w:val="center"/>
          </w:tcPr>
          <w:p w14:paraId="6B28C1F9" w14:textId="77777777" w:rsidR="00DF3DC4" w:rsidRDefault="00DF3DC4" w:rsidP="008F59B5">
            <w:pPr>
              <w:pStyle w:val="Caption"/>
              <w:spacing w:line="360" w:lineRule="auto"/>
            </w:pPr>
            <w:r>
              <w:t>3725</w:t>
            </w:r>
          </w:p>
        </w:tc>
        <w:tc>
          <w:tcPr>
            <w:tcW w:w="771" w:type="dxa"/>
            <w:vAlign w:val="center"/>
          </w:tcPr>
          <w:p w14:paraId="15A667A1" w14:textId="77777777" w:rsidR="00DF3DC4" w:rsidRDefault="00DF3DC4" w:rsidP="008F59B5">
            <w:pPr>
              <w:pStyle w:val="Caption"/>
              <w:spacing w:line="360" w:lineRule="auto"/>
            </w:pPr>
            <w:r>
              <w:t>4514</w:t>
            </w:r>
          </w:p>
        </w:tc>
        <w:tc>
          <w:tcPr>
            <w:tcW w:w="964" w:type="dxa"/>
            <w:vAlign w:val="center"/>
          </w:tcPr>
          <w:p w14:paraId="2BE25897" w14:textId="77777777" w:rsidR="00DF3DC4" w:rsidRDefault="00DF3DC4" w:rsidP="008F59B5">
            <w:pPr>
              <w:pStyle w:val="Caption"/>
              <w:spacing w:line="360" w:lineRule="auto"/>
            </w:pPr>
            <w:r>
              <w:t>68.99</w:t>
            </w:r>
          </w:p>
        </w:tc>
        <w:tc>
          <w:tcPr>
            <w:tcW w:w="837" w:type="dxa"/>
            <w:vAlign w:val="center"/>
          </w:tcPr>
          <w:p w14:paraId="256D6F2D" w14:textId="77777777" w:rsidR="00DF3DC4" w:rsidRDefault="00DF3DC4" w:rsidP="008F59B5">
            <w:pPr>
              <w:pStyle w:val="Caption"/>
              <w:spacing w:line="360" w:lineRule="auto"/>
            </w:pPr>
            <w:r>
              <w:t>72.00</w:t>
            </w:r>
          </w:p>
        </w:tc>
        <w:tc>
          <w:tcPr>
            <w:tcW w:w="1219" w:type="dxa"/>
            <w:vAlign w:val="center"/>
          </w:tcPr>
          <w:p w14:paraId="724ECE69" w14:textId="77777777" w:rsidR="00DF3DC4" w:rsidRDefault="00DF3DC4" w:rsidP="008F59B5">
            <w:pPr>
              <w:pStyle w:val="Caption"/>
              <w:spacing w:line="360" w:lineRule="auto"/>
            </w:pPr>
            <w:r>
              <w:t>0.29</w:t>
            </w:r>
          </w:p>
        </w:tc>
        <w:tc>
          <w:tcPr>
            <w:tcW w:w="1220" w:type="dxa"/>
            <w:vAlign w:val="center"/>
          </w:tcPr>
          <w:p w14:paraId="545193C5" w14:textId="77777777" w:rsidR="00DF3DC4" w:rsidRDefault="00DF3DC4" w:rsidP="008F59B5">
            <w:pPr>
              <w:pStyle w:val="Caption"/>
              <w:spacing w:line="360" w:lineRule="auto"/>
            </w:pPr>
            <w:r>
              <w:t>0.25</w:t>
            </w:r>
          </w:p>
        </w:tc>
        <w:tc>
          <w:tcPr>
            <w:tcW w:w="876" w:type="dxa"/>
            <w:vAlign w:val="center"/>
          </w:tcPr>
          <w:p w14:paraId="589ECFB2" w14:textId="77777777" w:rsidR="00DF3DC4" w:rsidRDefault="00DF3DC4" w:rsidP="008F59B5">
            <w:pPr>
              <w:pStyle w:val="Caption"/>
              <w:spacing w:line="360" w:lineRule="auto"/>
            </w:pPr>
            <w:r>
              <w:t>32.50</w:t>
            </w:r>
          </w:p>
        </w:tc>
        <w:tc>
          <w:tcPr>
            <w:tcW w:w="876" w:type="dxa"/>
            <w:vAlign w:val="center"/>
          </w:tcPr>
          <w:p w14:paraId="5F92C56A" w14:textId="77777777" w:rsidR="00DF3DC4" w:rsidRDefault="00DF3DC4" w:rsidP="008F59B5">
            <w:pPr>
              <w:pStyle w:val="Caption"/>
              <w:spacing w:line="360" w:lineRule="auto"/>
            </w:pPr>
            <w:r>
              <w:t>32.50</w:t>
            </w:r>
          </w:p>
        </w:tc>
      </w:tr>
      <w:tr w:rsidR="00DF3DC4" w14:paraId="06629334" w14:textId="77777777" w:rsidTr="008F59B5">
        <w:trPr>
          <w:trHeight w:val="1792"/>
        </w:trPr>
        <w:tc>
          <w:tcPr>
            <w:tcW w:w="2885" w:type="dxa"/>
            <w:vAlign w:val="center"/>
          </w:tcPr>
          <w:p w14:paraId="1CF734C7" w14:textId="77777777" w:rsidR="00DF3DC4" w:rsidRDefault="00DF3DC4" w:rsidP="008F59B5">
            <w:pPr>
              <w:pStyle w:val="Caption"/>
              <w:spacing w:line="360" w:lineRule="auto"/>
            </w:pPr>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52B0735C" w14:textId="77777777" w:rsidR="00DF3DC4" w:rsidRDefault="00DF3DC4" w:rsidP="008F59B5">
            <w:pPr>
              <w:pStyle w:val="Caption"/>
              <w:spacing w:line="360" w:lineRule="auto"/>
            </w:pPr>
            <w:r>
              <w:t>Longline on chartered commercial fishing vessels</w:t>
            </w:r>
          </w:p>
        </w:tc>
        <w:tc>
          <w:tcPr>
            <w:tcW w:w="771" w:type="dxa"/>
            <w:vAlign w:val="center"/>
          </w:tcPr>
          <w:p w14:paraId="56466BAF" w14:textId="77777777" w:rsidR="00DF3DC4" w:rsidRDefault="00DF3DC4" w:rsidP="008F59B5">
            <w:pPr>
              <w:pStyle w:val="Caption"/>
              <w:spacing w:line="360" w:lineRule="auto"/>
            </w:pPr>
            <w:r>
              <w:t>3531</w:t>
            </w:r>
          </w:p>
        </w:tc>
        <w:tc>
          <w:tcPr>
            <w:tcW w:w="771" w:type="dxa"/>
            <w:vAlign w:val="center"/>
          </w:tcPr>
          <w:p w14:paraId="669DFB8D" w14:textId="77777777" w:rsidR="00DF3DC4" w:rsidRDefault="00DF3DC4" w:rsidP="008F59B5">
            <w:pPr>
              <w:pStyle w:val="Caption"/>
              <w:spacing w:line="360" w:lineRule="auto"/>
            </w:pPr>
            <w:r>
              <w:t>4551</w:t>
            </w:r>
          </w:p>
        </w:tc>
        <w:tc>
          <w:tcPr>
            <w:tcW w:w="964" w:type="dxa"/>
            <w:vAlign w:val="center"/>
          </w:tcPr>
          <w:p w14:paraId="55C84E67" w14:textId="77777777" w:rsidR="00DF3DC4" w:rsidRDefault="00DF3DC4" w:rsidP="008F59B5">
            <w:pPr>
              <w:pStyle w:val="Caption"/>
              <w:spacing w:line="360" w:lineRule="auto"/>
            </w:pPr>
            <w:r>
              <w:t>*67.8</w:t>
            </w:r>
          </w:p>
          <w:p w14:paraId="00749AC4" w14:textId="77777777" w:rsidR="00DF3DC4" w:rsidRPr="00E2026F" w:rsidRDefault="00DF3DC4" w:rsidP="008F59B5">
            <w:pPr>
              <w:spacing w:line="360" w:lineRule="auto"/>
            </w:pPr>
            <w:r>
              <w:t>⁑65.3</w:t>
            </w:r>
          </w:p>
        </w:tc>
        <w:tc>
          <w:tcPr>
            <w:tcW w:w="837" w:type="dxa"/>
            <w:vAlign w:val="center"/>
          </w:tcPr>
          <w:p w14:paraId="14620069" w14:textId="77777777" w:rsidR="00DF3DC4" w:rsidRDefault="00DF3DC4" w:rsidP="008F59B5">
            <w:pPr>
              <w:pStyle w:val="Caption"/>
              <w:spacing w:line="360" w:lineRule="auto"/>
            </w:pPr>
            <w:r>
              <w:t>*80.2</w:t>
            </w:r>
          </w:p>
          <w:p w14:paraId="0EB68042" w14:textId="77777777" w:rsidR="00DF3DC4" w:rsidRPr="00E2026F" w:rsidRDefault="00DF3DC4" w:rsidP="008F59B5">
            <w:pPr>
              <w:spacing w:line="360" w:lineRule="auto"/>
            </w:pPr>
            <w:r>
              <w:t>⁑75.6</w:t>
            </w:r>
          </w:p>
        </w:tc>
        <w:tc>
          <w:tcPr>
            <w:tcW w:w="1219" w:type="dxa"/>
            <w:vAlign w:val="center"/>
          </w:tcPr>
          <w:p w14:paraId="0A63273A" w14:textId="77777777" w:rsidR="00DF3DC4" w:rsidRDefault="00DF3DC4" w:rsidP="008F59B5">
            <w:pPr>
              <w:pStyle w:val="Caption"/>
              <w:spacing w:line="360" w:lineRule="auto"/>
            </w:pPr>
            <w:r>
              <w:t>*0.29</w:t>
            </w:r>
          </w:p>
          <w:p w14:paraId="18E4A398" w14:textId="77777777" w:rsidR="00DF3DC4" w:rsidRPr="00E2026F" w:rsidRDefault="00DF3DC4" w:rsidP="008F59B5">
            <w:pPr>
              <w:spacing w:line="360" w:lineRule="auto"/>
            </w:pPr>
            <w:r>
              <w:t>⁑0.28</w:t>
            </w:r>
          </w:p>
        </w:tc>
        <w:tc>
          <w:tcPr>
            <w:tcW w:w="1220" w:type="dxa"/>
            <w:vAlign w:val="center"/>
          </w:tcPr>
          <w:p w14:paraId="1664ACF0" w14:textId="77777777" w:rsidR="00DF3DC4" w:rsidRDefault="00DF3DC4" w:rsidP="008F59B5">
            <w:pPr>
              <w:pStyle w:val="Caption"/>
              <w:spacing w:line="360" w:lineRule="auto"/>
            </w:pPr>
            <w:r>
              <w:t>*0.22</w:t>
            </w:r>
          </w:p>
          <w:p w14:paraId="2F4B438D" w14:textId="77777777" w:rsidR="00DF3DC4" w:rsidRPr="00E2026F" w:rsidRDefault="00DF3DC4" w:rsidP="008F59B5">
            <w:pPr>
              <w:spacing w:line="360" w:lineRule="auto"/>
            </w:pPr>
            <w:r>
              <w:t>⁑0.21</w:t>
            </w:r>
          </w:p>
        </w:tc>
        <w:tc>
          <w:tcPr>
            <w:tcW w:w="876" w:type="dxa"/>
            <w:vAlign w:val="center"/>
          </w:tcPr>
          <w:p w14:paraId="756B3792" w14:textId="77777777" w:rsidR="00DF3DC4" w:rsidRPr="00E2026F" w:rsidRDefault="00DF3DC4" w:rsidP="008F59B5">
            <w:pPr>
              <w:pStyle w:val="Caption"/>
              <w:spacing w:line="360" w:lineRule="auto"/>
            </w:pPr>
            <w:r>
              <w:t>*⁑2.27</w:t>
            </w:r>
          </w:p>
        </w:tc>
        <w:tc>
          <w:tcPr>
            <w:tcW w:w="876" w:type="dxa"/>
            <w:vAlign w:val="center"/>
          </w:tcPr>
          <w:p w14:paraId="2D3FDF34" w14:textId="77777777" w:rsidR="00DF3DC4" w:rsidRDefault="00DF3DC4" w:rsidP="008F59B5">
            <w:pPr>
              <w:pStyle w:val="Caption"/>
              <w:spacing w:line="360" w:lineRule="auto"/>
            </w:pPr>
            <w:r>
              <w:t>*⁑1.95</w:t>
            </w:r>
          </w:p>
        </w:tc>
      </w:tr>
    </w:tbl>
    <w:p w14:paraId="7E679AB5" w14:textId="77777777" w:rsidR="00DF3DC4" w:rsidRPr="00DF3DC4" w:rsidRDefault="00DF3DC4">
      <w:pPr>
        <w:pPrChange w:id="118" w:author="Maia Kapur" w:date="2019-02-25T14:43:00Z">
          <w:pPr>
            <w:pStyle w:val="Heading1"/>
            <w:spacing w:line="360" w:lineRule="auto"/>
          </w:pPr>
        </w:pPrChange>
      </w:pPr>
    </w:p>
    <w:p w14:paraId="7AE28D7B" w14:textId="40EB35F7" w:rsidR="00416528" w:rsidRDefault="00B94D25" w:rsidP="00EB375F">
      <w:pPr>
        <w:pStyle w:val="Caption"/>
        <w:spacing w:line="360" w:lineRule="auto"/>
      </w:pPr>
      <w:bookmarkStart w:id="119"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11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120"/>
      <w:commentRangeStart w:id="121"/>
      <w:r w:rsidR="00BE6203" w:rsidRPr="00ED2D44">
        <w:t>here</w:t>
      </w:r>
      <w:commentRangeEnd w:id="120"/>
      <w:r w:rsidR="00C6606C">
        <w:rPr>
          <w:rStyle w:val="CommentReference"/>
          <w:iCs w:val="0"/>
        </w:rPr>
        <w:commentReference w:id="120"/>
      </w:r>
      <w:commentRangeEnd w:id="121"/>
      <w:r w:rsidR="00C6606C">
        <w:rPr>
          <w:rStyle w:val="CommentReference"/>
          <w:iCs w:val="0"/>
        </w:rPr>
        <w:commentReference w:id="121"/>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2-18T15:25:00Z" w:initials="PA(H">
    <w:p w14:paraId="79A640F7" w14:textId="49B619E6" w:rsidR="008F59B5" w:rsidRDefault="008F59B5">
      <w:pPr>
        <w:pStyle w:val="CommentText"/>
      </w:pPr>
      <w:r>
        <w:rPr>
          <w:rStyle w:val="CommentReference"/>
        </w:rPr>
        <w:annotationRef/>
      </w:r>
      <w:r>
        <w:t>You use too many terms of the same concept – be wary of this</w:t>
      </w:r>
    </w:p>
  </w:comment>
  <w:comment w:id="4" w:author="Punt, Andre (O&amp;A, Hobart)" w:date="2019-02-18T15:32:00Z" w:initials="PA(H">
    <w:p w14:paraId="77F55CF4" w14:textId="517E6C70" w:rsidR="008F59B5" w:rsidRDefault="008F59B5">
      <w:pPr>
        <w:pStyle w:val="CommentText"/>
      </w:pPr>
      <w:r>
        <w:rPr>
          <w:rStyle w:val="CommentReference"/>
        </w:rPr>
        <w:annotationRef/>
      </w:r>
      <w:r>
        <w:t>All lengths? No age restriction?</w:t>
      </w:r>
    </w:p>
  </w:comment>
  <w:comment w:id="5" w:author="Punt, Andre (O&amp;A, Hobart)" w:date="2019-02-18T17:28:00Z" w:initials="PA(H">
    <w:p w14:paraId="1F3639BA" w14:textId="12A6FF1B" w:rsidR="008F59B5" w:rsidRDefault="008F59B5">
      <w:pPr>
        <w:pStyle w:val="CommentText"/>
      </w:pPr>
      <w:r>
        <w:rPr>
          <w:rStyle w:val="CommentReference"/>
        </w:rPr>
        <w:annotationRef/>
      </w:r>
      <w:r>
        <w:t>Vector is a symbol with an underline</w:t>
      </w:r>
    </w:p>
  </w:comment>
  <w:comment w:id="6" w:author="Punt, Andre (O&amp;A, Hobart)" w:date="2019-02-18T15:35:00Z" w:initials="PA(H">
    <w:p w14:paraId="65579F0B" w14:textId="7C9BD954" w:rsidR="008F59B5" w:rsidRDefault="008F59B5">
      <w:pPr>
        <w:pStyle w:val="CommentText"/>
      </w:pPr>
      <w:r>
        <w:rPr>
          <w:rStyle w:val="CommentReference"/>
        </w:rPr>
        <w:annotationRef/>
      </w:r>
      <w:r>
        <w:t>You have t on the RHS not the LHS</w:t>
      </w:r>
    </w:p>
  </w:comment>
  <w:comment w:id="7" w:author="Punt, Andre (O&amp;A, Hobart)" w:date="2019-02-18T15:36:00Z" w:initials="PA(H">
    <w:p w14:paraId="64EDA0A1" w14:textId="4249B6AE" w:rsidR="008F59B5" w:rsidRDefault="008F59B5">
      <w:pPr>
        <w:pStyle w:val="CommentText"/>
      </w:pPr>
      <w:r>
        <w:rPr>
          <w:rStyle w:val="CommentReference"/>
        </w:rPr>
        <w:annotationRef/>
      </w:r>
      <w:r>
        <w:t>vector</w:t>
      </w:r>
    </w:p>
  </w:comment>
  <w:comment w:id="8" w:author="Punt, Andre (O&amp;A, Hobart)" w:date="2019-02-18T15:37:00Z" w:initials="PA(H">
    <w:p w14:paraId="0E66DB8A" w14:textId="5BA2F1C0" w:rsidR="008F59B5" w:rsidRDefault="008F59B5">
      <w:pPr>
        <w:pStyle w:val="CommentText"/>
      </w:pPr>
      <w:r>
        <w:rPr>
          <w:rStyle w:val="CommentReference"/>
        </w:rPr>
        <w:annotationRef/>
      </w:r>
      <w:r>
        <w:t xml:space="preserve">Why not just step </w:t>
      </w:r>
      <w:proofErr w:type="gramStart"/>
      <w:r>
        <w:t>through</w:t>
      </w:r>
      <w:proofErr w:type="gramEnd"/>
    </w:p>
  </w:comment>
  <w:comment w:id="9" w:author="Punt, Andre (O&amp;A, Hobart)" w:date="2019-02-18T17:28:00Z" w:initials="PA(H">
    <w:p w14:paraId="23B5A068" w14:textId="2B957B76" w:rsidR="008F59B5" w:rsidRDefault="008F59B5">
      <w:pPr>
        <w:pStyle w:val="CommentText"/>
      </w:pPr>
      <w:r>
        <w:rPr>
          <w:rStyle w:val="CommentReference"/>
        </w:rPr>
        <w:annotationRef/>
      </w:r>
      <w:r>
        <w:t>I don’t get Equation 3 – it should be a vector V is a matrix of size 1x1 and G is vector of length #num data</w:t>
      </w:r>
    </w:p>
  </w:comment>
  <w:comment w:id="10" w:author="Maia Kapur" w:date="2019-02-25T08:07:00Z" w:initials="MK">
    <w:p w14:paraId="32B0BDAA" w14:textId="35787B9C" w:rsidR="008F59B5" w:rsidRDefault="008F59B5">
      <w:pPr>
        <w:pStyle w:val="CommentText"/>
      </w:pPr>
      <w:r>
        <w:rPr>
          <w:rStyle w:val="CommentReference"/>
        </w:rPr>
        <w:annotationRef/>
      </w:r>
      <w:r>
        <w:t>That’s true, I guess I was trying to illustrate how it’d look with &gt;1d smoother, but will simplify</w:t>
      </w:r>
    </w:p>
  </w:comment>
  <w:comment w:id="12" w:author="Punt, Andre (O&amp;A, Hobart)" w:date="2019-02-18T17:31:00Z" w:initials="PA(H">
    <w:p w14:paraId="274FA78B" w14:textId="520FB901" w:rsidR="008F59B5" w:rsidRDefault="008F59B5">
      <w:pPr>
        <w:pStyle w:val="CommentText"/>
      </w:pPr>
      <w:r>
        <w:rPr>
          <w:rStyle w:val="CommentReference"/>
        </w:rPr>
        <w:annotationRef/>
      </w:r>
      <w:r>
        <w:t>How is this computed</w:t>
      </w:r>
    </w:p>
  </w:comment>
  <w:comment w:id="13" w:author="Punt, Andre (O&amp;A, Hobart)" w:date="2019-02-18T17:30:00Z" w:initials="PA(H">
    <w:p w14:paraId="1E14529B" w14:textId="184652CF" w:rsidR="008F59B5" w:rsidRDefault="008F59B5">
      <w:pPr>
        <w:pStyle w:val="CommentText"/>
      </w:pPr>
      <w:r>
        <w:rPr>
          <w:rStyle w:val="CommentReference"/>
        </w:rPr>
        <w:annotationRef/>
      </w:r>
      <w:proofErr w:type="spellStart"/>
      <w:r>
        <w:t>Eqn</w:t>
      </w:r>
      <w:proofErr w:type="spellEnd"/>
      <w:r>
        <w:t xml:space="preserve"> 4 is normal not log-normal</w:t>
      </w:r>
    </w:p>
  </w:comment>
  <w:comment w:id="14" w:author="Punt, Andre (O&amp;A, Hobart)" w:date="2019-02-18T17:32:00Z" w:initials="PA(H">
    <w:p w14:paraId="089CD82C" w14:textId="1B79F897" w:rsidR="008F59B5" w:rsidRDefault="008F59B5">
      <w:pPr>
        <w:pStyle w:val="CommentText"/>
      </w:pPr>
      <w:r>
        <w:rPr>
          <w:rStyle w:val="CommentReference"/>
        </w:rPr>
        <w:annotationRef/>
      </w:r>
      <w:r>
        <w:t>Give units and be more careful about symbols</w:t>
      </w:r>
    </w:p>
  </w:comment>
  <w:comment w:id="16" w:author="Punt, Andre (O&amp;A, Hobart)" w:date="2019-02-18T17:37:00Z" w:initials="PA(H">
    <w:p w14:paraId="3C3FC5A5" w14:textId="2C19DE3D" w:rsidR="008F59B5" w:rsidRDefault="008F59B5">
      <w:pPr>
        <w:pStyle w:val="CommentText"/>
      </w:pPr>
      <w:r>
        <w:rPr>
          <w:rStyle w:val="CommentReference"/>
        </w:rPr>
        <w:annotationRef/>
      </w:r>
      <w:r>
        <w:t>The equation you given initial length and not increment. This is an odd thing to do.</w:t>
      </w:r>
    </w:p>
  </w:comment>
  <w:comment w:id="17" w:author="Punt, Andre (O&amp;A, Hobart)" w:date="2019-02-18T17:41:00Z" w:initials="PA(H">
    <w:p w14:paraId="19BC647B" w14:textId="77777777" w:rsidR="008F59B5" w:rsidRDefault="008F59B5" w:rsidP="00101B12">
      <w:pPr>
        <w:pStyle w:val="CommentText"/>
      </w:pPr>
      <w:r>
        <w:rPr>
          <w:rStyle w:val="CommentReference"/>
        </w:rPr>
        <w:annotationRef/>
      </w:r>
      <w:r>
        <w:t>Units here and throughout</w:t>
      </w:r>
    </w:p>
  </w:comment>
  <w:comment w:id="18" w:author="Punt, Andre (O&amp;A, Hobart)" w:date="2019-02-18T17:40:00Z" w:initials="PA(H">
    <w:p w14:paraId="31689267" w14:textId="101B6A90" w:rsidR="008F59B5" w:rsidRDefault="008F59B5">
      <w:pPr>
        <w:pStyle w:val="CommentText"/>
      </w:pPr>
      <w:r>
        <w:rPr>
          <w:rStyle w:val="CommentReference"/>
        </w:rPr>
        <w:annotationRef/>
      </w:r>
      <w:r>
        <w:t># points per data set</w:t>
      </w:r>
    </w:p>
  </w:comment>
  <w:comment w:id="20" w:author="Maia Kapur" w:date="2019-02-05T21:12:00Z" w:initials="MK">
    <w:p w14:paraId="20C6EC6E" w14:textId="513FD4AA" w:rsidR="008F59B5" w:rsidRDefault="008F59B5">
      <w:pPr>
        <w:pStyle w:val="CommentText"/>
      </w:pPr>
      <w:r>
        <w:rPr>
          <w:rStyle w:val="CommentReference"/>
        </w:rPr>
        <w:annotationRef/>
      </w:r>
      <w:r>
        <w:t>Need to stitch new data and update this.</w:t>
      </w:r>
    </w:p>
  </w:comment>
  <w:comment w:id="24" w:author="Punt, Andre (O&amp;A, Hobart)" w:date="2019-02-18T17:45:00Z" w:initials="PA(H">
    <w:p w14:paraId="22136CCC" w14:textId="07EB0338" w:rsidR="008F59B5" w:rsidRDefault="008F59B5">
      <w:pPr>
        <w:pStyle w:val="CommentText"/>
      </w:pPr>
      <w:r>
        <w:rPr>
          <w:rStyle w:val="CommentReference"/>
        </w:rPr>
        <w:annotationRef/>
      </w:r>
      <w:r>
        <w:t xml:space="preserve">Move some of this text to </w:t>
      </w:r>
      <w:proofErr w:type="spellStart"/>
      <w:r>
        <w:t>th</w:t>
      </w:r>
      <w:proofErr w:type="spellEnd"/>
      <w:r>
        <w:t xml:space="preserve"> intro</w:t>
      </w:r>
    </w:p>
  </w:comment>
  <w:comment w:id="26" w:author="Punt, Andre (O&amp;A, Hobart)" w:date="2019-02-18T17:45:00Z" w:initials="PA(H">
    <w:p w14:paraId="724634B1" w14:textId="2FA92B33" w:rsidR="008F59B5" w:rsidRDefault="008F59B5">
      <w:pPr>
        <w:pStyle w:val="CommentText"/>
      </w:pPr>
      <w:r>
        <w:rPr>
          <w:rStyle w:val="CommentReference"/>
        </w:rPr>
        <w:annotationRef/>
      </w:r>
      <w:r>
        <w:t>Wrong table call out</w:t>
      </w:r>
    </w:p>
  </w:comment>
  <w:comment w:id="27" w:author="Punt, Andre (O&amp;A, Hobart)" w:date="2019-02-18T17:45:00Z" w:initials="PA(H">
    <w:p w14:paraId="7C11F6AD" w14:textId="79C7F8FC" w:rsidR="008F59B5" w:rsidRDefault="008F59B5">
      <w:pPr>
        <w:pStyle w:val="CommentText"/>
      </w:pPr>
      <w:r>
        <w:rPr>
          <w:rStyle w:val="CommentReference"/>
        </w:rPr>
        <w:annotationRef/>
      </w:r>
      <w:r>
        <w:t xml:space="preserve">Why this para here – sound </w:t>
      </w:r>
      <w:proofErr w:type="spellStart"/>
      <w:r>
        <w:t>slike</w:t>
      </w:r>
      <w:proofErr w:type="spellEnd"/>
      <w:r>
        <w:t xml:space="preserve"> discussion</w:t>
      </w:r>
    </w:p>
  </w:comment>
  <w:comment w:id="29" w:author="Punt, Andre (O&amp;A, Hobart)" w:date="2019-02-18T17:46:00Z" w:initials="PA(H">
    <w:p w14:paraId="07A7E425" w14:textId="090182A6" w:rsidR="008F59B5" w:rsidRDefault="008F59B5">
      <w:pPr>
        <w:pStyle w:val="CommentText"/>
      </w:pPr>
      <w:r>
        <w:rPr>
          <w:rStyle w:val="CommentReference"/>
        </w:rPr>
        <w:annotationRef/>
      </w:r>
      <w:r>
        <w:t>What does this add – sounds like proposal material</w:t>
      </w:r>
    </w:p>
  </w:comment>
  <w:comment w:id="30" w:author="." w:date="2019-02-05T21:12:00Z" w:initials=".">
    <w:p w14:paraId="2042D63E" w14:textId="0C9AB926" w:rsidR="008F59B5" w:rsidRDefault="008F59B5">
      <w:pPr>
        <w:pStyle w:val="CommentText"/>
      </w:pPr>
      <w:r>
        <w:rPr>
          <w:rStyle w:val="CommentReference"/>
        </w:rPr>
        <w:annotationRef/>
      </w:r>
      <w:r>
        <w:t>This is the name on the website</w:t>
      </w:r>
    </w:p>
  </w:comment>
  <w:comment w:id="31" w:author="." w:date="2019-02-05T21:12:00Z" w:initials=".">
    <w:p w14:paraId="7D190839" w14:textId="7B222504" w:rsidR="008F59B5" w:rsidRDefault="008F59B5">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33" w:author="Punt, Andre (O&amp;A, Hobart)" w:date="2019-02-18T17:47:00Z" w:initials="PA(H">
    <w:p w14:paraId="7F95B233" w14:textId="7C21C17B" w:rsidR="008F59B5" w:rsidRDefault="008F59B5">
      <w:pPr>
        <w:pStyle w:val="CommentText"/>
      </w:pPr>
      <w:r>
        <w:rPr>
          <w:rStyle w:val="CommentReference"/>
        </w:rPr>
        <w:annotationRef/>
      </w:r>
      <w:r>
        <w:t>For age 6?</w:t>
      </w:r>
    </w:p>
  </w:comment>
  <w:comment w:id="32" w:author="." w:date="2019-02-05T21:12:00Z" w:initials=".">
    <w:p w14:paraId="5B60605C" w14:textId="5AA25AF6" w:rsidR="008F59B5" w:rsidRDefault="008F59B5">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38" w:author="Punt, Andre (O&amp;A, Hobart)" w:date="2019-02-18T17:47:00Z" w:initials="PA(H">
    <w:p w14:paraId="64504EDD" w14:textId="0ECFF56D" w:rsidR="008F59B5" w:rsidRDefault="008F59B5">
      <w:pPr>
        <w:pStyle w:val="CommentText"/>
      </w:pPr>
      <w:r>
        <w:rPr>
          <w:rStyle w:val="CommentReference"/>
        </w:rPr>
        <w:annotationRef/>
      </w:r>
      <w:r>
        <w:t xml:space="preserve">A lognormal distribution cannot have mean </w:t>
      </w:r>
      <w:proofErr w:type="gramStart"/>
      <w:r>
        <w:t>0..</w:t>
      </w:r>
      <w:proofErr w:type="gramEnd"/>
    </w:p>
  </w:comment>
  <w:comment w:id="39" w:author="Maia Kapur" w:date="2019-02-26T08:16:00Z" w:initials="MK">
    <w:p w14:paraId="6AEB2842" w14:textId="04B71FCB" w:rsidR="008F59B5" w:rsidRDefault="008F59B5">
      <w:pPr>
        <w:pStyle w:val="CommentText"/>
      </w:pPr>
      <w:r>
        <w:rPr>
          <w:rStyle w:val="CommentReference"/>
        </w:rPr>
        <w:annotationRef/>
      </w:r>
      <w:r>
        <w:t>typo</w:t>
      </w:r>
    </w:p>
  </w:comment>
  <w:comment w:id="40" w:author="Punt, Andre (O&amp;A, Hobart)" w:date="2019-02-18T17:48:00Z" w:initials="PA(H">
    <w:p w14:paraId="55E22693" w14:textId="027DFA50" w:rsidR="008F59B5" w:rsidRDefault="008F59B5">
      <w:pPr>
        <w:pStyle w:val="CommentText"/>
      </w:pPr>
      <w:r>
        <w:rPr>
          <w:rStyle w:val="CommentReference"/>
        </w:rPr>
        <w:annotationRef/>
      </w:r>
      <w:r>
        <w:t xml:space="preserve">Should an example data set and how the </w:t>
      </w:r>
      <w:proofErr w:type="spellStart"/>
      <w:r>
        <w:t>emthods</w:t>
      </w:r>
      <w:proofErr w:type="spellEnd"/>
      <w:r>
        <w:t xml:space="preserve"> works before going into this </w:t>
      </w:r>
    </w:p>
  </w:comment>
  <w:comment w:id="41" w:author="Punt, Andre (O&amp;A, Hobart)" w:date="2019-02-18T17:49:00Z" w:initials="PA(H">
    <w:p w14:paraId="35F88131" w14:textId="04559233" w:rsidR="008F59B5" w:rsidRDefault="008F59B5">
      <w:pPr>
        <w:pStyle w:val="CommentText"/>
      </w:pPr>
      <w:r>
        <w:rPr>
          <w:rStyle w:val="CommentReference"/>
        </w:rPr>
        <w:annotationRef/>
      </w:r>
      <w:r>
        <w:t xml:space="preserve">First reference </w:t>
      </w:r>
      <w:proofErr w:type="spellStart"/>
      <w:r>
        <w:t>t</w:t>
      </w:r>
      <w:proofErr w:type="spellEnd"/>
      <w:r>
        <w:t xml:space="preserve"> this</w:t>
      </w:r>
    </w:p>
  </w:comment>
  <w:comment w:id="42" w:author="Punt, Andre (O&amp;A, Hobart)" w:date="2019-02-18T17:50:00Z" w:initials="PA(H">
    <w:p w14:paraId="7968B6DF" w14:textId="47CB12EF" w:rsidR="008F59B5" w:rsidRDefault="008F59B5">
      <w:pPr>
        <w:pStyle w:val="CommentText"/>
      </w:pPr>
      <w:r>
        <w:rPr>
          <w:rStyle w:val="CommentReference"/>
        </w:rPr>
        <w:annotationRef/>
      </w:r>
      <w:r>
        <w:t>Should be mentioned in methods</w:t>
      </w:r>
    </w:p>
  </w:comment>
  <w:comment w:id="43" w:author="Maia Kapur" w:date="2019-02-25T16:30:00Z" w:initials="MK">
    <w:p w14:paraId="2D561D2C" w14:textId="50075B7B" w:rsidR="008F59B5" w:rsidRDefault="008F59B5">
      <w:pPr>
        <w:pStyle w:val="CommentText"/>
      </w:pPr>
      <w:r>
        <w:rPr>
          <w:rStyle w:val="CommentReference"/>
        </w:rPr>
        <w:annotationRef/>
      </w:r>
      <w:r>
        <w:t>added</w:t>
      </w:r>
    </w:p>
  </w:comment>
  <w:comment w:id="44" w:author="Punt, Andre (O&amp;A, Hobart)" w:date="2019-02-18T17:50:00Z" w:initials="PA(H">
    <w:p w14:paraId="54A24346" w14:textId="785A5DE9" w:rsidR="008F59B5" w:rsidRDefault="008F59B5">
      <w:pPr>
        <w:pStyle w:val="CommentText"/>
      </w:pPr>
      <w:r>
        <w:rPr>
          <w:rStyle w:val="CommentReference"/>
        </w:rPr>
        <w:annotationRef/>
      </w:r>
      <w:r>
        <w:t>I don’t like using parameters for this as they are correlated</w:t>
      </w:r>
    </w:p>
  </w:comment>
  <w:comment w:id="45" w:author="Punt, Andre (O&amp;A, Hobart)" w:date="2019-02-18T17:52:00Z" w:initials="PA(H">
    <w:p w14:paraId="74F78529" w14:textId="1595BFA5" w:rsidR="008F59B5" w:rsidRDefault="008F59B5">
      <w:pPr>
        <w:pStyle w:val="CommentText"/>
      </w:pPr>
      <w:r>
        <w:rPr>
          <w:rStyle w:val="CommentReference"/>
        </w:rPr>
        <w:annotationRef/>
      </w:r>
      <w:r>
        <w:t xml:space="preserve">Add (a), (b) </w:t>
      </w:r>
      <w:proofErr w:type="spellStart"/>
      <w:r>
        <w:t>etc</w:t>
      </w:r>
      <w:proofErr w:type="spellEnd"/>
      <w:r>
        <w:t xml:space="preserve"> </w:t>
      </w:r>
    </w:p>
  </w:comment>
  <w:comment w:id="46" w:author="Maia Kapur" w:date="2019-02-05T21:12:00Z" w:initials="MK">
    <w:p w14:paraId="5C8E4D26" w14:textId="2865F4FE" w:rsidR="008F59B5" w:rsidRDefault="008F59B5">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49" w:author="Punt, Andre (O&amp;A, Hobart)" w:date="2019-02-18T17:59:00Z" w:initials="PA(H">
    <w:p w14:paraId="659CF9B8" w14:textId="6D237A89" w:rsidR="008F59B5" w:rsidRDefault="008F59B5">
      <w:pPr>
        <w:pStyle w:val="CommentText"/>
      </w:pPr>
      <w:r>
        <w:rPr>
          <w:rStyle w:val="CommentReference"/>
        </w:rPr>
        <w:annotationRef/>
      </w:r>
      <w:r>
        <w:t>Why do you need to mention this</w:t>
      </w:r>
    </w:p>
  </w:comment>
  <w:comment w:id="50" w:author="Punt, Andre (O&amp;A, Hobart)" w:date="2019-02-18T18:00:00Z" w:initials="PA(H">
    <w:p w14:paraId="569A22E9" w14:textId="3B5CC4F6" w:rsidR="008F59B5" w:rsidRDefault="008F59B5">
      <w:pPr>
        <w:pStyle w:val="CommentText"/>
      </w:pPr>
      <w:r>
        <w:rPr>
          <w:rStyle w:val="CommentReference"/>
        </w:rPr>
        <w:annotationRef/>
      </w:r>
      <w:r>
        <w:t>How did you define NULL deviance</w:t>
      </w:r>
    </w:p>
  </w:comment>
  <w:comment w:id="51" w:author="Punt, Andre (O&amp;A, Hobart)" w:date="2019-02-18T18:00:00Z" w:initials="PA(H">
    <w:p w14:paraId="4172F26E" w14:textId="039CC458" w:rsidR="008F59B5" w:rsidRDefault="008F59B5">
      <w:pPr>
        <w:pStyle w:val="CommentText"/>
      </w:pPr>
      <w:r>
        <w:rPr>
          <w:rStyle w:val="CommentReference"/>
        </w:rPr>
        <w:annotationRef/>
      </w:r>
      <w:r>
        <w:t>Which age</w:t>
      </w:r>
    </w:p>
  </w:comment>
  <w:comment w:id="52" w:author="Punt, Andre (O&amp;A, Hobart)" w:date="2019-02-18T18:00:00Z" w:initials="PA(H">
    <w:p w14:paraId="3025077C" w14:textId="7CBB04AB" w:rsidR="008F59B5" w:rsidRDefault="008F59B5">
      <w:pPr>
        <w:pStyle w:val="CommentText"/>
      </w:pPr>
      <w:r>
        <w:rPr>
          <w:rStyle w:val="CommentReference"/>
        </w:rPr>
        <w:annotationRef/>
      </w:r>
      <w:r>
        <w:t>??</w:t>
      </w:r>
    </w:p>
  </w:comment>
  <w:comment w:id="54" w:author="Punt, Andre (O&amp;A, Hobart)" w:date="2019-02-18T18:04:00Z" w:initials="PA(H">
    <w:p w14:paraId="777745B9" w14:textId="59C608E3" w:rsidR="008F59B5" w:rsidRDefault="008F59B5">
      <w:pPr>
        <w:pStyle w:val="CommentText"/>
      </w:pPr>
      <w:r>
        <w:rPr>
          <w:rStyle w:val="CommentReference"/>
        </w:rPr>
        <w:annotationRef/>
      </w:r>
      <w:r>
        <w:t>Subsections and refer to the simulation study first</w:t>
      </w:r>
    </w:p>
  </w:comment>
  <w:comment w:id="56" w:author="Punt, Andre (O&amp;A, Hobart)" w:date="2019-02-18T18:01:00Z" w:initials="PA(H">
    <w:p w14:paraId="4978B757" w14:textId="221198FC" w:rsidR="008F59B5" w:rsidRDefault="008F59B5">
      <w:pPr>
        <w:pStyle w:val="CommentText"/>
      </w:pPr>
      <w:r>
        <w:rPr>
          <w:rStyle w:val="CommentReference"/>
        </w:rPr>
        <w:annotationRef/>
      </w:r>
      <w:r>
        <w:t>What previous work</w:t>
      </w:r>
    </w:p>
  </w:comment>
  <w:comment w:id="57" w:author="Punt, Andre (O&amp;A, Hobart)" w:date="2019-02-18T18:01:00Z" w:initials="PA(H">
    <w:p w14:paraId="1826D072" w14:textId="2D91E1D2" w:rsidR="008F59B5" w:rsidRDefault="008F59B5">
      <w:pPr>
        <w:pStyle w:val="CommentText"/>
      </w:pPr>
      <w:r>
        <w:rPr>
          <w:rStyle w:val="CommentReference"/>
        </w:rPr>
        <w:annotationRef/>
      </w:r>
      <w:r>
        <w:t>What is a growth anomaly</w:t>
      </w:r>
    </w:p>
  </w:comment>
  <w:comment w:id="58" w:author="." w:date="2019-02-05T21:12:00Z" w:initials=".">
    <w:p w14:paraId="21887400" w14:textId="765BDCFE" w:rsidR="008F59B5" w:rsidRDefault="008F59B5">
      <w:pPr>
        <w:pStyle w:val="CommentText"/>
      </w:pPr>
      <w:r>
        <w:rPr>
          <w:rStyle w:val="CommentReference"/>
        </w:rPr>
        <w:annotationRef/>
      </w:r>
      <w:r>
        <w:t>Why only over estimate…couldn’t we under estimate as well?</w:t>
      </w:r>
    </w:p>
  </w:comment>
  <w:comment w:id="60" w:author="Punt, Andre (O&amp;A, Hobart)" w:date="2019-02-18T18:02:00Z" w:initials="PA(H">
    <w:p w14:paraId="074C04EC" w14:textId="72164CE9" w:rsidR="008F59B5" w:rsidRDefault="008F59B5">
      <w:pPr>
        <w:pStyle w:val="CommentText"/>
      </w:pPr>
      <w:r>
        <w:rPr>
          <w:rStyle w:val="CommentReference"/>
        </w:rPr>
        <w:annotationRef/>
      </w:r>
      <w:r>
        <w:t>?? You are not dealing with variation</w:t>
      </w:r>
    </w:p>
  </w:comment>
  <w:comment w:id="61" w:author="Punt, Andre (O&amp;A, Hobart)" w:date="2019-02-18T18:02:00Z" w:initials="PA(H">
    <w:p w14:paraId="5C917204" w14:textId="32B5F3BE" w:rsidR="008F59B5" w:rsidRDefault="008F59B5">
      <w:pPr>
        <w:pStyle w:val="CommentText"/>
      </w:pPr>
      <w:r>
        <w:rPr>
          <w:rStyle w:val="CommentReference"/>
        </w:rPr>
        <w:annotationRef/>
      </w:r>
      <w:r>
        <w:t>I don’t understand = do you estimate time-varying growth?</w:t>
      </w:r>
    </w:p>
  </w:comment>
  <w:comment w:id="62" w:author="Punt, Andre (O&amp;A, Hobart)" w:date="2019-02-18T18:02:00Z" w:initials="PA(H">
    <w:p w14:paraId="201DC32E" w14:textId="0A9DED81" w:rsidR="008F59B5" w:rsidRDefault="008F59B5">
      <w:pPr>
        <w:pStyle w:val="CommentText"/>
      </w:pPr>
      <w:r>
        <w:rPr>
          <w:rStyle w:val="CommentReference"/>
        </w:rPr>
        <w:annotationRef/>
      </w:r>
      <w:r>
        <w:t>First reference</w:t>
      </w:r>
    </w:p>
  </w:comment>
  <w:comment w:id="63" w:author="." w:date="2019-02-05T21:12:00Z" w:initials=".">
    <w:p w14:paraId="33DF6255" w14:textId="565617F8" w:rsidR="008F59B5" w:rsidRDefault="008F59B5">
      <w:pPr>
        <w:pStyle w:val="CommentText"/>
      </w:pPr>
      <w:r>
        <w:rPr>
          <w:rStyle w:val="CommentReference"/>
        </w:rPr>
        <w:annotationRef/>
      </w:r>
      <w:r>
        <w:t>And age?</w:t>
      </w:r>
    </w:p>
  </w:comment>
  <w:comment w:id="64" w:author="Punt, Andre (O&amp;A, Hobart)" w:date="2019-02-18T18:03:00Z" w:initials="PA(H">
    <w:p w14:paraId="60A93523" w14:textId="5AC79BCD" w:rsidR="008F59B5" w:rsidRDefault="008F59B5">
      <w:pPr>
        <w:pStyle w:val="CommentText"/>
      </w:pPr>
      <w:r>
        <w:rPr>
          <w:rStyle w:val="CommentReference"/>
        </w:rPr>
        <w:annotationRef/>
      </w:r>
      <w:r>
        <w:t xml:space="preserve">You need a model for this – </w:t>
      </w:r>
      <w:proofErr w:type="spellStart"/>
      <w:r>
        <w:t>whichone</w:t>
      </w:r>
      <w:proofErr w:type="spellEnd"/>
    </w:p>
  </w:comment>
  <w:comment w:id="65" w:author="Punt, Andre (O&amp;A, Hobart)" w:date="2019-02-18T18:03:00Z" w:initials="PA(H">
    <w:p w14:paraId="79B39DD8" w14:textId="02BBBE11" w:rsidR="008F59B5" w:rsidRDefault="008F59B5">
      <w:pPr>
        <w:pStyle w:val="CommentText"/>
      </w:pPr>
      <w:r>
        <w:rPr>
          <w:rStyle w:val="CommentReference"/>
        </w:rPr>
        <w:annotationRef/>
      </w:r>
      <w:r>
        <w:t>Observed means something seen not inferred</w:t>
      </w:r>
    </w:p>
  </w:comment>
  <w:comment w:id="66" w:author="Punt, Andre (O&amp;A, Hobart)" w:date="2019-02-18T18:04:00Z" w:initials="PA(H">
    <w:p w14:paraId="1D4FD85D" w14:textId="095A85C5" w:rsidR="008F59B5" w:rsidRDefault="008F59B5">
      <w:pPr>
        <w:pStyle w:val="CommentText"/>
      </w:pPr>
      <w:r>
        <w:rPr>
          <w:rStyle w:val="CommentReference"/>
        </w:rPr>
        <w:annotationRef/>
      </w:r>
      <w:r>
        <w:t>Not considered in this paper</w:t>
      </w:r>
    </w:p>
  </w:comment>
  <w:comment w:id="67" w:author="." w:date="2019-02-05T21:12:00Z" w:initials=".">
    <w:p w14:paraId="75A21123" w14:textId="3F5CD472" w:rsidR="008F59B5" w:rsidRDefault="008F59B5">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92" w:author="Punt, Andre (O&amp;A, Hobart)" w:date="2019-02-18T17:57:00Z" w:initials="PA(H">
    <w:p w14:paraId="1D1A0117" w14:textId="77777777" w:rsidR="008F59B5" w:rsidRDefault="008F59B5" w:rsidP="00927EE3">
      <w:pPr>
        <w:pStyle w:val="CommentText"/>
      </w:pPr>
      <w:r>
        <w:rPr>
          <w:rStyle w:val="CommentReference"/>
        </w:rPr>
        <w:annotationRef/>
      </w:r>
      <w:r>
        <w:t xml:space="preserve">Make the symbols match if you keep </w:t>
      </w:r>
      <w:proofErr w:type="spellStart"/>
      <w:r>
        <w:t>tjis</w:t>
      </w:r>
      <w:proofErr w:type="spellEnd"/>
    </w:p>
  </w:comment>
  <w:comment w:id="95" w:author="Punt, Andre (O&amp;A, Hobart)" w:date="2019-02-18T17:57:00Z" w:initials="PA(H">
    <w:p w14:paraId="09A89ABD" w14:textId="77777777" w:rsidR="008F59B5" w:rsidRDefault="008F59B5" w:rsidP="00927EE3">
      <w:pPr>
        <w:pStyle w:val="CommentText"/>
      </w:pPr>
      <w:r>
        <w:rPr>
          <w:rStyle w:val="CommentReference"/>
        </w:rPr>
        <w:annotationRef/>
      </w:r>
      <w:r>
        <w:t xml:space="preserve">No, what are you doing here – there should be fits for each replicate. </w:t>
      </w:r>
    </w:p>
  </w:comment>
  <w:comment w:id="96" w:author="Punt, Andre (O&amp;A, Hobart)" w:date="2019-02-18T17:59:00Z" w:initials="PA(H">
    <w:p w14:paraId="2444EDCC" w14:textId="77777777" w:rsidR="008F59B5" w:rsidRDefault="008F59B5" w:rsidP="00927EE3">
      <w:pPr>
        <w:pStyle w:val="CommentText"/>
      </w:pPr>
      <w:r>
        <w:rPr>
          <w:rStyle w:val="CommentReference"/>
        </w:rPr>
        <w:annotationRef/>
      </w:r>
      <w:r>
        <w:t xml:space="preserve">100 sets of data - </w:t>
      </w:r>
    </w:p>
  </w:comment>
  <w:comment w:id="99" w:author="." w:date="2019-02-05T21:12:00Z" w:initials=".">
    <w:p w14:paraId="4E98159D" w14:textId="08C1FB31" w:rsidR="008F59B5" w:rsidRDefault="008F59B5">
      <w:pPr>
        <w:pStyle w:val="CommentText"/>
      </w:pPr>
      <w:r>
        <w:rPr>
          <w:rStyle w:val="CommentReference"/>
        </w:rPr>
        <w:annotationRef/>
      </w:r>
      <w:r>
        <w:t xml:space="preserve">How sensitive are these results if </w:t>
      </w:r>
      <w:proofErr w:type="gramStart"/>
      <w:r>
        <w:t>this criteria</w:t>
      </w:r>
      <w:proofErr w:type="gramEnd"/>
      <w:r>
        <w:t xml:space="preserve"> is relaxed?</w:t>
      </w:r>
    </w:p>
  </w:comment>
  <w:comment w:id="101" w:author="." w:date="2019-02-05T21:12:00Z" w:initials=".">
    <w:p w14:paraId="14CE4897" w14:textId="0DE7C68A" w:rsidR="008F59B5" w:rsidRDefault="008F59B5">
      <w:pPr>
        <w:pStyle w:val="CommentText"/>
      </w:pPr>
      <w:r>
        <w:rPr>
          <w:rStyle w:val="CommentReference"/>
        </w:rPr>
        <w:annotationRef/>
      </w:r>
      <w:r>
        <w:t>I thought this break point in time was largely for the south, did I miss something in that you show results using the same breakpoint for north?</w:t>
      </w:r>
    </w:p>
  </w:comment>
  <w:comment w:id="107" w:author="Punt, Andre (O&amp;A, Hobart)" w:date="2019-02-18T17:48:00Z" w:initials="PA(H">
    <w:p w14:paraId="09169C27" w14:textId="77777777" w:rsidR="008F59B5" w:rsidRDefault="008F59B5" w:rsidP="00B82748">
      <w:pPr>
        <w:pStyle w:val="CommentText"/>
      </w:pPr>
      <w:r>
        <w:rPr>
          <w:rStyle w:val="CommentReference"/>
        </w:rPr>
        <w:annotationRef/>
      </w:r>
      <w:r>
        <w:t>Produce a plot showing this graphically.</w:t>
      </w:r>
    </w:p>
  </w:comment>
  <w:comment w:id="108" w:author="Punt, Andre (O&amp;A, Hobart)" w:date="2019-02-18T17:40:00Z" w:initials="PA(H">
    <w:p w14:paraId="43713B51" w14:textId="77777777" w:rsidR="008F59B5" w:rsidRDefault="008F59B5" w:rsidP="00B82748">
      <w:pPr>
        <w:pStyle w:val="CommentText"/>
      </w:pPr>
      <w:r>
        <w:rPr>
          <w:rStyle w:val="CommentReference"/>
        </w:rPr>
        <w:annotationRef/>
      </w:r>
      <w:r>
        <w:t>Not clear what the uniform means</w:t>
      </w:r>
    </w:p>
  </w:comment>
  <w:comment w:id="109" w:author="Punt, Andre (O&amp;A, Hobart)" w:date="2019-02-05T21:12:00Z" w:initials="PA(H">
    <w:p w14:paraId="69FD6046" w14:textId="77777777" w:rsidR="008F59B5" w:rsidRDefault="008F59B5" w:rsidP="00B82748">
      <w:pPr>
        <w:pStyle w:val="CommentText"/>
      </w:pPr>
      <w:r>
        <w:rPr>
          <w:rStyle w:val="CommentReference"/>
        </w:rPr>
        <w:annotationRef/>
      </w:r>
      <w:r>
        <w:t>Why are there two uniforms – there is just one boundary?</w:t>
      </w:r>
    </w:p>
  </w:comment>
  <w:comment w:id="110" w:author="Maia Kapur" w:date="2019-02-05T21:12:00Z" w:initials="MK">
    <w:p w14:paraId="38635311" w14:textId="77777777" w:rsidR="008F59B5" w:rsidRDefault="008F59B5"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8F59B5" w:rsidRDefault="008F59B5" w:rsidP="00B82748">
      <w:pPr>
        <w:pStyle w:val="CommentText"/>
      </w:pPr>
    </w:p>
  </w:comment>
  <w:comment w:id="115" w:author="Punt, Andre (O&amp;A, Hobart)" w:date="2019-02-18T17:52:00Z" w:initials="PA(H">
    <w:p w14:paraId="23B66571" w14:textId="77777777" w:rsidR="008F59B5" w:rsidRDefault="008F59B5" w:rsidP="00DF3DC4">
      <w:pPr>
        <w:pStyle w:val="CommentText"/>
      </w:pPr>
      <w:r>
        <w:rPr>
          <w:rStyle w:val="CommentReference"/>
        </w:rPr>
        <w:annotationRef/>
      </w:r>
      <w:r>
        <w:t>Please move tables and figure to after the text</w:t>
      </w:r>
    </w:p>
  </w:comment>
  <w:comment w:id="120" w:author="." w:date="2019-02-05T21:12:00Z" w:initials=".">
    <w:p w14:paraId="0FB86005" w14:textId="6CF774EF" w:rsidR="008F59B5" w:rsidRDefault="008F59B5">
      <w:pPr>
        <w:pStyle w:val="CommentText"/>
      </w:pPr>
      <w:r>
        <w:rPr>
          <w:rStyle w:val="CommentReference"/>
        </w:rPr>
        <w:annotationRef/>
      </w:r>
      <w:r>
        <w:t>You can get these directly from the report file as well.</w:t>
      </w:r>
    </w:p>
  </w:comment>
  <w:comment w:id="121" w:author="." w:date="2019-02-05T21:12:00Z" w:initials=".">
    <w:p w14:paraId="6C4DF04E" w14:textId="3CD50B55" w:rsidR="008F59B5" w:rsidRDefault="008F59B5">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A640F7" w15:done="0"/>
  <w15:commentEx w15:paraId="77F55CF4" w15:done="1"/>
  <w15:commentEx w15:paraId="1F3639BA" w15:done="1"/>
  <w15:commentEx w15:paraId="65579F0B" w15:done="1"/>
  <w15:commentEx w15:paraId="64EDA0A1" w15:done="1"/>
  <w15:commentEx w15:paraId="0E66DB8A" w15:done="0"/>
  <w15:commentEx w15:paraId="23B5A068" w15:done="0"/>
  <w15:commentEx w15:paraId="32B0BDAA" w15:paraIdParent="23B5A068" w15:done="0"/>
  <w15:commentEx w15:paraId="274FA78B" w15:done="0"/>
  <w15:commentEx w15:paraId="1E14529B" w15:done="1"/>
  <w15:commentEx w15:paraId="089CD82C" w15:done="0"/>
  <w15:commentEx w15:paraId="3C3FC5A5" w15:done="0"/>
  <w15:commentEx w15:paraId="19BC647B" w15:done="0"/>
  <w15:commentEx w15:paraId="31689267" w15:done="0"/>
  <w15:commentEx w15:paraId="20C6EC6E" w15:done="0"/>
  <w15:commentEx w15:paraId="22136CCC" w15:done="0"/>
  <w15:commentEx w15:paraId="724634B1" w15:done="0"/>
  <w15:commentEx w15:paraId="7C11F6AD" w15:done="0"/>
  <w15:commentEx w15:paraId="07A7E425" w15:done="0"/>
  <w15:commentEx w15:paraId="2042D63E" w15:done="0"/>
  <w15:commentEx w15:paraId="7D190839" w15:done="0"/>
  <w15:commentEx w15:paraId="7F95B233" w15:done="0"/>
  <w15:commentEx w15:paraId="5B60605C" w15:done="0"/>
  <w15:commentEx w15:paraId="64504EDD" w15:done="0"/>
  <w15:commentEx w15:paraId="6AEB2842" w15:paraIdParent="64504EDD" w15:done="0"/>
  <w15:commentEx w15:paraId="55E22693" w15:done="0"/>
  <w15:commentEx w15:paraId="35F88131" w15:done="0"/>
  <w15:commentEx w15:paraId="7968B6DF" w15:done="0"/>
  <w15:commentEx w15:paraId="2D561D2C" w15:paraIdParent="7968B6DF" w15:done="0"/>
  <w15:commentEx w15:paraId="54A24346" w15:done="0"/>
  <w15:commentEx w15:paraId="74F78529"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074C04EC" w15:done="0"/>
  <w15:commentEx w15:paraId="5C917204" w15:done="0"/>
  <w15:commentEx w15:paraId="201DC32E" w15:done="0"/>
  <w15:commentEx w15:paraId="33DF6255" w15:done="0"/>
  <w15:commentEx w15:paraId="60A93523" w15:done="0"/>
  <w15:commentEx w15:paraId="79B39DD8" w15:done="0"/>
  <w15:commentEx w15:paraId="1D4FD85D" w15:done="0"/>
  <w15:commentEx w15:paraId="75A21123" w15:done="0"/>
  <w15:commentEx w15:paraId="1D1A0117" w15:done="0"/>
  <w15:commentEx w15:paraId="09A89ABD" w15:done="0"/>
  <w15:commentEx w15:paraId="2444EDCC" w15:done="0"/>
  <w15:commentEx w15:paraId="4E98159D" w15:done="0"/>
  <w15:commentEx w15:paraId="14CE4897" w15:done="0"/>
  <w15:commentEx w15:paraId="09169C27" w15:done="0"/>
  <w15:commentEx w15:paraId="43713B51" w15:done="0"/>
  <w15:commentEx w15:paraId="69FD6046" w15:done="1"/>
  <w15:commentEx w15:paraId="557693C2" w15:paraIdParent="69FD6046" w15:done="1"/>
  <w15:commentEx w15:paraId="23B66571"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A640F7" w16cid:durableId="201647FB"/>
  <w16cid:commentId w16cid:paraId="77F55CF4" w16cid:durableId="201647FF"/>
  <w16cid:commentId w16cid:paraId="1F3639BA" w16cid:durableId="20164803"/>
  <w16cid:commentId w16cid:paraId="64EDA0A1" w16cid:durableId="20164804"/>
  <w16cid:commentId w16cid:paraId="0E66DB8A" w16cid:durableId="20164805"/>
  <w16cid:commentId w16cid:paraId="23B5A068" w16cid:durableId="20164807"/>
  <w16cid:commentId w16cid:paraId="32B0BDAA" w16cid:durableId="201E20B5"/>
  <w16cid:commentId w16cid:paraId="274FA78B" w16cid:durableId="20164808"/>
  <w16cid:commentId w16cid:paraId="1E14529B" w16cid:durableId="20164809"/>
  <w16cid:commentId w16cid:paraId="089CD82C" w16cid:durableId="2016480A"/>
  <w16cid:commentId w16cid:paraId="3C3FC5A5" w16cid:durableId="20164810"/>
  <w16cid:commentId w16cid:paraId="19BC647B" w16cid:durableId="2016481E"/>
  <w16cid:commentId w16cid:paraId="31689267" w16cid:durableId="20164813"/>
  <w16cid:commentId w16cid:paraId="20C6EC6E" w16cid:durableId="1FFAD94C"/>
  <w16cid:commentId w16cid:paraId="22136CCC" w16cid:durableId="20164822"/>
  <w16cid:commentId w16cid:paraId="724634B1" w16cid:durableId="20164823"/>
  <w16cid:commentId w16cid:paraId="7C11F6AD" w16cid:durableId="20164824"/>
  <w16cid:commentId w16cid:paraId="07A7E425" w16cid:durableId="20164825"/>
  <w16cid:commentId w16cid:paraId="2042D63E" w16cid:durableId="200BCCB6"/>
  <w16cid:commentId w16cid:paraId="7F95B233" w16cid:durableId="20164827"/>
  <w16cid:commentId w16cid:paraId="5B60605C" w16cid:durableId="200BCCB8"/>
  <w16cid:commentId w16cid:paraId="64504EDD" w16cid:durableId="2016482A"/>
  <w16cid:commentId w16cid:paraId="6AEB2842" w16cid:durableId="201F744B"/>
  <w16cid:commentId w16cid:paraId="55E22693" w16cid:durableId="2016482B"/>
  <w16cid:commentId w16cid:paraId="35F88131" w16cid:durableId="2016482C"/>
  <w16cid:commentId w16cid:paraId="7968B6DF" w16cid:durableId="2016482D"/>
  <w16cid:commentId w16cid:paraId="2D561D2C" w16cid:durableId="201E9691"/>
  <w16cid:commentId w16cid:paraId="54A24346" w16cid:durableId="2016482E"/>
  <w16cid:commentId w16cid:paraId="74F78529" w16cid:durableId="2016482F"/>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074C04EC" w16cid:durableId="2016483D"/>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1D1A0117" w16cid:durableId="20164831"/>
  <w16cid:commentId w16cid:paraId="09A89ABD" w16cid:durableId="20164832"/>
  <w16cid:commentId w16cid:paraId="2444EDCC" w16cid:durableId="20164833"/>
  <w16cid:commentId w16cid:paraId="4E98159D" w16cid:durableId="200BCCBD"/>
  <w16cid:commentId w16cid:paraId="14CE4897" w16cid:durableId="200BCCBE"/>
  <w16cid:commentId w16cid:paraId="09169C27" w16cid:durableId="20164818"/>
  <w16cid:commentId w16cid:paraId="43713B51" w16cid:durableId="20164819"/>
  <w16cid:commentId w16cid:paraId="69FD6046" w16cid:durableId="200BCD8D"/>
  <w16cid:commentId w16cid:paraId="557693C2" w16cid:durableId="200BCD8C"/>
  <w16cid:commentId w16cid:paraId="23B66571" w16cid:durableId="20164830"/>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AA225" w14:textId="77777777" w:rsidR="00C930C9" w:rsidRDefault="00C930C9" w:rsidP="00F50131">
      <w:pPr>
        <w:spacing w:after="0" w:line="240" w:lineRule="auto"/>
      </w:pPr>
      <w:r>
        <w:separator/>
      </w:r>
    </w:p>
  </w:endnote>
  <w:endnote w:type="continuationSeparator" w:id="0">
    <w:p w14:paraId="05508C2B" w14:textId="77777777" w:rsidR="00C930C9" w:rsidRDefault="00C930C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8F59B5" w:rsidRDefault="008F59B5">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8F59B5" w:rsidRDefault="008F5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8F59B5" w:rsidRDefault="008F59B5">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8F59B5" w:rsidRDefault="008F5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1DDD4" w14:textId="77777777" w:rsidR="00C930C9" w:rsidRDefault="00C930C9" w:rsidP="00F50131">
      <w:pPr>
        <w:spacing w:after="0" w:line="240" w:lineRule="auto"/>
      </w:pPr>
      <w:r>
        <w:separator/>
      </w:r>
    </w:p>
  </w:footnote>
  <w:footnote w:type="continuationSeparator" w:id="0">
    <w:p w14:paraId="6637DE02" w14:textId="77777777" w:rsidR="00C930C9" w:rsidRDefault="00C930C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25B"/>
    <w:rsid w:val="0006514B"/>
    <w:rsid w:val="00072BEE"/>
    <w:rsid w:val="000A10CF"/>
    <w:rsid w:val="000A4F0B"/>
    <w:rsid w:val="000B4B1F"/>
    <w:rsid w:val="000C2205"/>
    <w:rsid w:val="000C6B26"/>
    <w:rsid w:val="000D2048"/>
    <w:rsid w:val="000D42C3"/>
    <w:rsid w:val="000E651C"/>
    <w:rsid w:val="000F3E6A"/>
    <w:rsid w:val="001011A0"/>
    <w:rsid w:val="00101B12"/>
    <w:rsid w:val="00101D8E"/>
    <w:rsid w:val="00105775"/>
    <w:rsid w:val="0011113B"/>
    <w:rsid w:val="00113A0A"/>
    <w:rsid w:val="00114FC5"/>
    <w:rsid w:val="00117953"/>
    <w:rsid w:val="001240C1"/>
    <w:rsid w:val="00126E61"/>
    <w:rsid w:val="00130990"/>
    <w:rsid w:val="00132F6C"/>
    <w:rsid w:val="00135ED3"/>
    <w:rsid w:val="001424C8"/>
    <w:rsid w:val="001441D1"/>
    <w:rsid w:val="00144B33"/>
    <w:rsid w:val="001523D4"/>
    <w:rsid w:val="001545FB"/>
    <w:rsid w:val="00160DD0"/>
    <w:rsid w:val="0016210F"/>
    <w:rsid w:val="0016320C"/>
    <w:rsid w:val="00163329"/>
    <w:rsid w:val="001645EA"/>
    <w:rsid w:val="001770D8"/>
    <w:rsid w:val="001824C5"/>
    <w:rsid w:val="001837FD"/>
    <w:rsid w:val="00186954"/>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628A6"/>
    <w:rsid w:val="00273DF8"/>
    <w:rsid w:val="00276042"/>
    <w:rsid w:val="00287B91"/>
    <w:rsid w:val="00291EEB"/>
    <w:rsid w:val="00297019"/>
    <w:rsid w:val="002A420E"/>
    <w:rsid w:val="002A7BD5"/>
    <w:rsid w:val="002B36AF"/>
    <w:rsid w:val="002B485F"/>
    <w:rsid w:val="002B78B9"/>
    <w:rsid w:val="002C0447"/>
    <w:rsid w:val="002C19CF"/>
    <w:rsid w:val="002D152E"/>
    <w:rsid w:val="002D4639"/>
    <w:rsid w:val="002E02EB"/>
    <w:rsid w:val="002E1DDC"/>
    <w:rsid w:val="002E3E62"/>
    <w:rsid w:val="003057E6"/>
    <w:rsid w:val="003071B2"/>
    <w:rsid w:val="00310C1A"/>
    <w:rsid w:val="0031135F"/>
    <w:rsid w:val="00311F47"/>
    <w:rsid w:val="00320B89"/>
    <w:rsid w:val="003219D9"/>
    <w:rsid w:val="0032228C"/>
    <w:rsid w:val="00322C06"/>
    <w:rsid w:val="00330BD9"/>
    <w:rsid w:val="003313E9"/>
    <w:rsid w:val="00332024"/>
    <w:rsid w:val="00333E80"/>
    <w:rsid w:val="003368A1"/>
    <w:rsid w:val="00344618"/>
    <w:rsid w:val="00347759"/>
    <w:rsid w:val="00352E7D"/>
    <w:rsid w:val="003532CB"/>
    <w:rsid w:val="00357218"/>
    <w:rsid w:val="003640BA"/>
    <w:rsid w:val="00377CE3"/>
    <w:rsid w:val="003806D1"/>
    <w:rsid w:val="00390CEC"/>
    <w:rsid w:val="00392042"/>
    <w:rsid w:val="003A11B9"/>
    <w:rsid w:val="003A76DA"/>
    <w:rsid w:val="003B7477"/>
    <w:rsid w:val="003C13A9"/>
    <w:rsid w:val="003C6F9E"/>
    <w:rsid w:val="003D0FC7"/>
    <w:rsid w:val="003D3AD9"/>
    <w:rsid w:val="003D604A"/>
    <w:rsid w:val="003E64AE"/>
    <w:rsid w:val="003E6E79"/>
    <w:rsid w:val="003F06AE"/>
    <w:rsid w:val="003F3562"/>
    <w:rsid w:val="00416528"/>
    <w:rsid w:val="00420118"/>
    <w:rsid w:val="00421AA6"/>
    <w:rsid w:val="00422D4B"/>
    <w:rsid w:val="0042677E"/>
    <w:rsid w:val="0043545A"/>
    <w:rsid w:val="0044373E"/>
    <w:rsid w:val="00446FD4"/>
    <w:rsid w:val="0044700A"/>
    <w:rsid w:val="004505BB"/>
    <w:rsid w:val="00457B0D"/>
    <w:rsid w:val="004613FD"/>
    <w:rsid w:val="00461B39"/>
    <w:rsid w:val="00463541"/>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16824"/>
    <w:rsid w:val="00623282"/>
    <w:rsid w:val="00624B17"/>
    <w:rsid w:val="006264A4"/>
    <w:rsid w:val="00632139"/>
    <w:rsid w:val="00642D5E"/>
    <w:rsid w:val="00647FF6"/>
    <w:rsid w:val="00656B62"/>
    <w:rsid w:val="006610ED"/>
    <w:rsid w:val="00661E95"/>
    <w:rsid w:val="00662741"/>
    <w:rsid w:val="00674D52"/>
    <w:rsid w:val="00675625"/>
    <w:rsid w:val="00681741"/>
    <w:rsid w:val="00683D81"/>
    <w:rsid w:val="00694D64"/>
    <w:rsid w:val="00697863"/>
    <w:rsid w:val="006A1870"/>
    <w:rsid w:val="006A3AFF"/>
    <w:rsid w:val="006A5337"/>
    <w:rsid w:val="006B09E1"/>
    <w:rsid w:val="006C4182"/>
    <w:rsid w:val="006D560E"/>
    <w:rsid w:val="006D6090"/>
    <w:rsid w:val="006E0EB2"/>
    <w:rsid w:val="006E2C2C"/>
    <w:rsid w:val="006E7F19"/>
    <w:rsid w:val="006F249A"/>
    <w:rsid w:val="00702273"/>
    <w:rsid w:val="00707024"/>
    <w:rsid w:val="00712DA0"/>
    <w:rsid w:val="00712F36"/>
    <w:rsid w:val="00713CA2"/>
    <w:rsid w:val="007145FD"/>
    <w:rsid w:val="007168B1"/>
    <w:rsid w:val="007426FC"/>
    <w:rsid w:val="00751302"/>
    <w:rsid w:val="00756B5F"/>
    <w:rsid w:val="00761C2B"/>
    <w:rsid w:val="007650C2"/>
    <w:rsid w:val="007671B8"/>
    <w:rsid w:val="007674FF"/>
    <w:rsid w:val="00782268"/>
    <w:rsid w:val="00786E5E"/>
    <w:rsid w:val="0079320C"/>
    <w:rsid w:val="007938F6"/>
    <w:rsid w:val="007A1261"/>
    <w:rsid w:val="007A17E6"/>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17B5"/>
    <w:rsid w:val="008317B9"/>
    <w:rsid w:val="0083413E"/>
    <w:rsid w:val="008341FE"/>
    <w:rsid w:val="0084759D"/>
    <w:rsid w:val="00850AF1"/>
    <w:rsid w:val="00850F85"/>
    <w:rsid w:val="00853E77"/>
    <w:rsid w:val="008567BF"/>
    <w:rsid w:val="0085796C"/>
    <w:rsid w:val="00862D4F"/>
    <w:rsid w:val="00863DF7"/>
    <w:rsid w:val="008719C6"/>
    <w:rsid w:val="00873DA6"/>
    <w:rsid w:val="00882D1C"/>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5D7"/>
    <w:rsid w:val="008F0D40"/>
    <w:rsid w:val="008F59B5"/>
    <w:rsid w:val="00902FC3"/>
    <w:rsid w:val="009062F8"/>
    <w:rsid w:val="00906A89"/>
    <w:rsid w:val="0091654B"/>
    <w:rsid w:val="009245F5"/>
    <w:rsid w:val="00927EE3"/>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5D38"/>
    <w:rsid w:val="009B03C6"/>
    <w:rsid w:val="009B1088"/>
    <w:rsid w:val="009B2BA1"/>
    <w:rsid w:val="009B4FB5"/>
    <w:rsid w:val="009C334D"/>
    <w:rsid w:val="009C34F2"/>
    <w:rsid w:val="009C7B88"/>
    <w:rsid w:val="009D3309"/>
    <w:rsid w:val="009E361C"/>
    <w:rsid w:val="009E402C"/>
    <w:rsid w:val="009E6008"/>
    <w:rsid w:val="009F1AA9"/>
    <w:rsid w:val="009F5D8A"/>
    <w:rsid w:val="009F68F2"/>
    <w:rsid w:val="00A025ED"/>
    <w:rsid w:val="00A03831"/>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77A77"/>
    <w:rsid w:val="00A834A2"/>
    <w:rsid w:val="00A837CD"/>
    <w:rsid w:val="00A83B9D"/>
    <w:rsid w:val="00A9055E"/>
    <w:rsid w:val="00A905FF"/>
    <w:rsid w:val="00A9532D"/>
    <w:rsid w:val="00AA00EF"/>
    <w:rsid w:val="00AA0890"/>
    <w:rsid w:val="00AA168A"/>
    <w:rsid w:val="00AA54DB"/>
    <w:rsid w:val="00AC02E6"/>
    <w:rsid w:val="00AC07CF"/>
    <w:rsid w:val="00AC2082"/>
    <w:rsid w:val="00AD0AC7"/>
    <w:rsid w:val="00AD5763"/>
    <w:rsid w:val="00AE4031"/>
    <w:rsid w:val="00AE4E48"/>
    <w:rsid w:val="00AE5182"/>
    <w:rsid w:val="00AE7DBA"/>
    <w:rsid w:val="00AF1875"/>
    <w:rsid w:val="00AF2270"/>
    <w:rsid w:val="00B03F3F"/>
    <w:rsid w:val="00B06507"/>
    <w:rsid w:val="00B11828"/>
    <w:rsid w:val="00B22F5E"/>
    <w:rsid w:val="00B24C55"/>
    <w:rsid w:val="00B303A7"/>
    <w:rsid w:val="00B30926"/>
    <w:rsid w:val="00B34995"/>
    <w:rsid w:val="00B4189A"/>
    <w:rsid w:val="00B4245B"/>
    <w:rsid w:val="00B4317E"/>
    <w:rsid w:val="00B4644F"/>
    <w:rsid w:val="00B46C34"/>
    <w:rsid w:val="00B561EA"/>
    <w:rsid w:val="00B56DC4"/>
    <w:rsid w:val="00B614FB"/>
    <w:rsid w:val="00B62684"/>
    <w:rsid w:val="00B64E40"/>
    <w:rsid w:val="00B67671"/>
    <w:rsid w:val="00B8111C"/>
    <w:rsid w:val="00B82748"/>
    <w:rsid w:val="00B834E2"/>
    <w:rsid w:val="00B8591D"/>
    <w:rsid w:val="00B91A35"/>
    <w:rsid w:val="00B91B45"/>
    <w:rsid w:val="00B91C24"/>
    <w:rsid w:val="00B94D25"/>
    <w:rsid w:val="00B9623A"/>
    <w:rsid w:val="00B96D87"/>
    <w:rsid w:val="00BB02E4"/>
    <w:rsid w:val="00BB7E4C"/>
    <w:rsid w:val="00BC119C"/>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7747"/>
    <w:rsid w:val="00C87B6A"/>
    <w:rsid w:val="00C930C9"/>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5237"/>
    <w:rsid w:val="00D15776"/>
    <w:rsid w:val="00D1784D"/>
    <w:rsid w:val="00D21CB5"/>
    <w:rsid w:val="00D24852"/>
    <w:rsid w:val="00D4232C"/>
    <w:rsid w:val="00D55A0E"/>
    <w:rsid w:val="00D63C6D"/>
    <w:rsid w:val="00D7177D"/>
    <w:rsid w:val="00D72180"/>
    <w:rsid w:val="00D74412"/>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F03FD"/>
    <w:rsid w:val="00DF076A"/>
    <w:rsid w:val="00DF1D91"/>
    <w:rsid w:val="00DF246C"/>
    <w:rsid w:val="00DF3DC4"/>
    <w:rsid w:val="00DF4725"/>
    <w:rsid w:val="00E022D1"/>
    <w:rsid w:val="00E03CCB"/>
    <w:rsid w:val="00E04E95"/>
    <w:rsid w:val="00E05953"/>
    <w:rsid w:val="00E06A5A"/>
    <w:rsid w:val="00E119C9"/>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3552"/>
    <w:rsid w:val="00E86935"/>
    <w:rsid w:val="00E86BA0"/>
    <w:rsid w:val="00E908CE"/>
    <w:rsid w:val="00E9478C"/>
    <w:rsid w:val="00E96E28"/>
    <w:rsid w:val="00E96E82"/>
    <w:rsid w:val="00E97386"/>
    <w:rsid w:val="00E9782A"/>
    <w:rsid w:val="00EA2C4E"/>
    <w:rsid w:val="00EA6CA6"/>
    <w:rsid w:val="00EA72E3"/>
    <w:rsid w:val="00EB375F"/>
    <w:rsid w:val="00EB5DF5"/>
    <w:rsid w:val="00EB7D3D"/>
    <w:rsid w:val="00EC5D55"/>
    <w:rsid w:val="00EC7554"/>
    <w:rsid w:val="00EC76A7"/>
    <w:rsid w:val="00ED2D44"/>
    <w:rsid w:val="00EE0A9B"/>
    <w:rsid w:val="00EE33E5"/>
    <w:rsid w:val="00EF214D"/>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A1DC2"/>
    <w:rsid w:val="00FB55F0"/>
    <w:rsid w:val="00FB724B"/>
    <w:rsid w:val="00FC6A65"/>
    <w:rsid w:val="00FC71E3"/>
    <w:rsid w:val="00FD1CD3"/>
    <w:rsid w:val="00FD1EBA"/>
    <w:rsid w:val="00FE3F58"/>
    <w:rsid w:val="00FE4275"/>
    <w:rsid w:val="00FE60F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87DF4-708F-4552-8F56-5378279F1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24</Pages>
  <Words>18192</Words>
  <Characters>103699</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45</cp:revision>
  <dcterms:created xsi:type="dcterms:W3CDTF">2019-02-19T17:16:00Z</dcterms:created>
  <dcterms:modified xsi:type="dcterms:W3CDTF">2019-02-26T16:52:00Z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