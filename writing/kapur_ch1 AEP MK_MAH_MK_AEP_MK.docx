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1BF6BC5" w:rsidR="00F502D0" w:rsidRPr="00632139" w:rsidRDefault="00F502D0" w:rsidP="007D19A2">
      <w:pPr>
        <w:spacing w:after="0" w:line="36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bookmarkEnd w:id="0"/>
    <w:p w14:paraId="7A0A3BE6" w14:textId="77777777" w:rsidR="00F502D0" w:rsidRPr="004906F5" w:rsidRDefault="00F502D0" w:rsidP="007D19A2">
      <w:pPr>
        <w:pStyle w:val="Heading1"/>
        <w:spacing w:before="240" w:after="0" w:line="360" w:lineRule="auto"/>
      </w:pPr>
      <w:r w:rsidRPr="004906F5">
        <w:t>Introduction</w:t>
      </w:r>
    </w:p>
    <w:p w14:paraId="75A8E9C0" w14:textId="7C83DD33" w:rsidR="00F502D0" w:rsidRDefault="00F502D0" w:rsidP="000B4A0E">
      <w:pPr>
        <w:spacing w:after="0" w:line="360" w:lineRule="auto"/>
        <w:ind w:firstLine="720"/>
        <w:jc w:val="both"/>
        <w:pPrChange w:id="1" w:author="Maia Kapur" w:date="2019-03-14T14:12:00Z">
          <w:pPr>
            <w:spacing w:after="0" w:line="360" w:lineRule="auto"/>
            <w:jc w:val="both"/>
          </w:pPr>
        </w:pPrChange>
      </w:pPr>
      <w:r>
        <w:t xml:space="preserve">Renewed interest in the </w:t>
      </w:r>
      <w:r w:rsidR="00D72180">
        <w:t xml:space="preserve">development </w:t>
      </w:r>
      <w:r>
        <w:t xml:space="preserve">of spatially-explicit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07F68FFA" w:rsidR="00F502D0" w:rsidRDefault="00D72180" w:rsidP="000B4A0E">
      <w:pPr>
        <w:spacing w:before="240" w:after="0" w:line="360" w:lineRule="auto"/>
        <w:ind w:firstLine="720"/>
        <w:jc w:val="both"/>
        <w:pPrChange w:id="2" w:author="Maia Kapur" w:date="2019-03-14T14:12:00Z">
          <w:pPr>
            <w:spacing w:before="240" w:after="0" w:line="360" w:lineRule="auto"/>
            <w:jc w:val="both"/>
          </w:pPr>
        </w:pPrChange>
      </w:pPr>
      <w:r>
        <w:lastRenderedPageBreak/>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 xml:space="preserve">VBGF parameter estimates for two periods of survey data based on the </w:t>
      </w:r>
      <w:r w:rsidR="00F502D0" w:rsidRPr="00AC02E6">
        <w:rPr>
          <w:i/>
        </w:rPr>
        <w:t>a priori</w:t>
      </w:r>
      <w:r w:rsidR="00F502D0" w:rsidRPr="00AC02E6">
        <w:t xml:space="preserve"> hypothesis that changes in 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F502D0">
        <w:t xml:space="preserve">Table </w:t>
      </w:r>
      <w:r w:rsidR="00F502D0">
        <w:rPr>
          <w:noProof/>
        </w:rPr>
        <w:t>2</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55A125A9" w:rsidR="00F502D0" w:rsidRDefault="00987ACA" w:rsidP="000B4A0E">
      <w:pPr>
        <w:spacing w:before="240" w:after="0" w:line="360" w:lineRule="auto"/>
        <w:ind w:firstLine="720"/>
        <w:jc w:val="both"/>
        <w:rPr>
          <w:ins w:id="3" w:author="Maia Kapur" w:date="2019-03-14T14:11:00Z"/>
          <w:rFonts w:cstheme="minorHAnsi"/>
          <w:iCs/>
        </w:rPr>
        <w:pPrChange w:id="4" w:author="Maia Kapur" w:date="2019-03-14T14:12:00Z">
          <w:pPr>
            <w:spacing w:before="240" w:after="0" w:line="360" w:lineRule="auto"/>
            <w:jc w:val="both"/>
          </w:pPr>
        </w:pPrChange>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for </w:t>
      </w:r>
      <w:r w:rsidR="007C5DE5">
        <w:t>scientists</w:t>
      </w:r>
      <w:r w:rsidR="00F502D0">
        <w:t xml:space="preserve">, who wish to </w:t>
      </w:r>
      <w:r>
        <w:t xml:space="preserve">develop </w:t>
      </w:r>
      <w:r w:rsidR="00F502D0">
        <w:t xml:space="preserve">population dynamics models that </w:t>
      </w:r>
      <w:del w:id="5" w:author="Maia Kapur" w:date="2019-03-14T14:10:00Z">
        <w:r w:rsidR="00F502D0" w:rsidDel="00137B84">
          <w:delText>a</w:delText>
        </w:r>
        <w:r w:rsidR="0010015D" w:rsidDel="00137B84">
          <w:delText>WC</w:delText>
        </w:r>
        <w:r w:rsidR="00F502D0" w:rsidDel="00137B84">
          <w:delText xml:space="preserve">urately </w:delText>
        </w:r>
      </w:del>
      <w:ins w:id="6" w:author="Maia Kapur" w:date="2019-03-14T14:10:00Z">
        <w:r w:rsidR="00137B84">
          <w:t>a</w:t>
        </w:r>
        <w:r w:rsidR="00137B84">
          <w:t>cc</w:t>
        </w:r>
        <w:r w:rsidR="00137B84">
          <w:t xml:space="preserve">urately </w:t>
        </w:r>
      </w:ins>
      <w:r w:rsidR="00F502D0">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can then use to aggregate and estimate parameters of somatic growth</w:t>
      </w:r>
      <w:r>
        <w:t>, and other quantities of management interest</w:t>
      </w:r>
      <w:r w:rsidR="00F502D0" w:rsidRPr="00130990">
        <w:t xml:space="preserve">.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 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lastRenderedPageBreak/>
        <w:t xml:space="preserve">structured population dynamics models. We use simulation to test the robustness of the method </w:t>
      </w:r>
      <w:r>
        <w:rPr>
          <w:rFonts w:cstheme="minorHAnsi"/>
          <w:iCs/>
        </w:rPr>
        <w:t xml:space="preserve">for </w:t>
      </w:r>
      <w:r w:rsidR="00BE093A">
        <w:rPr>
          <w:rFonts w:cstheme="minorHAnsi"/>
          <w:iCs/>
        </w:rPr>
        <w:t xml:space="preserve">spatially structured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 complexity</w:t>
      </w:r>
      <w:r w:rsidR="00F502D0">
        <w:rPr>
          <w:rFonts w:cstheme="minorHAnsi"/>
          <w:iCs/>
        </w:rPr>
        <w:t>, and present a case study application to northeast 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54B64C72" w:rsidR="00B1327B" w:rsidRDefault="00B1327B" w:rsidP="000B4A0E">
      <w:pPr>
        <w:spacing w:line="360" w:lineRule="auto"/>
        <w:ind w:firstLine="720"/>
        <w:rPr>
          <w:ins w:id="7" w:author="Maia Kapur" w:date="2019-03-14T14:11:00Z"/>
        </w:rPr>
        <w:pPrChange w:id="8" w:author="Maia Kapur" w:date="2019-03-14T14:12:00Z">
          <w:pPr>
            <w:spacing w:line="360" w:lineRule="auto"/>
          </w:pPr>
        </w:pPrChange>
      </w:pPr>
      <w:ins w:id="9" w:author="Maia Kapur" w:date="2019-03-14T14:11:00Z">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w:t>
        </w:r>
        <w:r w:rsidRPr="004906F5">
          <w:t>o</w:t>
        </w:r>
        <w:r>
          <w:t>cc</w:t>
        </w:r>
        <w:r w:rsidRPr="004906F5">
          <w:t xml:space="preserve">urred </w:t>
        </w:r>
        <w:r w:rsidRPr="004906F5">
          <w:t xml:space="preserve">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10"/>
        <w:r w:rsidRPr="004906F5">
          <w:t>construction</w:t>
        </w:r>
        <w:commentRangeEnd w:id="10"/>
        <w:r>
          <w:rPr>
            <w:rStyle w:val="CommentReference"/>
          </w:rPr>
          <w:commentReference w:id="10"/>
        </w:r>
        <w:r w:rsidRPr="004906F5">
          <w:t xml:space="preserve"> of a population dynamics model </w:t>
        </w:r>
        <w:r>
          <w:t>that</w:t>
        </w:r>
        <w:r w:rsidRPr="004906F5">
          <w:t xml:space="preserve"> represents the spatial heterogeneity of sablefish throughout their range</w:t>
        </w:r>
        <w:r>
          <w:t>.</w:t>
        </w:r>
        <w:r>
          <w:t xml:space="preserve"> Results from this work will inform the constructi</w:t>
        </w:r>
      </w:ins>
      <w:ins w:id="11" w:author="Maia Kapur" w:date="2019-03-14T14:12:00Z">
        <w:r>
          <w:t xml:space="preserve">on of a spatially-explicit operating model for sablefish, which </w:t>
        </w:r>
      </w:ins>
    </w:p>
    <w:p w14:paraId="222E9D56" w14:textId="77777777" w:rsidR="00B1327B" w:rsidRPr="004906F5" w:rsidRDefault="00B1327B" w:rsidP="007D19A2">
      <w:pPr>
        <w:spacing w:before="240" w:after="0" w:line="360" w:lineRule="auto"/>
        <w:jc w:val="both"/>
      </w:pPr>
    </w:p>
    <w:p w14:paraId="52DD1F56" w14:textId="0C74CE27" w:rsidR="00F502D0" w:rsidRDefault="00F502D0" w:rsidP="007D19A2">
      <w:pPr>
        <w:pStyle w:val="Heading1"/>
        <w:spacing w:before="240" w:after="0" w:line="360" w:lineRule="auto"/>
        <w:jc w:val="both"/>
      </w:pPr>
      <w:bookmarkStart w:id="12" w:name="_Hlk1972912"/>
      <w:r w:rsidRPr="004906F5">
        <w:t>Methods</w:t>
      </w:r>
    </w:p>
    <w:p w14:paraId="78156E27" w14:textId="13A0FB18" w:rsidR="0085796C" w:rsidRPr="0085796C" w:rsidRDefault="0085796C" w:rsidP="007D19A2">
      <w:pPr>
        <w:pStyle w:val="Heading2"/>
        <w:spacing w:line="360" w:lineRule="auto"/>
      </w:pPr>
      <w:r>
        <w:t>Method Summary</w:t>
      </w:r>
    </w:p>
    <w:p w14:paraId="363A1454" w14:textId="115A9337" w:rsidR="00F502D0" w:rsidRDefault="00F502D0" w:rsidP="007D19A2">
      <w:pPr>
        <w:spacing w:before="240" w:after="0"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13"/>
      <w:commentRangeStart w:id="14"/>
      <w:r>
        <w:t xml:space="preserve"> lengths</w:t>
      </w:r>
      <w:commentRangeEnd w:id="13"/>
      <w:r w:rsidR="00987ACA">
        <w:rPr>
          <w:rStyle w:val="CommentReference"/>
        </w:rPr>
        <w:commentReference w:id="13"/>
      </w:r>
      <w:commentRangeEnd w:id="14"/>
      <w:r w:rsidR="000B4A0E">
        <w:rPr>
          <w:rStyle w:val="CommentReference"/>
        </w:rPr>
        <w:commentReference w:id="14"/>
      </w:r>
      <w:r>
        <w:t xml:space="preserve"> </w:t>
      </w:r>
      <w:r w:rsidR="0085796C">
        <w:t>of age-</w:t>
      </w:r>
      <w:r w:rsidR="0085796C" w:rsidRPr="007C5DE5">
        <w:t>six</w:t>
      </w:r>
      <w:r w:rsidR="0085796C">
        <w:t xml:space="preserve"> fish </w:t>
      </w:r>
      <w:r>
        <w:t>as the response variable, predicted by separate smoothers for year and latitude.</w:t>
      </w:r>
      <w:r w:rsidR="00987ACA">
        <w:t>, i.e.</w:t>
      </w:r>
    </w:p>
    <w:p w14:paraId="6D2AA1D8" w14:textId="665F09F8" w:rsidR="00F502D0" w:rsidRPr="005F254B" w:rsidRDefault="00F502D0" w:rsidP="007D19A2">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D758781" w:rsidR="00F502D0" w:rsidRPr="00BE53B7" w:rsidRDefault="00987ACA" w:rsidP="007D19A2">
      <w:pPr>
        <w:spacing w:after="0" w:line="360" w:lineRule="auto"/>
        <w:jc w:val="both"/>
      </w:pPr>
      <w:r>
        <w:t>w</w:t>
      </w:r>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 xml:space="preserve">To simplify the analysis, we fit the </w:t>
      </w:r>
      <w:r w:rsidR="008E6D3E" w:rsidRPr="00B03F3F">
        <w:lastRenderedPageBreak/>
        <w:t>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2DD9C96B" w14:textId="00712E00" w:rsidR="00064049" w:rsidRDefault="00064049" w:rsidP="00064049">
      <w:pPr>
        <w:spacing w:before="240" w:after="0" w:line="360" w:lineRule="auto"/>
        <w:jc w:val="both"/>
      </w:pPr>
      <w:r>
        <w:t xml:space="preserve">The first derivatives of the GAM with respect to latitude and longitude are evaluated to identify areas of significant change (i.e., break points) in fish size, which is taken as a proxy for zonal differences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models","type":"article-journal"},"uris":["http://www.mendeley.com/documents/?uuid=0f70b78f-53ef-4276-8022-18e23c48037d"]}],"mendeley":{"formattedCitation":"&lt;sup&gt;14&lt;/sup&gt;","manualFormatting":"Simpson, 2018)","plainTextFormattedCitation":"14","previouslyFormattedCitation":"&lt;sup&gt;14&lt;/sup&gt;"},"properties":{"noteIndex":0},"schema":"https://github.com/citation-style-language/schema/raw/master/csl-citation.json"}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p>
    <w:p w14:paraId="1710E7F0" w14:textId="77777777" w:rsidR="00064049" w:rsidRDefault="00064049" w:rsidP="00064049">
      <w:pPr>
        <w:pStyle w:val="Caption"/>
        <w:spacing w:line="360" w:lineRule="auto"/>
        <w:jc w:val="both"/>
      </w:pPr>
      <w:r>
        <w:t xml:space="preserve">Equation </w:t>
      </w:r>
      <w:r>
        <w:rPr>
          <w:noProof/>
        </w:rPr>
        <w:fldChar w:fldCharType="begin"/>
      </w:r>
      <w:r>
        <w:rPr>
          <w:noProof/>
        </w:rPr>
        <w:instrText xml:space="preserve"> SEQ Equation \* ARABIC </w:instrText>
      </w:r>
      <w:r>
        <w:rPr>
          <w:noProof/>
        </w:rPr>
        <w:fldChar w:fldCharType="separate"/>
      </w:r>
      <w:r>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6D45F01B" w:rsidR="00F502D0" w:rsidRDefault="00064049" w:rsidP="007D19A2">
      <w:pPr>
        <w:spacing w:after="0"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del w:id="15" w:author="Maia Kapur" w:date="2019-03-14T14:13:00Z">
        <w:r w:rsidDel="000B4A0E">
          <w:delText>Therefore</w:delText>
        </w:r>
      </w:del>
      <w:ins w:id="16" w:author="Maia Kapur" w:date="2019-03-14T14:13:00Z">
        <w:r w:rsidR="000B4A0E">
          <w:t>Therefore,</w:t>
        </w:r>
      </w:ins>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17"/>
      <w:commentRangeStart w:id="18"/>
      <w:r w:rsidR="00F502D0">
        <w:t xml:space="preserve">Vector </w:t>
      </w:r>
      <w:r w:rsidR="00F502D0" w:rsidRPr="0085796C">
        <w:rPr>
          <w:b/>
          <w:u w:val="single"/>
        </w:rPr>
        <w:t>G</w:t>
      </w:r>
      <w:r w:rsidR="00F502D0">
        <w:t xml:space="preserve"> is of the same length of the observed dataset.</w:t>
      </w:r>
      <w:commentRangeEnd w:id="17"/>
      <w:r w:rsidR="00C2617A">
        <w:rPr>
          <w:rStyle w:val="CommentReference"/>
        </w:rPr>
        <w:commentReference w:id="17"/>
      </w:r>
      <w:commentRangeEnd w:id="18"/>
      <w:r w:rsidR="000B4A0E">
        <w:rPr>
          <w:rStyle w:val="CommentReference"/>
        </w:rPr>
        <w:commentReference w:id="18"/>
      </w:r>
    </w:p>
    <w:p w14:paraId="23D38391" w14:textId="1A100770" w:rsidR="00F502D0" w:rsidRDefault="00F502D0" w:rsidP="007D19A2">
      <w:pPr>
        <w:spacing w:before="240" w:after="0" w:line="360" w:lineRule="auto"/>
        <w:jc w:val="both"/>
      </w:pPr>
      <w:r>
        <w:t xml:space="preserve">The uncertainty in derivative estimates are computed </w:t>
      </w:r>
      <w:r w:rsidR="00C2617A">
        <w:t>as</w:t>
      </w:r>
      <w:r>
        <w:t>:</w:t>
      </w:r>
    </w:p>
    <w:p w14:paraId="184A31C7" w14:textId="77777777" w:rsidR="00B67BB0" w:rsidRPr="00E424C1" w:rsidRDefault="00B67BB0" w:rsidP="00B67BB0">
      <w:pPr>
        <w:pStyle w:val="Caption"/>
        <w:spacing w:before="120" w:after="120" w:line="360"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335A5AE5" w:rsidR="00F502D0" w:rsidRDefault="00B67BB0" w:rsidP="005E0FFF">
      <w:pPr>
        <w:spacing w:after="0" w:line="360" w:lineRule="auto"/>
        <w:jc w:val="both"/>
      </w:pPr>
      <w:r>
        <w:t xml:space="preserve">where </w:t>
      </w:r>
      <w:r>
        <w:rPr>
          <w:b/>
        </w:rPr>
        <w:t xml:space="preserve">V </w:t>
      </w:r>
      <w:commentRangeStart w:id="19"/>
      <w:commentRangeStart w:id="20"/>
      <w:r>
        <w:t>is</w:t>
      </w:r>
      <w:commentRangeEnd w:id="19"/>
      <w:r>
        <w:rPr>
          <w:rStyle w:val="CommentReference"/>
        </w:rPr>
        <w:commentReference w:id="19"/>
      </w:r>
      <w:commentRangeEnd w:id="20"/>
      <w:r>
        <w:rPr>
          <w:rStyle w:val="CommentReference"/>
        </w:rPr>
        <w:commentReference w:id="20"/>
      </w:r>
      <w:r>
        <w:t xml:space="preserve"> a 1x1 covariance matrix for each of parameters of the current GAM spline (typically just one); the square root provides the standard error for each derivative estimate of the spline. </w:t>
      </w:r>
      <w:bookmarkStart w:id="21" w:name="_Hlk2063522"/>
      <w:bookmarkStart w:id="22" w:name="_Hlk3457523"/>
      <w:r w:rsidR="005E0FFF">
        <w:t>These steps are then repeated for years and longitudes</w:t>
      </w:r>
      <w:bookmarkEnd w:id="22"/>
      <w:r w:rsidR="005E0FFF">
        <w:t xml:space="preserve"> for the data set at hand. For each parameter, we identify where the maximum absolute value of the first derivative is </w:t>
      </w:r>
      <w:del w:id="23" w:author="Maia Kapur" w:date="2019-03-14T14:13:00Z">
        <w:r w:rsidR="005E0FFF" w:rsidDel="000B4A0E">
          <w:delText xml:space="preserve">obtained </w:delText>
        </w:r>
        <w:r w:rsidR="00615029" w:rsidDel="000B4A0E">
          <w:delText>;</w:delText>
        </w:r>
      </w:del>
      <w:ins w:id="24" w:author="Maia Kapur" w:date="2019-03-14T14:13:00Z">
        <w:r w:rsidR="000B4A0E">
          <w:t>obtained;</w:t>
        </w:r>
      </w:ins>
      <w:r w:rsidR="00615029">
        <w:t xml:space="preserve"> this is rounded to the nearest integer and defined as the “break point” as long as its 95% confidence interval does not include zero</w:t>
      </w:r>
      <w:r w:rsidR="00F502D0">
        <w:t xml:space="preserve">. </w:t>
      </w:r>
      <w:bookmarkEnd w:id="21"/>
      <w:ins w:id="25" w:author="Maia Kapur" w:date="2019-03-14T14:14:00Z">
        <w:r w:rsidR="000B4A0E">
          <w:fldChar w:fldCharType="begin"/>
        </w:r>
        <w:r w:rsidR="000B4A0E">
          <w:instrText xml:space="preserve"> REF _Ref2061301 \h </w:instrText>
        </w:r>
      </w:ins>
      <w:r w:rsidR="000B4A0E">
        <w:fldChar w:fldCharType="separate"/>
      </w:r>
      <w:ins w:id="26" w:author="Maia Kapur" w:date="2019-03-14T14:14:00Z">
        <w:r w:rsidR="000B4A0E">
          <w:t>Figure</w:t>
        </w:r>
        <w:r w:rsidR="000B4A0E">
          <w:t>s</w:t>
        </w:r>
        <w:r w:rsidR="000B4A0E">
          <w:t xml:space="preserve"> </w:t>
        </w:r>
        <w:r w:rsidR="000B4A0E">
          <w:rPr>
            <w:noProof/>
          </w:rPr>
          <w:t>1</w:t>
        </w:r>
        <w:r w:rsidR="000B4A0E">
          <w:fldChar w:fldCharType="end"/>
        </w:r>
        <w:r w:rsidR="000B4A0E">
          <w:fldChar w:fldCharType="begin"/>
        </w:r>
        <w:r w:rsidR="000B4A0E">
          <w:instrText xml:space="preserve"> REF _Ref2061305 \h </w:instrText>
        </w:r>
      </w:ins>
      <w:r w:rsidR="000B4A0E">
        <w:fldChar w:fldCharType="separate"/>
      </w:r>
      <w:ins w:id="27" w:author="Maia Kapur" w:date="2019-03-14T14:14:00Z">
        <w:r w:rsidR="000B4A0E">
          <w:t xml:space="preserve"> and</w:t>
        </w:r>
        <w:r w:rsidR="000B4A0E">
          <w:t xml:space="preserve"> </w:t>
        </w:r>
        <w:r w:rsidR="000B4A0E">
          <w:rPr>
            <w:noProof/>
          </w:rPr>
          <w:t>3</w:t>
        </w:r>
        <w:r w:rsidR="000B4A0E">
          <w:fldChar w:fldCharType="end"/>
        </w:r>
        <w:r w:rsidR="000B4A0E">
          <w:t xml:space="preserve"> illustrate the raw data, smoothers and first derivatives thereof for two sample </w:t>
        </w:r>
        <w:proofErr w:type="gramStart"/>
        <w:r w:rsidR="000B4A0E">
          <w:t>d</w:t>
        </w:r>
      </w:ins>
      <w:ins w:id="28" w:author="Maia Kapur" w:date="2019-03-14T14:15:00Z">
        <w:r w:rsidR="000B4A0E">
          <w:t>ataset</w:t>
        </w:r>
        <w:proofErr w:type="gramEnd"/>
        <w:r w:rsidR="000B4A0E">
          <w:t>.</w:t>
        </w:r>
      </w:ins>
      <w:ins w:id="29" w:author="Maia Kapur" w:date="2019-03-14T14:14:00Z">
        <w:r w:rsidR="000B4A0E">
          <w:t xml:space="preserve"> </w:t>
        </w:r>
      </w:ins>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 xml:space="preserve">estimate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30"/>
      <w:r w:rsidR="00F502D0" w:rsidRPr="004906F5">
        <w:rPr>
          <w:rFonts w:eastAsiaTheme="minorEastAsia"/>
        </w:rPr>
        <w:t>normally</w:t>
      </w:r>
      <w:commentRangeEnd w:id="30"/>
      <w:r w:rsidR="003368A1">
        <w:rPr>
          <w:rStyle w:val="CommentReference"/>
        </w:rPr>
        <w:commentReference w:id="30"/>
      </w:r>
      <w:r w:rsidR="00F502D0" w:rsidRPr="004906F5">
        <w:rPr>
          <w:rFonts w:eastAsiaTheme="minorEastAsia"/>
        </w:rPr>
        <w:t xml:space="preserve"> distributed with zero mean and variance σ</w:t>
      </w:r>
      <w:r w:rsidR="00F502D0">
        <w:t xml:space="preserve">. </w:t>
      </w:r>
    </w:p>
    <w:p w14:paraId="5034D09B" w14:textId="53361EF3" w:rsidR="00F502D0" w:rsidRPr="00E022D1" w:rsidRDefault="00F502D0" w:rsidP="007D19A2">
      <w:pPr>
        <w:spacing w:before="120" w:after="120"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57A8872D" w:rsidR="00E424C1" w:rsidRPr="000A10CF" w:rsidRDefault="00F502D0" w:rsidP="007D19A2">
      <w:pPr>
        <w:spacing w:after="0" w:line="360" w:lineRule="auto"/>
        <w:jc w:val="both"/>
      </w:pPr>
      <w:r>
        <w:lastRenderedPageBreak/>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31"/>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31"/>
      <w:r w:rsidR="003368A1">
        <w:rPr>
          <w:rStyle w:val="CommentReference"/>
        </w:rPr>
        <w:commentReference w:id="31"/>
      </w:r>
      <w:r w:rsidR="00E05953" w:rsidRPr="008567BF">
        <w:t>.</w:t>
      </w:r>
      <w:r w:rsidR="000A10CF">
        <w:t xml:space="preserve"> </w:t>
      </w:r>
    </w:p>
    <w:p w14:paraId="40B59E3D" w14:textId="1491EC0D" w:rsidR="00E05953" w:rsidRDefault="00E05953" w:rsidP="007D19A2">
      <w:pPr>
        <w:pStyle w:val="Heading2"/>
        <w:spacing w:before="240" w:line="360" w:lineRule="auto"/>
        <w:jc w:val="both"/>
      </w:pPr>
      <w:r w:rsidRPr="00101B12">
        <w:t>Simulation Testing</w:t>
      </w:r>
    </w:p>
    <w:p w14:paraId="1E4940F0" w14:textId="7198F44D" w:rsidR="00F75BC7" w:rsidRDefault="00AA168A" w:rsidP="007D19A2">
      <w:pPr>
        <w:spacing w:after="0" w:line="36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 The IBM</w:t>
      </w:r>
      <w:r w:rsidR="00BD69F5">
        <w:t xml:space="preserve"> (See Appendix for full details of IBM.)</w:t>
      </w:r>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w:t>
      </w:r>
      <w:r w:rsidR="00882D1C">
        <w:t>e.g.</w:t>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formulation of the VGBF, whic</w:t>
      </w:r>
      <w:r w:rsidR="00AF2270">
        <w:t xml:space="preserve">h </w:t>
      </w:r>
      <w:r w:rsidR="00A83B9D">
        <w:t xml:space="preserve">requires </w:t>
      </w:r>
      <w:r w:rsidR="003368A1">
        <w:t>(</w:t>
      </w:r>
      <w:proofErr w:type="gramStart"/>
      <w:r w:rsidR="003368A1" w:rsidRPr="003D3AD9">
        <w:rPr>
          <w:i/>
        </w:rPr>
        <w:t>k</w:t>
      </w:r>
      <w:r w:rsidR="003368A1">
        <w:t>,</w:t>
      </w:r>
      <w:r w:rsidR="00F75BC7">
        <w:t xml:space="preserve">  </w:t>
      </w:r>
      <w:r w:rsidR="00F75BC7" w:rsidRPr="00B9623A">
        <w:rPr>
          <w:i/>
        </w:rPr>
        <w:t>L</w:t>
      </w:r>
      <w:proofErr w:type="gramEnd"/>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6A755251" w:rsidR="00F75BC7" w:rsidRDefault="00392042" w:rsidP="007D19A2">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38476713" w:rsidR="00E05953" w:rsidRDefault="003368A1" w:rsidP="007D19A2">
      <w:pPr>
        <w:spacing w:after="0" w:line="360" w:lineRule="auto"/>
        <w:jc w:val="both"/>
      </w:pPr>
      <w:bookmarkStart w:id="3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 as before</w:t>
      </w:r>
      <w:r w:rsidR="00642D5E">
        <w:rPr>
          <w:rFonts w:eastAsiaTheme="minorEastAsia"/>
        </w:rPr>
        <w:t xml:space="preserve">. An individual fish’s </w:t>
      </w:r>
      <w:commentRangeStart w:id="33"/>
      <w:r>
        <w:rPr>
          <w:rFonts w:eastAsiaTheme="minorEastAsia"/>
        </w:rPr>
        <w:t xml:space="preserve">annual </w:t>
      </w:r>
      <w:r w:rsidR="00642D5E">
        <w:rPr>
          <w:rFonts w:eastAsiaTheme="minorEastAsia"/>
        </w:rPr>
        <w:t xml:space="preserve">growth increment </w:t>
      </w:r>
      <w:commentRangeEnd w:id="33"/>
      <w:r w:rsidR="00BD69F5">
        <w:rPr>
          <w:rStyle w:val="CommentReference"/>
        </w:rPr>
        <w:commentReference w:id="33"/>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ins w:id="34" w:author="Maia Kapur" w:date="2019-03-14T14:03:00Z">
        <w:r w:rsidR="00473F2A">
          <w:t xml:space="preserve"> different growth </w:t>
        </w:r>
      </w:ins>
      <w:ins w:id="35" w:author="Maia Kapur" w:date="2019-03-14T14:04:00Z">
        <w:r w:rsidR="00473F2A">
          <w:t>‘Regimes’</w:t>
        </w:r>
      </w:ins>
      <w:ins w:id="36" w:author="Maia Kapur" w:date="2019-03-14T14:03:00Z">
        <w:r w:rsidR="00473F2A">
          <w:t xml:space="preserve"> (d</w:t>
        </w:r>
      </w:ins>
      <w:ins w:id="37" w:author="Maia Kapur" w:date="2019-03-14T14:04:00Z">
        <w:r w:rsidR="00473F2A">
          <w:t xml:space="preserve">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473F2A">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ins>
      <w:r w:rsidR="00C41D19">
        <w:t xml:space="preserve"> </w:t>
      </w:r>
      <w:ins w:id="38" w:author="Maia Kapur" w:date="2019-03-14T14:04:00Z">
        <w:r w:rsidR="00473F2A">
          <w:t xml:space="preserve">values) </w:t>
        </w:r>
      </w:ins>
      <w:del w:id="39" w:author="Maia Kapur" w:date="2019-03-14T14:03:00Z">
        <w:r w:rsidR="008D0470" w:rsidDel="00473F2A">
          <w:delText xml:space="preserve">the different </w:delTex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sidDel="00473F2A">
          <w:rPr>
            <w:rFonts w:eastAsiaTheme="minorEastAsia"/>
          </w:rPr>
          <w:delText xml:space="preserve"> </w:delText>
        </w:r>
      </w:del>
      <w:del w:id="40" w:author="Maia Kapur" w:date="2019-03-14T14:04:00Z">
        <w:r w:rsidR="008D0470" w:rsidDel="00473F2A">
          <w:rPr>
            <w:rFonts w:eastAsiaTheme="minorEastAsia"/>
          </w:rPr>
          <w:delText xml:space="preserve">regimes </w:delText>
        </w:r>
      </w:del>
      <w:r w:rsidR="008D0470">
        <w:rPr>
          <w:rFonts w:eastAsiaTheme="minorEastAsia"/>
        </w:rPr>
        <w:t>are either assigned completely distinct latitudinal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w:t>
      </w:r>
      <w:r w:rsidR="00473F2A">
        <w:rPr>
          <w:rFonts w:eastAsiaTheme="minorEastAsia"/>
        </w:rPr>
        <w:t>Regime</w:t>
      </w:r>
      <w:r w:rsidR="00101B12">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473F2A">
        <w:t xml:space="preserve"> </w:t>
      </w:r>
      <w:r w:rsidR="00101B12">
        <w:t xml:space="preserve">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101B12">
        <w:t xml:space="preserve"> in Regime 2 </w:t>
      </w:r>
      <w:r w:rsidR="00101B12" w:rsidRPr="007A17E6">
        <w:rPr>
          <w:i/>
        </w:rPr>
        <w:t>L</w:t>
      </w:r>
      <w:r w:rsidR="00473F2A">
        <w:rPr>
          <w:vertAlign w:val="subscript"/>
        </w:rPr>
        <w:t>1</w:t>
      </w:r>
      <w:r w:rsidR="00473F2A">
        <w:t xml:space="preserve">= </w:t>
      </w:r>
      <w:r w:rsidR="00473F2A">
        <w:t xml:space="preserve">50cm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473F2A">
        <w:t>; in</w:t>
      </w:r>
      <w:r w:rsidR="00101B12">
        <w:t xml:space="preserve"> Regime 3</w:t>
      </w:r>
      <w:r w:rsidR="00473F2A">
        <w:t>, which was designed to be low 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101B12">
        <w:t xml:space="preserve">. </w:t>
      </w:r>
    </w:p>
    <w:p w14:paraId="3D7D2183" w14:textId="2734665A" w:rsidR="003057E6" w:rsidRDefault="003057E6" w:rsidP="007D19A2">
      <w:pPr>
        <w:spacing w:before="240" w:after="0" w:line="36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w:t>
      </w:r>
      <w:ins w:id="41" w:author="Maia Kapur" w:date="2019-03-14T14:07:00Z">
        <w:r w:rsidR="00473F2A">
          <w:rPr>
            <w:rFonts w:eastAsiaTheme="minorEastAsia"/>
          </w:rPr>
          <w:t xml:space="preserve">In all except the final </w:t>
        </w:r>
      </w:ins>
      <w:ins w:id="42" w:author="Maia Kapur" w:date="2019-03-14T14:08:00Z">
        <w:r w:rsidR="00473F2A">
          <w:rPr>
            <w:rFonts w:eastAsiaTheme="minorEastAsia"/>
          </w:rPr>
          <w:t xml:space="preserve">(break at edge) </w:t>
        </w:r>
      </w:ins>
      <w:ins w:id="43" w:author="Maia Kapur" w:date="2019-03-14T14:07:00Z">
        <w:r w:rsidR="00473F2A">
          <w:rPr>
            <w:rFonts w:eastAsiaTheme="minorEastAsia"/>
          </w:rPr>
          <w:t xml:space="preserve">and non-spatial scenarios, the latitude </w:t>
        </w:r>
      </w:ins>
      <w:ins w:id="44" w:author="Maia Kapur" w:date="2019-03-14T14:08:00Z">
        <w:r w:rsidR="00473F2A">
          <w:rPr>
            <w:rFonts w:eastAsiaTheme="minorEastAsia"/>
          </w:rPr>
          <w:t xml:space="preserve">and longitude </w:t>
        </w:r>
      </w:ins>
      <w:ins w:id="45" w:author="Maia Kapur" w:date="2019-03-14T14:07:00Z">
        <w:r w:rsidR="00473F2A">
          <w:rPr>
            <w:rFonts w:eastAsiaTheme="minorEastAsia"/>
          </w:rPr>
          <w:t xml:space="preserve">of fish grown under Regime 1 </w:t>
        </w:r>
      </w:ins>
      <w:ins w:id="46" w:author="Maia Kapur" w:date="2019-03-14T14:08:00Z">
        <w:r w:rsidR="00473F2A">
          <w:rPr>
            <w:rFonts w:eastAsiaTheme="minorEastAsia"/>
          </w:rPr>
          <w:t>are</w:t>
        </w:r>
      </w:ins>
      <w:ins w:id="47" w:author="Maia Kapur" w:date="2019-03-14T14:07:00Z">
        <w:r w:rsidR="00473F2A">
          <w:rPr>
            <w:rFonts w:eastAsiaTheme="minorEastAsia"/>
          </w:rPr>
          <w:t xml:space="preserve"> </w:t>
        </w:r>
        <w:r w:rsidR="00473F2A">
          <w:t xml:space="preserve">sampled </w:t>
        </w:r>
      </w:ins>
      <w:ins w:id="48" w:author="Maia Kapur" w:date="2019-03-14T14:08:00Z">
        <w:r w:rsidR="00473F2A">
          <w:t xml:space="preserve">independently </w:t>
        </w:r>
      </w:ins>
      <w:ins w:id="49" w:author="Maia Kapur" w:date="2019-03-14T14:09:00Z">
        <w:r w:rsidR="00473F2A">
          <w:t xml:space="preserve">and at random </w:t>
        </w:r>
      </w:ins>
      <w:ins w:id="50" w:author="Maia Kapur" w:date="2019-03-14T14:07:00Z">
        <w:r w:rsidR="00473F2A">
          <w:t>from a uniform distribution between 0° and 25°; for simulations with spatial</w:t>
        </w:r>
        <w:r w:rsidR="00473F2A">
          <w:t xml:space="preserve"> </w:t>
        </w:r>
      </w:ins>
      <w:ins w:id="51" w:author="Maia Kapur" w:date="2019-03-14T14:08:00Z">
        <w:r w:rsidR="00473F2A">
          <w:t xml:space="preserve">variation, fish grown under </w:t>
        </w:r>
      </w:ins>
      <w:ins w:id="52" w:author="Maia Kapur" w:date="2019-03-14T14:07:00Z">
        <w:r w:rsidR="00473F2A">
          <w:t>Regimes 2 and 3</w:t>
        </w:r>
      </w:ins>
      <w:ins w:id="53" w:author="Maia Kapur" w:date="2019-03-14T14:08:00Z">
        <w:r w:rsidR="00473F2A">
          <w:t xml:space="preserve"> have</w:t>
        </w:r>
      </w:ins>
      <w:ins w:id="54" w:author="Maia Kapur" w:date="2019-03-14T14:07:00Z">
        <w:r w:rsidR="00473F2A">
          <w:t xml:space="preserve"> </w:t>
        </w:r>
      </w:ins>
      <w:ins w:id="55" w:author="Maia Kapur" w:date="2019-03-14T14:09:00Z">
        <w:r w:rsidR="00473F2A">
          <w:rPr>
            <w:rFonts w:eastAsiaTheme="minorEastAsia"/>
          </w:rPr>
          <w:t xml:space="preserve">latitude and longitude </w:t>
        </w:r>
      </w:ins>
      <w:ins w:id="56" w:author="Maia Kapur" w:date="2019-03-14T14:07:00Z">
        <w:r w:rsidR="00473F2A">
          <w:t xml:space="preserve">sampled </w:t>
        </w:r>
      </w:ins>
      <w:ins w:id="57" w:author="Maia Kapur" w:date="2019-03-14T14:09:00Z">
        <w:r w:rsidR="00473F2A">
          <w:t xml:space="preserve">the same way </w:t>
        </w:r>
      </w:ins>
      <w:ins w:id="58" w:author="Maia Kapur" w:date="2019-03-14T14:07:00Z">
        <w:r w:rsidR="00473F2A">
          <w:t xml:space="preserve">from 25° to 50°. In the final scenario, fish simulated under life history Regime 1 </w:t>
        </w:r>
      </w:ins>
      <w:ins w:id="59" w:author="Maia Kapur" w:date="2019-03-14T14:10:00Z">
        <w:r w:rsidR="00473F2A">
          <w:rPr>
            <w:rFonts w:eastAsiaTheme="minorEastAsia"/>
          </w:rPr>
          <w:t>are assigned latitudes and longitudes</w:t>
        </w:r>
      </w:ins>
      <w:ins w:id="60" w:author="Maia Kapur" w:date="2019-03-14T14:09:00Z">
        <w:r w:rsidR="00473F2A">
          <w:rPr>
            <w:rFonts w:eastAsiaTheme="minorEastAsia"/>
          </w:rPr>
          <w:t xml:space="preserve"> </w:t>
        </w:r>
        <w:r w:rsidR="00473F2A">
          <w:t xml:space="preserve">sampled independently and at random </w:t>
        </w:r>
      </w:ins>
      <w:ins w:id="61" w:author="Maia Kapur" w:date="2019-03-14T14:10:00Z">
        <w:r w:rsidR="00473F2A">
          <w:t>from a uniform distribution from</w:t>
        </w:r>
      </w:ins>
      <w:ins w:id="62" w:author="Maia Kapur" w:date="2019-03-14T14:07:00Z">
        <w:r w:rsidR="00473F2A">
          <w:t xml:space="preserve"> 1° to 49°, and those simulated under Regime 2 have </w:t>
        </w:r>
      </w:ins>
      <w:ins w:id="63" w:author="Maia Kapur" w:date="2019-03-14T14:10:00Z">
        <w:r w:rsidR="00473F2A">
          <w:t xml:space="preserve">coordinates sampled similarly with both latitude and longitude </w:t>
        </w:r>
        <w:r w:rsidR="00473F2A">
          <w:lastRenderedPageBreak/>
          <w:t xml:space="preserve">bounded </w:t>
        </w:r>
      </w:ins>
      <w:ins w:id="64" w:author="Maia Kapur" w:date="2019-03-14T14:07:00Z">
        <w:r w:rsidR="00473F2A">
          <w:t xml:space="preserve">from 49° to 50°. </w:t>
        </w:r>
      </w:ins>
      <w:r w:rsidR="00297019">
        <w:t xml:space="preserve">Under each scenario, we generated </w:t>
      </w:r>
      <w:commentRangeStart w:id="65"/>
      <w:r w:rsidR="00297019">
        <w:t>100 replicate datasets</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w:t>
      </w:r>
      <w:commentRangeEnd w:id="65"/>
      <w:r w:rsidR="00BD69F5">
        <w:rPr>
          <w:rStyle w:val="CommentReference"/>
        </w:rPr>
        <w:commentReference w:id="65"/>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The method was evaluated based on</w:t>
      </w:r>
      <w:r w:rsidR="00BD69F5">
        <w:t>:</w:t>
      </w:r>
      <w:r>
        <w:t xml:space="preserve"> a) if it was able to </w:t>
      </w:r>
      <w:del w:id="66" w:author="Maia Kapur" w:date="2019-03-14T14:03:00Z">
        <w:r w:rsidDel="0035799C">
          <w:delText>a</w:delText>
        </w:r>
        <w:r w:rsidR="0010015D" w:rsidDel="0035799C">
          <w:delText>WC</w:delText>
        </w:r>
        <w:r w:rsidDel="0035799C">
          <w:delText xml:space="preserve">urately </w:delText>
        </w:r>
      </w:del>
      <w:ins w:id="67" w:author="Maia Kapur" w:date="2019-03-14T14:03:00Z">
        <w:r w:rsidR="0035799C">
          <w:t>accurately</w:t>
        </w:r>
        <w:r w:rsidR="0035799C">
          <w:t xml:space="preserve"> </w:t>
        </w:r>
      </w:ins>
      <w:r>
        <w:t xml:space="preserve">detect the presence or absence and location </w:t>
      </w:r>
      <w:r w:rsidR="00AC02E6">
        <w:t>of ‘</w:t>
      </w:r>
      <w:r>
        <w:t>break point</w:t>
      </w:r>
      <w:r w:rsidR="00B67671">
        <w:t>(s)</w:t>
      </w:r>
      <w:r>
        <w:t xml:space="preserve">’ in space, and b) </w:t>
      </w:r>
      <w:r w:rsidR="00101B12" w:rsidRPr="00C05D32">
        <w:t>the coverage probability of VGBF parameter estimates when data were re-aggregated at the proposed break point.</w:t>
      </w:r>
      <w:r w:rsidR="004505BB">
        <w:t xml:space="preserve"> </w:t>
      </w:r>
      <w:r w:rsidR="00B4189A">
        <w:fldChar w:fldCharType="begin"/>
      </w:r>
      <w:r w:rsidR="00B4189A">
        <w:instrText xml:space="preserve"> REF _Ref2004405 \h </w:instrText>
      </w:r>
      <w:r w:rsidR="007D19A2">
        <w:instrText xml:space="preserve"> \* MERGEFORMAT </w:instrText>
      </w:r>
      <w:r w:rsidR="00B4189A">
        <w:fldChar w:fldCharType="separate"/>
      </w:r>
      <w:r w:rsidR="00B4189A">
        <w:t xml:space="preserve">Figure </w:t>
      </w:r>
      <w:r w:rsidR="00B4189A">
        <w:rPr>
          <w:noProof/>
        </w:rPr>
        <w:t>1</w:t>
      </w:r>
      <w:r w:rsidR="00B4189A">
        <w:fldChar w:fldCharType="end"/>
      </w:r>
      <w:r w:rsidR="00B4189A">
        <w:t xml:space="preserve"> </w:t>
      </w:r>
      <w:r w:rsidR="004505BB">
        <w:t>illustrates the latitudinal distribution of age-six fish for a</w:t>
      </w:r>
      <w:r w:rsidR="00B4189A">
        <w:t xml:space="preserve">n example of one </w:t>
      </w:r>
      <w:r w:rsidR="004505BB">
        <w:t xml:space="preserve">simulated dataset </w:t>
      </w:r>
      <w:r w:rsidR="00B4189A">
        <w:t xml:space="preserve">(of 100) </w:t>
      </w:r>
      <w:r w:rsidR="004505BB">
        <w:t>under each scenario.</w:t>
      </w:r>
    </w:p>
    <w:bookmarkEnd w:id="12"/>
    <w:bookmarkEnd w:id="32"/>
    <w:p w14:paraId="2A44C097" w14:textId="105E0426" w:rsidR="00E05953" w:rsidRDefault="00E05953" w:rsidP="00B1327B">
      <w:pPr>
        <w:pStyle w:val="Heading2"/>
        <w:spacing w:line="360" w:lineRule="auto"/>
      </w:pPr>
      <w:commentRangeStart w:id="68"/>
      <w:r>
        <w:t>Application to Northeast Pacific Sablefish</w:t>
      </w:r>
      <w:commentRangeEnd w:id="68"/>
      <w:r w:rsidR="00D965FB">
        <w:rPr>
          <w:rStyle w:val="CommentReference"/>
          <w:rFonts w:eastAsiaTheme="minorHAnsi"/>
          <w:i w:val="0"/>
        </w:rPr>
        <w:commentReference w:id="68"/>
      </w:r>
      <w:r w:rsidR="00C27E3A">
        <w:t xml:space="preserve"> </w:t>
      </w:r>
      <w:ins w:id="69" w:author="Maia Kapur" w:date="2019-02-25T16:29:00Z">
        <w:r w:rsidR="007674FF" w:rsidRPr="00236BA4">
          <w:rPr>
            <w:b/>
            <w:color w:val="FF0000"/>
            <w:sz w:val="32"/>
            <w:szCs w:val="32"/>
            <w:highlight w:val="yellow"/>
          </w:rPr>
          <w:t>– THIS HAS NOT BEEN UPDATED!</w:t>
        </w:r>
      </w:ins>
      <w:del w:id="70" w:author="Maia Kapur" w:date="2019-02-25T16:29:00Z">
        <w:r w:rsidR="00C27E3A" w:rsidRPr="00C27E3A" w:rsidDel="007674FF">
          <w:rPr>
            <w:highlight w:val="yellow"/>
          </w:rPr>
          <w:delText>not yet updated with new data</w:delText>
        </w:r>
      </w:del>
    </w:p>
    <w:p w14:paraId="19E38DC5" w14:textId="5605C5CA" w:rsidR="00F3466B" w:rsidDel="00B1327B" w:rsidRDefault="00F3466B" w:rsidP="00B1327B">
      <w:pPr>
        <w:spacing w:line="360" w:lineRule="auto"/>
        <w:rPr>
          <w:del w:id="71" w:author="Maia Kapur" w:date="2019-03-14T14:11:00Z"/>
        </w:rPr>
      </w:pPr>
      <w:del w:id="72" w:author="Maia Kapur" w:date="2019-03-14T14:11:00Z">
        <w:r w:rsidRPr="004906F5" w:rsidDel="00B1327B">
          <w:delText>Sablefish (</w:delText>
        </w:r>
        <w:r w:rsidRPr="004906F5" w:rsidDel="00B1327B">
          <w:rPr>
            <w:i/>
          </w:rPr>
          <w:delText>Anoplopoma fimbria</w:delText>
        </w:r>
        <w:r w:rsidRPr="004906F5" w:rsidDel="00B1327B">
          <w:delText xml:space="preserve">) are a highly mobile, long-lived, valuable groundfish that have high movement rates (10 – 88% annual movement probabilities across Alaska, </w:delText>
        </w:r>
        <w:r w:rsidDel="00B1327B">
          <w:fldChar w:fldCharType="begin" w:fldLock="1"/>
        </w:r>
        <w:r w:rsidDel="00B1327B">
          <w:del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delInstrText>
        </w:r>
        <w:r w:rsidDel="00B1327B">
          <w:fldChar w:fldCharType="separate"/>
        </w:r>
        <w:r w:rsidRPr="00624B17" w:rsidDel="00B1327B">
          <w:rPr>
            <w:noProof/>
          </w:rPr>
          <w:delText xml:space="preserve">Hanselman </w:delText>
        </w:r>
        <w:r w:rsidDel="00B1327B">
          <w:rPr>
            <w:noProof/>
          </w:rPr>
          <w:delText>et al. 2015)</w:delText>
        </w:r>
        <w:r w:rsidDel="00B1327B">
          <w:fldChar w:fldCharType="end"/>
        </w:r>
        <w:r w:rsidDel="00B1327B">
          <w:delText xml:space="preserve"> </w:delText>
        </w:r>
        <w:r w:rsidRPr="004906F5" w:rsidDel="00B1327B">
          <w:delText xml:space="preserve">and range from Southern California to the Bering Sea. Concurrent population declines across the entire range during the past few decades have increased concern about the status </w:delText>
        </w:r>
        <w:r w:rsidDel="00B1327B">
          <w:delText xml:space="preserve">of sablefish </w:delText>
        </w:r>
        <w:r w:rsidRPr="004906F5" w:rsidDel="00B1327B">
          <w:delText xml:space="preserve">and </w:delText>
        </w:r>
        <w:r w:rsidDel="00B1327B">
          <w:delText xml:space="preserve">interest in the </w:delText>
        </w:r>
        <w:r w:rsidRPr="004906F5" w:rsidDel="00B1327B">
          <w:delText>causes of th</w:delText>
        </w:r>
        <w:r w:rsidR="00F253EA" w:rsidDel="00B1327B">
          <w:delText>e</w:delText>
        </w:r>
        <w:r w:rsidRPr="004906F5" w:rsidDel="00B1327B">
          <w:delText xml:space="preserve"> downward trend. Traditionally, sablefish stock assessment and management has o</w:delText>
        </w:r>
        <w:r w:rsidR="0010015D" w:rsidDel="00B1327B">
          <w:delText>WC</w:delText>
        </w:r>
        <w:r w:rsidRPr="004906F5" w:rsidDel="00B1327B">
          <w:delText xml:space="preserve">urred independently at regional scales, namely Alaska, British Columbia, and the US West Coast, assuming that these are closed stocks. However, recent genetic work has shown that NE Pacific sablefish are not genetically distinct between these traditional management areas </w:delText>
        </w:r>
        <w:r w:rsidRPr="004906F5" w:rsidDel="00B1327B">
          <w:fldChar w:fldCharType="begin" w:fldLock="1"/>
        </w:r>
        <w:r w:rsidDel="00B1327B">
          <w:del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delInstrText>
        </w:r>
        <w:r w:rsidRPr="004906F5" w:rsidDel="00B1327B">
          <w:fldChar w:fldCharType="separate"/>
        </w:r>
        <w:r w:rsidRPr="00624B17" w:rsidDel="00B1327B">
          <w:rPr>
            <w:noProof/>
          </w:rPr>
          <w:delText>(Jasonowicz et al., 2017)</w:delText>
        </w:r>
        <w:r w:rsidRPr="004906F5" w:rsidDel="00B1327B">
          <w:fldChar w:fldCharType="end"/>
        </w:r>
        <w:r w:rsidRPr="004906F5" w:rsidDel="00B1327B">
          <w:delText>, though there is evidence for differences in growth rate and size-at-maturity throughout the range</w:delText>
        </w:r>
        <w:r w:rsidDel="00B1327B">
          <w:delText xml:space="preserve"> </w:delText>
        </w:r>
        <w:r w:rsidDel="00B1327B">
          <w:fldChar w:fldCharType="begin" w:fldLock="1"/>
        </w:r>
        <w:r w:rsidDel="00B1327B">
          <w:del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delInstrText>
        </w:r>
        <w:r w:rsidDel="00B1327B">
          <w:fldChar w:fldCharType="separate"/>
        </w:r>
        <w:r w:rsidRPr="004973C8" w:rsidDel="00B1327B">
          <w:rPr>
            <w:noProof/>
          </w:rPr>
          <w:delText>(McDevitt, 1990)</w:delText>
        </w:r>
        <w:r w:rsidDel="00B1327B">
          <w:fldChar w:fldCharType="end"/>
        </w:r>
        <w:r w:rsidDel="00B1327B">
          <w:delText>.</w:delText>
        </w:r>
        <w:r w:rsidRPr="004906F5" w:rsidDel="00B1327B">
          <w:delText xml:space="preserve"> This suggests that the current delineation of assessment and management regions is incongruent with the stock’s actual spatial structure and motivates research that would enable the construction of a population dynamics model </w:delText>
        </w:r>
        <w:r w:rsidDel="00B1327B">
          <w:delText>that</w:delText>
        </w:r>
        <w:r w:rsidRPr="004906F5" w:rsidDel="00B1327B">
          <w:delText xml:space="preserve"> represents the spatial heterogeneity of sablefish throughout their range</w:delText>
        </w:r>
        <w:r w:rsidR="007F7701" w:rsidDel="00B1327B">
          <w:delText>.</w:delText>
        </w:r>
      </w:del>
    </w:p>
    <w:p w14:paraId="56698BB5" w14:textId="124DD610" w:rsidR="007F7701" w:rsidRPr="00175514" w:rsidRDefault="007F7701">
      <w:pPr>
        <w:spacing w:before="240" w:after="0" w:line="360" w:lineRule="auto"/>
        <w:jc w:val="both"/>
        <w:rPr>
          <w:i/>
        </w:rPr>
        <w:pPrChange w:id="73" w:author="Punt, Andre (O&amp;A, Hobart)" w:date="2019-02-18T17:45:00Z">
          <w:pPr>
            <w:spacing w:line="360" w:lineRule="auto"/>
            <w:jc w:val="both"/>
          </w:pPr>
        </w:pPrChange>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74"/>
      <w:r>
        <w:fldChar w:fldCharType="begin"/>
      </w:r>
      <w:r>
        <w:instrText xml:space="preserve"> REF _Ref525720559 \h  \* MERGEFORMAT </w:instrText>
      </w:r>
      <w:r>
        <w:fldChar w:fldCharType="separate"/>
      </w:r>
      <w:r>
        <w:t xml:space="preserve">Table </w:t>
      </w:r>
      <w:r>
        <w:rPr>
          <w:noProof/>
        </w:rPr>
        <w:t>1</w:t>
      </w:r>
      <w:r>
        <w:fldChar w:fldCharType="end"/>
      </w:r>
      <w:commentRangeEnd w:id="74"/>
      <w:r w:rsidR="00BD69F5">
        <w:rPr>
          <w:rStyle w:val="CommentReference"/>
        </w:rPr>
        <w:commentReference w:id="74"/>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75"/>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75"/>
      <w:r w:rsidR="00BD69F5">
        <w:rPr>
          <w:rStyle w:val="CommentReference"/>
        </w:rPr>
        <w:commentReference w:id="75"/>
      </w:r>
      <w:r w:rsidRPr="004906F5">
        <w:t>.</w:t>
      </w:r>
      <w:r>
        <w:t xml:space="preserve"> </w:t>
      </w:r>
    </w:p>
    <w:p w14:paraId="2A21809D" w14:textId="4E1FA665" w:rsidR="007F7701" w:rsidDel="0035799C" w:rsidRDefault="007F7701" w:rsidP="0035799C">
      <w:pPr>
        <w:spacing w:before="240" w:after="0" w:line="360" w:lineRule="auto"/>
        <w:jc w:val="both"/>
        <w:rPr>
          <w:del w:id="76" w:author="Maia Kapur" w:date="2019-03-14T14:02:00Z"/>
        </w:rPr>
      </w:pPr>
      <w:del w:id="77" w:author="Maia Kapur" w:date="2019-03-14T14:02:00Z">
        <w:r w:rsidDel="0035799C">
          <w:lastRenderedPageBreak/>
          <w:delText>Though a robust volume of survey data is available for this species for all management regions, researchers have not yet analyzed available length and age data for the entire sablefish range for evidence of spatial patterns.</w:delText>
        </w:r>
        <w:r w:rsidRPr="004906F5" w:rsidDel="0035799C">
          <w:delText xml:space="preserve"> </w:delText>
        </w:r>
      </w:del>
    </w:p>
    <w:p w14:paraId="6A1C8EE7" w14:textId="2E222C5E" w:rsidR="00F13628" w:rsidRPr="00F13628" w:rsidRDefault="00971118" w:rsidP="007D19A2">
      <w:pPr>
        <w:spacing w:before="240" w:after="0" w:line="360" w:lineRule="auto"/>
        <w:jc w:val="both"/>
      </w:pPr>
      <w:r>
        <w:t xml:space="preserve">We obtained fishery-independent length and age data from the </w:t>
      </w:r>
      <w:r w:rsidR="00CB15E0">
        <w:t>Alaska S</w:t>
      </w:r>
      <w:commentRangeStart w:id="78"/>
      <w:r w:rsidR="00CB15E0">
        <w:t>ablefish Longline Survey</w:t>
      </w:r>
      <w:commentRangeEnd w:id="78"/>
      <w:r w:rsidR="00CB15E0">
        <w:rPr>
          <w:rStyle w:val="CommentReference"/>
        </w:rPr>
        <w:commentReference w:id="78"/>
      </w:r>
      <w:r w:rsidR="008F0D40">
        <w:rPr>
          <w:rStyle w:val="CommentReference"/>
        </w:rPr>
        <w:commentReference w:id="79"/>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w:t>
      </w:r>
      <w:r w:rsidR="006A3AFF">
        <w:t xml:space="preserve">randomly subsampled </w:t>
      </w:r>
      <w:r w:rsidR="00615029">
        <w:t xml:space="preserve">15,000 </w:t>
      </w:r>
      <w:proofErr w:type="gramStart"/>
      <w:r w:rsidR="00615029">
        <w:t>total</w:t>
      </w:r>
      <w:proofErr w:type="gramEnd"/>
      <w:r w:rsidR="006A3AFF">
        <w:t xml:space="preserve"> r</w:t>
      </w:r>
      <w:commentRangeStart w:id="80"/>
      <w:commentRangeStart w:id="81"/>
      <w:r w:rsidR="006A3AFF">
        <w:t>e</w:t>
      </w:r>
      <w:commentRangeEnd w:id="80"/>
      <w:r w:rsidR="00BD69F5">
        <w:rPr>
          <w:rStyle w:val="CommentReference"/>
        </w:rPr>
        <w:commentReference w:id="80"/>
      </w:r>
      <w:commentRangeEnd w:id="81"/>
      <w:r w:rsidR="00F70916">
        <w:rPr>
          <w:rStyle w:val="CommentReference"/>
        </w:rPr>
        <w:commentReference w:id="81"/>
      </w:r>
      <w:r w:rsidR="006A3AFF">
        <w:t>cords from each of the three management regions</w:t>
      </w:r>
      <w:r w:rsidR="00615029">
        <w:t>. This produced a data set with 856, 659 and 784 age-four sablefish from the West Coast, British Columbia and Alaska, respectively</w:t>
      </w:r>
    </w:p>
    <w:p w14:paraId="62BEBFC1" w14:textId="7CB0FBAA" w:rsidR="001B21D9" w:rsidRDefault="00E05953" w:rsidP="007D19A2">
      <w:pPr>
        <w:spacing w:before="240" w:after="0" w:line="360" w:lineRule="auto"/>
        <w:jc w:val="both"/>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did not improve AI</w:t>
      </w:r>
      <w:r w:rsidR="0010015D">
        <w:t>WC</w:t>
      </w:r>
      <w:r w:rsidR="008D5E7B">
        <w:t xml:space="preserve"> over the initial model without autoregressive structure.</w:t>
      </w:r>
      <w:r w:rsidR="001B21D9">
        <w:t xml:space="preserve"> </w:t>
      </w:r>
    </w:p>
    <w:p w14:paraId="2008B68E" w14:textId="61EEC015" w:rsidR="003071B2" w:rsidRPr="004906F5" w:rsidRDefault="003071B2" w:rsidP="007D19A2">
      <w:pPr>
        <w:spacing w:before="240" w:after="0" w:line="360" w:lineRule="auto"/>
        <w:jc w:val="both"/>
      </w:pPr>
      <w:del w:id="82" w:author="Maia Kapur" w:date="2019-03-14T14:02:00Z">
        <w:r w:rsidDel="0035799C">
          <w:delText xml:space="preserve">The VBGF </w:delText>
        </w:r>
        <w:r w:rsidRPr="004906F5" w:rsidDel="0035799C">
          <w:delText xml:space="preserve">is parameterized by </w:delText>
        </w:r>
        <w:r w:rsidRPr="004906F5" w:rsidDel="0035799C">
          <w:rPr>
            <w:i/>
          </w:rPr>
          <w:delText>L</w:delText>
        </w:r>
        <w:r w:rsidRPr="004906F5" w:rsidDel="0035799C">
          <w:rPr>
            <w:i/>
            <w:vertAlign w:val="subscript"/>
          </w:rPr>
          <w:delText>∞</w:delText>
        </w:r>
        <w:r w:rsidRPr="004906F5" w:rsidDel="0035799C">
          <w:delText xml:space="preserve"> (asymptotic length),</w:delText>
        </w:r>
        <w:r w:rsidRPr="004906F5" w:rsidDel="0035799C">
          <w:rPr>
            <w:i/>
          </w:rPr>
          <w:delText xml:space="preserve"> </w:delText>
        </w:r>
        <w:r w:rsidR="00662741" w:rsidDel="0035799C">
          <w:rPr>
            <w:i/>
          </w:rPr>
          <w:delText xml:space="preserve">K </w:delText>
        </w:r>
        <w:r w:rsidRPr="004906F5" w:rsidDel="0035799C">
          <w:delText xml:space="preserve">(the rate at which asymptotic length is approached) and </w:delText>
        </w:r>
        <w:r w:rsidRPr="004906F5" w:rsidDel="0035799C">
          <w:rPr>
            <w:i/>
          </w:rPr>
          <w:delText>t</w:delText>
        </w:r>
        <w:r w:rsidRPr="00981A9D" w:rsidDel="0035799C">
          <w:rPr>
            <w:i/>
            <w:vertAlign w:val="subscript"/>
          </w:rPr>
          <w:delText xml:space="preserve">0 </w:delText>
        </w:r>
        <w:r w:rsidDel="0035799C">
          <w:delText>(</w:delText>
        </w:r>
        <w:r w:rsidRPr="004906F5" w:rsidDel="0035799C">
          <w:delText>the estimated age at length zero</w:delText>
        </w:r>
        <w:r w:rsidDel="0035799C">
          <w:delText>)</w:delText>
        </w:r>
        <w:r w:rsidRPr="004906F5" w:rsidDel="0035799C">
          <w:delText xml:space="preserve">. The </w:delText>
        </w:r>
        <w:r w:rsidDel="0035799C">
          <w:delText>prediction</w:delText>
        </w:r>
        <w:r w:rsidRPr="004906F5" w:rsidDel="0035799C">
          <w:delText xml:space="preserve"> for length at age </w:delTex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sidDel="0035799C">
          <w:rPr>
            <w:rFonts w:eastAsiaTheme="minorEastAsia"/>
          </w:rPr>
          <w:delText xml:space="preserve"> is subject to an error term ε </w:delText>
        </w:r>
        <w:r w:rsidDel="0035799C">
          <w:rPr>
            <w:rFonts w:eastAsiaTheme="minorEastAsia"/>
          </w:rPr>
          <w:delText>that</w:delText>
        </w:r>
        <w:r w:rsidRPr="004906F5" w:rsidDel="0035799C">
          <w:rPr>
            <w:rFonts w:eastAsiaTheme="minorEastAsia"/>
          </w:rPr>
          <w:delText xml:space="preserve"> is </w:delText>
        </w:r>
        <w:r w:rsidR="00A03831" w:rsidDel="0035799C">
          <w:rPr>
            <w:rFonts w:eastAsiaTheme="minorEastAsia"/>
          </w:rPr>
          <w:delText>fit as a</w:delText>
        </w:r>
        <w:r w:rsidRPr="004906F5" w:rsidDel="0035799C">
          <w:rPr>
            <w:rFonts w:eastAsiaTheme="minorEastAsia"/>
          </w:rPr>
          <w:delText xml:space="preserve"> lognormal distribu</w:delText>
        </w:r>
        <w:r w:rsidR="00A03831" w:rsidDel="0035799C">
          <w:rPr>
            <w:rFonts w:eastAsiaTheme="minorEastAsia"/>
          </w:rPr>
          <w:delText>tion</w:delText>
        </w:r>
        <w:r w:rsidRPr="004906F5" w:rsidDel="0035799C">
          <w:rPr>
            <w:rFonts w:eastAsiaTheme="minorEastAsia"/>
          </w:rPr>
          <w:delText xml:space="preserve"> with mean</w:delText>
        </w:r>
        <w:r w:rsidR="00457B0D" w:rsidDel="0035799C">
          <w:rPr>
            <w:rFonts w:eastAsiaTheme="minorEastAsia"/>
          </w:rPr>
          <w:delText xml:space="preserve"> 0.1</w:delText>
        </w:r>
        <w:r w:rsidRPr="004906F5" w:rsidDel="0035799C">
          <w:rPr>
            <w:rFonts w:eastAsiaTheme="minorEastAsia"/>
          </w:rPr>
          <w:delText xml:space="preserve"> and variance σ.</w:delText>
        </w:r>
        <w:r w:rsidRPr="004906F5" w:rsidDel="0035799C">
          <w:delText xml:space="preserve"> </w:delText>
        </w:r>
      </w:del>
      <w:r w:rsidRPr="006A5ACD">
        <w:rPr>
          <w:highlight w:val="yellow"/>
        </w:rPr>
        <w:t xml:space="preserve">Our model estimates values for the three biological parameters at each </w:t>
      </w:r>
      <w:r w:rsidR="00981A9D" w:rsidRPr="006A5ACD">
        <w:rPr>
          <w:highlight w:val="yellow"/>
        </w:rPr>
        <w:t xml:space="preserve">spatiotemporal </w:t>
      </w:r>
      <w:proofErr w:type="gramStart"/>
      <w:r w:rsidRPr="006A5ACD">
        <w:rPr>
          <w:highlight w:val="yellow"/>
        </w:rPr>
        <w:t>strata</w:t>
      </w:r>
      <w:proofErr w:type="gramEnd"/>
      <w:r w:rsidRPr="006A5ACD">
        <w:rPr>
          <w:highlight w:val="yellow"/>
        </w:rPr>
        <w:t xml:space="preserve"> for two sexes; the </w:t>
      </w:r>
      <w:r w:rsidR="00F50131" w:rsidRPr="006A5ACD">
        <w:rPr>
          <w:rFonts w:eastAsiaTheme="minorEastAsia"/>
          <w:highlight w:val="yellow"/>
        </w:rPr>
        <w:t xml:space="preserve">additive error term </w:t>
      </w:r>
      <w:r w:rsidRPr="006A5ACD">
        <w:rPr>
          <w:highlight w:val="yellow"/>
        </w:rPr>
        <w:t>is assumed universal across strata and se</w:t>
      </w:r>
      <w:r w:rsidR="00F50131" w:rsidRPr="006A5ACD">
        <w:rPr>
          <w:highlight w:val="yellow"/>
        </w:rPr>
        <w:t>x and n</w:t>
      </w:r>
      <w:r w:rsidR="00F50131" w:rsidRPr="006A5ACD">
        <w:rPr>
          <w:rFonts w:eastAsiaTheme="minorEastAsia"/>
          <w:highlight w:val="yellow"/>
        </w:rPr>
        <w:t>ormally distributed with mean zero.</w:t>
      </w:r>
    </w:p>
    <w:p w14:paraId="49EB3BCB" w14:textId="7522DF5C" w:rsidR="001A1B0A" w:rsidRDefault="001A1B0A" w:rsidP="007D19A2">
      <w:pPr>
        <w:pStyle w:val="Heading1"/>
        <w:keepNext/>
        <w:spacing w:before="240" w:after="0" w:line="360" w:lineRule="auto"/>
      </w:pPr>
      <w:r w:rsidRPr="004906F5">
        <w:t>Results</w:t>
      </w:r>
    </w:p>
    <w:p w14:paraId="7B4434C2" w14:textId="2B5E7013" w:rsidR="00A837CD" w:rsidRDefault="00506E17" w:rsidP="007D19A2">
      <w:pPr>
        <w:pStyle w:val="Heading2"/>
        <w:spacing w:before="0" w:line="360" w:lineRule="auto"/>
      </w:pPr>
      <w:r>
        <w:t xml:space="preserve">Simulation </w:t>
      </w:r>
      <w:commentRangeStart w:id="83"/>
      <w:r>
        <w:t>Study</w:t>
      </w:r>
      <w:commentRangeEnd w:id="83"/>
      <w:r w:rsidR="00616824">
        <w:rPr>
          <w:rStyle w:val="CommentReference"/>
          <w:rFonts w:eastAsiaTheme="minorHAnsi"/>
          <w:i w:val="0"/>
        </w:rPr>
        <w:commentReference w:id="83"/>
      </w:r>
    </w:p>
    <w:p w14:paraId="3DCC6CA4" w14:textId="75058AC9" w:rsidR="00C65F22" w:rsidRDefault="00DB2D68" w:rsidP="007D19A2">
      <w:pPr>
        <w:spacing w:after="0" w:line="360" w:lineRule="auto"/>
        <w:jc w:val="both"/>
      </w:pPr>
      <w:r>
        <w:t>The simulation study demonstrated that the first-derivative method was able to detect the correct spatial breakpoint, and did so more frequently than erroneous locations.</w:t>
      </w:r>
      <w:r w:rsidR="00C65F22">
        <w:t xml:space="preserve"> </w:t>
      </w:r>
      <w:r w:rsidR="00C65F22">
        <w:fldChar w:fldCharType="begin"/>
      </w:r>
      <w:r w:rsidR="00C65F22">
        <w:instrText xml:space="preserve"> REF _Ref2061301 \h </w:instrText>
      </w:r>
      <w:r w:rsidR="007D19A2">
        <w:instrText xml:space="preserve"> \* MERGEFORMAT </w:instrText>
      </w:r>
      <w:r w:rsidR="00C65F22">
        <w:fldChar w:fldCharType="separate"/>
      </w:r>
      <w:r w:rsidR="00281B2C">
        <w:t xml:space="preserve">Figure </w:t>
      </w:r>
      <w:r w:rsidR="00281B2C">
        <w:rPr>
          <w:noProof/>
        </w:rPr>
        <w:t>1</w:t>
      </w:r>
      <w:r w:rsidR="00C65F22">
        <w:fldChar w:fldCharType="end"/>
      </w:r>
      <w:r w:rsidR="00C65F22">
        <w:t xml:space="preserve"> </w:t>
      </w:r>
      <w:ins w:id="84" w:author="Maia Kapur" w:date="2019-03-11T13:58:00Z">
        <w:r w:rsidR="00281B2C">
          <w:t xml:space="preserve">shows an example data set </w:t>
        </w:r>
      </w:ins>
      <w:ins w:id="85" w:author="Maia Kapur" w:date="2019-03-11T13:59:00Z">
        <w:r w:rsidR="00281B2C">
          <w:t xml:space="preserve">for each of the scenarios presented in </w:t>
        </w:r>
        <w:r w:rsidR="00281B2C">
          <w:fldChar w:fldCharType="begin"/>
        </w:r>
        <w:r w:rsidR="00281B2C">
          <w:instrText xml:space="preserve"> REF _Ref872431 \h </w:instrText>
        </w:r>
      </w:ins>
      <w:r w:rsidR="007D19A2">
        <w:instrText xml:space="preserve"> \* MERGEFORMAT </w:instrText>
      </w:r>
      <w:r w:rsidR="00281B2C">
        <w:fldChar w:fldCharType="separate"/>
      </w:r>
      <w:ins w:id="86" w:author="Maia Kapur" w:date="2019-03-11T13:59:00Z">
        <w:r w:rsidR="00281B2C">
          <w:t xml:space="preserve">Table </w:t>
        </w:r>
        <w:r w:rsidR="00281B2C">
          <w:rPr>
            <w:noProof/>
          </w:rPr>
          <w:t>1</w:t>
        </w:r>
        <w:r w:rsidR="00281B2C">
          <w:fldChar w:fldCharType="end"/>
        </w:r>
        <w:r w:rsidR="00281B2C">
          <w:t xml:space="preserve">, </w:t>
        </w:r>
      </w:ins>
      <w:r w:rsidR="00C65F22">
        <w:t xml:space="preserve">and </w:t>
      </w:r>
      <w:r w:rsidR="00C65F22">
        <w:fldChar w:fldCharType="begin"/>
      </w:r>
      <w:r w:rsidR="00C65F22">
        <w:instrText xml:space="preserve"> REF _Ref2061305 \h </w:instrText>
      </w:r>
      <w:r w:rsidR="007D19A2">
        <w:instrText xml:space="preserve"> \* MERGEFORMAT </w:instrText>
      </w:r>
      <w:r w:rsidR="00C65F22">
        <w:fldChar w:fldCharType="separate"/>
      </w:r>
      <w:ins w:id="87" w:author="Maia Kapur" w:date="2019-03-11T13:58:00Z">
        <w:r w:rsidR="00281B2C">
          <w:t>Figure</w:t>
        </w:r>
      </w:ins>
      <w:ins w:id="88" w:author="Maia Kapur" w:date="2019-03-11T13:59:00Z">
        <w:r w:rsidR="00281B2C">
          <w:t xml:space="preserve">s </w:t>
        </w:r>
        <w:r w:rsidR="00281B2C">
          <w:fldChar w:fldCharType="begin"/>
        </w:r>
        <w:r w:rsidR="00281B2C">
          <w:instrText xml:space="preserve"> REF _Ref2061301 \h </w:instrText>
        </w:r>
      </w:ins>
      <w:r w:rsidR="00281B2C">
        <w:fldChar w:fldCharType="separate"/>
      </w:r>
      <w:ins w:id="89" w:author="Maia Kapur" w:date="2019-03-11T13:59:00Z">
        <w:r w:rsidR="00281B2C">
          <w:rPr>
            <w:noProof/>
          </w:rPr>
          <w:t>1</w:t>
        </w:r>
        <w:r w:rsidR="00281B2C">
          <w:fldChar w:fldCharType="end"/>
        </w:r>
        <w:r w:rsidR="00281B2C">
          <w:t xml:space="preserve"> and</w:t>
        </w:r>
      </w:ins>
      <w:ins w:id="90" w:author="Maia Kapur" w:date="2019-03-11T13:58:00Z">
        <w:r w:rsidR="00281B2C">
          <w:t xml:space="preserve"> </w:t>
        </w:r>
        <w:r w:rsidR="00281B2C">
          <w:rPr>
            <w:noProof/>
          </w:rPr>
          <w:t>3</w:t>
        </w:r>
      </w:ins>
      <w:del w:id="91" w:author="Maia Kapur" w:date="2019-03-11T13:58:00Z">
        <w:r w:rsidR="00C65F22" w:rsidDel="00281B2C">
          <w:delText xml:space="preserve">Figure </w:delText>
        </w:r>
        <w:r w:rsidR="00C65F22" w:rsidDel="00281B2C">
          <w:rPr>
            <w:noProof/>
          </w:rPr>
          <w:delText>2</w:delText>
        </w:r>
      </w:del>
      <w:r w:rsidR="00C65F22">
        <w:fldChar w:fldCharType="end"/>
      </w:r>
      <w:r w:rsidR="00C65F22">
        <w:t xml:space="preserve"> show </w:t>
      </w:r>
      <w:del w:id="92" w:author="Maia Kapur" w:date="2019-03-11T14:00:00Z">
        <w:r w:rsidR="00C65F22" w:rsidDel="00281B2C">
          <w:delText>diagnostics and</w:delText>
        </w:r>
      </w:del>
      <w:ins w:id="93" w:author="Maia Kapur" w:date="2019-03-11T14:00:00Z">
        <w:r w:rsidR="00281B2C">
          <w:t>smoothers and</w:t>
        </w:r>
      </w:ins>
      <w:r w:rsidR="00C65F22">
        <w:t xml:space="preserve"> breakpoints identified for two sample datasets from two tested scenarios.</w:t>
      </w:r>
    </w:p>
    <w:p w14:paraId="5DA25DB0" w14:textId="77777777" w:rsidR="00C65F22" w:rsidRDefault="00C65F22" w:rsidP="007D19A2">
      <w:pPr>
        <w:spacing w:after="0" w:line="360" w:lineRule="auto"/>
        <w:jc w:val="both"/>
      </w:pPr>
    </w:p>
    <w:p w14:paraId="60FE5002" w14:textId="4E8C59C4" w:rsidR="00DB2D68" w:rsidRDefault="00DB2D68" w:rsidP="007D19A2">
      <w:pPr>
        <w:spacing w:after="0" w:line="360" w:lineRule="auto"/>
        <w:jc w:val="both"/>
      </w:pPr>
      <w:r>
        <w:t xml:space="preserve"> </w:t>
      </w:r>
      <w:r w:rsidR="00027205">
        <w:fldChar w:fldCharType="begin"/>
      </w:r>
      <w:r w:rsidR="00027205">
        <w:instrText xml:space="preserve"> REF _Ref880993 \h </w:instrText>
      </w:r>
      <w:r w:rsidR="007D19A2">
        <w:instrText xml:space="preserve"> \* MERGEFORMAT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94"/>
      <w:r>
        <w:t xml:space="preserve">25, 30, and 49 </w:t>
      </w:r>
      <w:commentRangeEnd w:id="94"/>
      <w:r w:rsidR="00616824">
        <w:rPr>
          <w:rStyle w:val="CommentReference"/>
        </w:rPr>
        <w:commentReference w:id="94"/>
      </w:r>
      <w:r>
        <w:t xml:space="preserve">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7D19A2">
        <w:instrText xml:space="preserve"> \* MERGEFORMAT </w:instrText>
      </w:r>
      <w:r w:rsidR="0080232F">
        <w:fldChar w:fldCharType="separate"/>
      </w:r>
      <w:r w:rsidR="00C65F22">
        <w:t xml:space="preserve">Figure </w:t>
      </w:r>
      <w:r w:rsidR="00C65F22">
        <w:rPr>
          <w:noProof/>
        </w:rPr>
        <w:t>4</w:t>
      </w:r>
      <w:r w:rsidR="0080232F">
        <w:fldChar w:fldCharType="end"/>
      </w:r>
      <w:r w:rsidR="0080232F">
        <w:t>, leftmost column)</w:t>
      </w:r>
      <w:r w:rsidR="00CA5BFA">
        <w:t>. Because the detection method c</w:t>
      </w:r>
      <w:commentRangeStart w:id="95"/>
      <w:commentRangeStart w:id="96"/>
      <w:r w:rsidR="00CA5BFA">
        <w:t>oerces breakpoint estimates</w:t>
      </w:r>
      <w:commentRangeEnd w:id="95"/>
      <w:r w:rsidR="00616824">
        <w:rPr>
          <w:rStyle w:val="CommentReference"/>
        </w:rPr>
        <w:commentReference w:id="95"/>
      </w:r>
      <w:commentRangeEnd w:id="96"/>
      <w:r w:rsidR="001545FB">
        <w:rPr>
          <w:rStyle w:val="CommentReference"/>
        </w:rPr>
        <w:commentReference w:id="96"/>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708DF8F9" w:rsidR="0080232F" w:rsidRPr="00DB2D68" w:rsidRDefault="0080232F" w:rsidP="007D19A2">
      <w:pPr>
        <w:spacing w:before="240" w:after="0" w:line="360" w:lineRule="auto"/>
        <w:jc w:val="both"/>
      </w:pPr>
      <w:r>
        <w:t xml:space="preserve">After re-aggregation to the most commonly detected break point (which was universally the correct one), the estimated </w:t>
      </w:r>
      <w:commentRangeStart w:id="97"/>
      <w:r>
        <w:t>mean</w:t>
      </w:r>
      <w:commentRangeEnd w:id="97"/>
      <w:r w:rsidR="00616824">
        <w:rPr>
          <w:rStyle w:val="CommentReference"/>
        </w:rPr>
        <w:commentReference w:id="97"/>
      </w:r>
      <w:r>
        <w:t xml:space="preserve"> and confidence interval for both growth parameters overlapped with the </w:t>
      </w:r>
      <w:r w:rsidR="005A39D0">
        <w:t>values used to generate the dataset (</w:t>
      </w:r>
      <w:commentRangeStart w:id="98"/>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commentRangeEnd w:id="98"/>
      <w:r w:rsidR="00616824">
        <w:rPr>
          <w:rStyle w:val="CommentReference"/>
        </w:rPr>
        <w:commentReference w:id="98"/>
      </w:r>
      <w:r w:rsidR="005A39D0">
        <w:t>, central column). The predicted VBGF produced a visually good fit to the simulated data (</w:t>
      </w:r>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p w14:paraId="6F75E876" w14:textId="07412B93" w:rsidR="00506E17" w:rsidRPr="00506E17" w:rsidRDefault="00506E17" w:rsidP="007D19A2">
      <w:pPr>
        <w:pStyle w:val="Heading2"/>
        <w:spacing w:before="240" w:line="360" w:lineRule="auto"/>
      </w:pPr>
      <w:commentRangeStart w:id="99"/>
      <w:r>
        <w:t>Application to NE Pacific Sablefish</w:t>
      </w:r>
      <w:commentRangeEnd w:id="99"/>
      <w:r w:rsidR="00C87B6A">
        <w:rPr>
          <w:rStyle w:val="CommentReference"/>
          <w:rFonts w:eastAsiaTheme="minorHAnsi"/>
          <w:i w:val="0"/>
        </w:rPr>
        <w:commentReference w:id="99"/>
      </w:r>
      <w:ins w:id="100" w:author="Maia Kapur" w:date="2019-02-25T16:28:00Z">
        <w:r w:rsidR="007674FF">
          <w:t xml:space="preserve"> </w:t>
        </w:r>
        <w:r w:rsidR="007674FF" w:rsidRPr="007674FF">
          <w:rPr>
            <w:b/>
            <w:color w:val="FF0000"/>
            <w:sz w:val="32"/>
            <w:szCs w:val="32"/>
            <w:highlight w:val="yellow"/>
            <w:rPrChange w:id="101" w:author="Maia Kapur" w:date="2019-02-25T16:28:00Z">
              <w:rPr/>
            </w:rPrChange>
          </w:rPr>
          <w:t>– THIS HAS NOT BEEN UPDATED!</w:t>
        </w:r>
      </w:ins>
    </w:p>
    <w:p w14:paraId="75CD30E1" w14:textId="12EDAD74" w:rsidR="008936F5" w:rsidRPr="00A1303A" w:rsidRDefault="008936F5" w:rsidP="007D19A2">
      <w:pPr>
        <w:spacing w:after="0" w:line="360" w:lineRule="auto"/>
        <w:jc w:val="both"/>
      </w:pPr>
      <w:r>
        <w:t xml:space="preserve">Our best-fit GAM produced a </w:t>
      </w:r>
      <w:commentRangeStart w:id="102"/>
      <w:r>
        <w:t>positive definite Hessian and converged after 10 iterations.</w:t>
      </w:r>
      <w:commentRangeEnd w:id="102"/>
      <w:r w:rsidR="00132F6C">
        <w:rPr>
          <w:rStyle w:val="CommentReference"/>
        </w:rPr>
        <w:commentReference w:id="102"/>
      </w:r>
      <w:r>
        <w:t xml:space="preserve"> It explained </w:t>
      </w:r>
      <w:commentRangeStart w:id="103"/>
      <w:r>
        <w:t>42.4% of deviance.</w:t>
      </w:r>
      <w:commentRangeEnd w:id="103"/>
      <w:r w:rsidR="00132F6C">
        <w:rPr>
          <w:rStyle w:val="CommentReference"/>
        </w:rPr>
        <w:commentReference w:id="103"/>
      </w:r>
      <w:r>
        <w:t xml:space="preserve"> </w:t>
      </w:r>
      <w:r w:rsidR="00A9532D">
        <w:t>The latitude smoother suggested a general</w:t>
      </w:r>
      <w:r w:rsidR="00981A9D">
        <w:t>ly</w:t>
      </w:r>
      <w:r w:rsidR="00A9532D">
        <w:t xml:space="preserve"> increasing cline</w:t>
      </w:r>
      <w:r w:rsidR="00981A9D">
        <w:t xml:space="preserve"> in </w:t>
      </w:r>
      <w:r w:rsidR="00132F6C">
        <w:t>length-at-</w:t>
      </w:r>
      <w:commentRangeStart w:id="104"/>
      <w:r w:rsidR="00981A9D">
        <w:t>age</w:t>
      </w:r>
      <w:commentRangeEnd w:id="104"/>
      <w:r w:rsidR="00132F6C">
        <w:rPr>
          <w:rStyle w:val="CommentReference"/>
        </w:rPr>
        <w:commentReference w:id="104"/>
      </w:r>
      <w:r w:rsidR="00AF1875">
        <w:t xml:space="preserve"> six</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105"/>
      <w:r w:rsidR="00F315C8">
        <w:t>temporal smoother</w:t>
      </w:r>
      <w:commentRangeEnd w:id="105"/>
      <w:r w:rsidR="00132F6C">
        <w:rPr>
          <w:rStyle w:val="CommentReference"/>
        </w:rPr>
        <w:commentReference w:id="105"/>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506B06C1" w:rsidR="001A1B0A" w:rsidRDefault="001A1B0A" w:rsidP="007D19A2">
      <w:pPr>
        <w:pStyle w:val="Heading1"/>
        <w:spacing w:before="240" w:after="0" w:line="360" w:lineRule="auto"/>
      </w:pPr>
      <w:commentRangeStart w:id="106"/>
      <w:r w:rsidRPr="004906F5">
        <w:lastRenderedPageBreak/>
        <w:t>Discussion</w:t>
      </w:r>
      <w:commentRangeEnd w:id="106"/>
      <w:r w:rsidR="00132F6C">
        <w:rPr>
          <w:rStyle w:val="CommentReference"/>
          <w:b w:val="0"/>
        </w:rPr>
        <w:commentReference w:id="106"/>
      </w:r>
    </w:p>
    <w:p w14:paraId="34EEEB56" w14:textId="7C644100" w:rsidR="000157D3" w:rsidRDefault="000157D3" w:rsidP="000157D3">
      <w:pPr>
        <w:pStyle w:val="Heading2"/>
      </w:pPr>
      <w:r>
        <w:t>Simulation study</w:t>
      </w:r>
    </w:p>
    <w:p w14:paraId="5CD5AC5E" w14:textId="77777777" w:rsidR="009176CC" w:rsidRPr="009176CC" w:rsidRDefault="009176CC" w:rsidP="009176CC">
      <w:pPr>
        <w:pStyle w:val="Heading3"/>
      </w:pPr>
      <w:r w:rsidRPr="009176CC">
        <w:t>Caveats of Approach</w:t>
      </w:r>
    </w:p>
    <w:p w14:paraId="0C427D26" w14:textId="77777777" w:rsidR="009176CC" w:rsidRPr="00DD620E" w:rsidRDefault="009176CC" w:rsidP="009176CC">
      <w:pPr>
        <w:spacing w:line="360" w:lineRule="auto"/>
      </w:pPr>
      <w:r>
        <w:t>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the maximum first derivative and b) disregarding values whose confidence interval contained zero, which was common in highly curved splines. Additionally, the fitting method could have been improved by either performing the spatial and temporal analyses in a stepwise fashion, or by re-aggregating the data to include an early and late stratum for each spatial zone. Finally, we did not consider movement of fish between regions. Future iterations of this work will likely do so.</w:t>
      </w:r>
    </w:p>
    <w:p w14:paraId="2D1EA24D" w14:textId="77777777" w:rsidR="009176CC" w:rsidRPr="009176CC" w:rsidRDefault="009176CC" w:rsidP="009176CC"/>
    <w:p w14:paraId="7EF9A0DB" w14:textId="6091B925" w:rsidR="000157D3" w:rsidRPr="000157D3" w:rsidRDefault="000157D3" w:rsidP="000157D3">
      <w:pPr>
        <w:pStyle w:val="Heading2"/>
      </w:pPr>
      <w:r>
        <w:t>North Pacific Sablefish</w:t>
      </w:r>
    </w:p>
    <w:p w14:paraId="79604734" w14:textId="00B6B5F4" w:rsidR="00132F6C" w:rsidRDefault="00D24852">
      <w:pPr>
        <w:spacing w:after="0" w:line="360" w:lineRule="auto"/>
        <w:jc w:val="both"/>
        <w:pPrChange w:id="107" w:author="Punt, Andre (O&amp;A, Hobart)" w:date="2019-02-18T18:03:00Z">
          <w:pPr>
            <w:spacing w:line="360" w:lineRule="auto"/>
            <w:ind w:firstLine="360"/>
          </w:pPr>
        </w:pPrChange>
      </w:pPr>
      <w:r>
        <w:t xml:space="preserve">It is evident from this and </w:t>
      </w:r>
      <w:commentRangeStart w:id="108"/>
      <w:r>
        <w:t>previous wor</w:t>
      </w:r>
      <w:commentRangeEnd w:id="108"/>
      <w:r w:rsidR="00132F6C">
        <w:rPr>
          <w:rStyle w:val="CommentReference"/>
        </w:rPr>
        <w:commentReference w:id="108"/>
      </w:r>
      <w:r>
        <w:t>k</w:t>
      </w:r>
      <w:r w:rsidR="00D37FC3">
        <w:t xml:space="preserve"> </w:t>
      </w:r>
      <w:r w:rsidR="00D37FC3">
        <w:fldChar w:fldCharType="begin" w:fldLock="1"/>
      </w:r>
      <w:r w:rsidR="00D37FC3">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commentRangeStart w:id="109"/>
      <w:r>
        <w:t xml:space="preserve">growth anomalies </w:t>
      </w:r>
      <w:proofErr w:type="spellStart"/>
      <w:r>
        <w:t>o</w:t>
      </w:r>
      <w:r w:rsidR="0010015D">
        <w:t>WC</w:t>
      </w:r>
      <w:r>
        <w:t>u</w:t>
      </w:r>
      <w:commentRangeEnd w:id="109"/>
      <w:r w:rsidR="00132F6C">
        <w:rPr>
          <w:rStyle w:val="CommentReference"/>
        </w:rPr>
        <w:commentReference w:id="109"/>
      </w:r>
      <w:r>
        <w:t>r</w:t>
      </w:r>
      <w:proofErr w:type="spellEnd"/>
      <w:r>
        <w:t>.  Mis-specification of growth within stock assessment can</w:t>
      </w:r>
      <w:r w:rsidR="00132F6C">
        <w:t xml:space="preserve"> lead to</w:t>
      </w:r>
      <w:r>
        <w:t xml:space="preserve"> </w:t>
      </w:r>
      <w:r w:rsidR="00132F6C">
        <w:t>overestimation of</w:t>
      </w:r>
      <w:r w:rsidR="00CB15E0">
        <w:rPr>
          <w:rStyle w:val="CommentReference"/>
        </w:rPr>
        <w:commentReference w:id="110"/>
      </w:r>
      <w:r>
        <w:t xml:space="preserve"> management quantities, particularly the estimate of stock depletion </w:t>
      </w:r>
      <w:r w:rsidR="00845B83">
        <w:fldChar w:fldCharType="begin" w:fldLock="1"/>
      </w:r>
      <w:r w:rsidR="00845B83">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?","type":"article-journal","volume":"213"},"uris":["http://www.mendeley.com/documents/?uuid=80daa89d-660c-40ad-95d7-8799cf46d2cf"]}],"mendeley":{"formattedCitation":"(Stawitz et al., 2019)","plainTextFormattedCitation":"(Stawitz et al., 2019)"},"properties":{"noteIndex":0},"schema":"https://github.com/citation-style-language/schema/raw/master/csl-citation.json"}</w:instrText>
      </w:r>
      <w:r w:rsidR="00845B83">
        <w:fldChar w:fldCharType="separate"/>
      </w:r>
      <w:r w:rsidR="00845B83" w:rsidRPr="00845B83">
        <w:rPr>
          <w:noProof/>
        </w:rPr>
        <w:t>(Stawitz et al., 2019)</w:t>
      </w:r>
      <w:r w:rsidR="00845B83">
        <w:fldChar w:fldCharType="end"/>
      </w:r>
      <w:r>
        <w:t>. Correctly-specified growth in the estimation model can reduce uncertainty by correctly attributing process error to somatic g</w:t>
      </w:r>
      <w:commentRangeStart w:id="111"/>
      <w:r>
        <w:t>rowth anomalies</w:t>
      </w:r>
      <w:commentRangeEnd w:id="111"/>
      <w:r w:rsidR="00132F6C">
        <w:rPr>
          <w:rStyle w:val="CommentReference"/>
        </w:rPr>
        <w:commentReference w:id="111"/>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112"/>
      <w:r>
        <w:t>operating model</w:t>
      </w:r>
      <w:commentRangeEnd w:id="112"/>
      <w:r w:rsidR="00132F6C">
        <w:rPr>
          <w:rStyle w:val="CommentReference"/>
        </w:rPr>
        <w:commentReference w:id="112"/>
      </w:r>
      <w:r>
        <w:t xml:space="preserve"> of sablefish population dynamics</w:t>
      </w:r>
      <w:r w:rsidR="005A0B2F">
        <w:t>.</w:t>
      </w:r>
    </w:p>
    <w:p w14:paraId="7D988EBF" w14:textId="77777777" w:rsidR="00132F6C" w:rsidRDefault="00132F6C" w:rsidP="007D19A2">
      <w:pPr>
        <w:spacing w:after="0" w:line="360" w:lineRule="auto"/>
        <w:jc w:val="both"/>
      </w:pPr>
    </w:p>
    <w:p w14:paraId="6E9068FB" w14:textId="4832D7F2" w:rsidR="00992E9D" w:rsidRDefault="00EE0A9B" w:rsidP="007D19A2">
      <w:pPr>
        <w:spacing w:after="0" w:line="360" w:lineRule="auto"/>
        <w:jc w:val="both"/>
        <w:rPr>
          <w:b/>
        </w:rPr>
      </w:pPr>
      <w:r>
        <w:t xml:space="preserve">Previous work with sablefish data has utilized an </w:t>
      </w:r>
      <w:r>
        <w:rPr>
          <w:i/>
        </w:rPr>
        <w:t>a priori</w:t>
      </w:r>
      <w:r>
        <w:t xml:space="preserve"> </w:t>
      </w:r>
      <w:r w:rsidR="004D0927">
        <w:t>method</w:t>
      </w:r>
      <w:r>
        <w:t xml:space="preserve">, wherein </w:t>
      </w:r>
      <w:commentRangeStart w:id="113"/>
      <w:r>
        <w:t xml:space="preserve">length </w:t>
      </w:r>
      <w:r w:rsidR="000157D3">
        <w:t xml:space="preserve">and age </w:t>
      </w:r>
      <w:r>
        <w:t>data</w:t>
      </w:r>
      <w:commentRangeEnd w:id="113"/>
      <w:r w:rsidR="00F521CD">
        <w:rPr>
          <w:rStyle w:val="CommentReference"/>
        </w:rPr>
        <w:commentReference w:id="113"/>
      </w:r>
      <w:r>
        <w:t xml:space="preserve"> were aggregated into pre-hypothesized spatial zones and </w:t>
      </w:r>
      <w:r w:rsidR="000157D3">
        <w:t xml:space="preserve">fitted VBGF curves were </w:t>
      </w:r>
      <w:r>
        <w:t>c</w:t>
      </w:r>
      <w:commentRangeStart w:id="114"/>
      <w:r>
        <w:t>ompared via Ak</w:t>
      </w:r>
      <w:commentRangeEnd w:id="114"/>
      <w:r w:rsidR="00132F6C">
        <w:rPr>
          <w:rStyle w:val="CommentReference"/>
        </w:rPr>
        <w:commentReference w:id="114"/>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0010015D">
        <w:rPr>
          <w:highlight w:val="yellow"/>
        </w:rPr>
        <w:t>WC</w:t>
      </w:r>
      <w:r>
        <w:t xml:space="preserve"> analysis identified a statistically significant break in von Bertalanffy growth parameters for sablefish at approximately 30 degrees N, between </w:t>
      </w:r>
      <w:r w:rsidR="00707024">
        <w:t xml:space="preserve">Point </w:t>
      </w:r>
      <w:r>
        <w:t xml:space="preserve">Conception and </w:t>
      </w:r>
      <w:r>
        <w:lastRenderedPageBreak/>
        <w:t xml:space="preserve">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115"/>
      <w:r w:rsidR="00DB3C75">
        <w:t>an</w:t>
      </w:r>
      <w:commentRangeEnd w:id="115"/>
      <w:r w:rsidR="00132F6C">
        <w:rPr>
          <w:rStyle w:val="CommentReference"/>
        </w:rPr>
        <w:commentReference w:id="115"/>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w:t>
      </w:r>
      <w:proofErr w:type="spellStart"/>
      <w:r w:rsidR="00212215">
        <w:t>o</w:t>
      </w:r>
      <w:r w:rsidR="0010015D">
        <w:t>WC</w:t>
      </w:r>
      <w:r w:rsidR="00212215">
        <w:t>urring</w:t>
      </w:r>
      <w:proofErr w:type="spellEnd"/>
      <w:r w:rsidR="00212215">
        <w:t xml:space="preserve">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w:t>
      </w:r>
      <w:proofErr w:type="spellStart"/>
      <w:r w:rsidR="00212215">
        <w:t>o</w:t>
      </w:r>
      <w:r w:rsidR="0010015D">
        <w:t>WC</w:t>
      </w:r>
      <w:r w:rsidR="00212215">
        <w:t>urred</w:t>
      </w:r>
      <w:proofErr w:type="spellEnd"/>
      <w:r w:rsidR="00212215">
        <w:t xml:space="preserve"> in that year</w:t>
      </w:r>
      <w:r w:rsidR="0059154F">
        <w:t>’s survey</w:t>
      </w:r>
      <w:r w:rsidR="00212215">
        <w:t xml:space="preserve">. In the recent AK sablefish assessments, the parameters of the VBGF are time-blocked </w:t>
      </w:r>
      <w:proofErr w:type="spellStart"/>
      <w:r w:rsidR="00212215">
        <w:t>a</w:t>
      </w:r>
      <w:r w:rsidR="0010015D">
        <w:t>WC</w:t>
      </w:r>
      <w:r w:rsidR="00212215">
        <w:t>ordingly</w:t>
      </w:r>
      <w:proofErr w:type="spellEnd"/>
      <w:r w:rsidR="00212215">
        <w:t xml:space="preserve">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59F4049A" w:rsidR="00BD6121" w:rsidRDefault="00E237EF" w:rsidP="007D19A2">
      <w:pPr>
        <w:spacing w:line="360" w:lineRule="auto"/>
        <w:ind w:firstLine="360"/>
      </w:pPr>
      <w:r>
        <w:t xml:space="preserve">The consideration of </w:t>
      </w:r>
      <w:commentRangeStart w:id="116"/>
      <w:r>
        <w:t>temporal variation</w:t>
      </w:r>
      <w:commentRangeEnd w:id="116"/>
      <w:r w:rsidR="00132F6C">
        <w:rPr>
          <w:rStyle w:val="CommentReference"/>
        </w:rPr>
        <w:commentReference w:id="116"/>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117"/>
      <w:r>
        <w:t xml:space="preserve">(M. </w:t>
      </w:r>
      <w:proofErr w:type="spellStart"/>
      <w:r>
        <w:t>Haltuch</w:t>
      </w:r>
      <w:proofErr w:type="spellEnd"/>
      <w:r>
        <w:t>, pers. comm.)</w:t>
      </w:r>
      <w:commentRangeEnd w:id="117"/>
      <w:r w:rsidR="00F521CD">
        <w:rPr>
          <w:rStyle w:val="CommentReference"/>
        </w:rPr>
        <w:commentReference w:id="117"/>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w:t>
      </w:r>
      <w:r w:rsidR="0010015D">
        <w:t>WC</w:t>
      </w:r>
      <w:r w:rsidR="0054799E">
        <w:t xml:space="preserve"> and two regions of Alaska, and it was determined that annual-scale anomalies were more pronounced in the </w:t>
      </w:r>
      <w:r w:rsidR="0010015D">
        <w:t>WC</w:t>
      </w:r>
      <w:r w:rsidR="0054799E">
        <w:t xml:space="preserve"> whereas the initial normalized length within each cohort explained more variation in Alaska. A principal conclusion was that the form of growth variation differed among ecosystems, wherein the </w:t>
      </w:r>
      <w:r w:rsidR="0010015D">
        <w:t>WC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w:t>
      </w:r>
      <w:r w:rsidR="0054799E">
        <w:lastRenderedPageBreak/>
        <w:t xml:space="preserve">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rsidSect="007D19A2">
          <w:footerReference w:type="default" r:id="rId11"/>
          <w:pgSz w:w="12240" w:h="15840"/>
          <w:pgMar w:top="1440" w:right="1440" w:bottom="1440" w:left="1440" w:header="720" w:footer="720" w:gutter="0"/>
          <w:lnNumType w:countBy="1" w:restart="continuous"/>
          <w:cols w:space="720"/>
          <w:docGrid w:linePitch="360"/>
        </w:sectPr>
      </w:pPr>
    </w:p>
    <w:p w14:paraId="14954FA7" w14:textId="63F470A8" w:rsidR="006A5337" w:rsidRDefault="00F82EB2" w:rsidP="00E06A5A">
      <w:pPr>
        <w:pStyle w:val="Heading1"/>
        <w:spacing w:line="360" w:lineRule="auto"/>
      </w:pPr>
      <w:r w:rsidRPr="004906F5">
        <w:lastRenderedPageBreak/>
        <w:t>Figures</w:t>
      </w:r>
    </w:p>
    <w:p w14:paraId="21FC5277" w14:textId="77777777" w:rsidR="00905488" w:rsidRDefault="00905488">
      <w:pPr>
        <w:jc w:val="center"/>
        <w:rPr>
          <w:ins w:id="118" w:author="Maia Kapur" w:date="2019-02-25T16:22:00Z"/>
        </w:rPr>
        <w:pPrChange w:id="119" w:author="Maia Kapur" w:date="2019-02-25T16:27:00Z">
          <w:pPr/>
        </w:pPrChange>
      </w:pPr>
      <w:bookmarkStart w:id="120" w:name="_Hlk2063726"/>
      <w:ins w:id="121" w:author="Maia Kapur" w:date="2019-02-25T16:22:00Z">
        <w:r>
          <w:rPr>
            <w:noProof/>
          </w:rPr>
          <w:drawing>
            <wp:inline distT="0" distB="0" distL="0" distR="0" wp14:anchorId="0374F785" wp14:editId="39484D5C">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ins>
    </w:p>
    <w:p w14:paraId="67F468F5" w14:textId="77777777" w:rsidR="00905488" w:rsidRDefault="00905488" w:rsidP="00905488">
      <w:pPr>
        <w:rPr>
          <w:ins w:id="122" w:author="Maia Kapur" w:date="2019-02-25T16:22:00Z"/>
        </w:rPr>
      </w:pPr>
    </w:p>
    <w:p w14:paraId="266B7505" w14:textId="33306F6B" w:rsidR="00905488" w:rsidRDefault="00905488" w:rsidP="00905488">
      <w:pPr>
        <w:pStyle w:val="Caption"/>
        <w:sectPr w:rsidR="00905488" w:rsidSect="006A5337">
          <w:pgSz w:w="12240" w:h="15840"/>
          <w:pgMar w:top="1440" w:right="1440" w:bottom="1440" w:left="1440" w:header="720" w:footer="720" w:gutter="0"/>
          <w:cols w:space="720"/>
          <w:docGrid w:linePitch="360"/>
        </w:sectPr>
      </w:pPr>
      <w:bookmarkStart w:id="123"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Pr>
          <w:noProof/>
        </w:rPr>
        <w:t>1</w:t>
      </w:r>
      <w:r w:rsidR="006A5ACD">
        <w:rPr>
          <w:noProof/>
        </w:rPr>
        <w:fldChar w:fldCharType="end"/>
      </w:r>
      <w:bookmarkEnd w:id="123"/>
      <w:r>
        <w:t xml:space="preserve">. Example single dataset for each tested spatial scenario presented in </w:t>
      </w:r>
      <w:r>
        <w:fldChar w:fldCharType="begin"/>
      </w:r>
      <w:r>
        <w:instrText xml:space="preserve"> REF _Ref872431 \h </w:instrText>
      </w:r>
      <w:r>
        <w:fldChar w:fldCharType="separate"/>
      </w:r>
      <w:r>
        <w:t xml:space="preserve">Table </w:t>
      </w:r>
      <w:r>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fldChar w:fldCharType="separate"/>
      </w:r>
      <w:r>
        <w:t xml:space="preserve">Table </w:t>
      </w:r>
      <w:r>
        <w:rPr>
          <w:noProof/>
        </w:rPr>
        <w:t>1</w:t>
      </w:r>
      <w:r>
        <w:fldChar w:fldCharType="end"/>
      </w:r>
      <w:r>
        <w:t xml:space="preserve">. Text labels indicate the number of individual </w:t>
      </w:r>
      <w:proofErr w:type="gramStart"/>
      <w:r>
        <w:t>fish</w:t>
      </w:r>
      <w:proofErr w:type="gramEnd"/>
      <w:r>
        <w:t xml:space="preserve"> in the sample.</w:t>
      </w:r>
    </w:p>
    <w:bookmarkEnd w:id="120"/>
    <w:p w14:paraId="3392CE2D" w14:textId="77777777" w:rsidR="00905488" w:rsidRPr="00905488" w:rsidRDefault="00905488" w:rsidP="00905488"/>
    <w:p w14:paraId="6761C41B" w14:textId="26D5025A" w:rsidR="00421AA6" w:rsidRDefault="00CE5DA5" w:rsidP="00421AA6">
      <w:bookmarkStart w:id="124" w:name="_Hlk2063740"/>
      <w:r>
        <w:rPr>
          <w:noProof/>
        </w:rPr>
        <w:drawing>
          <wp:inline distT="0" distB="0" distL="0" distR="0" wp14:anchorId="54C7F376" wp14:editId="0D63905D">
            <wp:extent cx="5943600" cy="4322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4322618"/>
                    </a:xfrm>
                    <a:prstGeom prst="rect">
                      <a:avLst/>
                    </a:prstGeom>
                    <a:noFill/>
                    <a:ln>
                      <a:noFill/>
                    </a:ln>
                  </pic:spPr>
                </pic:pic>
              </a:graphicData>
            </a:graphic>
          </wp:inline>
        </w:drawing>
      </w:r>
    </w:p>
    <w:p w14:paraId="0415D170" w14:textId="3BB46011" w:rsidR="002C0447" w:rsidRDefault="00CE5DA5" w:rsidP="00CE5DA5">
      <w:pPr>
        <w:pStyle w:val="Caption"/>
      </w:pPr>
      <w:bookmarkStart w:id="12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ins w:id="126" w:author="Maia Kapur" w:date="2019-03-14T14:15:00Z">
        <w:r w:rsidR="00BC4226">
          <w:rPr>
            <w:noProof/>
          </w:rPr>
          <w:t>2</w:t>
        </w:r>
      </w:ins>
      <w:del w:id="127" w:author="Maia Kapur" w:date="2019-03-14T14:15:00Z">
        <w:r w:rsidR="00675625" w:rsidDel="00BC4226">
          <w:rPr>
            <w:noProof/>
          </w:rPr>
          <w:delText>1</w:delText>
        </w:r>
      </w:del>
      <w:r w:rsidR="008F59B5">
        <w:rPr>
          <w:noProof/>
        </w:rPr>
        <w:fldChar w:fldCharType="end"/>
      </w:r>
      <w:bookmarkEnd w:id="125"/>
      <w:r>
        <w:t>. (</w:t>
      </w:r>
      <w:proofErr w:type="spellStart"/>
      <w:proofErr w:type="gramStart"/>
      <w:r w:rsidR="00A55BE7">
        <w:t>a,c</w:t>
      </w:r>
      <w:proofErr w:type="spellEnd"/>
      <w:proofErr w:type="gramEnd"/>
      <w:r>
        <w:t xml:space="preserve">) </w:t>
      </w:r>
      <w:r w:rsidR="00A55BE7">
        <w:t>raw value of GAM smoothers for Latitude and Longitude;</w:t>
      </w:r>
      <w:r>
        <w:t xml:space="preserve"> (</w:t>
      </w:r>
      <w:proofErr w:type="spellStart"/>
      <w:r w:rsidR="00A55BE7">
        <w:t>b,d</w:t>
      </w:r>
      <w:proofErr w:type="spellEnd"/>
      <w:r>
        <w:t xml:space="preserve">) </w:t>
      </w:r>
      <w:r w:rsidR="00E93A24">
        <w:t>mean (black line) and 95% CI (dashed lines) of first derivative</w:t>
      </w:r>
      <w:r>
        <w:t xml:space="preserve"> of the </w:t>
      </w:r>
      <w:r w:rsidR="00A55BE7">
        <w:t>spatial</w:t>
      </w:r>
      <w:r>
        <w:t xml:space="preserve"> smoother</w:t>
      </w:r>
      <w:r w:rsidR="00A55BE7">
        <w:t>s; (e) map of age-6 fish</w:t>
      </w:r>
      <w:r>
        <w:t xml:space="preserve"> for a single simulated dataset with no designated</w:t>
      </w:r>
      <w:r w:rsidR="002C0447">
        <w:t xml:space="preserve"> </w:t>
      </w:r>
      <w:r w:rsidR="00E06754">
        <w:t>spatial</w:t>
      </w:r>
      <w:r w:rsidR="006478EB">
        <w:t xml:space="preserve"> </w:t>
      </w:r>
      <w:r>
        <w:t xml:space="preserve">breaks. </w:t>
      </w:r>
      <w:r w:rsidR="00514739">
        <w:t>No break points were detected by the GAM.</w:t>
      </w:r>
    </w:p>
    <w:p w14:paraId="6BF7856C" w14:textId="41CA075C" w:rsidR="00421AA6" w:rsidRDefault="00675625" w:rsidP="00CE5DA5">
      <w:pPr>
        <w:pStyle w:val="Caption"/>
      </w:pPr>
      <w:bookmarkStart w:id="128" w:name="_Hlk3275656"/>
      <w:commentRangeStart w:id="129"/>
      <w:r>
        <w:rPr>
          <w:noProof/>
        </w:rPr>
        <w:lastRenderedPageBreak/>
        <w:drawing>
          <wp:inline distT="0" distB="0" distL="0" distR="0" wp14:anchorId="2A57BA8C" wp14:editId="2CB492B2">
            <wp:extent cx="5943599" cy="4322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4322618"/>
                    </a:xfrm>
                    <a:prstGeom prst="rect">
                      <a:avLst/>
                    </a:prstGeom>
                    <a:noFill/>
                    <a:ln>
                      <a:noFill/>
                    </a:ln>
                  </pic:spPr>
                </pic:pic>
              </a:graphicData>
            </a:graphic>
          </wp:inline>
        </w:drawing>
      </w:r>
      <w:commentRangeEnd w:id="129"/>
      <w:r w:rsidR="00B40272">
        <w:rPr>
          <w:rStyle w:val="CommentReference"/>
          <w:iCs w:val="0"/>
        </w:rPr>
        <w:commentReference w:id="129"/>
      </w:r>
    </w:p>
    <w:p w14:paraId="14C5C780" w14:textId="77777777" w:rsidR="00675625" w:rsidRDefault="00675625" w:rsidP="00675625"/>
    <w:p w14:paraId="630C1CF4" w14:textId="5D0CAFF2" w:rsidR="00675625" w:rsidRPr="00675625" w:rsidRDefault="00675625" w:rsidP="00675625">
      <w:pPr>
        <w:pStyle w:val="Caption"/>
        <w:sectPr w:rsidR="00675625" w:rsidRPr="00675625" w:rsidSect="006A5337">
          <w:pgSz w:w="12240" w:h="15840"/>
          <w:pgMar w:top="1440" w:right="1440" w:bottom="1440" w:left="1440" w:header="720" w:footer="720" w:gutter="0"/>
          <w:cols w:space="720"/>
          <w:docGrid w:linePitch="360"/>
        </w:sectPr>
      </w:pPr>
      <w:bookmarkStart w:id="130"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BC4226">
        <w:rPr>
          <w:noProof/>
        </w:rPr>
        <w:t>3</w:t>
      </w:r>
      <w:r w:rsidR="008F59B5">
        <w:rPr>
          <w:noProof/>
        </w:rPr>
        <w:fldChar w:fldCharType="end"/>
      </w:r>
      <w:bookmarkEnd w:id="130"/>
      <w:r>
        <w:t xml:space="preserve">. </w:t>
      </w:r>
      <w:r w:rsidR="00081EE8">
        <w:t>(</w:t>
      </w:r>
      <w:proofErr w:type="spellStart"/>
      <w:proofErr w:type="gramStart"/>
      <w:r w:rsidR="00081EE8">
        <w:t>a,c</w:t>
      </w:r>
      <w:proofErr w:type="spellEnd"/>
      <w:proofErr w:type="gramEnd"/>
      <w:r w:rsidR="00081EE8">
        <w:t>) raw value of GAM smoothers for Latitude and Longitude; (</w:t>
      </w:r>
      <w:proofErr w:type="spellStart"/>
      <w:r w:rsidR="00081EE8">
        <w:t>b,d</w:t>
      </w:r>
      <w:proofErr w:type="spellEnd"/>
      <w:r w:rsidR="00081EE8">
        <w:t>) mean (black line) and 95% CI (</w:t>
      </w:r>
      <w:r w:rsidR="00905488">
        <w:t xml:space="preserve">black </w:t>
      </w:r>
      <w:r w:rsidR="00081EE8">
        <w:t>dashed lines) of first derivative of the spatial smoothers; (e) ma</w:t>
      </w:r>
      <w:r w:rsidR="00514739">
        <w:t>p</w:t>
      </w:r>
      <w:r w:rsidR="00081EE8">
        <w:t xml:space="preserve"> of age-6 fish for a single simulated dataset with no designated spatial breaks. V</w:t>
      </w:r>
      <w:r>
        <w:t>ertical</w:t>
      </w:r>
      <w:r w:rsidR="00081EE8">
        <w:t xml:space="preserve"> dashed</w:t>
      </w:r>
      <w:r>
        <w:t xml:space="preserve"> red lines indicate detected break points, </w:t>
      </w:r>
      <w:r w:rsidR="00E71083">
        <w:t>which are</w:t>
      </w:r>
      <w:r w:rsidR="00DD63A2">
        <w:t xml:space="preserve"> the maximum value obtained for this data set and may</w:t>
      </w:r>
      <w:r>
        <w:t xml:space="preserve"> not have a confidence interval that contains zero.</w:t>
      </w:r>
    </w:p>
    <w:bookmarkEnd w:id="124"/>
    <w:bookmarkEnd w:id="128"/>
    <w:p w14:paraId="1AC49A6B" w14:textId="77777777" w:rsidR="00927EE3" w:rsidRPr="00927EE3" w:rsidRDefault="00927EE3" w:rsidP="00927EE3"/>
    <w:p w14:paraId="7768676F" w14:textId="26F990BC" w:rsidR="001424C8" w:rsidRPr="00A46BB7" w:rsidRDefault="00BC4226" w:rsidP="00EB375F">
      <w:pPr>
        <w:pStyle w:val="Caption"/>
        <w:spacing w:line="360" w:lineRule="auto"/>
      </w:pPr>
      <w:r>
        <w:rPr>
          <w:noProof/>
          <w:lang w:val="en-AU" w:eastAsia="en-AU"/>
        </w:rPr>
        <w:drawing>
          <wp:inline distT="0" distB="0" distL="0" distR="0" wp14:anchorId="4F3236BE" wp14:editId="15A1E59C">
            <wp:extent cx="5943600" cy="39619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1984"/>
                    </a:xfrm>
                    <a:prstGeom prst="rect">
                      <a:avLst/>
                    </a:prstGeom>
                  </pic:spPr>
                </pic:pic>
              </a:graphicData>
            </a:graphic>
          </wp:inline>
        </w:drawing>
      </w:r>
      <w:r w:rsidR="00A46BB7"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B40272">
        <w:rPr>
          <w:noProof/>
        </w:rPr>
        <w:t>4</w:t>
      </w:r>
      <w:r w:rsidR="00997CA2">
        <w:rPr>
          <w:noProof/>
        </w:rPr>
        <w:fldChar w:fldCharType="end"/>
      </w:r>
      <w:r w:rsidR="00A46BB7">
        <w:t>.</w:t>
      </w:r>
      <w:r w:rsidR="005D279D">
        <w:t xml:space="preserve"> Histogram of</w:t>
      </w:r>
      <w:r w:rsidR="00A46BB7">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41BF9A2" w:rsidR="00C12722" w:rsidRDefault="00C12722" w:rsidP="00EB375F">
      <w:pPr>
        <w:spacing w:line="360" w:lineRule="auto"/>
      </w:pP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3629B6CA">
            <wp:extent cx="5943600" cy="42454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6829F608" w14:textId="6995D20D"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B40272">
        <w:rPr>
          <w:noProof/>
        </w:rPr>
        <w:t>5</w:t>
      </w:r>
      <w:r w:rsidR="00997CA2">
        <w:rPr>
          <w:noProof/>
        </w:rPr>
        <w:fldChar w:fldCharType="end"/>
      </w:r>
      <w:r>
        <w:t xml:space="preserve">. </w:t>
      </w:r>
      <w:r w:rsidR="00C050D7">
        <w:t>Diagnostic plots of best-fit GAM model</w:t>
      </w:r>
      <w:r w:rsidR="007E759C">
        <w:t xml:space="preserve"> for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p>
    <w:p w14:paraId="0827FAC8" w14:textId="77777777" w:rsidR="001F735D" w:rsidRDefault="001F735D" w:rsidP="00EB375F">
      <w:pPr>
        <w:spacing w:line="360" w:lineRule="auto"/>
        <w:sectPr w:rsidR="001F735D">
          <w:pgSz w:w="12240" w:h="15840"/>
          <w:pgMar w:top="1440" w:right="1440" w:bottom="1440" w:left="1440" w:header="720" w:footer="720" w:gutter="0"/>
          <w:cols w:space="720"/>
          <w:docGrid w:linePitch="360"/>
        </w:sectPr>
      </w:pPr>
    </w:p>
    <w:p w14:paraId="4479677C" w14:textId="0DADB3D1" w:rsidR="00BC119C" w:rsidRPr="00BC119C" w:rsidRDefault="001F735D" w:rsidP="00EB375F">
      <w:pPr>
        <w:spacing w:line="360" w:lineRule="auto"/>
      </w:pPr>
      <w:r>
        <w:rPr>
          <w:noProof/>
        </w:rPr>
        <w:lastRenderedPageBreak/>
        <w:drawing>
          <wp:inline distT="0" distB="0" distL="0" distR="0" wp14:anchorId="5BD7FFBD" wp14:editId="2C0F1D4C">
            <wp:extent cx="8823799" cy="4117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23799" cy="4117773"/>
                    </a:xfrm>
                    <a:prstGeom prst="rect">
                      <a:avLst/>
                    </a:prstGeom>
                  </pic:spPr>
                </pic:pic>
              </a:graphicData>
            </a:graphic>
          </wp:inline>
        </w:drawing>
      </w:r>
    </w:p>
    <w:p w14:paraId="4065EC25" w14:textId="5BA6D727" w:rsidR="001F735D" w:rsidRDefault="00A025ED" w:rsidP="00EB375F">
      <w:pPr>
        <w:pStyle w:val="Caption"/>
        <w:spacing w:line="360" w:lineRule="auto"/>
        <w:sectPr w:rsidR="001F735D" w:rsidSect="001F735D">
          <w:pgSz w:w="15840" w:h="12240" w:orient="landscape"/>
          <w:pgMar w:top="1440" w:right="1440" w:bottom="1440" w:left="1440" w:header="720" w:footer="720" w:gutter="0"/>
          <w:cols w:space="720"/>
          <w:docGrid w:linePitch="360"/>
        </w:sectPr>
      </w:pPr>
      <w:bookmarkStart w:id="13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7</w:t>
      </w:r>
      <w:r w:rsidR="00997CA2">
        <w:rPr>
          <w:noProof/>
        </w:rPr>
        <w:fldChar w:fldCharType="end"/>
      </w:r>
      <w:bookmarkEnd w:id="131"/>
      <w:r>
        <w:t xml:space="preserve">. </w:t>
      </w:r>
      <w:r w:rsidR="00C050D7">
        <w:t xml:space="preserve"> Plots of smoothers for </w:t>
      </w:r>
      <w:bookmarkStart w:id="132" w:name="_GoBack"/>
      <w:r w:rsidR="008936F5" w:rsidRPr="00132F6C">
        <w:rPr>
          <w:highlight w:val="yellow"/>
          <w:rPrChange w:id="133" w:author="Punt, Andre (O&amp;A, Hobart)" w:date="2019-02-18T18:05:00Z">
            <w:rPr/>
          </w:rPrChange>
        </w:rPr>
        <w:t>Year</w:t>
      </w:r>
      <w:bookmarkEnd w:id="132"/>
      <w:r w:rsidR="008936F5">
        <w:t xml:space="preserve"> and</w:t>
      </w:r>
      <w:r w:rsidR="00C050D7">
        <w:t xml:space="preserve"> Latitude, and first derivatives thereof.</w:t>
      </w:r>
      <w:r w:rsidR="00BC119C">
        <w:t xml:space="preserve"> Red lines </w:t>
      </w:r>
      <w:r w:rsidR="001F735D">
        <w:t>indicate latitudes or longitudes that produced the highest first derivative and had a confidence interval that did not include zero.</w:t>
      </w:r>
    </w:p>
    <w:p w14:paraId="1D77B876" w14:textId="00CC8062" w:rsidR="00BF6D53" w:rsidRDefault="00BF6D53" w:rsidP="00EB375F">
      <w:pPr>
        <w:pStyle w:val="Caption"/>
        <w:spacing w:line="360" w:lineRule="auto"/>
      </w:pPr>
    </w:p>
    <w:p w14:paraId="0B35D6F9" w14:textId="77777777" w:rsidR="00113A0A" w:rsidRDefault="00113A0A" w:rsidP="00EB375F">
      <w:pPr>
        <w:spacing w:line="360" w:lineRule="auto"/>
      </w:pPr>
      <w:r>
        <w:rPr>
          <w:noProof/>
          <w:lang w:val="en-AU" w:eastAsia="en-AU"/>
        </w:rPr>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172A1D93" w:rsidR="00F94063" w:rsidRDefault="00F94063" w:rsidP="00EB375F">
      <w:pPr>
        <w:pStyle w:val="Caption"/>
        <w:spacing w:line="360" w:lineRule="auto"/>
      </w:pPr>
      <w:bookmarkStart w:id="13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8</w:t>
      </w:r>
      <w:r w:rsidR="00B8111C">
        <w:rPr>
          <w:noProof/>
        </w:rPr>
        <w:fldChar w:fldCharType="end"/>
      </w:r>
      <w:bookmarkEnd w:id="134"/>
      <w:r>
        <w:t xml:space="preserve">. Fits of von Bertalanffy growth function to data stratified at values determined using the derivative analysis of the GAM. Panels marked “early” are data obtained prior </w:t>
      </w:r>
      <w:r w:rsidR="00E3743B">
        <w:t xml:space="preserve">to </w:t>
      </w:r>
      <w:commentRangeStart w:id="135"/>
      <w:r w:rsidR="00E3743B">
        <w:t>2005</w:t>
      </w:r>
      <w:commentRangeEnd w:id="135"/>
      <w:r w:rsidR="00C6606C">
        <w:rPr>
          <w:rStyle w:val="CommentReference"/>
          <w:iCs w:val="0"/>
        </w:rPr>
        <w:commentReference w:id="135"/>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0E2F1E56"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136"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9</w:t>
      </w:r>
      <w:r w:rsidR="00B8111C">
        <w:rPr>
          <w:noProof/>
        </w:rPr>
        <w:fldChar w:fldCharType="end"/>
      </w:r>
      <w:bookmarkEnd w:id="136"/>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p w14:paraId="23D13186" w14:textId="44C3E2D1" w:rsidR="00E21EB4" w:rsidRDefault="00E21EB4" w:rsidP="00EB375F">
      <w:pPr>
        <w:pStyle w:val="Heading1"/>
        <w:spacing w:line="360" w:lineRule="auto"/>
      </w:pPr>
      <w:r w:rsidRPr="00F82EB2">
        <w:t>Tables</w:t>
      </w:r>
    </w:p>
    <w:p w14:paraId="3AB34494" w14:textId="77777777" w:rsidR="00B82748" w:rsidRDefault="00B82748" w:rsidP="00B82748">
      <w:pPr>
        <w:spacing w:before="240" w:after="0" w:line="240" w:lineRule="auto"/>
        <w:jc w:val="both"/>
      </w:pPr>
      <w:bookmarkStart w:id="137" w:name="_Hlk3275689"/>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8F59B5">
            <w:pPr>
              <w:rPr>
                <w:b/>
              </w:rPr>
            </w:pPr>
            <w:r w:rsidRPr="00E11D94">
              <w:rPr>
                <w:b/>
              </w:rPr>
              <w:t>Scenario Description</w:t>
            </w:r>
          </w:p>
        </w:tc>
        <w:tc>
          <w:tcPr>
            <w:tcW w:w="4675" w:type="dxa"/>
          </w:tcPr>
          <w:p w14:paraId="55690027" w14:textId="77777777" w:rsidR="00B82748" w:rsidRPr="00E11D94" w:rsidRDefault="00B82748" w:rsidP="008F59B5">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8F59B5">
            <w:r>
              <w:t>No spatial breaks</w:t>
            </w:r>
          </w:p>
        </w:tc>
        <w:tc>
          <w:tcPr>
            <w:tcW w:w="4675" w:type="dxa"/>
          </w:tcPr>
          <w:p w14:paraId="55A12E7B" w14:textId="77777777" w:rsidR="00B82748" w:rsidRDefault="00B82748" w:rsidP="008F59B5">
            <w:del w:id="138" w:author="Maia Kapur" w:date="2019-02-25T14:42:00Z">
              <w:r w:rsidDel="000532F3">
                <w:delText xml:space="preserve">Latitude </w:delText>
              </w:r>
            </w:del>
            <w:ins w:id="139" w:author="Maia Kapur" w:date="2019-02-25T14:42:00Z">
              <w:r>
                <w:t xml:space="preserve">Latitude ~ </w:t>
              </w:r>
              <w:proofErr w:type="gramStart"/>
              <w:r>
                <w:t>U[</w:t>
              </w:r>
              <w:proofErr w:type="gramEnd"/>
              <w:r>
                <w:t xml:space="preserve">0,50] </w:t>
              </w:r>
            </w:ins>
            <w:del w:id="140" w:author="Maia Kapur" w:date="2019-02-25T14:42:00Z">
              <w:r w:rsidDel="000532F3">
                <w:delText xml:space="preserve">is uniform random variable for all </w:delText>
              </w:r>
            </w:del>
            <w:del w:id="141"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rsidP="008F59B5">
            <w:r>
              <w:t xml:space="preserve">Single, spatial break in </w:t>
            </w:r>
            <w:commentRangeStart w:id="142"/>
            <w:commentRangeStart w:id="143"/>
            <w:r>
              <w:t>middle</w:t>
            </w:r>
            <w:commentRangeEnd w:id="142"/>
            <w:r>
              <w:rPr>
                <w:rStyle w:val="CommentReference"/>
              </w:rPr>
              <w:commentReference w:id="142"/>
            </w:r>
            <w:commentRangeEnd w:id="143"/>
            <w:r w:rsidR="002D1062">
              <w:rPr>
                <w:rStyle w:val="CommentReference"/>
              </w:rPr>
              <w:commentReference w:id="143"/>
            </w:r>
            <w:r>
              <w:t xml:space="preserve"> of range, with no overlap and strong contrast</w:t>
            </w:r>
          </w:p>
        </w:tc>
        <w:tc>
          <w:tcPr>
            <w:tcW w:w="4675" w:type="dxa"/>
          </w:tcPr>
          <w:p w14:paraId="19536133" w14:textId="2BA8E727" w:rsidR="00B82748" w:rsidRDefault="00B82748" w:rsidP="008F59B5">
            <w:r>
              <w:t>Latitude</w:t>
            </w:r>
            <w:r w:rsidR="00B0287C">
              <w:t xml:space="preserve"> and Longitude</w:t>
            </w:r>
            <w:r>
              <w:t xml:space="preserve"> ~ </w:t>
            </w:r>
            <w:commentRangeStart w:id="144"/>
            <w:commentRangeStart w:id="145"/>
            <w:proofErr w:type="gramStart"/>
            <w:r>
              <w:t>U[</w:t>
            </w:r>
            <w:proofErr w:type="gramEnd"/>
            <w:r>
              <w:t>0,25]</w:t>
            </w:r>
            <w:commentRangeEnd w:id="144"/>
            <w:r>
              <w:rPr>
                <w:rStyle w:val="CommentReference"/>
              </w:rPr>
              <w:commentReference w:id="144"/>
            </w:r>
            <w:commentRangeEnd w:id="145"/>
            <w:r w:rsidR="002D1062">
              <w:rPr>
                <w:rStyle w:val="CommentReference"/>
              </w:rPr>
              <w:commentReference w:id="145"/>
            </w:r>
            <w:r>
              <w:t xml:space="preserve">  under growth Regime 1; </w:t>
            </w:r>
            <w:r w:rsidR="00B0287C">
              <w:t xml:space="preserve">Latitude and Longitude </w:t>
            </w:r>
            <w:r>
              <w:t>~ U[25,50] under Regime 2</w:t>
            </w:r>
          </w:p>
        </w:tc>
      </w:tr>
      <w:tr w:rsidR="00B82748" w14:paraId="3FF20D10" w14:textId="77777777" w:rsidTr="008F59B5">
        <w:trPr>
          <w:trHeight w:val="20"/>
        </w:trPr>
        <w:tc>
          <w:tcPr>
            <w:tcW w:w="4780" w:type="dxa"/>
          </w:tcPr>
          <w:p w14:paraId="48610458" w14:textId="77777777" w:rsidR="00B82748" w:rsidRDefault="00B82748" w:rsidP="008F59B5">
            <w:r>
              <w:t>Single, spatial break at 25 degrees with no overlap and reduced contrast</w:t>
            </w:r>
          </w:p>
        </w:tc>
        <w:tc>
          <w:tcPr>
            <w:tcW w:w="4675" w:type="dxa"/>
          </w:tcPr>
          <w:p w14:paraId="4CF0762A" w14:textId="7B1FD951"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8F59B5">
            <w:r>
              <w:t>Single spatial break with some overlap</w:t>
            </w:r>
          </w:p>
        </w:tc>
        <w:tc>
          <w:tcPr>
            <w:tcW w:w="4675" w:type="dxa"/>
          </w:tcPr>
          <w:p w14:paraId="4E5E73F6" w14:textId="077AD3FE"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8F59B5">
            <w:r>
              <w:t xml:space="preserve">Single spatial break at edge of range with no overlap </w:t>
            </w:r>
          </w:p>
        </w:tc>
        <w:tc>
          <w:tcPr>
            <w:tcW w:w="4675" w:type="dxa"/>
          </w:tcPr>
          <w:p w14:paraId="5BCDF1B4" w14:textId="1420D577" w:rsidR="00B82748" w:rsidRDefault="00B0287C" w:rsidP="008F59B5">
            <w:r>
              <w:t xml:space="preserve">Latitude and Longitude </w:t>
            </w:r>
            <w:r w:rsidR="00B82748">
              <w:t xml:space="preserve">~ </w:t>
            </w:r>
            <w:proofErr w:type="gramStart"/>
            <w:r w:rsidR="00B82748">
              <w:t>U[</w:t>
            </w:r>
            <w:proofErr w:type="gramEnd"/>
            <w:r w:rsidR="00B82748">
              <w:t xml:space="preserve">0,49]  under growth Regime 1; </w:t>
            </w:r>
            <w:r>
              <w:t xml:space="preserve">Latitude and Longitude </w:t>
            </w:r>
            <w:r w:rsidR="00B82748">
              <w:t xml:space="preserve">~ </w:t>
            </w:r>
            <w:commentRangeStart w:id="146"/>
            <w:commentRangeStart w:id="147"/>
            <w:r w:rsidR="00B82748">
              <w:t>U[49,50</w:t>
            </w:r>
            <w:commentRangeEnd w:id="146"/>
            <w:r w:rsidR="00B82748">
              <w:rPr>
                <w:rStyle w:val="CommentReference"/>
              </w:rPr>
              <w:commentReference w:id="146"/>
            </w:r>
            <w:commentRangeEnd w:id="147"/>
            <w:r w:rsidR="00B82748">
              <w:rPr>
                <w:rStyle w:val="CommentReference"/>
              </w:rPr>
              <w:commentReference w:id="147"/>
            </w:r>
            <w:r w:rsidR="00B82748">
              <w:t>] under Regime 2</w:t>
            </w:r>
          </w:p>
        </w:tc>
      </w:tr>
    </w:tbl>
    <w:p w14:paraId="5466DC19" w14:textId="77777777" w:rsidR="00B82748" w:rsidRDefault="00B82748" w:rsidP="00B82748">
      <w:pPr>
        <w:pStyle w:val="Caption"/>
        <w:spacing w:before="240" w:after="0"/>
        <w:jc w:val="both"/>
      </w:pPr>
      <w:bookmarkStart w:id="148" w:name="_Ref872431"/>
      <w:bookmarkStart w:id="149" w:name="_Ref87242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148"/>
      <w:r>
        <w:t xml:space="preserve">. Summary of simulated datasets used to test the proposal method in presence/absence of spatial variation in growth. </w:t>
      </w:r>
      <w:del w:id="150"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49"/>
        <w:r w:rsidDel="00101B12">
          <w:delText xml:space="preserve"> </w:delText>
        </w:r>
      </w:del>
    </w:p>
    <w:bookmarkEnd w:id="137"/>
    <w:p w14:paraId="29E157C0" w14:textId="77777777" w:rsidR="00B82748" w:rsidRPr="00B82748" w:rsidRDefault="00B82748" w:rsidP="00B82748">
      <w:pPr>
        <w:rPr>
          <w:ins w:id="151" w:author="Maia Kapur" w:date="2019-02-25T14:43:00Z"/>
        </w:rPr>
      </w:pPr>
    </w:p>
    <w:tbl>
      <w:tblPr>
        <w:tblStyle w:val="TableGrid"/>
        <w:tblW w:w="9464" w:type="dxa"/>
        <w:tblLook w:val="04A0" w:firstRow="1" w:lastRow="0" w:firstColumn="1" w:lastColumn="0" w:noHBand="0" w:noVBand="1"/>
      </w:tblPr>
      <w:tblGrid>
        <w:gridCol w:w="3775"/>
        <w:gridCol w:w="3240"/>
        <w:gridCol w:w="2449"/>
      </w:tblGrid>
      <w:tr w:rsidR="00DF3DC4" w:rsidRPr="00E11D94" w14:paraId="050DD4F1" w14:textId="77777777" w:rsidTr="008F59B5">
        <w:trPr>
          <w:trHeight w:val="20"/>
        </w:trPr>
        <w:tc>
          <w:tcPr>
            <w:tcW w:w="3775" w:type="dxa"/>
          </w:tcPr>
          <w:p w14:paraId="209A0208" w14:textId="77777777" w:rsidR="00DF3DC4" w:rsidRPr="00E11D94" w:rsidRDefault="00DF3DC4" w:rsidP="008F59B5">
            <w:pPr>
              <w:spacing w:line="276" w:lineRule="auto"/>
              <w:rPr>
                <w:b/>
              </w:rPr>
            </w:pPr>
            <w:r w:rsidRPr="00E11D94">
              <w:rPr>
                <w:b/>
              </w:rPr>
              <w:t>Scenario Description</w:t>
            </w:r>
          </w:p>
        </w:tc>
        <w:tc>
          <w:tcPr>
            <w:tcW w:w="3240" w:type="dxa"/>
          </w:tcPr>
          <w:p w14:paraId="4F4CAEB1" w14:textId="77777777" w:rsidR="00DF3DC4" w:rsidRPr="00E11D94" w:rsidRDefault="00DF3DC4" w:rsidP="008F59B5">
            <w:pPr>
              <w:spacing w:line="276" w:lineRule="auto"/>
              <w:rPr>
                <w:b/>
              </w:rPr>
            </w:pPr>
            <w:r>
              <w:rPr>
                <w:b/>
              </w:rPr>
              <w:t>True Break Points</w:t>
            </w:r>
          </w:p>
        </w:tc>
        <w:tc>
          <w:tcPr>
            <w:tcW w:w="2449" w:type="dxa"/>
          </w:tcPr>
          <w:p w14:paraId="4BD6A892" w14:textId="77777777" w:rsidR="00DF3DC4" w:rsidRPr="00E11D94" w:rsidRDefault="00DF3DC4" w:rsidP="008F59B5">
            <w:pPr>
              <w:spacing w:line="276" w:lineRule="auto"/>
              <w:rPr>
                <w:b/>
              </w:rPr>
            </w:pPr>
            <w:r>
              <w:rPr>
                <w:b/>
              </w:rPr>
              <w:t>Most commonly detected break (proportion)</w:t>
            </w:r>
          </w:p>
        </w:tc>
      </w:tr>
      <w:tr w:rsidR="00DF3DC4" w14:paraId="6C096F0E" w14:textId="77777777" w:rsidTr="008F59B5">
        <w:trPr>
          <w:trHeight w:val="20"/>
        </w:trPr>
        <w:tc>
          <w:tcPr>
            <w:tcW w:w="3775" w:type="dxa"/>
          </w:tcPr>
          <w:p w14:paraId="7EAEC43D" w14:textId="77777777" w:rsidR="00DF3DC4" w:rsidRDefault="00DF3DC4" w:rsidP="008F59B5">
            <w:pPr>
              <w:spacing w:line="276" w:lineRule="auto"/>
            </w:pPr>
            <w:r>
              <w:t>No spatial breaks</w:t>
            </w:r>
          </w:p>
        </w:tc>
        <w:tc>
          <w:tcPr>
            <w:tcW w:w="3240" w:type="dxa"/>
          </w:tcPr>
          <w:p w14:paraId="11AB5C30" w14:textId="77777777" w:rsidR="00DF3DC4" w:rsidRDefault="00DF3DC4" w:rsidP="008F59B5">
            <w:pPr>
              <w:spacing w:line="276" w:lineRule="auto"/>
            </w:pPr>
            <w:commentRangeStart w:id="152"/>
            <w:r>
              <w:t>None</w:t>
            </w:r>
            <w:commentRangeEnd w:id="152"/>
            <w:r>
              <w:rPr>
                <w:rStyle w:val="CommentReference"/>
              </w:rPr>
              <w:commentReference w:id="152"/>
            </w:r>
          </w:p>
        </w:tc>
        <w:tc>
          <w:tcPr>
            <w:tcW w:w="2449" w:type="dxa"/>
          </w:tcPr>
          <w:p w14:paraId="75FC5302" w14:textId="77777777" w:rsidR="00DF3DC4" w:rsidRDefault="00DF3DC4" w:rsidP="008F59B5">
            <w:pPr>
              <w:spacing w:line="276" w:lineRule="auto"/>
            </w:pPr>
            <w:r>
              <w:t>None (0.84)</w:t>
            </w:r>
          </w:p>
        </w:tc>
      </w:tr>
      <w:tr w:rsidR="00DF3DC4" w14:paraId="2C791151" w14:textId="77777777" w:rsidTr="008F59B5">
        <w:trPr>
          <w:trHeight w:val="20"/>
        </w:trPr>
        <w:tc>
          <w:tcPr>
            <w:tcW w:w="3775" w:type="dxa"/>
          </w:tcPr>
          <w:p w14:paraId="40F66BB0" w14:textId="77777777" w:rsidR="00DF3DC4" w:rsidRDefault="00DF3DC4" w:rsidP="008F59B5">
            <w:pPr>
              <w:spacing w:line="276" w:lineRule="auto"/>
            </w:pPr>
            <w:r>
              <w:t>Single, symmetrical spatial break in middle of range, with no overlap and strong contrast</w:t>
            </w:r>
          </w:p>
        </w:tc>
        <w:tc>
          <w:tcPr>
            <w:tcW w:w="3240" w:type="dxa"/>
          </w:tcPr>
          <w:p w14:paraId="488E25AA" w14:textId="7559D34C" w:rsidR="00DF3DC4" w:rsidRDefault="00DF3DC4" w:rsidP="008F59B5">
            <w:pPr>
              <w:spacing w:line="276" w:lineRule="auto"/>
            </w:pPr>
            <w:r>
              <w:t>25° Latitude</w:t>
            </w:r>
            <w:r w:rsidR="002D1062">
              <w:t xml:space="preserve"> and 25° Longitude</w:t>
            </w:r>
          </w:p>
        </w:tc>
        <w:tc>
          <w:tcPr>
            <w:tcW w:w="2449" w:type="dxa"/>
          </w:tcPr>
          <w:p w14:paraId="1047C5B9" w14:textId="77777777" w:rsidR="00DF3DC4" w:rsidRDefault="00DF3DC4" w:rsidP="008F59B5">
            <w:pPr>
              <w:spacing w:line="276" w:lineRule="auto"/>
            </w:pPr>
            <w:r>
              <w:t>25° (0.24)</w:t>
            </w:r>
          </w:p>
        </w:tc>
      </w:tr>
      <w:tr w:rsidR="00DF3DC4" w14:paraId="5B293E3F" w14:textId="77777777" w:rsidTr="008F59B5">
        <w:trPr>
          <w:trHeight w:val="20"/>
        </w:trPr>
        <w:tc>
          <w:tcPr>
            <w:tcW w:w="3775" w:type="dxa"/>
          </w:tcPr>
          <w:p w14:paraId="3B9A125D" w14:textId="77777777" w:rsidR="00DF3DC4" w:rsidRDefault="00DF3DC4" w:rsidP="008F59B5">
            <w:pPr>
              <w:spacing w:line="276" w:lineRule="auto"/>
            </w:pPr>
            <w:r>
              <w:t>Single, symmetrical spatial break at 25</w:t>
            </w:r>
            <w:r w:rsidRPr="00236BA4">
              <w:rPr>
                <w:vertAlign w:val="superscript"/>
              </w:rPr>
              <w:t>0</w:t>
            </w:r>
            <w:r>
              <w:t xml:space="preserve"> with no overlap and reduced contrast</w:t>
            </w:r>
          </w:p>
        </w:tc>
        <w:tc>
          <w:tcPr>
            <w:tcW w:w="3240" w:type="dxa"/>
          </w:tcPr>
          <w:p w14:paraId="20BF4DA2" w14:textId="77777777" w:rsidR="00DF3DC4" w:rsidRDefault="00DF3DC4" w:rsidP="008F59B5">
            <w:pPr>
              <w:spacing w:line="276" w:lineRule="auto"/>
            </w:pPr>
            <w:r>
              <w:t>25° Latitude</w:t>
            </w:r>
          </w:p>
        </w:tc>
        <w:tc>
          <w:tcPr>
            <w:tcW w:w="2449" w:type="dxa"/>
          </w:tcPr>
          <w:p w14:paraId="6611FD24" w14:textId="77777777" w:rsidR="00DF3DC4" w:rsidRDefault="00DF3DC4" w:rsidP="008F59B5">
            <w:pPr>
              <w:spacing w:line="276" w:lineRule="auto"/>
            </w:pPr>
            <w:r>
              <w:t>25° (0.30)</w:t>
            </w:r>
          </w:p>
        </w:tc>
      </w:tr>
      <w:tr w:rsidR="00DF3DC4" w14:paraId="4E182683" w14:textId="77777777" w:rsidTr="008F59B5">
        <w:trPr>
          <w:trHeight w:val="20"/>
        </w:trPr>
        <w:tc>
          <w:tcPr>
            <w:tcW w:w="3775" w:type="dxa"/>
          </w:tcPr>
          <w:p w14:paraId="5845CD81" w14:textId="77777777" w:rsidR="00DF3DC4" w:rsidRDefault="00DF3DC4" w:rsidP="008F59B5">
            <w:pPr>
              <w:spacing w:line="276" w:lineRule="auto"/>
            </w:pPr>
            <w:r>
              <w:t>Single spatial break with some overlap</w:t>
            </w:r>
          </w:p>
        </w:tc>
        <w:tc>
          <w:tcPr>
            <w:tcW w:w="3240" w:type="dxa"/>
          </w:tcPr>
          <w:p w14:paraId="08E9A6CF" w14:textId="77777777" w:rsidR="00DF3DC4" w:rsidRDefault="00DF3DC4" w:rsidP="008F59B5">
            <w:pPr>
              <w:spacing w:line="276" w:lineRule="auto"/>
            </w:pPr>
            <w:r>
              <w:t>49° Latitude</w:t>
            </w:r>
          </w:p>
        </w:tc>
        <w:tc>
          <w:tcPr>
            <w:tcW w:w="2449" w:type="dxa"/>
          </w:tcPr>
          <w:p w14:paraId="06B0F79E" w14:textId="77777777" w:rsidR="00DF3DC4" w:rsidRDefault="00DF3DC4" w:rsidP="008F59B5">
            <w:pPr>
              <w:spacing w:line="276" w:lineRule="auto"/>
            </w:pPr>
            <w:r>
              <w:t>49° (0.25); tied with 50°</w:t>
            </w:r>
          </w:p>
        </w:tc>
      </w:tr>
      <w:tr w:rsidR="00DF3DC4" w14:paraId="2E71A6F9" w14:textId="77777777" w:rsidTr="008F59B5">
        <w:trPr>
          <w:trHeight w:val="20"/>
        </w:trPr>
        <w:tc>
          <w:tcPr>
            <w:tcW w:w="3775" w:type="dxa"/>
          </w:tcPr>
          <w:p w14:paraId="0F8A5FB0" w14:textId="77777777" w:rsidR="00DF3DC4" w:rsidRDefault="00DF3DC4" w:rsidP="008F59B5">
            <w:pPr>
              <w:spacing w:line="276" w:lineRule="auto"/>
            </w:pPr>
            <w:r>
              <w:t xml:space="preserve">Single spatial break at edge of range with no overlap </w:t>
            </w:r>
          </w:p>
        </w:tc>
        <w:tc>
          <w:tcPr>
            <w:tcW w:w="3240" w:type="dxa"/>
          </w:tcPr>
          <w:p w14:paraId="4A858C39" w14:textId="77777777" w:rsidR="00DF3DC4" w:rsidRDefault="00DF3DC4" w:rsidP="008F59B5">
            <w:pPr>
              <w:spacing w:line="276" w:lineRule="auto"/>
            </w:pPr>
            <w:r>
              <w:t>Between 20° and 25° Latitude</w:t>
            </w:r>
          </w:p>
        </w:tc>
        <w:tc>
          <w:tcPr>
            <w:tcW w:w="2449" w:type="dxa"/>
          </w:tcPr>
          <w:p w14:paraId="006143C6" w14:textId="77777777" w:rsidR="00DF3DC4" w:rsidRDefault="00DF3DC4" w:rsidP="008F59B5">
            <w:pPr>
              <w:spacing w:line="276" w:lineRule="auto"/>
            </w:pPr>
            <w:r>
              <w:t>23° (0.38; 0.92 between 20° and 25°)</w:t>
            </w:r>
          </w:p>
        </w:tc>
      </w:tr>
    </w:tbl>
    <w:p w14:paraId="591F6018" w14:textId="77777777" w:rsidR="00DF3DC4" w:rsidRDefault="00DF3DC4" w:rsidP="00DF3DC4">
      <w:pPr>
        <w:pStyle w:val="Caption"/>
        <w:spacing w:before="240" w:after="0"/>
        <w:jc w:val="both"/>
        <w:sectPr w:rsidR="00DF3DC4">
          <w:footerReference w:type="default" r:id="rId20"/>
          <w:pgSz w:w="12240" w:h="15840"/>
          <w:pgMar w:top="1440" w:right="1440" w:bottom="1440" w:left="1440" w:header="720" w:footer="720" w:gutter="0"/>
          <w:cols w:space="720"/>
          <w:docGrid w:linePitch="360"/>
        </w:sectPr>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Summary of true and most-frequently detected break points following GAM derivative analysis. For each scenario, the most-frequently identified break point is presented, with the </w:t>
      </w:r>
      <w:r>
        <w:lastRenderedPageBreak/>
        <w:t xml:space="preserve">proportion of 100 runs which detected this point in parentheses. The distribution of detected break points can be visualized in </w:t>
      </w:r>
      <w:r>
        <w:fldChar w:fldCharType="begin"/>
      </w:r>
      <w:r>
        <w:instrText xml:space="preserve"> REF _Ref872266 \h  \* MERGEFORMAT </w:instrText>
      </w:r>
      <w:r>
        <w:fldChar w:fldCharType="separate"/>
      </w:r>
      <w:r>
        <w:t xml:space="preserve">Figure </w:t>
      </w:r>
      <w:r>
        <w:rPr>
          <w:noProof/>
        </w:rPr>
        <w:t>1</w:t>
      </w:r>
      <w:r>
        <w:fldChar w:fldCharType="end"/>
      </w:r>
      <w:r>
        <w:t>.</w:t>
      </w:r>
    </w:p>
    <w:p w14:paraId="4EFBD795" w14:textId="77777777" w:rsidR="00DF3DC4" w:rsidRPr="00DF3DC4" w:rsidRDefault="00DF3DC4">
      <w:pPr>
        <w:rPr>
          <w:ins w:id="153" w:author="Maia Kapur" w:date="2019-02-25T14:43:00Z"/>
        </w:rPr>
        <w:pPrChange w:id="154" w:author="Maia Kapur" w:date="2019-02-25T14:43:00Z">
          <w:pPr>
            <w:pStyle w:val="Heading1"/>
            <w:spacing w:line="360" w:lineRule="auto"/>
          </w:pPr>
        </w:pPrChange>
      </w:pPr>
    </w:p>
    <w:tbl>
      <w:tblPr>
        <w:tblStyle w:val="TableGrid"/>
        <w:tblpPr w:leftFromText="180" w:rightFromText="180" w:vertAnchor="text" w:tblpX="-1450" w:tblpY="304"/>
        <w:tblW w:w="11428" w:type="dxa"/>
        <w:tblLook w:val="04A0" w:firstRow="1" w:lastRow="0" w:firstColumn="1" w:lastColumn="0" w:noHBand="0" w:noVBand="1"/>
      </w:tblPr>
      <w:tblGrid>
        <w:gridCol w:w="2730"/>
        <w:gridCol w:w="1429"/>
        <w:gridCol w:w="738"/>
        <w:gridCol w:w="739"/>
        <w:gridCol w:w="920"/>
        <w:gridCol w:w="802"/>
        <w:gridCol w:w="1158"/>
        <w:gridCol w:w="1160"/>
        <w:gridCol w:w="876"/>
        <w:gridCol w:w="876"/>
      </w:tblGrid>
      <w:tr w:rsidR="00DF3DC4" w14:paraId="22F460F8" w14:textId="77777777" w:rsidTr="00A22F47">
        <w:trPr>
          <w:trHeight w:val="1224"/>
        </w:trPr>
        <w:tc>
          <w:tcPr>
            <w:tcW w:w="2768" w:type="dxa"/>
            <w:vMerge w:val="restart"/>
            <w:vAlign w:val="center"/>
          </w:tcPr>
          <w:p w14:paraId="12DF4D49" w14:textId="77777777" w:rsidR="00DF3DC4" w:rsidRPr="00D55A0E" w:rsidRDefault="00DF3DC4" w:rsidP="00A22F47">
            <w:pPr>
              <w:pStyle w:val="Caption"/>
              <w:jc w:val="center"/>
              <w:rPr>
                <w:b/>
              </w:rPr>
            </w:pPr>
            <w:r w:rsidRPr="00D55A0E">
              <w:rPr>
                <w:b/>
              </w:rPr>
              <w:t>Region</w:t>
            </w:r>
          </w:p>
        </w:tc>
        <w:tc>
          <w:tcPr>
            <w:tcW w:w="1431" w:type="dxa"/>
            <w:vMerge w:val="restart"/>
            <w:vAlign w:val="center"/>
          </w:tcPr>
          <w:p w14:paraId="1BA4A77D" w14:textId="77777777" w:rsidR="00DF3DC4" w:rsidRPr="00D55A0E" w:rsidRDefault="00DF3DC4" w:rsidP="00A22F47">
            <w:pPr>
              <w:pStyle w:val="Caption"/>
              <w:jc w:val="center"/>
              <w:rPr>
                <w:b/>
              </w:rPr>
            </w:pPr>
            <w:r w:rsidRPr="00D55A0E">
              <w:rPr>
                <w:b/>
              </w:rPr>
              <w:t>Survey Method</w:t>
            </w:r>
          </w:p>
        </w:tc>
        <w:tc>
          <w:tcPr>
            <w:tcW w:w="1479" w:type="dxa"/>
            <w:gridSpan w:val="2"/>
            <w:vAlign w:val="center"/>
          </w:tcPr>
          <w:p w14:paraId="16BA2235" w14:textId="77777777" w:rsidR="00DF3DC4" w:rsidRPr="00D55A0E" w:rsidRDefault="00DF3DC4" w:rsidP="00A22F47">
            <w:pPr>
              <w:pStyle w:val="Caption"/>
              <w:jc w:val="center"/>
              <w:rPr>
                <w:b/>
              </w:rPr>
            </w:pPr>
            <w:r w:rsidRPr="00D55A0E">
              <w:rPr>
                <w:b/>
              </w:rPr>
              <w:t xml:space="preserve">Sample </w:t>
            </w:r>
            <w:r>
              <w:rPr>
                <w:b/>
              </w:rPr>
              <w:t>s</w:t>
            </w:r>
            <w:r w:rsidRPr="00D55A0E">
              <w:rPr>
                <w:b/>
              </w:rPr>
              <w:t>ize used in this analysis</w:t>
            </w:r>
          </w:p>
        </w:tc>
        <w:tc>
          <w:tcPr>
            <w:tcW w:w="5750" w:type="dxa"/>
            <w:gridSpan w:val="6"/>
            <w:vAlign w:val="center"/>
          </w:tcPr>
          <w:p w14:paraId="7DBEFCC7" w14:textId="77777777" w:rsidR="00DF3DC4" w:rsidRPr="00D55A0E" w:rsidRDefault="00DF3DC4" w:rsidP="00A22F47">
            <w:pPr>
              <w:pStyle w:val="Caption"/>
              <w:jc w:val="center"/>
              <w:rPr>
                <w:b/>
              </w:rPr>
            </w:pPr>
            <w:r w:rsidRPr="00D55A0E">
              <w:rPr>
                <w:b/>
              </w:rPr>
              <w:t>VBGF parameters from recent assessments</w:t>
            </w:r>
          </w:p>
        </w:tc>
      </w:tr>
      <w:tr w:rsidR="00DF3DC4" w14:paraId="789BB95D" w14:textId="77777777" w:rsidTr="00A22F47">
        <w:trPr>
          <w:trHeight w:val="250"/>
        </w:trPr>
        <w:tc>
          <w:tcPr>
            <w:tcW w:w="2768" w:type="dxa"/>
            <w:vMerge/>
            <w:vAlign w:val="center"/>
          </w:tcPr>
          <w:p w14:paraId="1438DB8B" w14:textId="77777777" w:rsidR="00DF3DC4" w:rsidRPr="00D55A0E" w:rsidRDefault="00DF3DC4" w:rsidP="00A22F47">
            <w:pPr>
              <w:pStyle w:val="Caption"/>
              <w:jc w:val="center"/>
              <w:rPr>
                <w:b/>
              </w:rPr>
            </w:pPr>
          </w:p>
        </w:tc>
        <w:tc>
          <w:tcPr>
            <w:tcW w:w="1431" w:type="dxa"/>
            <w:vMerge/>
            <w:vAlign w:val="center"/>
          </w:tcPr>
          <w:p w14:paraId="644B27FB" w14:textId="77777777" w:rsidR="00DF3DC4" w:rsidRPr="00D55A0E" w:rsidRDefault="00DF3DC4" w:rsidP="00A22F47">
            <w:pPr>
              <w:pStyle w:val="Caption"/>
              <w:jc w:val="center"/>
              <w:rPr>
                <w:b/>
              </w:rPr>
            </w:pPr>
          </w:p>
        </w:tc>
        <w:tc>
          <w:tcPr>
            <w:tcW w:w="739" w:type="dxa"/>
            <w:vMerge w:val="restart"/>
            <w:vAlign w:val="center"/>
          </w:tcPr>
          <w:p w14:paraId="3249A2C6" w14:textId="77777777" w:rsidR="00DF3DC4" w:rsidRPr="00D55A0E" w:rsidRDefault="00DF3DC4" w:rsidP="00A22F47">
            <w:pPr>
              <w:pStyle w:val="Caption"/>
              <w:jc w:val="center"/>
              <w:rPr>
                <w:b/>
              </w:rPr>
            </w:pPr>
            <w:r w:rsidRPr="00D55A0E">
              <w:rPr>
                <w:b/>
              </w:rPr>
              <w:t xml:space="preserve">M </w:t>
            </w:r>
          </w:p>
        </w:tc>
        <w:tc>
          <w:tcPr>
            <w:tcW w:w="739" w:type="dxa"/>
            <w:vMerge w:val="restart"/>
            <w:vAlign w:val="center"/>
          </w:tcPr>
          <w:p w14:paraId="4DF6508F" w14:textId="77777777" w:rsidR="00DF3DC4" w:rsidRPr="00D55A0E" w:rsidRDefault="00DF3DC4" w:rsidP="00A22F47">
            <w:pPr>
              <w:pStyle w:val="Caption"/>
              <w:jc w:val="center"/>
              <w:rPr>
                <w:b/>
              </w:rPr>
            </w:pPr>
            <w:r>
              <w:rPr>
                <w:b/>
              </w:rPr>
              <w:t>F</w:t>
            </w:r>
          </w:p>
        </w:tc>
        <w:tc>
          <w:tcPr>
            <w:tcW w:w="1728" w:type="dxa"/>
            <w:gridSpan w:val="2"/>
            <w:vAlign w:val="center"/>
          </w:tcPr>
          <w:p w14:paraId="7D7D547D" w14:textId="77777777" w:rsidR="00DF3DC4" w:rsidRPr="00D55A0E" w:rsidRDefault="00DF3DC4" w:rsidP="00A22F47">
            <w:pPr>
              <w:pStyle w:val="Caption"/>
              <w:jc w:val="center"/>
              <w:rPr>
                <w:b/>
              </w:rPr>
            </w:pPr>
            <w:r w:rsidRPr="00D55A0E">
              <w:rPr>
                <w:b/>
              </w:rPr>
              <w:t>L</w:t>
            </w:r>
            <w:r w:rsidRPr="00D55A0E">
              <w:rPr>
                <w:b/>
                <w:vertAlign w:val="subscript"/>
              </w:rPr>
              <w:t>∞</w:t>
            </w:r>
          </w:p>
        </w:tc>
        <w:tc>
          <w:tcPr>
            <w:tcW w:w="2340" w:type="dxa"/>
            <w:gridSpan w:val="2"/>
            <w:vAlign w:val="center"/>
          </w:tcPr>
          <w:p w14:paraId="4C1F37BF" w14:textId="77777777" w:rsidR="00DF3DC4" w:rsidRPr="00D55A0E" w:rsidRDefault="00DF3DC4" w:rsidP="00A22F47">
            <w:pPr>
              <w:pStyle w:val="Caption"/>
              <w:jc w:val="center"/>
              <w:rPr>
                <w:b/>
              </w:rPr>
            </w:pPr>
            <w:r w:rsidRPr="00D55A0E">
              <w:rPr>
                <w:b/>
              </w:rPr>
              <w:t>K</w:t>
            </w:r>
          </w:p>
        </w:tc>
        <w:tc>
          <w:tcPr>
            <w:tcW w:w="1681" w:type="dxa"/>
            <w:gridSpan w:val="2"/>
            <w:vAlign w:val="center"/>
          </w:tcPr>
          <w:p w14:paraId="64AA696F" w14:textId="77777777" w:rsidR="00DF3DC4" w:rsidRPr="00D55A0E" w:rsidRDefault="00DF3DC4" w:rsidP="00A22F47">
            <w:pPr>
              <w:pStyle w:val="Caption"/>
              <w:jc w:val="center"/>
              <w:rPr>
                <w:b/>
              </w:rPr>
            </w:pPr>
            <w:r>
              <w:rPr>
                <w:b/>
              </w:rPr>
              <w:t>t</w:t>
            </w:r>
            <w:r w:rsidRPr="00D55A0E">
              <w:rPr>
                <w:b/>
              </w:rPr>
              <w:t>0 (years)</w:t>
            </w:r>
          </w:p>
        </w:tc>
      </w:tr>
      <w:tr w:rsidR="00DF3DC4" w14:paraId="5B80821D" w14:textId="77777777" w:rsidTr="00A22F47">
        <w:trPr>
          <w:trHeight w:val="345"/>
        </w:trPr>
        <w:tc>
          <w:tcPr>
            <w:tcW w:w="2768" w:type="dxa"/>
            <w:vMerge/>
            <w:vAlign w:val="center"/>
          </w:tcPr>
          <w:p w14:paraId="09231029" w14:textId="77777777" w:rsidR="00DF3DC4" w:rsidRPr="00D55A0E" w:rsidRDefault="00DF3DC4" w:rsidP="00A22F47">
            <w:pPr>
              <w:pStyle w:val="Caption"/>
              <w:jc w:val="center"/>
              <w:rPr>
                <w:b/>
              </w:rPr>
            </w:pPr>
          </w:p>
        </w:tc>
        <w:tc>
          <w:tcPr>
            <w:tcW w:w="1431" w:type="dxa"/>
            <w:vMerge/>
            <w:vAlign w:val="center"/>
          </w:tcPr>
          <w:p w14:paraId="212FB39D" w14:textId="77777777" w:rsidR="00DF3DC4" w:rsidRPr="00D55A0E" w:rsidRDefault="00DF3DC4" w:rsidP="00A22F47">
            <w:pPr>
              <w:pStyle w:val="Caption"/>
              <w:jc w:val="center"/>
              <w:rPr>
                <w:b/>
              </w:rPr>
            </w:pPr>
          </w:p>
        </w:tc>
        <w:tc>
          <w:tcPr>
            <w:tcW w:w="739" w:type="dxa"/>
            <w:vMerge/>
            <w:vAlign w:val="center"/>
          </w:tcPr>
          <w:p w14:paraId="3E0A42C9" w14:textId="77777777" w:rsidR="00DF3DC4" w:rsidRPr="00D55A0E" w:rsidRDefault="00DF3DC4" w:rsidP="00A22F47">
            <w:pPr>
              <w:pStyle w:val="Caption"/>
              <w:jc w:val="center"/>
              <w:rPr>
                <w:b/>
              </w:rPr>
            </w:pPr>
          </w:p>
        </w:tc>
        <w:tc>
          <w:tcPr>
            <w:tcW w:w="739" w:type="dxa"/>
            <w:vMerge/>
            <w:vAlign w:val="center"/>
          </w:tcPr>
          <w:p w14:paraId="2AB0EE11" w14:textId="77777777" w:rsidR="00DF3DC4" w:rsidRPr="00D55A0E" w:rsidRDefault="00DF3DC4" w:rsidP="00A22F47">
            <w:pPr>
              <w:pStyle w:val="Caption"/>
              <w:jc w:val="center"/>
              <w:rPr>
                <w:b/>
              </w:rPr>
            </w:pPr>
          </w:p>
        </w:tc>
        <w:tc>
          <w:tcPr>
            <w:tcW w:w="925" w:type="dxa"/>
            <w:vAlign w:val="center"/>
          </w:tcPr>
          <w:p w14:paraId="60A9BBDE" w14:textId="77777777" w:rsidR="00DF3DC4" w:rsidRPr="00D55A0E" w:rsidRDefault="00DF3DC4" w:rsidP="00A22F47">
            <w:pPr>
              <w:pStyle w:val="Caption"/>
              <w:jc w:val="center"/>
              <w:rPr>
                <w:b/>
              </w:rPr>
            </w:pPr>
            <w:r w:rsidRPr="00D55A0E">
              <w:rPr>
                <w:b/>
              </w:rPr>
              <w:t>M</w:t>
            </w:r>
          </w:p>
        </w:tc>
        <w:tc>
          <w:tcPr>
            <w:tcW w:w="803" w:type="dxa"/>
            <w:vAlign w:val="center"/>
          </w:tcPr>
          <w:p w14:paraId="6A992E9A" w14:textId="77777777" w:rsidR="00DF3DC4" w:rsidRPr="00D55A0E" w:rsidRDefault="00DF3DC4" w:rsidP="00A22F47">
            <w:pPr>
              <w:pStyle w:val="Caption"/>
              <w:jc w:val="center"/>
              <w:rPr>
                <w:b/>
              </w:rPr>
            </w:pPr>
            <w:r w:rsidRPr="00D55A0E">
              <w:rPr>
                <w:b/>
              </w:rPr>
              <w:t>F</w:t>
            </w:r>
          </w:p>
        </w:tc>
        <w:tc>
          <w:tcPr>
            <w:tcW w:w="1169" w:type="dxa"/>
            <w:vAlign w:val="center"/>
          </w:tcPr>
          <w:p w14:paraId="119DCCEC" w14:textId="77777777" w:rsidR="00DF3DC4" w:rsidRPr="00D55A0E" w:rsidRDefault="00DF3DC4" w:rsidP="00A22F47">
            <w:pPr>
              <w:pStyle w:val="Caption"/>
              <w:jc w:val="center"/>
              <w:rPr>
                <w:b/>
              </w:rPr>
            </w:pPr>
            <w:r w:rsidRPr="00D55A0E">
              <w:rPr>
                <w:b/>
              </w:rPr>
              <w:t>M</w:t>
            </w:r>
          </w:p>
        </w:tc>
        <w:tc>
          <w:tcPr>
            <w:tcW w:w="1170" w:type="dxa"/>
            <w:vAlign w:val="center"/>
          </w:tcPr>
          <w:p w14:paraId="6DCB40B0" w14:textId="77777777" w:rsidR="00DF3DC4" w:rsidRPr="00D55A0E" w:rsidRDefault="00DF3DC4" w:rsidP="00A22F47">
            <w:pPr>
              <w:pStyle w:val="Caption"/>
              <w:jc w:val="center"/>
              <w:rPr>
                <w:b/>
              </w:rPr>
            </w:pPr>
            <w:r w:rsidRPr="00D55A0E">
              <w:rPr>
                <w:b/>
              </w:rPr>
              <w:t>F</w:t>
            </w:r>
          </w:p>
        </w:tc>
        <w:tc>
          <w:tcPr>
            <w:tcW w:w="840" w:type="dxa"/>
            <w:vAlign w:val="center"/>
          </w:tcPr>
          <w:p w14:paraId="297DA0AB" w14:textId="77777777" w:rsidR="00DF3DC4" w:rsidRPr="00D55A0E" w:rsidRDefault="00DF3DC4" w:rsidP="00A22F47">
            <w:pPr>
              <w:pStyle w:val="Caption"/>
              <w:jc w:val="center"/>
              <w:rPr>
                <w:b/>
              </w:rPr>
            </w:pPr>
            <w:r w:rsidRPr="00D55A0E">
              <w:rPr>
                <w:b/>
              </w:rPr>
              <w:t>M</w:t>
            </w:r>
          </w:p>
        </w:tc>
        <w:tc>
          <w:tcPr>
            <w:tcW w:w="840" w:type="dxa"/>
            <w:vAlign w:val="center"/>
          </w:tcPr>
          <w:p w14:paraId="538975FE" w14:textId="77777777" w:rsidR="00DF3DC4" w:rsidRPr="00D55A0E" w:rsidRDefault="00DF3DC4" w:rsidP="00A22F47">
            <w:pPr>
              <w:pStyle w:val="Caption"/>
              <w:jc w:val="center"/>
              <w:rPr>
                <w:b/>
              </w:rPr>
            </w:pPr>
            <w:r w:rsidRPr="00D55A0E">
              <w:rPr>
                <w:b/>
              </w:rPr>
              <w:t>F</w:t>
            </w:r>
          </w:p>
        </w:tc>
      </w:tr>
      <w:tr w:rsidR="00DF3DC4" w14:paraId="202AE9F2" w14:textId="77777777" w:rsidTr="00A22F47">
        <w:trPr>
          <w:trHeight w:val="1738"/>
        </w:trPr>
        <w:tc>
          <w:tcPr>
            <w:tcW w:w="2768" w:type="dxa"/>
            <w:vAlign w:val="center"/>
          </w:tcPr>
          <w:p w14:paraId="6C0C8180" w14:textId="77777777" w:rsidR="00DF3DC4" w:rsidRDefault="00DF3DC4" w:rsidP="00A22F47">
            <w:pPr>
              <w:pStyle w:val="Caption"/>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31" w:type="dxa"/>
          </w:tcPr>
          <w:p w14:paraId="36D10C14" w14:textId="77777777" w:rsidR="00DF3DC4" w:rsidRDefault="00DF3DC4" w:rsidP="00A22F47">
            <w:pPr>
              <w:pStyle w:val="Caption"/>
            </w:pPr>
            <w:r>
              <w:t>Trawl on chartered commercial fishing vessels</w:t>
            </w:r>
          </w:p>
        </w:tc>
        <w:tc>
          <w:tcPr>
            <w:tcW w:w="739" w:type="dxa"/>
            <w:vAlign w:val="center"/>
          </w:tcPr>
          <w:p w14:paraId="0CC9296B" w14:textId="77777777" w:rsidR="00DF3DC4" w:rsidRDefault="00DF3DC4" w:rsidP="00A22F47">
            <w:pPr>
              <w:pStyle w:val="Caption"/>
            </w:pPr>
            <w:r>
              <w:t>4056</w:t>
            </w:r>
          </w:p>
        </w:tc>
        <w:tc>
          <w:tcPr>
            <w:tcW w:w="739" w:type="dxa"/>
            <w:vAlign w:val="center"/>
          </w:tcPr>
          <w:p w14:paraId="1C46B2A8" w14:textId="77777777" w:rsidR="00DF3DC4" w:rsidRDefault="00DF3DC4" w:rsidP="00A22F47">
            <w:pPr>
              <w:pStyle w:val="Caption"/>
            </w:pPr>
            <w:r>
              <w:t>4183</w:t>
            </w:r>
          </w:p>
        </w:tc>
        <w:tc>
          <w:tcPr>
            <w:tcW w:w="925" w:type="dxa"/>
            <w:vAlign w:val="center"/>
          </w:tcPr>
          <w:p w14:paraId="5F40A721" w14:textId="77777777" w:rsidR="00DF3DC4" w:rsidRDefault="00DF3DC4" w:rsidP="00A22F47">
            <w:pPr>
              <w:pStyle w:val="Caption"/>
            </w:pPr>
            <w:r>
              <w:t>57</w:t>
            </w:r>
          </w:p>
        </w:tc>
        <w:tc>
          <w:tcPr>
            <w:tcW w:w="803" w:type="dxa"/>
            <w:vAlign w:val="center"/>
          </w:tcPr>
          <w:p w14:paraId="4E587D7F" w14:textId="77777777" w:rsidR="00DF3DC4" w:rsidRDefault="00DF3DC4" w:rsidP="00A22F47">
            <w:pPr>
              <w:pStyle w:val="Caption"/>
            </w:pPr>
            <w:r>
              <w:t>64</w:t>
            </w:r>
          </w:p>
        </w:tc>
        <w:tc>
          <w:tcPr>
            <w:tcW w:w="1169" w:type="dxa"/>
            <w:vAlign w:val="center"/>
          </w:tcPr>
          <w:p w14:paraId="33D3492E" w14:textId="77777777" w:rsidR="00DF3DC4" w:rsidRDefault="00DF3DC4" w:rsidP="00A22F47">
            <w:pPr>
              <w:pStyle w:val="Caption"/>
            </w:pPr>
            <w:r>
              <w:t>0.41</w:t>
            </w:r>
          </w:p>
        </w:tc>
        <w:tc>
          <w:tcPr>
            <w:tcW w:w="1170" w:type="dxa"/>
            <w:vAlign w:val="center"/>
          </w:tcPr>
          <w:p w14:paraId="4BAB2D98" w14:textId="77777777" w:rsidR="00DF3DC4" w:rsidRDefault="00DF3DC4" w:rsidP="00A22F47">
            <w:pPr>
              <w:pStyle w:val="Caption"/>
            </w:pPr>
            <w:r>
              <w:t>0.32</w:t>
            </w:r>
          </w:p>
        </w:tc>
        <w:tc>
          <w:tcPr>
            <w:tcW w:w="840" w:type="dxa"/>
            <w:vAlign w:val="center"/>
          </w:tcPr>
          <w:p w14:paraId="01010FCB" w14:textId="77777777" w:rsidR="00DF3DC4" w:rsidRDefault="00DF3DC4" w:rsidP="00A22F47">
            <w:pPr>
              <w:pStyle w:val="Caption"/>
            </w:pPr>
            <w:r>
              <w:t>0 (fixed)</w:t>
            </w:r>
          </w:p>
        </w:tc>
        <w:tc>
          <w:tcPr>
            <w:tcW w:w="840" w:type="dxa"/>
            <w:vAlign w:val="center"/>
          </w:tcPr>
          <w:p w14:paraId="20C77D9E" w14:textId="77777777" w:rsidR="00DF3DC4" w:rsidRDefault="00DF3DC4" w:rsidP="00A22F47">
            <w:pPr>
              <w:pStyle w:val="Caption"/>
            </w:pPr>
            <w:r>
              <w:t>0 (fixed)</w:t>
            </w:r>
          </w:p>
        </w:tc>
      </w:tr>
      <w:tr w:rsidR="00DF3DC4" w14:paraId="1CAC66FA" w14:textId="77777777" w:rsidTr="00A22F47">
        <w:trPr>
          <w:trHeight w:val="707"/>
        </w:trPr>
        <w:tc>
          <w:tcPr>
            <w:tcW w:w="2768" w:type="dxa"/>
            <w:vAlign w:val="center"/>
          </w:tcPr>
          <w:p w14:paraId="295DBC33" w14:textId="77777777" w:rsidR="00DF3DC4" w:rsidRDefault="00DF3DC4" w:rsidP="00A22F47">
            <w:pPr>
              <w:pStyle w:val="Caption"/>
            </w:pPr>
            <w:r w:rsidRPr="004906F5">
              <w:t>British Columbia</w:t>
            </w:r>
          </w:p>
        </w:tc>
        <w:tc>
          <w:tcPr>
            <w:tcW w:w="1431" w:type="dxa"/>
          </w:tcPr>
          <w:p w14:paraId="0C09B31B" w14:textId="77777777" w:rsidR="00DF3DC4" w:rsidRDefault="00DF3DC4" w:rsidP="00A22F47">
            <w:pPr>
              <w:pStyle w:val="Caption"/>
            </w:pPr>
            <w:r>
              <w:t>Stratified trap survey</w:t>
            </w:r>
          </w:p>
        </w:tc>
        <w:tc>
          <w:tcPr>
            <w:tcW w:w="739" w:type="dxa"/>
            <w:vAlign w:val="center"/>
          </w:tcPr>
          <w:p w14:paraId="6B28C1F9" w14:textId="77777777" w:rsidR="00DF3DC4" w:rsidRDefault="00DF3DC4" w:rsidP="00A22F47">
            <w:pPr>
              <w:pStyle w:val="Caption"/>
            </w:pPr>
            <w:r>
              <w:t>3725</w:t>
            </w:r>
          </w:p>
        </w:tc>
        <w:tc>
          <w:tcPr>
            <w:tcW w:w="739" w:type="dxa"/>
            <w:vAlign w:val="center"/>
          </w:tcPr>
          <w:p w14:paraId="15A667A1" w14:textId="77777777" w:rsidR="00DF3DC4" w:rsidRDefault="00DF3DC4" w:rsidP="00A22F47">
            <w:pPr>
              <w:pStyle w:val="Caption"/>
            </w:pPr>
            <w:r>
              <w:t>4514</w:t>
            </w:r>
          </w:p>
        </w:tc>
        <w:tc>
          <w:tcPr>
            <w:tcW w:w="925" w:type="dxa"/>
            <w:vAlign w:val="center"/>
          </w:tcPr>
          <w:p w14:paraId="2BE25897" w14:textId="77777777" w:rsidR="00DF3DC4" w:rsidRDefault="00DF3DC4" w:rsidP="00A22F47">
            <w:pPr>
              <w:pStyle w:val="Caption"/>
            </w:pPr>
            <w:r>
              <w:t>68.99</w:t>
            </w:r>
          </w:p>
        </w:tc>
        <w:tc>
          <w:tcPr>
            <w:tcW w:w="803" w:type="dxa"/>
            <w:vAlign w:val="center"/>
          </w:tcPr>
          <w:p w14:paraId="256D6F2D" w14:textId="77777777" w:rsidR="00DF3DC4" w:rsidRDefault="00DF3DC4" w:rsidP="00A22F47">
            <w:pPr>
              <w:pStyle w:val="Caption"/>
            </w:pPr>
            <w:r>
              <w:t>72.00</w:t>
            </w:r>
          </w:p>
        </w:tc>
        <w:tc>
          <w:tcPr>
            <w:tcW w:w="1169" w:type="dxa"/>
            <w:vAlign w:val="center"/>
          </w:tcPr>
          <w:p w14:paraId="724ECE69" w14:textId="77777777" w:rsidR="00DF3DC4" w:rsidRDefault="00DF3DC4" w:rsidP="00A22F47">
            <w:pPr>
              <w:pStyle w:val="Caption"/>
            </w:pPr>
            <w:r>
              <w:t>0.29</w:t>
            </w:r>
          </w:p>
        </w:tc>
        <w:tc>
          <w:tcPr>
            <w:tcW w:w="1170" w:type="dxa"/>
            <w:vAlign w:val="center"/>
          </w:tcPr>
          <w:p w14:paraId="545193C5" w14:textId="77777777" w:rsidR="00DF3DC4" w:rsidRDefault="00DF3DC4" w:rsidP="00A22F47">
            <w:pPr>
              <w:pStyle w:val="Caption"/>
            </w:pPr>
            <w:r>
              <w:t>0.25</w:t>
            </w:r>
          </w:p>
        </w:tc>
        <w:tc>
          <w:tcPr>
            <w:tcW w:w="840" w:type="dxa"/>
            <w:vAlign w:val="center"/>
          </w:tcPr>
          <w:p w14:paraId="589ECFB2" w14:textId="77777777" w:rsidR="00DF3DC4" w:rsidRDefault="00DF3DC4" w:rsidP="00A22F47">
            <w:pPr>
              <w:pStyle w:val="Caption"/>
            </w:pPr>
            <w:r>
              <w:t>32.50</w:t>
            </w:r>
          </w:p>
        </w:tc>
        <w:tc>
          <w:tcPr>
            <w:tcW w:w="840" w:type="dxa"/>
            <w:vAlign w:val="center"/>
          </w:tcPr>
          <w:p w14:paraId="5F92C56A" w14:textId="77777777" w:rsidR="00DF3DC4" w:rsidRDefault="00DF3DC4" w:rsidP="00A22F47">
            <w:pPr>
              <w:pStyle w:val="Caption"/>
            </w:pPr>
            <w:r>
              <w:t>32.50</w:t>
            </w:r>
          </w:p>
        </w:tc>
      </w:tr>
      <w:tr w:rsidR="00DF3DC4" w14:paraId="06629334" w14:textId="77777777" w:rsidTr="00A22F47">
        <w:trPr>
          <w:trHeight w:val="1723"/>
        </w:trPr>
        <w:tc>
          <w:tcPr>
            <w:tcW w:w="2768" w:type="dxa"/>
            <w:vAlign w:val="center"/>
          </w:tcPr>
          <w:p w14:paraId="1CF734C7" w14:textId="77777777" w:rsidR="00DF3DC4" w:rsidRDefault="00DF3DC4" w:rsidP="00A22F47">
            <w:pPr>
              <w:pStyle w:val="Caption"/>
            </w:pPr>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31" w:type="dxa"/>
          </w:tcPr>
          <w:p w14:paraId="52B0735C" w14:textId="77777777" w:rsidR="00DF3DC4" w:rsidRDefault="00DF3DC4" w:rsidP="00A22F47">
            <w:pPr>
              <w:pStyle w:val="Caption"/>
            </w:pPr>
            <w:r>
              <w:t>Longline on chartered commercial fishing vessels</w:t>
            </w:r>
          </w:p>
        </w:tc>
        <w:tc>
          <w:tcPr>
            <w:tcW w:w="739" w:type="dxa"/>
            <w:vAlign w:val="center"/>
          </w:tcPr>
          <w:p w14:paraId="56466BAF" w14:textId="77777777" w:rsidR="00DF3DC4" w:rsidRDefault="00DF3DC4" w:rsidP="00A22F47">
            <w:pPr>
              <w:pStyle w:val="Caption"/>
            </w:pPr>
            <w:r>
              <w:t>3531</w:t>
            </w:r>
          </w:p>
        </w:tc>
        <w:tc>
          <w:tcPr>
            <w:tcW w:w="739" w:type="dxa"/>
            <w:vAlign w:val="center"/>
          </w:tcPr>
          <w:p w14:paraId="669DFB8D" w14:textId="77777777" w:rsidR="00DF3DC4" w:rsidRDefault="00DF3DC4" w:rsidP="00A22F47">
            <w:pPr>
              <w:pStyle w:val="Caption"/>
            </w:pPr>
            <w:r>
              <w:t>4551</w:t>
            </w:r>
          </w:p>
        </w:tc>
        <w:tc>
          <w:tcPr>
            <w:tcW w:w="925" w:type="dxa"/>
            <w:vAlign w:val="center"/>
          </w:tcPr>
          <w:p w14:paraId="55C84E67" w14:textId="77777777" w:rsidR="00DF3DC4" w:rsidRDefault="00DF3DC4" w:rsidP="00A22F47">
            <w:pPr>
              <w:pStyle w:val="Caption"/>
            </w:pPr>
            <w:r>
              <w:t>*67.8</w:t>
            </w:r>
          </w:p>
          <w:p w14:paraId="00749AC4" w14:textId="77777777" w:rsidR="00DF3DC4" w:rsidRPr="00E2026F" w:rsidRDefault="00DF3DC4" w:rsidP="00A22F47">
            <w:r>
              <w:t>⁑65.3</w:t>
            </w:r>
          </w:p>
        </w:tc>
        <w:tc>
          <w:tcPr>
            <w:tcW w:w="803" w:type="dxa"/>
            <w:vAlign w:val="center"/>
          </w:tcPr>
          <w:p w14:paraId="14620069" w14:textId="77777777" w:rsidR="00DF3DC4" w:rsidRDefault="00DF3DC4" w:rsidP="00A22F47">
            <w:pPr>
              <w:pStyle w:val="Caption"/>
            </w:pPr>
            <w:r>
              <w:t>*80.2</w:t>
            </w:r>
          </w:p>
          <w:p w14:paraId="0EB68042" w14:textId="77777777" w:rsidR="00DF3DC4" w:rsidRPr="00E2026F" w:rsidRDefault="00DF3DC4" w:rsidP="00A22F47">
            <w:r>
              <w:t>⁑75.6</w:t>
            </w:r>
          </w:p>
        </w:tc>
        <w:tc>
          <w:tcPr>
            <w:tcW w:w="1169" w:type="dxa"/>
            <w:vAlign w:val="center"/>
          </w:tcPr>
          <w:p w14:paraId="0A63273A" w14:textId="77777777" w:rsidR="00DF3DC4" w:rsidRDefault="00DF3DC4" w:rsidP="00A22F47">
            <w:pPr>
              <w:pStyle w:val="Caption"/>
            </w:pPr>
            <w:r>
              <w:t>*0.29</w:t>
            </w:r>
          </w:p>
          <w:p w14:paraId="18E4A398" w14:textId="77777777" w:rsidR="00DF3DC4" w:rsidRPr="00E2026F" w:rsidRDefault="00DF3DC4" w:rsidP="00A22F47">
            <w:r>
              <w:t>⁑0.28</w:t>
            </w:r>
          </w:p>
        </w:tc>
        <w:tc>
          <w:tcPr>
            <w:tcW w:w="1170" w:type="dxa"/>
            <w:vAlign w:val="center"/>
          </w:tcPr>
          <w:p w14:paraId="1664ACF0" w14:textId="77777777" w:rsidR="00DF3DC4" w:rsidRDefault="00DF3DC4" w:rsidP="00A22F47">
            <w:pPr>
              <w:pStyle w:val="Caption"/>
            </w:pPr>
            <w:r>
              <w:t>*0.22</w:t>
            </w:r>
          </w:p>
          <w:p w14:paraId="2F4B438D" w14:textId="77777777" w:rsidR="00DF3DC4" w:rsidRPr="00E2026F" w:rsidRDefault="00DF3DC4" w:rsidP="00A22F47">
            <w:r>
              <w:t>⁑0.21</w:t>
            </w:r>
          </w:p>
        </w:tc>
        <w:tc>
          <w:tcPr>
            <w:tcW w:w="840" w:type="dxa"/>
            <w:vAlign w:val="center"/>
          </w:tcPr>
          <w:p w14:paraId="756B3792" w14:textId="77777777" w:rsidR="00DF3DC4" w:rsidRPr="00E2026F" w:rsidRDefault="00DF3DC4" w:rsidP="00A22F47">
            <w:pPr>
              <w:pStyle w:val="Caption"/>
            </w:pPr>
            <w:r>
              <w:t>*⁑2.27</w:t>
            </w:r>
          </w:p>
        </w:tc>
        <w:tc>
          <w:tcPr>
            <w:tcW w:w="840" w:type="dxa"/>
            <w:vAlign w:val="center"/>
          </w:tcPr>
          <w:p w14:paraId="2D3FDF34" w14:textId="77777777" w:rsidR="00DF3DC4" w:rsidRDefault="00DF3DC4" w:rsidP="00A22F47">
            <w:pPr>
              <w:pStyle w:val="Caption"/>
            </w:pPr>
            <w:r>
              <w:t>*⁑1.95</w:t>
            </w:r>
          </w:p>
        </w:tc>
      </w:tr>
    </w:tbl>
    <w:p w14:paraId="7E679AB5" w14:textId="77777777" w:rsidR="00DF3DC4" w:rsidRPr="00DF3DC4" w:rsidRDefault="00DF3DC4">
      <w:pPr>
        <w:pPrChange w:id="155" w:author="Maia Kapur" w:date="2019-02-25T14:43:00Z">
          <w:pPr>
            <w:pStyle w:val="Heading1"/>
            <w:spacing w:line="360" w:lineRule="auto"/>
          </w:pPr>
        </w:pPrChange>
      </w:pPr>
    </w:p>
    <w:p w14:paraId="7AE28D7B" w14:textId="40EB35F7" w:rsidR="00416528" w:rsidRDefault="00B94D25" w:rsidP="00EB375F">
      <w:pPr>
        <w:pStyle w:val="Caption"/>
        <w:spacing w:line="360" w:lineRule="auto"/>
      </w:pPr>
      <w:bookmarkStart w:id="156"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156"/>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157"/>
      <w:commentRangeStart w:id="158"/>
      <w:r w:rsidR="00BE6203" w:rsidRPr="00ED2D44">
        <w:t>here</w:t>
      </w:r>
      <w:commentRangeEnd w:id="157"/>
      <w:r w:rsidR="00C6606C">
        <w:rPr>
          <w:rStyle w:val="CommentReference"/>
          <w:iCs w:val="0"/>
        </w:rPr>
        <w:commentReference w:id="157"/>
      </w:r>
      <w:commentRangeEnd w:id="158"/>
      <w:r w:rsidR="00C6606C">
        <w:rPr>
          <w:rStyle w:val="CommentReference"/>
          <w:iCs w:val="0"/>
        </w:rPr>
        <w:commentReference w:id="158"/>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lastRenderedPageBreak/>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25CC5C4B" w14:textId="597DB7A6" w:rsidR="00845B83" w:rsidRPr="00845B83" w:rsidRDefault="00BB02E4" w:rsidP="00845B83">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845B83" w:rsidRPr="00845B83">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BFD7CC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6A93F8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Echave, K.B., Hanselman, D.H., Adkison, M.D., Sigler, M.F., 2012. Interdecadal Change in Growth of Sablefish (</w:t>
      </w:r>
      <w:r w:rsidRPr="00845B83">
        <w:rPr>
          <w:i/>
          <w:iCs/>
          <w:noProof/>
        </w:rPr>
        <w:t>Anoplopoma fimbria</w:t>
      </w:r>
      <w:r w:rsidRPr="00845B83">
        <w:rPr>
          <w:noProof/>
        </w:rPr>
        <w:t>) in the Northeast Pacific Ocean. Fish. Bull. 110, 361–374.</w:t>
      </w:r>
    </w:p>
    <w:p w14:paraId="15F6F856"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Gertseva, V., Matson, S.E., Cope, J., 2017. Spatial growth variability in marine fish: Example from Northeast Pacific groundfish. ICES J. Mar. Sci. 74, 1602–1613. https://doi.org/10.1093/icesjms/fsx016</w:t>
      </w:r>
    </w:p>
    <w:p w14:paraId="3EA1A9FF"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Guthery, F.S., Burnham, K.P., Anderson, D.R., 2003. Model Selection and Multimodel Inference: A Practical Information-Theoretic Approach. J. Wildl. Manage. https://doi.org/10.2307/3802723</w:t>
      </w:r>
    </w:p>
    <w:p w14:paraId="5B0382A9"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Heifetz, J., Echave, K.B., Dressel, S.C., Jech, J.M., 2015. Move it or lose it: movement and mortality of sablefish tagged in Alaska. Can. J. Fish. Aquat. Sci. 72, 238–251. https://doi.org/10.1139/cjfas-2014-0251</w:t>
      </w:r>
    </w:p>
    <w:p w14:paraId="30B8843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2017. Assessment of the sablefish stock in Alaska in 2017. Stock Assess. Fish. Eval. Rep. Groundf. Resour. Gulf Alaska 576–717.</w:t>
      </w:r>
    </w:p>
    <w:p w14:paraId="31B5A86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2015. Assessment of the sablefish stock in Alaska. Stock Assess. Fish. Eval. Rep. Groundf. Resour. Gulf Alaska 2014, 576–717.</w:t>
      </w:r>
    </w:p>
    <w:p w14:paraId="210AFAA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Hurst, T.P., Abookire, A.A., 2006. Temporal and spatial variation in potential and realized growth rates of age-0 year northern rock sole. J. Fish Biol. 68, 905–919. https://doi.org/10.1111/j.0022-1112.2006.00985.x</w:t>
      </w:r>
    </w:p>
    <w:p w14:paraId="3D3F5E3E"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lastRenderedPageBreak/>
        <w:t>James, M.K., Armsworth, P.R., Mason, L.B., Bode, L., 2002. The structure of reef fish metapopulations: modelling larval dispersal and retention patterns. Proc. Biol. Sci. 269, 2079–2086. https://doi.org/10.1098/rspb.2002.2128</w:t>
      </w:r>
    </w:p>
    <w:p w14:paraId="430F4E7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Jasonowicz, A.J., Goetz, F.W., Goetz, G.W., Nichols, K.M., 2017. Love the one you’re with: genomic evidence of panmixia in the sablefish ( </w:t>
      </w:r>
      <w:r w:rsidRPr="00845B83">
        <w:rPr>
          <w:i/>
          <w:iCs/>
          <w:noProof/>
        </w:rPr>
        <w:t>Anoplopoma fimbria</w:t>
      </w:r>
      <w:r w:rsidRPr="00845B83">
        <w:rPr>
          <w:noProof/>
        </w:rPr>
        <w:t xml:space="preserve"> ). Can. J. Fish. Aquat. Sci. 74, 377–387. https://doi.org/10.1139/cjfas-2016-0012</w:t>
      </w:r>
    </w:p>
    <w:p w14:paraId="3D42BC5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Johnson, K.F., Rudd, M.B., Pons, M., Akselrud, C.A., Lee, Q., Haltuch, M.A., Hamel, O.S., 2015. Status of the U.S. sablefish resource in 2015.</w:t>
      </w:r>
    </w:p>
    <w:p w14:paraId="444058E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Kristensen, K., Nielsen, A., Berg, C., Skaug, H., Bell, B., 2016. TMB: Automatic Differentiation and Laplace Approximation. ournal Stat. Softw. 70, 1–21. https://doi.org/10.18637/jss.v070.i05</w:t>
      </w:r>
    </w:p>
    <w:p w14:paraId="739E929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Mason, J.C., Beamish, R.J., McFarlane, G.A., 1983. Sexual Maturity, Fecundity, Spawning, and Early Life History of Sablefish ( </w:t>
      </w:r>
      <w:r w:rsidRPr="00845B83">
        <w:rPr>
          <w:i/>
          <w:iCs/>
          <w:noProof/>
        </w:rPr>
        <w:t>Anoplopoma fimbria</w:t>
      </w:r>
      <w:r w:rsidRPr="00845B83">
        <w:rPr>
          <w:noProof/>
        </w:rPr>
        <w:t xml:space="preserve"> ) off the Pacific Coast of Canada. Can. J. Fish. Aquat. Sci. https://doi.org/10.1139/f83-247</w:t>
      </w:r>
    </w:p>
    <w:p w14:paraId="2569B4E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McDevitt, M., 1990. Growth Analysis of Sablefish From Mark-Recapture Data From the Northeast Pacific. University of Washington.</w:t>
      </w:r>
    </w:p>
    <w:p w14:paraId="634E791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Punt, A.E., 2003. The performance of a size-structured stock assessment method in the face of spatial heterogeneity in growth. Fish. Res. 65, 391–409. https://doi.org/10.1016/j.fishres.2003.09.028</w:t>
      </w:r>
    </w:p>
    <w:p w14:paraId="5488E390"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 Development Core Team, R., 2011. R: A Language and Environment for Statistical Computing, R Foundation for Statistical Computing. https://doi.org/10.1007/978-3-540-74686-7</w:t>
      </w:r>
    </w:p>
    <w:p w14:paraId="228EF49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Ricker, W., 1969. Effects of size-selective mortality and sampling bias on estimates of growth, mortality, production and yield. J. Fish. Res. Board Canada. https://doi.org/10.1139/f69-051</w:t>
      </w:r>
    </w:p>
    <w:p w14:paraId="614A0032"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Simpson, G.L., 2018. Modelling palaeoecological time series using generalized additive models. bioRxiv. https://doi.org/10.1101/322248</w:t>
      </w:r>
    </w:p>
    <w:p w14:paraId="6EF678F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Stawitz, C.C., Essington, T.E., Branch, T.A., Haltuch, M.A., Hollowed, A.B., Spencer, P.D., </w:t>
      </w:r>
      <w:r w:rsidRPr="00845B83">
        <w:rPr>
          <w:noProof/>
        </w:rPr>
        <w:lastRenderedPageBreak/>
        <w:t>2015. A state-space approach for detecting growth variation and application to North Pacific groundfish. Can. J. Fish. Aquat. Sci. 72, 1316–1328. https://doi.org/10.1139/cjfas-2014-0558</w:t>
      </w:r>
    </w:p>
    <w:p w14:paraId="008BB723"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0AFD62B4"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2019a. Guidance for decisions using the Vector Autoregressive Spatio-Temporal (VAST) package in stock, ecosystem, habitat and climate assessments. Fish. Res. 210, 143–161. https://doi.org/10.1016/j.fishres.2018.10.013</w:t>
      </w:r>
    </w:p>
    <w:p w14:paraId="35C05495"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2019b. Guidance for decisions using the Vector Autoregressive Spatio-Temporal (VAST) package in stock, ecosystem, habitat and climate assessments. Fish. Res. https://doi.org/10.1016/j.fishres.2018.10.013</w:t>
      </w:r>
    </w:p>
    <w:p w14:paraId="2E79982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Skaug, H.J., Kristensen, K., Shelton, A.O., Ward, E.J., Harms, J.H., Benante, J.A., Inouye, B.D., 2015. The importance of spatial models for estimating the strength of density dependence. Ecology 96, 1202–1212. https://doi.org/10.1890/14-0739.1</w:t>
      </w:r>
    </w:p>
    <w:p w14:paraId="09CF055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von Bertalanffy, L., 1957. Quantitative Laws in Metabolism and Growth. Q. Rev. Biol. https://doi.org/10.1086/401873</w:t>
      </w:r>
    </w:p>
    <w:p w14:paraId="660D513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Punt, Andre (O&amp;A, Hobart)" w:date="2019-02-18T17:45:00Z" w:initials="PA(H">
    <w:p w14:paraId="4698F5F9" w14:textId="77777777" w:rsidR="00B1327B" w:rsidRDefault="00B1327B" w:rsidP="00B1327B">
      <w:pPr>
        <w:pStyle w:val="CommentText"/>
      </w:pPr>
      <w:r>
        <w:rPr>
          <w:rStyle w:val="CommentReference"/>
        </w:rPr>
        <w:annotationRef/>
      </w:r>
      <w:r>
        <w:t xml:space="preserve">Move some of this text to </w:t>
      </w:r>
      <w:proofErr w:type="spellStart"/>
      <w:r>
        <w:t>th</w:t>
      </w:r>
      <w:proofErr w:type="spellEnd"/>
      <w:r>
        <w:t xml:space="preserve"> intro</w:t>
      </w:r>
    </w:p>
  </w:comment>
  <w:comment w:id="13" w:author="Punt, Andre (O&amp;A, Hobart)" w:date="2019-02-18T15:32:00Z" w:initials="PA(H">
    <w:p w14:paraId="77F55CF4" w14:textId="517E6C70" w:rsidR="006A5ACD" w:rsidRDefault="006A5ACD">
      <w:pPr>
        <w:pStyle w:val="CommentText"/>
      </w:pPr>
      <w:r>
        <w:rPr>
          <w:rStyle w:val="CommentReference"/>
        </w:rPr>
        <w:annotationRef/>
      </w:r>
      <w:r>
        <w:t>All lengths? No age restriction?</w:t>
      </w:r>
    </w:p>
  </w:comment>
  <w:comment w:id="14" w:author="Maia Kapur" w:date="2019-03-14T14:12:00Z" w:initials="MK">
    <w:p w14:paraId="781AB38C" w14:textId="3AB6ABF4" w:rsidR="000B4A0E" w:rsidRDefault="000B4A0E">
      <w:pPr>
        <w:pStyle w:val="CommentText"/>
      </w:pPr>
      <w:r>
        <w:rPr>
          <w:rStyle w:val="CommentReference"/>
        </w:rPr>
        <w:annotationRef/>
      </w:r>
      <w:r>
        <w:t>Clarified a6</w:t>
      </w:r>
    </w:p>
  </w:comment>
  <w:comment w:id="17" w:author="Punt, Andre (O&amp;A, Hobart)" w:date="2019-02-18T15:37:00Z" w:initials="PA(H">
    <w:p w14:paraId="0E66DB8A" w14:textId="5BA2F1C0" w:rsidR="006A5ACD" w:rsidRDefault="006A5ACD">
      <w:pPr>
        <w:pStyle w:val="CommentText"/>
      </w:pPr>
      <w:r>
        <w:rPr>
          <w:rStyle w:val="CommentReference"/>
        </w:rPr>
        <w:annotationRef/>
      </w:r>
      <w:r>
        <w:t xml:space="preserve">Why not just step </w:t>
      </w:r>
      <w:proofErr w:type="gramStart"/>
      <w:r>
        <w:t>through</w:t>
      </w:r>
      <w:proofErr w:type="gramEnd"/>
    </w:p>
  </w:comment>
  <w:comment w:id="18" w:author="Maia Kapur" w:date="2019-03-14T14:13:00Z" w:initials="MK">
    <w:p w14:paraId="0F227D8E" w14:textId="5E8A102E" w:rsidR="000B4A0E" w:rsidRDefault="000B4A0E">
      <w:pPr>
        <w:pStyle w:val="CommentText"/>
      </w:pPr>
      <w:r>
        <w:rPr>
          <w:rStyle w:val="CommentReference"/>
        </w:rPr>
        <w:annotationRef/>
      </w:r>
      <w:r>
        <w:t>Added figures and reference here</w:t>
      </w:r>
    </w:p>
  </w:comment>
  <w:comment w:id="19" w:author="Punt, Andre (O&amp;A, Hobart)" w:date="2019-02-18T17:28:00Z" w:initials="PA(H">
    <w:p w14:paraId="7BF5AC86" w14:textId="77777777" w:rsidR="006A5ACD" w:rsidRDefault="006A5ACD" w:rsidP="00B67BB0">
      <w:pPr>
        <w:pStyle w:val="CommentText"/>
      </w:pPr>
      <w:r>
        <w:rPr>
          <w:rStyle w:val="CommentReference"/>
        </w:rPr>
        <w:annotationRef/>
      </w:r>
      <w:r>
        <w:t>I don’t get Equation 3 – it should be a vector V is a matrix of size 1x1 and G is vector of length #num data</w:t>
      </w:r>
    </w:p>
  </w:comment>
  <w:comment w:id="20" w:author="Maia Kapur" w:date="2019-02-25T08:07:00Z" w:initials="MK">
    <w:p w14:paraId="1AE88D96" w14:textId="77777777" w:rsidR="006A5ACD" w:rsidRDefault="006A5ACD" w:rsidP="00B67BB0">
      <w:pPr>
        <w:pStyle w:val="CommentText"/>
      </w:pPr>
      <w:r>
        <w:rPr>
          <w:rStyle w:val="CommentReference"/>
        </w:rPr>
        <w:annotationRef/>
      </w:r>
      <w:r>
        <w:t>That’s true, I guess I was trying to illustrate how it’d look with &gt;1d smoother, but will simplify</w:t>
      </w:r>
    </w:p>
  </w:comment>
  <w:comment w:id="30" w:author="Punt, Andre (O&amp;A, Hobart)" w:date="2019-02-18T17:30:00Z" w:initials="PA(H">
    <w:p w14:paraId="1E14529B" w14:textId="184652CF" w:rsidR="006A5ACD" w:rsidRDefault="006A5ACD">
      <w:pPr>
        <w:pStyle w:val="CommentText"/>
      </w:pPr>
      <w:r>
        <w:rPr>
          <w:rStyle w:val="CommentReference"/>
        </w:rPr>
        <w:annotationRef/>
      </w:r>
      <w:proofErr w:type="spellStart"/>
      <w:r>
        <w:t>Eqn</w:t>
      </w:r>
      <w:proofErr w:type="spellEnd"/>
      <w:r>
        <w:t xml:space="preserve"> 4 is normal not log-normal</w:t>
      </w:r>
    </w:p>
  </w:comment>
  <w:comment w:id="31" w:author="Punt, Andre (O&amp;A, Hobart)" w:date="2019-02-18T17:32:00Z" w:initials="PA(H">
    <w:p w14:paraId="089CD82C" w14:textId="1B79F897" w:rsidR="006A5ACD" w:rsidRDefault="006A5ACD">
      <w:pPr>
        <w:pStyle w:val="CommentText"/>
      </w:pPr>
      <w:r>
        <w:rPr>
          <w:rStyle w:val="CommentReference"/>
        </w:rPr>
        <w:annotationRef/>
      </w:r>
      <w:r>
        <w:t>Give units and be more careful about symbols</w:t>
      </w:r>
    </w:p>
  </w:comment>
  <w:comment w:id="33" w:author="Punt, Andre (O&amp;A, Hobart)" w:date="2019-02-18T17:37:00Z" w:initials="PA(H">
    <w:p w14:paraId="3C3FC5A5" w14:textId="2C19DE3D" w:rsidR="006A5ACD" w:rsidRDefault="006A5ACD">
      <w:pPr>
        <w:pStyle w:val="CommentText"/>
      </w:pPr>
      <w:r>
        <w:rPr>
          <w:rStyle w:val="CommentReference"/>
        </w:rPr>
        <w:annotationRef/>
      </w:r>
      <w:r>
        <w:t>The equation you given initial length and not increment. This is an odd thing to do.</w:t>
      </w:r>
    </w:p>
  </w:comment>
  <w:comment w:id="65" w:author="Punt, Andre (O&amp;A, Hobart)" w:date="2019-02-18T17:40:00Z" w:initials="PA(H">
    <w:p w14:paraId="31689267" w14:textId="101B6A90" w:rsidR="006A5ACD" w:rsidRDefault="006A5ACD">
      <w:pPr>
        <w:pStyle w:val="CommentText"/>
      </w:pPr>
      <w:r>
        <w:rPr>
          <w:rStyle w:val="CommentReference"/>
        </w:rPr>
        <w:annotationRef/>
      </w:r>
      <w:r>
        <w:t># points per data set</w:t>
      </w:r>
    </w:p>
  </w:comment>
  <w:comment w:id="68" w:author="Maia Kapur" w:date="2019-02-05T21:12:00Z" w:initials="MK">
    <w:p w14:paraId="20C6EC6E" w14:textId="513FD4AA" w:rsidR="006A5ACD" w:rsidRDefault="006A5ACD">
      <w:pPr>
        <w:pStyle w:val="CommentText"/>
      </w:pPr>
      <w:r>
        <w:rPr>
          <w:rStyle w:val="CommentReference"/>
        </w:rPr>
        <w:annotationRef/>
      </w:r>
      <w:r>
        <w:t>Need to stitch new data and update this.</w:t>
      </w:r>
    </w:p>
  </w:comment>
  <w:comment w:id="74" w:author="Punt, Andre (O&amp;A, Hobart)" w:date="2019-02-18T17:45:00Z" w:initials="PA(H">
    <w:p w14:paraId="724634B1" w14:textId="2FA92B33" w:rsidR="006A5ACD" w:rsidRDefault="006A5ACD">
      <w:pPr>
        <w:pStyle w:val="CommentText"/>
      </w:pPr>
      <w:r>
        <w:rPr>
          <w:rStyle w:val="CommentReference"/>
        </w:rPr>
        <w:annotationRef/>
      </w:r>
      <w:r>
        <w:t>Wrong table call out</w:t>
      </w:r>
    </w:p>
  </w:comment>
  <w:comment w:id="75" w:author="Punt, Andre (O&amp;A, Hobart)" w:date="2019-02-18T17:45:00Z" w:initials="PA(H">
    <w:p w14:paraId="7C11F6AD" w14:textId="79C7F8FC" w:rsidR="006A5ACD" w:rsidRDefault="006A5ACD">
      <w:pPr>
        <w:pStyle w:val="CommentText"/>
      </w:pPr>
      <w:r>
        <w:rPr>
          <w:rStyle w:val="CommentReference"/>
        </w:rPr>
        <w:annotationRef/>
      </w:r>
      <w:r>
        <w:t xml:space="preserve">Why this para here – sound </w:t>
      </w:r>
      <w:proofErr w:type="spellStart"/>
      <w:r>
        <w:t>slike</w:t>
      </w:r>
      <w:proofErr w:type="spellEnd"/>
      <w:r>
        <w:t xml:space="preserve"> discussion</w:t>
      </w:r>
    </w:p>
  </w:comment>
  <w:comment w:id="78" w:author="." w:date="2019-02-05T21:12:00Z" w:initials=".">
    <w:p w14:paraId="2042D63E" w14:textId="0C9AB926" w:rsidR="006A5ACD" w:rsidRDefault="006A5ACD">
      <w:pPr>
        <w:pStyle w:val="CommentText"/>
      </w:pPr>
      <w:r>
        <w:rPr>
          <w:rStyle w:val="CommentReference"/>
        </w:rPr>
        <w:annotationRef/>
      </w:r>
      <w:r>
        <w:t>This is the name on the website</w:t>
      </w:r>
    </w:p>
  </w:comment>
  <w:comment w:id="79" w:author="." w:date="2019-02-05T21:12:00Z" w:initials=".">
    <w:p w14:paraId="7D190839" w14:textId="7B222504" w:rsidR="006A5ACD" w:rsidRDefault="006A5ACD">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80" w:author="Punt, Andre (O&amp;A, Hobart)" w:date="2019-02-18T17:47:00Z" w:initials="PA(H">
    <w:p w14:paraId="7F95B233" w14:textId="7C21C17B" w:rsidR="006A5ACD" w:rsidRDefault="006A5ACD">
      <w:pPr>
        <w:pStyle w:val="CommentText"/>
      </w:pPr>
      <w:r>
        <w:rPr>
          <w:rStyle w:val="CommentReference"/>
        </w:rPr>
        <w:annotationRef/>
      </w:r>
      <w:r>
        <w:t>For age 6?</w:t>
      </w:r>
    </w:p>
  </w:comment>
  <w:comment w:id="81" w:author="Maia Kapur" w:date="2019-03-14T14:01:00Z" w:initials="MK">
    <w:p w14:paraId="149C0934" w14:textId="53E35DC8" w:rsidR="00F70916" w:rsidRDefault="00F70916">
      <w:pPr>
        <w:pStyle w:val="CommentText"/>
      </w:pPr>
      <w:r>
        <w:rPr>
          <w:rStyle w:val="CommentReference"/>
        </w:rPr>
        <w:annotationRef/>
      </w:r>
      <w:r>
        <w:t>clarified</w:t>
      </w:r>
    </w:p>
  </w:comment>
  <w:comment w:id="83" w:author="Punt, Andre (O&amp;A, Hobart)" w:date="2019-02-18T17:48:00Z" w:initials="PA(H">
    <w:p w14:paraId="55E22693" w14:textId="5E30CBF3" w:rsidR="006A5ACD" w:rsidRDefault="006A5ACD">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94" w:author="Punt, Andre (O&amp;A, Hobart)" w:date="2019-02-18T17:49:00Z" w:initials="PA(H">
    <w:p w14:paraId="35F88131" w14:textId="04559233" w:rsidR="006A5ACD" w:rsidRDefault="006A5ACD">
      <w:pPr>
        <w:pStyle w:val="CommentText"/>
      </w:pPr>
      <w:r>
        <w:rPr>
          <w:rStyle w:val="CommentReference"/>
        </w:rPr>
        <w:annotationRef/>
      </w:r>
      <w:r>
        <w:t xml:space="preserve">First reference </w:t>
      </w:r>
      <w:proofErr w:type="spellStart"/>
      <w:r>
        <w:t>t</w:t>
      </w:r>
      <w:proofErr w:type="spellEnd"/>
      <w:r>
        <w:t xml:space="preserve"> this</w:t>
      </w:r>
    </w:p>
  </w:comment>
  <w:comment w:id="95" w:author="Punt, Andre (O&amp;A, Hobart)" w:date="2019-02-18T17:50:00Z" w:initials="PA(H">
    <w:p w14:paraId="7968B6DF" w14:textId="47CB12EF" w:rsidR="006A5ACD" w:rsidRDefault="006A5ACD">
      <w:pPr>
        <w:pStyle w:val="CommentText"/>
      </w:pPr>
      <w:r>
        <w:rPr>
          <w:rStyle w:val="CommentReference"/>
        </w:rPr>
        <w:annotationRef/>
      </w:r>
      <w:r>
        <w:t>Should be mentioned in methods</w:t>
      </w:r>
    </w:p>
  </w:comment>
  <w:comment w:id="96" w:author="Maia Kapur" w:date="2019-02-25T16:30:00Z" w:initials="MK">
    <w:p w14:paraId="2D561D2C" w14:textId="50075B7B" w:rsidR="006A5ACD" w:rsidRDefault="006A5ACD">
      <w:pPr>
        <w:pStyle w:val="CommentText"/>
      </w:pPr>
      <w:r>
        <w:rPr>
          <w:rStyle w:val="CommentReference"/>
        </w:rPr>
        <w:annotationRef/>
      </w:r>
      <w:r>
        <w:t>added</w:t>
      </w:r>
    </w:p>
  </w:comment>
  <w:comment w:id="97" w:author="Punt, Andre (O&amp;A, Hobart)" w:date="2019-02-18T17:50:00Z" w:initials="PA(H">
    <w:p w14:paraId="54A24346" w14:textId="785A5DE9" w:rsidR="006A5ACD" w:rsidRDefault="006A5ACD">
      <w:pPr>
        <w:pStyle w:val="CommentText"/>
      </w:pPr>
      <w:r>
        <w:rPr>
          <w:rStyle w:val="CommentReference"/>
        </w:rPr>
        <w:annotationRef/>
      </w:r>
      <w:r>
        <w:t>I don’t like using parameters for this as they are correlated</w:t>
      </w:r>
    </w:p>
  </w:comment>
  <w:comment w:id="98" w:author="Punt, Andre (O&amp;A, Hobart)" w:date="2019-02-18T17:52:00Z" w:initials="PA(H">
    <w:p w14:paraId="74F78529" w14:textId="1595BFA5" w:rsidR="006A5ACD" w:rsidRDefault="006A5ACD">
      <w:pPr>
        <w:pStyle w:val="CommentText"/>
      </w:pPr>
      <w:r>
        <w:rPr>
          <w:rStyle w:val="CommentReference"/>
        </w:rPr>
        <w:annotationRef/>
      </w:r>
      <w:r>
        <w:t xml:space="preserve">Add (a), (b) </w:t>
      </w:r>
      <w:proofErr w:type="spellStart"/>
      <w:r>
        <w:t>etc</w:t>
      </w:r>
      <w:proofErr w:type="spellEnd"/>
      <w:r>
        <w:t xml:space="preserve"> </w:t>
      </w:r>
    </w:p>
  </w:comment>
  <w:comment w:id="99" w:author="Maia Kapur" w:date="2019-02-05T21:12:00Z" w:initials="MK">
    <w:p w14:paraId="5C8E4D26" w14:textId="2865F4FE" w:rsidR="006A5ACD" w:rsidRDefault="006A5ACD">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102" w:author="Punt, Andre (O&amp;A, Hobart)" w:date="2019-02-18T17:59:00Z" w:initials="PA(H">
    <w:p w14:paraId="659CF9B8" w14:textId="6D237A89" w:rsidR="006A5ACD" w:rsidRDefault="006A5ACD">
      <w:pPr>
        <w:pStyle w:val="CommentText"/>
      </w:pPr>
      <w:r>
        <w:rPr>
          <w:rStyle w:val="CommentReference"/>
        </w:rPr>
        <w:annotationRef/>
      </w:r>
      <w:r>
        <w:t>Why do you need to mention this</w:t>
      </w:r>
    </w:p>
  </w:comment>
  <w:comment w:id="103" w:author="Punt, Andre (O&amp;A, Hobart)" w:date="2019-02-18T18:00:00Z" w:initials="PA(H">
    <w:p w14:paraId="569A22E9" w14:textId="3B5CC4F6" w:rsidR="006A5ACD" w:rsidRDefault="006A5ACD">
      <w:pPr>
        <w:pStyle w:val="CommentText"/>
      </w:pPr>
      <w:r>
        <w:rPr>
          <w:rStyle w:val="CommentReference"/>
        </w:rPr>
        <w:annotationRef/>
      </w:r>
      <w:r>
        <w:t>How did you define NULL deviance</w:t>
      </w:r>
    </w:p>
  </w:comment>
  <w:comment w:id="104" w:author="Punt, Andre (O&amp;A, Hobart)" w:date="2019-02-18T18:00:00Z" w:initials="PA(H">
    <w:p w14:paraId="4172F26E" w14:textId="039CC458" w:rsidR="006A5ACD" w:rsidRDefault="006A5ACD">
      <w:pPr>
        <w:pStyle w:val="CommentText"/>
      </w:pPr>
      <w:r>
        <w:rPr>
          <w:rStyle w:val="CommentReference"/>
        </w:rPr>
        <w:annotationRef/>
      </w:r>
      <w:r>
        <w:t>Which age</w:t>
      </w:r>
    </w:p>
  </w:comment>
  <w:comment w:id="105" w:author="Punt, Andre (O&amp;A, Hobart)" w:date="2019-02-18T18:00:00Z" w:initials="PA(H">
    <w:p w14:paraId="3025077C" w14:textId="7CBB04AB" w:rsidR="006A5ACD" w:rsidRDefault="006A5ACD">
      <w:pPr>
        <w:pStyle w:val="CommentText"/>
      </w:pPr>
      <w:r>
        <w:rPr>
          <w:rStyle w:val="CommentReference"/>
        </w:rPr>
        <w:annotationRef/>
      </w:r>
      <w:r>
        <w:t>??</w:t>
      </w:r>
    </w:p>
  </w:comment>
  <w:comment w:id="106" w:author="Punt, Andre (O&amp;A, Hobart)" w:date="2019-02-18T18:04:00Z" w:initials="PA(H">
    <w:p w14:paraId="777745B9" w14:textId="59C608E3" w:rsidR="006A5ACD" w:rsidRDefault="006A5ACD">
      <w:pPr>
        <w:pStyle w:val="CommentText"/>
      </w:pPr>
      <w:r>
        <w:rPr>
          <w:rStyle w:val="CommentReference"/>
        </w:rPr>
        <w:annotationRef/>
      </w:r>
      <w:r>
        <w:t>Subsections and refer to the simulation study first</w:t>
      </w:r>
    </w:p>
  </w:comment>
  <w:comment w:id="108" w:author="Punt, Andre (O&amp;A, Hobart)" w:date="2019-02-18T18:01:00Z" w:initials="PA(H">
    <w:p w14:paraId="4978B757" w14:textId="221198FC" w:rsidR="006A5ACD" w:rsidRDefault="006A5ACD">
      <w:pPr>
        <w:pStyle w:val="CommentText"/>
      </w:pPr>
      <w:r>
        <w:rPr>
          <w:rStyle w:val="CommentReference"/>
        </w:rPr>
        <w:annotationRef/>
      </w:r>
      <w:r>
        <w:t>What previous work</w:t>
      </w:r>
    </w:p>
  </w:comment>
  <w:comment w:id="109" w:author="Punt, Andre (O&amp;A, Hobart)" w:date="2019-02-18T18:01:00Z" w:initials="PA(H">
    <w:p w14:paraId="1826D072" w14:textId="2D91E1D2" w:rsidR="006A5ACD" w:rsidRDefault="006A5ACD">
      <w:pPr>
        <w:pStyle w:val="CommentText"/>
      </w:pPr>
      <w:r>
        <w:rPr>
          <w:rStyle w:val="CommentReference"/>
        </w:rPr>
        <w:annotationRef/>
      </w:r>
      <w:r>
        <w:t>What is a growth anomaly</w:t>
      </w:r>
    </w:p>
  </w:comment>
  <w:comment w:id="110" w:author="." w:date="2019-02-05T21:12:00Z" w:initials=".">
    <w:p w14:paraId="21887400" w14:textId="765BDCFE" w:rsidR="006A5ACD" w:rsidRDefault="006A5ACD">
      <w:pPr>
        <w:pStyle w:val="CommentText"/>
      </w:pPr>
      <w:r>
        <w:rPr>
          <w:rStyle w:val="CommentReference"/>
        </w:rPr>
        <w:annotationRef/>
      </w:r>
      <w:r>
        <w:t>Why only over estimate…couldn’t we under estimate as well?</w:t>
      </w:r>
    </w:p>
  </w:comment>
  <w:comment w:id="111" w:author="Punt, Andre (O&amp;A, Hobart)" w:date="2019-02-18T18:02:00Z" w:initials="PA(H">
    <w:p w14:paraId="5C917204" w14:textId="32B5F3BE" w:rsidR="006A5ACD" w:rsidRDefault="006A5ACD">
      <w:pPr>
        <w:pStyle w:val="CommentText"/>
      </w:pPr>
      <w:r>
        <w:rPr>
          <w:rStyle w:val="CommentReference"/>
        </w:rPr>
        <w:annotationRef/>
      </w:r>
      <w:r>
        <w:t>I don’t understand = do you estimate time-varying growth?</w:t>
      </w:r>
    </w:p>
  </w:comment>
  <w:comment w:id="112" w:author="Punt, Andre (O&amp;A, Hobart)" w:date="2019-02-18T18:02:00Z" w:initials="PA(H">
    <w:p w14:paraId="201DC32E" w14:textId="0A9DED81" w:rsidR="006A5ACD" w:rsidRDefault="006A5ACD">
      <w:pPr>
        <w:pStyle w:val="CommentText"/>
      </w:pPr>
      <w:r>
        <w:rPr>
          <w:rStyle w:val="CommentReference"/>
        </w:rPr>
        <w:annotationRef/>
      </w:r>
      <w:r>
        <w:t>First reference</w:t>
      </w:r>
    </w:p>
  </w:comment>
  <w:comment w:id="113" w:author="." w:date="2019-02-05T21:12:00Z" w:initials=".">
    <w:p w14:paraId="33DF6255" w14:textId="565617F8" w:rsidR="006A5ACD" w:rsidRDefault="006A5ACD">
      <w:pPr>
        <w:pStyle w:val="CommentText"/>
      </w:pPr>
      <w:r>
        <w:rPr>
          <w:rStyle w:val="CommentReference"/>
        </w:rPr>
        <w:annotationRef/>
      </w:r>
      <w:r>
        <w:t>And age?</w:t>
      </w:r>
    </w:p>
  </w:comment>
  <w:comment w:id="114" w:author="Punt, Andre (O&amp;A, Hobart)" w:date="2019-02-18T18:03:00Z" w:initials="PA(H">
    <w:p w14:paraId="60A93523" w14:textId="5392C09F" w:rsidR="006A5ACD" w:rsidRDefault="006A5ACD">
      <w:pPr>
        <w:pStyle w:val="CommentText"/>
      </w:pPr>
      <w:r>
        <w:rPr>
          <w:rStyle w:val="CommentReference"/>
        </w:rPr>
        <w:annotationRef/>
      </w:r>
      <w:r>
        <w:t>You need a model for this – which one</w:t>
      </w:r>
    </w:p>
  </w:comment>
  <w:comment w:id="115" w:author="Punt, Andre (O&amp;A, Hobart)" w:date="2019-02-18T18:03:00Z" w:initials="PA(H">
    <w:p w14:paraId="79B39DD8" w14:textId="02BBBE11" w:rsidR="006A5ACD" w:rsidRDefault="006A5ACD">
      <w:pPr>
        <w:pStyle w:val="CommentText"/>
      </w:pPr>
      <w:r>
        <w:rPr>
          <w:rStyle w:val="CommentReference"/>
        </w:rPr>
        <w:annotationRef/>
      </w:r>
      <w:r>
        <w:t>Observed means something seen not inferred</w:t>
      </w:r>
    </w:p>
  </w:comment>
  <w:comment w:id="116" w:author="Punt, Andre (O&amp;A, Hobart)" w:date="2019-02-18T18:04:00Z" w:initials="PA(H">
    <w:p w14:paraId="1D4FD85D" w14:textId="095A85C5" w:rsidR="006A5ACD" w:rsidRDefault="006A5ACD">
      <w:pPr>
        <w:pStyle w:val="CommentText"/>
      </w:pPr>
      <w:r>
        <w:rPr>
          <w:rStyle w:val="CommentReference"/>
        </w:rPr>
        <w:annotationRef/>
      </w:r>
      <w:r>
        <w:t>Not considered in this paper</w:t>
      </w:r>
    </w:p>
  </w:comment>
  <w:comment w:id="117" w:author="." w:date="2019-02-05T21:12:00Z" w:initials=".">
    <w:p w14:paraId="75A21123" w14:textId="3F5CD472" w:rsidR="006A5ACD" w:rsidRDefault="006A5ACD">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129" w:author="Maia Kapur" w:date="2019-03-11T13:38:00Z" w:initials="MK">
    <w:p w14:paraId="72F208CA" w14:textId="2FE21CAD" w:rsidR="006A5ACD" w:rsidRDefault="006A5ACD">
      <w:pPr>
        <w:pStyle w:val="CommentText"/>
      </w:pPr>
      <w:r>
        <w:rPr>
          <w:rStyle w:val="CommentReference"/>
        </w:rPr>
        <w:annotationRef/>
      </w:r>
      <w:r>
        <w:t>Fix a-e labels here</w:t>
      </w:r>
    </w:p>
  </w:comment>
  <w:comment w:id="135" w:author="." w:date="2019-02-05T21:12:00Z" w:initials=".">
    <w:p w14:paraId="14CE4897" w14:textId="0DE7C68A" w:rsidR="006A5ACD" w:rsidRDefault="006A5ACD">
      <w:pPr>
        <w:pStyle w:val="CommentText"/>
      </w:pPr>
      <w:r>
        <w:rPr>
          <w:rStyle w:val="CommentReference"/>
        </w:rPr>
        <w:annotationRef/>
      </w:r>
      <w:r>
        <w:t>I thought this break point in time was largely for the south, did I miss something in that you show results using the same breakpoint for north?</w:t>
      </w:r>
    </w:p>
  </w:comment>
  <w:comment w:id="142" w:author="Punt, Andre (O&amp;A, Hobart)" w:date="2019-02-18T17:48:00Z" w:initials="PA(H">
    <w:p w14:paraId="09169C27" w14:textId="77777777" w:rsidR="006A5ACD" w:rsidRDefault="006A5ACD" w:rsidP="00B82748">
      <w:pPr>
        <w:pStyle w:val="CommentText"/>
      </w:pPr>
      <w:r>
        <w:rPr>
          <w:rStyle w:val="CommentReference"/>
        </w:rPr>
        <w:annotationRef/>
      </w:r>
      <w:r>
        <w:t>Produce a plot showing this graphically.</w:t>
      </w:r>
    </w:p>
  </w:comment>
  <w:comment w:id="143" w:author="Maia Kapur" w:date="2019-03-11T13:33:00Z" w:initials="MK">
    <w:p w14:paraId="116B8493" w14:textId="77EB6837" w:rsidR="006A5ACD" w:rsidRDefault="006A5ACD">
      <w:pPr>
        <w:pStyle w:val="CommentText"/>
      </w:pPr>
      <w:r>
        <w:rPr>
          <w:rStyle w:val="CommentReference"/>
        </w:rPr>
        <w:annotationRef/>
      </w:r>
      <w:r>
        <w:t>added</w:t>
      </w:r>
    </w:p>
  </w:comment>
  <w:comment w:id="144" w:author="Punt, Andre (O&amp;A, Hobart)" w:date="2019-02-18T17:40:00Z" w:initials="PA(H">
    <w:p w14:paraId="43713B51" w14:textId="77777777" w:rsidR="006A5ACD" w:rsidRDefault="006A5ACD" w:rsidP="00B82748">
      <w:pPr>
        <w:pStyle w:val="CommentText"/>
      </w:pPr>
      <w:r>
        <w:rPr>
          <w:rStyle w:val="CommentReference"/>
        </w:rPr>
        <w:annotationRef/>
      </w:r>
      <w:r>
        <w:t>Not clear what the uniform means</w:t>
      </w:r>
    </w:p>
  </w:comment>
  <w:comment w:id="145" w:author="Maia Kapur" w:date="2019-03-11T13:33:00Z" w:initials="MK">
    <w:p w14:paraId="1D0A0BBB" w14:textId="629868CE" w:rsidR="006A5ACD" w:rsidRDefault="006A5ACD">
      <w:pPr>
        <w:pStyle w:val="CommentText"/>
      </w:pPr>
      <w:r>
        <w:rPr>
          <w:rStyle w:val="CommentReference"/>
        </w:rPr>
        <w:annotationRef/>
      </w:r>
      <w:r>
        <w:t>Text has been clarified</w:t>
      </w:r>
    </w:p>
  </w:comment>
  <w:comment w:id="146" w:author="Punt, Andre (O&amp;A, Hobart)" w:date="2019-02-05T21:12:00Z" w:initials="PA(H">
    <w:p w14:paraId="69FD6046" w14:textId="77777777" w:rsidR="006A5ACD" w:rsidRDefault="006A5ACD" w:rsidP="00B82748">
      <w:pPr>
        <w:pStyle w:val="CommentText"/>
      </w:pPr>
      <w:r>
        <w:rPr>
          <w:rStyle w:val="CommentReference"/>
        </w:rPr>
        <w:annotationRef/>
      </w:r>
      <w:r>
        <w:t>Why are there two uniforms – there is just one boundary?</w:t>
      </w:r>
    </w:p>
  </w:comment>
  <w:comment w:id="147" w:author="Maia Kapur" w:date="2019-02-05T21:12:00Z" w:initials="MK">
    <w:p w14:paraId="38635311" w14:textId="77777777" w:rsidR="006A5ACD" w:rsidRDefault="006A5ACD"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6A5ACD" w:rsidRDefault="006A5ACD" w:rsidP="00B82748">
      <w:pPr>
        <w:pStyle w:val="CommentText"/>
      </w:pPr>
    </w:p>
  </w:comment>
  <w:comment w:id="152" w:author="Punt, Andre (O&amp;A, Hobart)" w:date="2019-02-18T17:52:00Z" w:initials="PA(H">
    <w:p w14:paraId="23B66571" w14:textId="77777777" w:rsidR="006A5ACD" w:rsidRDefault="006A5ACD" w:rsidP="00DF3DC4">
      <w:pPr>
        <w:pStyle w:val="CommentText"/>
      </w:pPr>
      <w:r>
        <w:rPr>
          <w:rStyle w:val="CommentReference"/>
        </w:rPr>
        <w:annotationRef/>
      </w:r>
      <w:r>
        <w:t>Please move tables and figure to after the text</w:t>
      </w:r>
    </w:p>
  </w:comment>
  <w:comment w:id="157" w:author="." w:date="2019-02-05T21:12:00Z" w:initials=".">
    <w:p w14:paraId="0FB86005" w14:textId="6CF774EF" w:rsidR="006A5ACD" w:rsidRDefault="006A5ACD">
      <w:pPr>
        <w:pStyle w:val="CommentText"/>
      </w:pPr>
      <w:r>
        <w:rPr>
          <w:rStyle w:val="CommentReference"/>
        </w:rPr>
        <w:annotationRef/>
      </w:r>
      <w:r>
        <w:t>You can get these directly from the report file as well.</w:t>
      </w:r>
    </w:p>
  </w:comment>
  <w:comment w:id="158" w:author="." w:date="2019-02-05T21:12:00Z" w:initials=".">
    <w:p w14:paraId="6C4DF04E" w14:textId="3CD50B55" w:rsidR="006A5ACD" w:rsidRDefault="006A5ACD">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98F5F9" w15:done="1"/>
  <w15:commentEx w15:paraId="77F55CF4" w15:done="1"/>
  <w15:commentEx w15:paraId="781AB38C" w15:paraIdParent="77F55CF4" w15:done="0"/>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31689267" w15:done="1"/>
  <w15:commentEx w15:paraId="20C6EC6E" w15:done="0"/>
  <w15:commentEx w15:paraId="724634B1" w15:done="0"/>
  <w15:commentEx w15:paraId="7C11F6AD" w15:done="0"/>
  <w15:commentEx w15:paraId="2042D63E" w15:done="0"/>
  <w15:commentEx w15:paraId="7D190839" w15:done="0"/>
  <w15:commentEx w15:paraId="7F95B233" w15:done="1"/>
  <w15:commentEx w15:paraId="149C0934" w15:paraIdParent="7F95B233" w15:done="1"/>
  <w15:commentEx w15:paraId="55E22693" w15:done="0"/>
  <w15:commentEx w15:paraId="35F88131" w15:done="0"/>
  <w15:commentEx w15:paraId="7968B6DF" w15:done="0"/>
  <w15:commentEx w15:paraId="2D561D2C" w15:paraIdParent="7968B6DF" w15:done="0"/>
  <w15:commentEx w15:paraId="54A24346" w15:done="0"/>
  <w15:commentEx w15:paraId="74F78529"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5C917204" w15:done="0"/>
  <w15:commentEx w15:paraId="201DC32E" w15:done="0"/>
  <w15:commentEx w15:paraId="33DF6255" w15:done="1"/>
  <w15:commentEx w15:paraId="60A93523" w15:done="1"/>
  <w15:commentEx w15:paraId="79B39DD8" w15:done="0"/>
  <w15:commentEx w15:paraId="1D4FD85D" w15:done="0"/>
  <w15:commentEx w15:paraId="75A21123" w15:done="0"/>
  <w15:commentEx w15:paraId="72F208CA" w15:done="0"/>
  <w15:commentEx w15:paraId="14CE4897" w15:done="0"/>
  <w15:commentEx w15:paraId="09169C27" w15:done="0"/>
  <w15:commentEx w15:paraId="116B8493" w15:paraIdParent="09169C27" w15:done="0"/>
  <w15:commentEx w15:paraId="43713B51" w15:done="0"/>
  <w15:commentEx w15:paraId="1D0A0BBB" w15:paraIdParent="43713B51" w15:done="0"/>
  <w15:commentEx w15:paraId="69FD6046" w15:done="1"/>
  <w15:commentEx w15:paraId="557693C2" w15:paraIdParent="69FD6046" w15:done="1"/>
  <w15:commentEx w15:paraId="23B66571"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98F5F9" w16cid:durableId="20164822"/>
  <w16cid:commentId w16cid:paraId="77F55CF4" w16cid:durableId="201647FF"/>
  <w16cid:commentId w16cid:paraId="781AB38C" w16cid:durableId="2034DFDA"/>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31689267" w16cid:durableId="20164813"/>
  <w16cid:commentId w16cid:paraId="20C6EC6E" w16cid:durableId="1FFAD94C"/>
  <w16cid:commentId w16cid:paraId="724634B1" w16cid:durableId="20164823"/>
  <w16cid:commentId w16cid:paraId="7C11F6AD" w16cid:durableId="20164824"/>
  <w16cid:commentId w16cid:paraId="2042D63E" w16cid:durableId="200BCCB6"/>
  <w16cid:commentId w16cid:paraId="7F95B233" w16cid:durableId="20164827"/>
  <w16cid:commentId w16cid:paraId="149C0934" w16cid:durableId="2034DD4C"/>
  <w16cid:commentId w16cid:paraId="55E22693" w16cid:durableId="2016482B"/>
  <w16cid:commentId w16cid:paraId="35F88131" w16cid:durableId="2016482C"/>
  <w16cid:commentId w16cid:paraId="7968B6DF" w16cid:durableId="2016482D"/>
  <w16cid:commentId w16cid:paraId="2D561D2C" w16cid:durableId="201E9691"/>
  <w16cid:commentId w16cid:paraId="54A24346" w16cid:durableId="2016482E"/>
  <w16cid:commentId w16cid:paraId="74F78529" w16cid:durableId="2016482F"/>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72F208CA" w16cid:durableId="2030E34E"/>
  <w16cid:commentId w16cid:paraId="14CE4897" w16cid:durableId="200BCCBE"/>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23B66571" w16cid:durableId="20164830"/>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52BBA" w14:textId="77777777" w:rsidR="006C4713" w:rsidRDefault="006C4713" w:rsidP="00F50131">
      <w:pPr>
        <w:spacing w:after="0" w:line="240" w:lineRule="auto"/>
      </w:pPr>
      <w:r>
        <w:separator/>
      </w:r>
    </w:p>
  </w:endnote>
  <w:endnote w:type="continuationSeparator" w:id="0">
    <w:p w14:paraId="6D6C48A9" w14:textId="77777777" w:rsidR="006C4713" w:rsidRDefault="006C4713"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6A5ACD" w:rsidRDefault="006A5ACD">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6A5ACD" w:rsidRDefault="006A5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6A5ACD" w:rsidRDefault="006A5ACD">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6A5ACD" w:rsidRDefault="006A5A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09206" w14:textId="77777777" w:rsidR="006C4713" w:rsidRDefault="006C4713" w:rsidP="00F50131">
      <w:pPr>
        <w:spacing w:after="0" w:line="240" w:lineRule="auto"/>
      </w:pPr>
      <w:r>
        <w:separator/>
      </w:r>
    </w:p>
  </w:footnote>
  <w:footnote w:type="continuationSeparator" w:id="0">
    <w:p w14:paraId="5664FE01" w14:textId="77777777" w:rsidR="006C4713" w:rsidRDefault="006C4713"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049"/>
    <w:rsid w:val="0006425B"/>
    <w:rsid w:val="0006514B"/>
    <w:rsid w:val="00072BEE"/>
    <w:rsid w:val="00081EE8"/>
    <w:rsid w:val="000A10CF"/>
    <w:rsid w:val="000A4F0B"/>
    <w:rsid w:val="000B4A0E"/>
    <w:rsid w:val="000B4B1F"/>
    <w:rsid w:val="000C2205"/>
    <w:rsid w:val="000C6B26"/>
    <w:rsid w:val="000D2048"/>
    <w:rsid w:val="000D42C3"/>
    <w:rsid w:val="000E651C"/>
    <w:rsid w:val="000F3E6A"/>
    <w:rsid w:val="0010015D"/>
    <w:rsid w:val="001011A0"/>
    <w:rsid w:val="00101B12"/>
    <w:rsid w:val="00101D8E"/>
    <w:rsid w:val="00105775"/>
    <w:rsid w:val="0011113B"/>
    <w:rsid w:val="00113A0A"/>
    <w:rsid w:val="00114FC5"/>
    <w:rsid w:val="00117953"/>
    <w:rsid w:val="001240C1"/>
    <w:rsid w:val="00126E61"/>
    <w:rsid w:val="00130990"/>
    <w:rsid w:val="00132F6C"/>
    <w:rsid w:val="00135ED3"/>
    <w:rsid w:val="00137B84"/>
    <w:rsid w:val="001424C8"/>
    <w:rsid w:val="001441D1"/>
    <w:rsid w:val="00144B33"/>
    <w:rsid w:val="001523D4"/>
    <w:rsid w:val="001545FB"/>
    <w:rsid w:val="00160DD0"/>
    <w:rsid w:val="0016210F"/>
    <w:rsid w:val="0016320C"/>
    <w:rsid w:val="00163329"/>
    <w:rsid w:val="001645EA"/>
    <w:rsid w:val="001770D8"/>
    <w:rsid w:val="001824C5"/>
    <w:rsid w:val="001837FD"/>
    <w:rsid w:val="00186954"/>
    <w:rsid w:val="00193066"/>
    <w:rsid w:val="001976BB"/>
    <w:rsid w:val="001A1B0A"/>
    <w:rsid w:val="001A5A05"/>
    <w:rsid w:val="001B21D9"/>
    <w:rsid w:val="001B234F"/>
    <w:rsid w:val="001B3AB6"/>
    <w:rsid w:val="001C0800"/>
    <w:rsid w:val="001C2BDC"/>
    <w:rsid w:val="001C70C8"/>
    <w:rsid w:val="001C7EC3"/>
    <w:rsid w:val="001D25DD"/>
    <w:rsid w:val="001E0B96"/>
    <w:rsid w:val="001F5DCE"/>
    <w:rsid w:val="001F735D"/>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628A6"/>
    <w:rsid w:val="00273DF8"/>
    <w:rsid w:val="00276042"/>
    <w:rsid w:val="00281B2C"/>
    <w:rsid w:val="00287B91"/>
    <w:rsid w:val="00291EEB"/>
    <w:rsid w:val="00297019"/>
    <w:rsid w:val="002A420E"/>
    <w:rsid w:val="002A7BD5"/>
    <w:rsid w:val="002B36AF"/>
    <w:rsid w:val="002B485F"/>
    <w:rsid w:val="002B78B9"/>
    <w:rsid w:val="002C0447"/>
    <w:rsid w:val="002C19CF"/>
    <w:rsid w:val="002D1062"/>
    <w:rsid w:val="002D152E"/>
    <w:rsid w:val="002D4639"/>
    <w:rsid w:val="002D7F20"/>
    <w:rsid w:val="002E02EB"/>
    <w:rsid w:val="002E1DDC"/>
    <w:rsid w:val="002E3E62"/>
    <w:rsid w:val="003057E6"/>
    <w:rsid w:val="003071B2"/>
    <w:rsid w:val="00310C1A"/>
    <w:rsid w:val="0031135F"/>
    <w:rsid w:val="00311F47"/>
    <w:rsid w:val="00320B89"/>
    <w:rsid w:val="003219D9"/>
    <w:rsid w:val="0032228C"/>
    <w:rsid w:val="00322C06"/>
    <w:rsid w:val="00330BD9"/>
    <w:rsid w:val="003313E9"/>
    <w:rsid w:val="00332024"/>
    <w:rsid w:val="00333E80"/>
    <w:rsid w:val="003368A1"/>
    <w:rsid w:val="00344618"/>
    <w:rsid w:val="00347759"/>
    <w:rsid w:val="00352E7D"/>
    <w:rsid w:val="003532CB"/>
    <w:rsid w:val="00357218"/>
    <w:rsid w:val="0035799C"/>
    <w:rsid w:val="003640BA"/>
    <w:rsid w:val="00377CE3"/>
    <w:rsid w:val="003806D1"/>
    <w:rsid w:val="00390CEC"/>
    <w:rsid w:val="00392042"/>
    <w:rsid w:val="003A11B9"/>
    <w:rsid w:val="003A76DA"/>
    <w:rsid w:val="003B7477"/>
    <w:rsid w:val="003C13A9"/>
    <w:rsid w:val="003C6F9E"/>
    <w:rsid w:val="003D0FC7"/>
    <w:rsid w:val="003D3AD9"/>
    <w:rsid w:val="003D604A"/>
    <w:rsid w:val="003E64AE"/>
    <w:rsid w:val="003E6E79"/>
    <w:rsid w:val="003F06AE"/>
    <w:rsid w:val="003F3562"/>
    <w:rsid w:val="00416528"/>
    <w:rsid w:val="00420118"/>
    <w:rsid w:val="00421AA6"/>
    <w:rsid w:val="00422D4B"/>
    <w:rsid w:val="0042677E"/>
    <w:rsid w:val="0043545A"/>
    <w:rsid w:val="0044373E"/>
    <w:rsid w:val="00446FD4"/>
    <w:rsid w:val="0044700A"/>
    <w:rsid w:val="004505BB"/>
    <w:rsid w:val="00457B0D"/>
    <w:rsid w:val="004613FD"/>
    <w:rsid w:val="00461B39"/>
    <w:rsid w:val="00463541"/>
    <w:rsid w:val="00473F2A"/>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F2F0A"/>
    <w:rsid w:val="004F4F42"/>
    <w:rsid w:val="00501E09"/>
    <w:rsid w:val="00503E71"/>
    <w:rsid w:val="00505127"/>
    <w:rsid w:val="00506197"/>
    <w:rsid w:val="00506E17"/>
    <w:rsid w:val="00511A2F"/>
    <w:rsid w:val="00513905"/>
    <w:rsid w:val="00514739"/>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C6AE3"/>
    <w:rsid w:val="005D279D"/>
    <w:rsid w:val="005D4DA3"/>
    <w:rsid w:val="005E0FFF"/>
    <w:rsid w:val="005F0B48"/>
    <w:rsid w:val="005F254B"/>
    <w:rsid w:val="005F61EE"/>
    <w:rsid w:val="00615029"/>
    <w:rsid w:val="00616824"/>
    <w:rsid w:val="00623282"/>
    <w:rsid w:val="0062357A"/>
    <w:rsid w:val="00624B17"/>
    <w:rsid w:val="006264A4"/>
    <w:rsid w:val="00632139"/>
    <w:rsid w:val="00642D5E"/>
    <w:rsid w:val="006478EB"/>
    <w:rsid w:val="00647FF6"/>
    <w:rsid w:val="00656B62"/>
    <w:rsid w:val="006610ED"/>
    <w:rsid w:val="00661E95"/>
    <w:rsid w:val="00662741"/>
    <w:rsid w:val="00674D52"/>
    <w:rsid w:val="00675625"/>
    <w:rsid w:val="00681741"/>
    <w:rsid w:val="00683D81"/>
    <w:rsid w:val="006948C1"/>
    <w:rsid w:val="00694D64"/>
    <w:rsid w:val="00697863"/>
    <w:rsid w:val="006A1870"/>
    <w:rsid w:val="006A3AFF"/>
    <w:rsid w:val="006A5337"/>
    <w:rsid w:val="006A5ACD"/>
    <w:rsid w:val="006B09E1"/>
    <w:rsid w:val="006C4182"/>
    <w:rsid w:val="006C4713"/>
    <w:rsid w:val="006D560E"/>
    <w:rsid w:val="006D6090"/>
    <w:rsid w:val="006E0EB2"/>
    <w:rsid w:val="006E2C2C"/>
    <w:rsid w:val="006E7F19"/>
    <w:rsid w:val="006F249A"/>
    <w:rsid w:val="00702273"/>
    <w:rsid w:val="00707024"/>
    <w:rsid w:val="00712DA0"/>
    <w:rsid w:val="00712F36"/>
    <w:rsid w:val="00713CA2"/>
    <w:rsid w:val="007145FD"/>
    <w:rsid w:val="007168B1"/>
    <w:rsid w:val="007426FC"/>
    <w:rsid w:val="00751302"/>
    <w:rsid w:val="00756B5F"/>
    <w:rsid w:val="00761C2B"/>
    <w:rsid w:val="007650C2"/>
    <w:rsid w:val="007671B8"/>
    <w:rsid w:val="007674FF"/>
    <w:rsid w:val="00782268"/>
    <w:rsid w:val="00786E5E"/>
    <w:rsid w:val="0079320C"/>
    <w:rsid w:val="007938F6"/>
    <w:rsid w:val="007A1261"/>
    <w:rsid w:val="007A17E6"/>
    <w:rsid w:val="007A3BAC"/>
    <w:rsid w:val="007A3DB6"/>
    <w:rsid w:val="007C19E2"/>
    <w:rsid w:val="007C3A1A"/>
    <w:rsid w:val="007C3FF6"/>
    <w:rsid w:val="007C5DE5"/>
    <w:rsid w:val="007D19A2"/>
    <w:rsid w:val="007E68BB"/>
    <w:rsid w:val="007E759C"/>
    <w:rsid w:val="007E7B4A"/>
    <w:rsid w:val="007E7F43"/>
    <w:rsid w:val="007F2E22"/>
    <w:rsid w:val="007F51DE"/>
    <w:rsid w:val="007F7701"/>
    <w:rsid w:val="00800100"/>
    <w:rsid w:val="0080232F"/>
    <w:rsid w:val="00803D30"/>
    <w:rsid w:val="00804CF1"/>
    <w:rsid w:val="00805C18"/>
    <w:rsid w:val="008074A5"/>
    <w:rsid w:val="00813F50"/>
    <w:rsid w:val="0082416C"/>
    <w:rsid w:val="008270F1"/>
    <w:rsid w:val="008317B5"/>
    <w:rsid w:val="008317B9"/>
    <w:rsid w:val="0083413E"/>
    <w:rsid w:val="008341FE"/>
    <w:rsid w:val="00845B83"/>
    <w:rsid w:val="0084759D"/>
    <w:rsid w:val="00850AF1"/>
    <w:rsid w:val="00850F85"/>
    <w:rsid w:val="00853E77"/>
    <w:rsid w:val="008567BF"/>
    <w:rsid w:val="0085796C"/>
    <w:rsid w:val="00862D4F"/>
    <w:rsid w:val="00863DF7"/>
    <w:rsid w:val="008719C6"/>
    <w:rsid w:val="00873DA6"/>
    <w:rsid w:val="00882D1C"/>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5D7"/>
    <w:rsid w:val="008F0D40"/>
    <w:rsid w:val="008F59B5"/>
    <w:rsid w:val="00902FC3"/>
    <w:rsid w:val="00905488"/>
    <w:rsid w:val="009062F8"/>
    <w:rsid w:val="00906A89"/>
    <w:rsid w:val="0091654B"/>
    <w:rsid w:val="009176CC"/>
    <w:rsid w:val="009245F5"/>
    <w:rsid w:val="00927EE3"/>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101B"/>
    <w:rsid w:val="009A5D38"/>
    <w:rsid w:val="009B03C6"/>
    <w:rsid w:val="009B1088"/>
    <w:rsid w:val="009B2BA1"/>
    <w:rsid w:val="009B4FB5"/>
    <w:rsid w:val="009C334D"/>
    <w:rsid w:val="009C34F2"/>
    <w:rsid w:val="009C7B88"/>
    <w:rsid w:val="009D3309"/>
    <w:rsid w:val="009E361C"/>
    <w:rsid w:val="009E402C"/>
    <w:rsid w:val="009E6008"/>
    <w:rsid w:val="009F1AA9"/>
    <w:rsid w:val="009F5D8A"/>
    <w:rsid w:val="009F68F2"/>
    <w:rsid w:val="00A025ED"/>
    <w:rsid w:val="00A03831"/>
    <w:rsid w:val="00A04F68"/>
    <w:rsid w:val="00A0545B"/>
    <w:rsid w:val="00A076F1"/>
    <w:rsid w:val="00A1303A"/>
    <w:rsid w:val="00A21CD5"/>
    <w:rsid w:val="00A220A1"/>
    <w:rsid w:val="00A22F47"/>
    <w:rsid w:val="00A23F50"/>
    <w:rsid w:val="00A25644"/>
    <w:rsid w:val="00A26B70"/>
    <w:rsid w:val="00A313A5"/>
    <w:rsid w:val="00A32004"/>
    <w:rsid w:val="00A438F1"/>
    <w:rsid w:val="00A44F12"/>
    <w:rsid w:val="00A46BB7"/>
    <w:rsid w:val="00A50DB7"/>
    <w:rsid w:val="00A528BA"/>
    <w:rsid w:val="00A55BE7"/>
    <w:rsid w:val="00A649CB"/>
    <w:rsid w:val="00A720E2"/>
    <w:rsid w:val="00A77A77"/>
    <w:rsid w:val="00A834A2"/>
    <w:rsid w:val="00A837CD"/>
    <w:rsid w:val="00A83B9D"/>
    <w:rsid w:val="00A9055E"/>
    <w:rsid w:val="00A905FF"/>
    <w:rsid w:val="00A9532D"/>
    <w:rsid w:val="00AA00EF"/>
    <w:rsid w:val="00AA0890"/>
    <w:rsid w:val="00AA168A"/>
    <w:rsid w:val="00AA54DB"/>
    <w:rsid w:val="00AC02E6"/>
    <w:rsid w:val="00AC07CF"/>
    <w:rsid w:val="00AC2082"/>
    <w:rsid w:val="00AD0AC7"/>
    <w:rsid w:val="00AD5763"/>
    <w:rsid w:val="00AE4031"/>
    <w:rsid w:val="00AE4E48"/>
    <w:rsid w:val="00AE5182"/>
    <w:rsid w:val="00AE7DBA"/>
    <w:rsid w:val="00AF1875"/>
    <w:rsid w:val="00AF2270"/>
    <w:rsid w:val="00B0287C"/>
    <w:rsid w:val="00B03F3F"/>
    <w:rsid w:val="00B06507"/>
    <w:rsid w:val="00B11828"/>
    <w:rsid w:val="00B1327B"/>
    <w:rsid w:val="00B22F5E"/>
    <w:rsid w:val="00B24C55"/>
    <w:rsid w:val="00B303A7"/>
    <w:rsid w:val="00B30926"/>
    <w:rsid w:val="00B34995"/>
    <w:rsid w:val="00B40272"/>
    <w:rsid w:val="00B4189A"/>
    <w:rsid w:val="00B4245B"/>
    <w:rsid w:val="00B4317E"/>
    <w:rsid w:val="00B4644F"/>
    <w:rsid w:val="00B46C34"/>
    <w:rsid w:val="00B561EA"/>
    <w:rsid w:val="00B56DC4"/>
    <w:rsid w:val="00B614FB"/>
    <w:rsid w:val="00B62684"/>
    <w:rsid w:val="00B64E40"/>
    <w:rsid w:val="00B67671"/>
    <w:rsid w:val="00B67BB0"/>
    <w:rsid w:val="00B8111C"/>
    <w:rsid w:val="00B82748"/>
    <w:rsid w:val="00B834E2"/>
    <w:rsid w:val="00B8591D"/>
    <w:rsid w:val="00B91A35"/>
    <w:rsid w:val="00B91B45"/>
    <w:rsid w:val="00B91C24"/>
    <w:rsid w:val="00B94D25"/>
    <w:rsid w:val="00B9623A"/>
    <w:rsid w:val="00B96D87"/>
    <w:rsid w:val="00BB02E4"/>
    <w:rsid w:val="00BB7E4C"/>
    <w:rsid w:val="00BC119C"/>
    <w:rsid w:val="00BC4226"/>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5237"/>
    <w:rsid w:val="00D15776"/>
    <w:rsid w:val="00D1784D"/>
    <w:rsid w:val="00D21CB5"/>
    <w:rsid w:val="00D24852"/>
    <w:rsid w:val="00D37FC3"/>
    <w:rsid w:val="00D4232C"/>
    <w:rsid w:val="00D55A0E"/>
    <w:rsid w:val="00D63C6D"/>
    <w:rsid w:val="00D7177D"/>
    <w:rsid w:val="00D72180"/>
    <w:rsid w:val="00D74412"/>
    <w:rsid w:val="00D76CC8"/>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D63A2"/>
    <w:rsid w:val="00DF03FD"/>
    <w:rsid w:val="00DF076A"/>
    <w:rsid w:val="00DF1D91"/>
    <w:rsid w:val="00DF246C"/>
    <w:rsid w:val="00DF3DC4"/>
    <w:rsid w:val="00DF4725"/>
    <w:rsid w:val="00E022D1"/>
    <w:rsid w:val="00E03CCB"/>
    <w:rsid w:val="00E04E95"/>
    <w:rsid w:val="00E05953"/>
    <w:rsid w:val="00E06754"/>
    <w:rsid w:val="00E06A5A"/>
    <w:rsid w:val="00E119C9"/>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1083"/>
    <w:rsid w:val="00E73552"/>
    <w:rsid w:val="00E86935"/>
    <w:rsid w:val="00E86BA0"/>
    <w:rsid w:val="00E908CE"/>
    <w:rsid w:val="00E93A24"/>
    <w:rsid w:val="00E9478C"/>
    <w:rsid w:val="00E96E28"/>
    <w:rsid w:val="00E96E82"/>
    <w:rsid w:val="00E97386"/>
    <w:rsid w:val="00E9782A"/>
    <w:rsid w:val="00EA2C4E"/>
    <w:rsid w:val="00EA6CA6"/>
    <w:rsid w:val="00EA72E3"/>
    <w:rsid w:val="00EB375F"/>
    <w:rsid w:val="00EB5DF5"/>
    <w:rsid w:val="00EB7D3D"/>
    <w:rsid w:val="00EC5D55"/>
    <w:rsid w:val="00EC6F77"/>
    <w:rsid w:val="00EC7554"/>
    <w:rsid w:val="00EC76A7"/>
    <w:rsid w:val="00ED2D44"/>
    <w:rsid w:val="00EE0A9B"/>
    <w:rsid w:val="00EE33E5"/>
    <w:rsid w:val="00EF214D"/>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0916"/>
    <w:rsid w:val="00F75BC7"/>
    <w:rsid w:val="00F80A7B"/>
    <w:rsid w:val="00F82A07"/>
    <w:rsid w:val="00F82EB2"/>
    <w:rsid w:val="00F919FB"/>
    <w:rsid w:val="00F94063"/>
    <w:rsid w:val="00F96E2F"/>
    <w:rsid w:val="00FA0991"/>
    <w:rsid w:val="00FA1B5B"/>
    <w:rsid w:val="00FA1DC2"/>
    <w:rsid w:val="00FB55F0"/>
    <w:rsid w:val="00FB724B"/>
    <w:rsid w:val="00FC6A65"/>
    <w:rsid w:val="00FC71E3"/>
    <w:rsid w:val="00FD1CD3"/>
    <w:rsid w:val="00FD1EBA"/>
    <w:rsid w:val="00FD22C9"/>
    <w:rsid w:val="00FE3F58"/>
    <w:rsid w:val="00FE4275"/>
    <w:rsid w:val="00FE60F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3611D-1843-4F52-A197-F1C512425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26</Pages>
  <Words>20062</Words>
  <Characters>114358</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79</cp:revision>
  <dcterms:created xsi:type="dcterms:W3CDTF">2019-02-19T17:16:00Z</dcterms:created>
  <dcterms:modified xsi:type="dcterms:W3CDTF">2019-03-14T21:15:00Z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