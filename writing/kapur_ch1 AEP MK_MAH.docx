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C5CD7A" w14:textId="35A6E34A" w:rsidR="007426FC" w:rsidRDefault="007426FC" w:rsidP="007426FC">
      <w:bookmarkStart w:id="0" w:name="_GoBack"/>
      <w:bookmarkEnd w:id="0"/>
    </w:p>
    <w:p w14:paraId="348269D0" w14:textId="3AD6C5D9" w:rsidR="007426FC" w:rsidRPr="007426FC" w:rsidRDefault="007426FC" w:rsidP="00A25644">
      <w:pPr>
        <w:pStyle w:val="Title"/>
      </w:pPr>
      <w:r>
        <w:t>A data-driven approach to evaluate spatiotemporal changes in fish size, with application to NE Pacific Sablefish</w:t>
      </w:r>
    </w:p>
    <w:p w14:paraId="15B7BCCE" w14:textId="28BCFFB0" w:rsidR="00C40E68" w:rsidRPr="004906F5" w:rsidRDefault="00C40E68" w:rsidP="008B3D07">
      <w:pPr>
        <w:spacing w:line="360" w:lineRule="auto"/>
      </w:pPr>
      <w:r w:rsidRPr="004906F5">
        <w:t>Kapur,</w:t>
      </w:r>
      <w:r>
        <w:t xml:space="preserve"> M., </w:t>
      </w:r>
      <w:proofErr w:type="spellStart"/>
      <w:r>
        <w:t>Haltuch</w:t>
      </w:r>
      <w:proofErr w:type="spellEnd"/>
      <w:r>
        <w:t>, M., [others] Punt, A.</w:t>
      </w:r>
    </w:p>
    <w:p w14:paraId="44D2DEE9" w14:textId="170AC416" w:rsidR="00C40E68" w:rsidRDefault="00C40E68" w:rsidP="008B3D07">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13113558" w14:textId="5121C790" w:rsidR="007426FC" w:rsidRDefault="007426FC" w:rsidP="007426FC">
      <w:pPr>
        <w:pStyle w:val="Heading1"/>
      </w:pPr>
      <w:r>
        <w:t>Abstract</w:t>
      </w:r>
    </w:p>
    <w:p w14:paraId="17F1B363" w14:textId="784A5E8D" w:rsidR="007426FC" w:rsidRPr="00632139" w:rsidRDefault="007426FC" w:rsidP="003E64AE">
      <w:pPr>
        <w:spacing w:line="360" w:lineRule="auto"/>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proofErr w:type="spellStart"/>
      <w:r>
        <w:rPr>
          <w:rFonts w:cstheme="minorHAnsi"/>
        </w:rPr>
        <w:t>spatio</w:t>
      </w:r>
      <w:proofErr w:type="spellEnd"/>
      <w:r>
        <w:rPr>
          <w:rFonts w:cstheme="minorHAnsi"/>
        </w:rPr>
        <w:t xml:space="preserve">-temporal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sidR="00581778">
        <w:rPr>
          <w:rFonts w:cstheme="minorHAnsi"/>
        </w:rPr>
        <w:t>the first derivative of</w:t>
      </w:r>
      <w:r w:rsidRPr="00A27977">
        <w:rPr>
          <w:rFonts w:cstheme="minorHAnsi"/>
        </w:rPr>
        <w:t xml:space="preserve"> </w:t>
      </w:r>
      <w:ins w:id="1" w:author="." w:date="2019-02-05T18:53:00Z">
        <w:r w:rsidR="00505127">
          <w:rPr>
            <w:rFonts w:cstheme="minorHAnsi"/>
          </w:rPr>
          <w:t xml:space="preserve">a </w:t>
        </w:r>
      </w:ins>
      <w:proofErr w:type="spellStart"/>
      <w:r>
        <w:rPr>
          <w:rFonts w:cstheme="minorHAnsi"/>
        </w:rPr>
        <w:t>spatio</w:t>
      </w:r>
      <w:proofErr w:type="spellEnd"/>
      <w:r>
        <w:rPr>
          <w:rFonts w:cstheme="minorHAnsi"/>
        </w:rPr>
        <w:t>-temporal</w:t>
      </w:r>
      <w:r w:rsidRPr="00A27977">
        <w:rPr>
          <w:rFonts w:cstheme="minorHAnsi"/>
        </w:rPr>
        <w:t xml:space="preserve"> generalized additive model to identify </w:t>
      </w:r>
      <w:r>
        <w:rPr>
          <w:rFonts w:cstheme="minorHAnsi"/>
        </w:rPr>
        <w:t>spatial and annual</w:t>
      </w:r>
      <w:r w:rsidRPr="00A27977">
        <w:rPr>
          <w:rFonts w:cstheme="minorHAnsi"/>
        </w:rPr>
        <w:t xml:space="preserve"> 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 xml:space="preserve">across a variety of </w:t>
      </w:r>
      <w:proofErr w:type="spellStart"/>
      <w:r>
        <w:rPr>
          <w:rFonts w:cstheme="minorHAnsi"/>
          <w:iCs/>
        </w:rPr>
        <w:t>spatio</w:t>
      </w:r>
      <w:proofErr w:type="spellEnd"/>
      <w:r>
        <w:rPr>
          <w:rFonts w:cstheme="minorHAnsi"/>
          <w:iCs/>
        </w:rPr>
        <w:t>-temporally complex</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xml:space="preserve">, and apply it to survey data </w:t>
      </w:r>
      <w:del w:id="2" w:author="." w:date="2019-02-05T18:53:00Z">
        <w:r w:rsidDel="00505127">
          <w:rPr>
            <w:rFonts w:cstheme="minorHAnsi"/>
            <w:iCs/>
          </w:rPr>
          <w:delText>o</w:delText>
        </w:r>
      </w:del>
      <w:r>
        <w:rPr>
          <w:rFonts w:cstheme="minorHAnsi"/>
          <w:iCs/>
        </w:rPr>
        <w:t>f</w:t>
      </w:r>
      <w:ins w:id="3" w:author="." w:date="2019-02-05T18:53:00Z">
        <w:r w:rsidR="00505127">
          <w:rPr>
            <w:rFonts w:cstheme="minorHAnsi"/>
            <w:iCs/>
          </w:rPr>
          <w:t>or</w:t>
        </w:r>
      </w:ins>
      <w:r>
        <w:rPr>
          <w:rFonts w:cstheme="minorHAnsi"/>
          <w:iCs/>
        </w:rPr>
        <w:t xml:space="preserve"> 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done in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proofErr w:type="spellStart"/>
      <w:r>
        <w:rPr>
          <w:rFonts w:cstheme="minorHAnsi"/>
          <w:iCs/>
        </w:rPr>
        <w:t>spatio</w:t>
      </w:r>
      <w:proofErr w:type="spellEnd"/>
      <w:r>
        <w:rPr>
          <w:rFonts w:cstheme="minorHAnsi"/>
          <w:iCs/>
        </w:rPr>
        <w:t>-temporally complex</w:t>
      </w:r>
      <w:r w:rsidRPr="00A27977">
        <w:rPr>
          <w:rFonts w:cstheme="minorHAnsi"/>
          <w:iCs/>
        </w:rPr>
        <w:t xml:space="preserve"> growth data. </w:t>
      </w:r>
      <w:r>
        <w:rPr>
          <w:rFonts w:cstheme="minorHAnsi"/>
          <w:iCs/>
        </w:rPr>
        <w:t xml:space="preserve">This method has the potential to improve detection of large-scale patterns in fish growth, and aid in the development of structured population dynamics models. </w:t>
      </w:r>
    </w:p>
    <w:p w14:paraId="3F7417CB" w14:textId="33856D1D" w:rsidR="001A1B0A" w:rsidRPr="004906F5" w:rsidRDefault="001A1B0A" w:rsidP="008B3D07">
      <w:pPr>
        <w:pStyle w:val="Heading1"/>
        <w:spacing w:line="360" w:lineRule="auto"/>
      </w:pPr>
      <w:commentRangeStart w:id="4"/>
      <w:commentRangeStart w:id="5"/>
      <w:r w:rsidRPr="004906F5">
        <w:t>Introduction</w:t>
      </w:r>
      <w:commentRangeEnd w:id="4"/>
      <w:r w:rsidR="00B34995">
        <w:rPr>
          <w:rStyle w:val="CommentReference"/>
          <w:b w:val="0"/>
        </w:rPr>
        <w:commentReference w:id="4"/>
      </w:r>
      <w:commentRangeEnd w:id="5"/>
      <w:r w:rsidR="007426FC">
        <w:rPr>
          <w:rStyle w:val="CommentReference"/>
          <w:b w:val="0"/>
        </w:rPr>
        <w:commentReference w:id="5"/>
      </w:r>
    </w:p>
    <w:p w14:paraId="182401E5" w14:textId="6462F031" w:rsidR="00F3466B" w:rsidRDefault="00247925" w:rsidP="00FB55F0">
      <w:pPr>
        <w:spacing w:line="360" w:lineRule="auto"/>
        <w:jc w:val="both"/>
      </w:pPr>
      <w:r>
        <w:t>Renewed interest in the construction of spatially-explicit management frameworks</w:t>
      </w:r>
      <w:r w:rsidR="00F3466B">
        <w:t xml:space="preserve"> </w:t>
      </w:r>
      <w:r w:rsidR="00F3466B">
        <w:fldChar w:fldCharType="begin" w:fldLock="1"/>
      </w:r>
      <w:r w:rsidR="00F3466B">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rsidR="00F3466B">
        <w:fldChar w:fldCharType="separate"/>
      </w:r>
      <w:r w:rsidR="00F3466B" w:rsidRPr="00F3466B">
        <w:rPr>
          <w:noProof/>
        </w:rPr>
        <w:t>(Thorson et al., 2015)</w:t>
      </w:r>
      <w:r w:rsidR="00F3466B">
        <w:fldChar w:fldCharType="end"/>
      </w:r>
      <w:r>
        <w:t xml:space="preserve">, and advances in computing power have motivated efforts to quantify spatial variability in fish size for </w:t>
      </w:r>
      <w:r w:rsidR="00632139">
        <w:t>managed</w:t>
      </w:r>
      <w:r>
        <w:t xml:space="preserve"> species, including </w:t>
      </w:r>
      <w:r w:rsidR="007426FC">
        <w:t xml:space="preserve">Gulf Sheepshead </w:t>
      </w:r>
      <w:r w:rsidR="007426FC">
        <w:fldChar w:fldCharType="begin" w:fldLock="1"/>
      </w:r>
      <w:r w:rsidR="007426FC">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rsidR="007426FC">
        <w:fldChar w:fldCharType="separate"/>
      </w:r>
      <w:r w:rsidR="007426FC" w:rsidRPr="00234EF2">
        <w:rPr>
          <w:noProof/>
        </w:rPr>
        <w:t>(Adams et al., 2018)</w:t>
      </w:r>
      <w:r w:rsidR="007426FC">
        <w:fldChar w:fldCharType="end"/>
      </w:r>
      <w:r w:rsidR="007426FC">
        <w:t xml:space="preserve"> and northern rock sole </w:t>
      </w:r>
      <w:r w:rsidR="007426FC">
        <w:fldChar w:fldCharType="begin" w:fldLock="1"/>
      </w:r>
      <w:r w:rsidR="007426FC">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rsidR="007426FC">
        <w:fldChar w:fldCharType="separate"/>
      </w:r>
      <w:r w:rsidR="007426FC" w:rsidRPr="00234EF2">
        <w:rPr>
          <w:noProof/>
        </w:rPr>
        <w:t>(Hurst and Abookire, 2006)</w:t>
      </w:r>
      <w:r w:rsidR="007426FC">
        <w:fldChar w:fldCharType="end"/>
      </w:r>
      <w:r w:rsidR="007426FC">
        <w:t>, as well as</w:t>
      </w:r>
      <w:r>
        <w:t xml:space="preserve"> groundfish of the western United States</w:t>
      </w:r>
      <w:r w:rsidR="007426FC">
        <w:t xml:space="preserve"> </w:t>
      </w:r>
      <w:r w:rsidR="007426FC">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rsidR="007426FC">
        <w:fldChar w:fldCharType="separate"/>
      </w:r>
      <w:r w:rsidRPr="00247925">
        <w:rPr>
          <w:noProof/>
        </w:rPr>
        <w:t>(Gertseva et al., 2017; James et al., 2002; Mason et al., 1983)</w:t>
      </w:r>
      <w:r w:rsidR="007426FC">
        <w:fldChar w:fldCharType="end"/>
      </w:r>
      <w:r w:rsidR="007426FC">
        <w:t xml:space="preserve">. </w:t>
      </w:r>
      <w:r w:rsidR="00632139">
        <w:t xml:space="preserve">Understanding demographic variation of this key trait (somatic growth) can improve the precision of fisheries assessment </w:t>
      </w:r>
      <w:r w:rsidR="00632139">
        <w:fldChar w:fldCharType="begin" w:fldLock="1"/>
      </w:r>
      <w:r w:rsidR="00FB55F0">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rsidR="00632139">
        <w:fldChar w:fldCharType="separate"/>
      </w:r>
      <w:r w:rsidR="00F3466B" w:rsidRPr="00F3466B">
        <w:rPr>
          <w:noProof/>
        </w:rPr>
        <w:t>(Punt, 2003; Stawitz et al., 2019)</w:t>
      </w:r>
      <w:r w:rsidR="00632139">
        <w:fldChar w:fldCharType="end"/>
      </w:r>
      <w:r w:rsidR="002C19CF">
        <w:t>.</w:t>
      </w:r>
      <w:r w:rsidR="00F3466B" w:rsidRPr="00F3466B">
        <w:t xml:space="preserve"> </w:t>
      </w:r>
    </w:p>
    <w:p w14:paraId="45BC50BD" w14:textId="53816283" w:rsidR="00F3466B" w:rsidRDefault="00F3466B" w:rsidP="00FB55F0">
      <w:pPr>
        <w:spacing w:line="360" w:lineRule="auto"/>
        <w:jc w:val="both"/>
      </w:pPr>
      <w:r>
        <w:lastRenderedPageBreak/>
        <w:t>In fisheries management</w:t>
      </w:r>
      <w:r w:rsidRPr="004906F5">
        <w:t>,</w:t>
      </w:r>
      <w:r>
        <w:t xml:space="preserve"> somatic growth rates </w:t>
      </w:r>
      <w:r w:rsidRPr="004906F5">
        <w:t xml:space="preserve">are </w:t>
      </w:r>
      <w:r>
        <w:t>typically</w:t>
      </w:r>
      <w:r w:rsidRPr="004906F5">
        <w:t xml:space="preserve"> </w:t>
      </w:r>
      <w:r>
        <w:t>generated</w:t>
      </w:r>
      <w:r w:rsidRPr="004906F5">
        <w:t xml:space="preserve"> 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method, with parameters derived </w:t>
      </w:r>
      <w:r w:rsidR="00130990">
        <w:t>using</w:t>
      </w:r>
      <w:r>
        <w:t xml:space="preserve"> model-fitting procedures. </w:t>
      </w:r>
      <w:r w:rsidR="00130990">
        <w:t>The</w:t>
      </w:r>
      <w:r w:rsidR="008A590F">
        <w:t xml:space="preserve"> resolution of the resultant estimates is necessarily predicated on the </w:t>
      </w:r>
      <w:proofErr w:type="spellStart"/>
      <w:r w:rsidR="008A590F">
        <w:t>spatio</w:t>
      </w:r>
      <w:proofErr w:type="spellEnd"/>
      <w:r w:rsidR="008A590F">
        <w:t xml:space="preserve">-temporal aggregation of the data, which is often defined by survey stratification and/or changes in sampling gear. </w:t>
      </w:r>
      <w:r w:rsidR="000D42C3">
        <w:t xml:space="preserve">For example, Alaska federal and state sablefish fisheries generated separate </w:t>
      </w:r>
      <w:r w:rsidR="000D42C3" w:rsidRPr="00AC02E6">
        <w:t xml:space="preserve">VBGF parameter estimates for two periods of survey data based on the </w:t>
      </w:r>
      <w:r w:rsidR="000D42C3" w:rsidRPr="00AC02E6">
        <w:rPr>
          <w:i/>
        </w:rPr>
        <w:t>a priori</w:t>
      </w:r>
      <w:r w:rsidR="000D42C3" w:rsidRPr="00AC02E6">
        <w:t xml:space="preserve"> hypothesis that changes in gear type would affect fish growth estimates from survey data </w:t>
      </w:r>
      <w:r w:rsidR="000D42C3" w:rsidRPr="00AC02E6">
        <w:fldChar w:fldCharType="begin" w:fldLock="1"/>
      </w:r>
      <w:r w:rsidR="00B46C3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0D42C3" w:rsidRPr="00AC02E6">
        <w:fldChar w:fldCharType="separate"/>
      </w:r>
      <w:r w:rsidR="00AC02E6" w:rsidRPr="00AC02E6">
        <w:rPr>
          <w:noProof/>
        </w:rPr>
        <w:t>(Echave et al., 2012; Hanselman et al., 2017; McDevitt, 1990)</w:t>
      </w:r>
      <w:r w:rsidR="000D42C3" w:rsidRPr="00AC02E6">
        <w:fldChar w:fldCharType="end"/>
      </w:r>
      <w:r w:rsidR="00130990">
        <w:t xml:space="preserve">, and imposed a time block between which the growth coefficients were actually quite similar (see </w:t>
      </w:r>
      <w:r w:rsidR="00130990">
        <w:fldChar w:fldCharType="begin"/>
      </w:r>
      <w:r w:rsidR="00130990">
        <w:instrText xml:space="preserve"> REF _Ref525720559 \h </w:instrText>
      </w:r>
      <w:r w:rsidR="00130990">
        <w:fldChar w:fldCharType="separate"/>
      </w:r>
      <w:r w:rsidR="00130990">
        <w:t xml:space="preserve">Table </w:t>
      </w:r>
      <w:r w:rsidR="00130990">
        <w:rPr>
          <w:noProof/>
        </w:rPr>
        <w:t>2</w:t>
      </w:r>
      <w:r w:rsidR="00130990">
        <w:fldChar w:fldCharType="end"/>
      </w:r>
      <w:r w:rsidR="00130990">
        <w:t>).</w:t>
      </w:r>
      <w:r w:rsidR="00B46C34">
        <w:t xml:space="preserve"> Even more sophisticated approaches which utilize hierarchical Bayesian methods to estimate latitudinal and regional effects on length- or weight-at-age require a design matrix of dimensions dictated by pre-supposed zones </w:t>
      </w:r>
      <w:r w:rsidR="00B46C34">
        <w:fldChar w:fldCharType="begin" w:fldLock="1"/>
      </w:r>
      <w:r w:rsidR="00B46C34">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rsidR="00B46C34">
        <w:fldChar w:fldCharType="separate"/>
      </w:r>
      <w:r w:rsidR="00B46C34" w:rsidRPr="00B46C34">
        <w:rPr>
          <w:noProof/>
        </w:rPr>
        <w:t>(Adams et al., 2018)</w:t>
      </w:r>
      <w:r w:rsidR="00B46C34">
        <w:fldChar w:fldCharType="end"/>
      </w:r>
      <w:r w:rsidR="00B46C34">
        <w:t>. S</w:t>
      </w:r>
      <w:r w:rsidR="00AC02E6" w:rsidRPr="00AC02E6">
        <w:t xml:space="preserve">uch approaches </w:t>
      </w:r>
      <w:r w:rsidR="00B46C34">
        <w:t xml:space="preserve">are useful within a rigid management context, but do </w:t>
      </w:r>
      <w:r w:rsidR="00AC02E6" w:rsidRPr="00AC02E6">
        <w:t>not</w:t>
      </w:r>
      <w:r w:rsidR="000D42C3" w:rsidRPr="00AC02E6">
        <w:t xml:space="preserve"> handle the underlying</w:t>
      </w:r>
      <w:r w:rsidR="00AC02E6">
        <w:t xml:space="preserve"> growth process explicitly</w:t>
      </w:r>
      <w:r w:rsidR="00B46C34">
        <w:t xml:space="preserve">, and preclude the discovery of </w:t>
      </w:r>
      <w:proofErr w:type="spellStart"/>
      <w:r w:rsidR="00B46C34">
        <w:t>spatio</w:t>
      </w:r>
      <w:proofErr w:type="spellEnd"/>
      <w:r w:rsidR="00B46C34">
        <w:t xml:space="preserve">-temporal trends in fish size that violate management boundaries. </w:t>
      </w:r>
    </w:p>
    <w:p w14:paraId="17803C7F" w14:textId="2AFDF1F5" w:rsidR="00416528" w:rsidRPr="004906F5" w:rsidRDefault="00EB7D3D" w:rsidP="00B46C34">
      <w:pPr>
        <w:spacing w:line="360" w:lineRule="auto"/>
      </w:pPr>
      <w:r>
        <w:t>Numerous attempts</w:t>
      </w:r>
      <w:r w:rsidR="005A2F0F">
        <w:t xml:space="preserve"> to quantify somatic growth variation typically face a trade-off between superimposing previous beliefs about stock structure (as in the</w:t>
      </w:r>
      <w:r w:rsidR="00B46C34">
        <w:t xml:space="preserve"> Alaskan </w:t>
      </w:r>
      <w:r w:rsidR="005A2F0F">
        <w:t xml:space="preserve">example above) or generating purely descriptive models of trait ‘gradients’ across regions or time periods, without a clear method to define significant break points within them. This presents a gap for management scientists, who wish to build population dynamics models that accurately represent the </w:t>
      </w:r>
      <w:r w:rsidR="00105775">
        <w:t>population</w:t>
      </w:r>
      <w:r w:rsidR="005A2F0F">
        <w:t xml:space="preserve"> structure</w:t>
      </w:r>
      <w:r w:rsidR="00FB55F0">
        <w:t xml:space="preserve"> of managed stocks</w:t>
      </w:r>
      <w:r w:rsidR="005A2F0F">
        <w:t>. The</w:t>
      </w:r>
      <w:r w:rsidR="00FB55F0">
        <w:t xml:space="preserve"> ideal tool </w:t>
      </w:r>
      <w:r w:rsidR="005A2F0F">
        <w:t xml:space="preserve">is a data-driven method which defines significant break points in fish size, which researchers </w:t>
      </w:r>
      <w:r w:rsidR="005A2F0F" w:rsidRPr="00130990">
        <w:t xml:space="preserve">can then use </w:t>
      </w:r>
      <w:r w:rsidR="007F7701" w:rsidRPr="00130990">
        <w:t>to aggregate and estimate parameters</w:t>
      </w:r>
      <w:r w:rsidR="00FB55F0" w:rsidRPr="00130990">
        <w:t xml:space="preserve"> of somatic growth. Our approach, which evaluates the first derivative of </w:t>
      </w:r>
      <w:r w:rsidR="00A313A5" w:rsidRPr="00130990">
        <w:t xml:space="preserve">smooth functions from </w:t>
      </w:r>
      <w:r w:rsidR="00F5067E" w:rsidRPr="00130990">
        <w:t>a generalized</w:t>
      </w:r>
      <w:r w:rsidR="00FB55F0" w:rsidRPr="00130990">
        <w:t xml:space="preserve"> additive model</w:t>
      </w:r>
      <w:r w:rsidR="00C33784" w:rsidRPr="00130990">
        <w:t xml:space="preserve"> (GAM)</w:t>
      </w:r>
      <w:r w:rsidR="00FB55F0" w:rsidRPr="00130990">
        <w:t xml:space="preserve">, meets this objective in a simple, rapid computational framework. Fisheries scientists are likely already familiar with GAMs, and the method does not require the specification of multiple error structures </w:t>
      </w:r>
      <w:r w:rsidR="00F5067E">
        <w:t>nor the</w:t>
      </w:r>
      <w:r w:rsidR="00FB55F0" w:rsidRPr="00130990">
        <w:t xml:space="preserve"> construction of spatial meshes, which can be computationally expensive when large </w:t>
      </w:r>
      <w:r w:rsidR="00FB55F0" w:rsidRPr="00130990">
        <w:fldChar w:fldCharType="begin" w:fldLock="1"/>
      </w:r>
      <w:r w:rsidR="00A313A5"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00FB55F0" w:rsidRPr="00130990">
        <w:fldChar w:fldCharType="separate"/>
      </w:r>
      <w:r w:rsidR="00FB55F0" w:rsidRPr="00130990">
        <w:rPr>
          <w:noProof/>
        </w:rPr>
        <w:t>(Thorson, 2019a)</w:t>
      </w:r>
      <w:r w:rsidR="00FB55F0" w:rsidRPr="00130990">
        <w:fldChar w:fldCharType="end"/>
      </w:r>
      <w:r w:rsidR="00FB55F0" w:rsidRPr="00130990">
        <w:t>.</w:t>
      </w:r>
      <w:r w:rsidR="00A313A5" w:rsidRPr="00130990">
        <w:t xml:space="preserve"> The analysis of first derivatives in GAMs for change-point analysis has </w:t>
      </w:r>
      <w:r w:rsidR="005F254B" w:rsidRPr="00130990">
        <w:t>recently used in</w:t>
      </w:r>
      <w:r w:rsidR="00A313A5" w:rsidRPr="00130990">
        <w:t xml:space="preserve"> terrestrial paleoecology</w:t>
      </w:r>
      <w:r w:rsidR="00A313A5">
        <w:t xml:space="preserve"> </w:t>
      </w:r>
      <w:r w:rsidR="00A313A5">
        <w:fldChar w:fldCharType="begin" w:fldLock="1"/>
      </w:r>
      <w:r w:rsidR="005F254B">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A313A5">
        <w:fldChar w:fldCharType="separate"/>
      </w:r>
      <w:r w:rsidR="00A313A5" w:rsidRPr="00A313A5">
        <w:rPr>
          <w:noProof/>
        </w:rPr>
        <w:t>(Simpson, 2018)</w:t>
      </w:r>
      <w:r w:rsidR="00A313A5">
        <w:fldChar w:fldCharType="end"/>
      </w:r>
      <w:r w:rsidR="005F254B">
        <w:t xml:space="preserve"> and geophysics</w:t>
      </w:r>
      <w:r w:rsidR="00A313A5">
        <w:t xml:space="preserve"> </w:t>
      </w:r>
      <w:r w:rsidR="005F254B">
        <w:fldChar w:fldCharType="begin" w:fldLock="1"/>
      </w:r>
      <w:r w:rsidR="00AC02E6">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5F254B">
        <w:fldChar w:fldCharType="separate"/>
      </w:r>
      <w:r w:rsidR="005F254B" w:rsidRPr="005F254B">
        <w:rPr>
          <w:noProof/>
        </w:rPr>
        <w:t>(Beck et al., 2018)</w:t>
      </w:r>
      <w:r w:rsidR="005F254B">
        <w:fldChar w:fldCharType="end"/>
      </w:r>
      <w:r w:rsidR="005F254B">
        <w:t>.</w:t>
      </w:r>
      <w:r w:rsidR="007426FC" w:rsidRPr="004906F5">
        <w:t xml:space="preserve">The objective of this study was to </w:t>
      </w:r>
      <w:r w:rsidR="00F3466B">
        <w:t>develop a method for detecting change points in spatiotemporally complex fisheries growth data</w:t>
      </w:r>
      <w:r w:rsidR="007426FC">
        <w:t xml:space="preserve"> </w:t>
      </w:r>
      <w:r w:rsidR="00581778">
        <w:t xml:space="preserve">and </w:t>
      </w:r>
      <w:ins w:id="6" w:author="." w:date="2019-02-05T19:04:00Z">
        <w:r w:rsidR="000D2048">
          <w:t>that</w:t>
        </w:r>
      </w:ins>
      <w:del w:id="7" w:author="." w:date="2019-02-05T19:04:00Z">
        <w:r w:rsidR="00F3466B" w:rsidDel="000D2048">
          <w:delText>which</w:delText>
        </w:r>
      </w:del>
      <w:r w:rsidR="007426FC">
        <w:t xml:space="preserve"> </w:t>
      </w:r>
      <w:r w:rsidR="00F3466B">
        <w:t>minimizes</w:t>
      </w:r>
      <w:r w:rsidR="007426FC">
        <w:t xml:space="preserve"> the use of pre-supposed spatial stratifications in the analytical approach. </w:t>
      </w:r>
      <w:r w:rsidR="00F3466B">
        <w:rPr>
          <w:rFonts w:cstheme="minorHAnsi"/>
          <w:iCs/>
        </w:rPr>
        <w:t xml:space="preserve">This method has the potential to improve detection of large-scale patterns in fish </w:t>
      </w:r>
      <w:r w:rsidR="00F3466B">
        <w:rPr>
          <w:rFonts w:cstheme="minorHAnsi"/>
          <w:iCs/>
        </w:rPr>
        <w:lastRenderedPageBreak/>
        <w:t xml:space="preserve">growth, and aid in the development of structured population dynamics models. </w:t>
      </w:r>
      <w:r w:rsidR="0084759D">
        <w:rPr>
          <w:rFonts w:cstheme="minorHAnsi"/>
          <w:iCs/>
        </w:rPr>
        <w:t xml:space="preserve">We use simulation to test the robustness of the method to increasingly complex </w:t>
      </w:r>
      <w:proofErr w:type="spellStart"/>
      <w:r w:rsidR="0084759D">
        <w:rPr>
          <w:rFonts w:cstheme="minorHAnsi"/>
          <w:iCs/>
        </w:rPr>
        <w:t>spatio</w:t>
      </w:r>
      <w:proofErr w:type="spellEnd"/>
      <w:r w:rsidR="0084759D">
        <w:rPr>
          <w:rFonts w:cstheme="minorHAnsi"/>
          <w:iCs/>
        </w:rPr>
        <w:t>-temporal age and length data</w:t>
      </w:r>
      <w:r w:rsidR="007E68BB">
        <w:rPr>
          <w:rFonts w:cstheme="minorHAnsi"/>
          <w:iCs/>
        </w:rPr>
        <w:t>, and present a case study application to northeast Pacific sablefish (</w:t>
      </w:r>
      <w:proofErr w:type="spellStart"/>
      <w:r w:rsidR="007E68BB">
        <w:rPr>
          <w:rFonts w:cstheme="minorHAnsi"/>
          <w:i/>
          <w:iCs/>
        </w:rPr>
        <w:t>Anoplopoma</w:t>
      </w:r>
      <w:proofErr w:type="spellEnd"/>
      <w:r w:rsidR="007E68BB">
        <w:rPr>
          <w:rFonts w:cstheme="minorHAnsi"/>
          <w:i/>
          <w:iCs/>
        </w:rPr>
        <w:t xml:space="preserve"> fimbria).</w:t>
      </w:r>
      <w:r w:rsidR="007E68BB">
        <w:rPr>
          <w:rFonts w:cstheme="minorHAnsi"/>
          <w:iCs/>
        </w:rPr>
        <w:t xml:space="preserve"> </w:t>
      </w:r>
    </w:p>
    <w:p w14:paraId="3E4FE6C7" w14:textId="31D974A7" w:rsidR="001A1B0A" w:rsidRDefault="001A1B0A" w:rsidP="00B34995">
      <w:pPr>
        <w:pStyle w:val="Heading1"/>
        <w:spacing w:line="240" w:lineRule="auto"/>
        <w:jc w:val="both"/>
      </w:pPr>
      <w:r w:rsidRPr="004906F5">
        <w:t>Methods</w:t>
      </w:r>
    </w:p>
    <w:p w14:paraId="32FC870A" w14:textId="02A28AA5" w:rsidR="00B34995" w:rsidRDefault="00F253EA" w:rsidP="00FB55F0">
      <w:pPr>
        <w:spacing w:line="360" w:lineRule="auto"/>
        <w:jc w:val="both"/>
      </w:pPr>
      <w:r>
        <w:t xml:space="preserve">We developed a data-driven analytical approach to detect changes in fish growth, tested the model on simulated data, and then applied the model to a commercially harvested groundfish stock in the Northeast Pacific. </w:t>
      </w:r>
      <w:r w:rsidR="00E05953">
        <w:t xml:space="preserve">The </w:t>
      </w:r>
      <w:r w:rsidR="00B34995">
        <w:t>method</w:t>
      </w:r>
      <w:r w:rsidR="00E05953">
        <w:t xml:space="preserve"> was designed to identify significant spatiotemporal break-points in the age-length relationship and </w:t>
      </w:r>
      <w:commentRangeStart w:id="8"/>
      <w:commentRangeStart w:id="9"/>
      <w:r w:rsidR="00E05953">
        <w:t xml:space="preserve">not consider </w:t>
      </w:r>
      <w:r w:rsidR="00E05953">
        <w:rPr>
          <w:i/>
        </w:rPr>
        <w:t>a priori</w:t>
      </w:r>
      <w:r w:rsidR="00E05953">
        <w:t xml:space="preserve"> hypotheses</w:t>
      </w:r>
      <w:commentRangeEnd w:id="8"/>
      <w:r w:rsidR="00B34995">
        <w:rPr>
          <w:rStyle w:val="CommentReference"/>
        </w:rPr>
        <w:commentReference w:id="8"/>
      </w:r>
      <w:commentRangeEnd w:id="9"/>
      <w:r w:rsidR="00FB55F0">
        <w:rPr>
          <w:rStyle w:val="CommentReference"/>
        </w:rPr>
        <w:commentReference w:id="9"/>
      </w:r>
      <w:r w:rsidR="00E05953">
        <w:t xml:space="preserve"> of spatial stratification. </w:t>
      </w:r>
    </w:p>
    <w:p w14:paraId="736E9F26" w14:textId="2E6417CD" w:rsidR="00E05953" w:rsidRDefault="00E05953" w:rsidP="00FB55F0">
      <w:pPr>
        <w:spacing w:line="360" w:lineRule="auto"/>
        <w:jc w:val="both"/>
      </w:pPr>
      <w:r>
        <w:t xml:space="preserve">The method involves fitting a </w:t>
      </w:r>
      <w:r w:rsidR="00B34995">
        <w:t>Generalized Additive Model (GAM)</w:t>
      </w:r>
      <w:r>
        <w:t xml:space="preserve"> </w:t>
      </w:r>
      <w:r w:rsidR="00B34995">
        <w:t xml:space="preserve">using the </w:t>
      </w:r>
      <w:proofErr w:type="spellStart"/>
      <w:r w:rsidR="00B34995">
        <w:t>mgcv</w:t>
      </w:r>
      <w:proofErr w:type="spellEnd"/>
      <w:r w:rsidR="00B34995">
        <w:t xml:space="preserve"> package </w:t>
      </w:r>
      <w:r w:rsidR="00B34995">
        <w:fldChar w:fldCharType="begin" w:fldLock="1"/>
      </w:r>
      <w:r w:rsidR="00B34995">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B34995">
        <w:fldChar w:fldCharType="separate"/>
      </w:r>
      <w:r w:rsidR="00B34995" w:rsidRPr="00E9478C">
        <w:rPr>
          <w:noProof/>
        </w:rPr>
        <w:t>(Wood, 2011)</w:t>
      </w:r>
      <w:r w:rsidR="00B34995">
        <w:fldChar w:fldCharType="end"/>
      </w:r>
      <w:r w:rsidR="00B34995">
        <w:t xml:space="preserve"> in R </w:t>
      </w:r>
      <w:r w:rsidR="00B34995">
        <w:fldChar w:fldCharType="begin" w:fldLock="1"/>
      </w:r>
      <w:r w:rsidR="00B34995">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B34995">
        <w:fldChar w:fldCharType="separate"/>
      </w:r>
      <w:r w:rsidR="00B34995" w:rsidRPr="00E9478C">
        <w:rPr>
          <w:noProof/>
        </w:rPr>
        <w:t>(R Development Core Team, 2011)</w:t>
      </w:r>
      <w:r w:rsidR="00B34995">
        <w:fldChar w:fldCharType="end"/>
      </w:r>
      <w:r w:rsidR="00B34995">
        <w:t xml:space="preserve"> to </w:t>
      </w:r>
      <w:r>
        <w:t xml:space="preserve">the vector of observed lengths as the response variable, predicted by separate smoothers for year and latitude. Non-smoothed predictors included age (in years) and </w:t>
      </w:r>
      <w:commentRangeStart w:id="10"/>
      <w:r>
        <w:t xml:space="preserve">sex </w:t>
      </w:r>
      <w:commentRangeEnd w:id="10"/>
      <w:r w:rsidR="006D560E">
        <w:rPr>
          <w:rStyle w:val="CommentReference"/>
        </w:rPr>
        <w:commentReference w:id="10"/>
      </w:r>
      <w:r>
        <w:t xml:space="preserve">(male/female only; </w:t>
      </w:r>
      <w:r w:rsidRPr="004906F5">
        <w:t>fish of “unknown” sex were removed from the</w:t>
      </w:r>
      <w:r>
        <w:t xml:space="preserve"> </w:t>
      </w:r>
      <w:r w:rsidRPr="004906F5">
        <w:t>analysis beforehand</w:t>
      </w:r>
      <w:r>
        <w:t xml:space="preserve">) so that the smooth functions represented all variation not explained by these </w:t>
      </w:r>
      <w:commentRangeStart w:id="11"/>
      <w:r>
        <w:t>factors</w:t>
      </w:r>
      <w:commentRangeEnd w:id="11"/>
      <w:r w:rsidR="00B34995">
        <w:rPr>
          <w:rStyle w:val="CommentReference"/>
        </w:rPr>
        <w:commentReference w:id="11"/>
      </w:r>
      <w:r>
        <w:t xml:space="preserve">. </w:t>
      </w:r>
    </w:p>
    <w:p w14:paraId="50F1E572" w14:textId="5CECE334" w:rsidR="005F254B" w:rsidRPr="005F254B" w:rsidRDefault="00E56DA5" w:rsidP="00853E77">
      <w:pPr>
        <w:pStyle w:val="Caption"/>
        <w:rPr>
          <w:rFonts w:eastAsiaTheme="minorEastAsia"/>
        </w:rPr>
      </w:pPr>
      <w:r>
        <w:t xml:space="preserve">Equation </w:t>
      </w:r>
      <w:r w:rsidR="00BF33B8">
        <w:rPr>
          <w:noProof/>
        </w:rPr>
        <w:fldChar w:fldCharType="begin"/>
      </w:r>
      <w:r w:rsidR="00BF33B8">
        <w:rPr>
          <w:noProof/>
        </w:rPr>
        <w:instrText xml:space="preserve"> SEQ Equation \* ARABIC </w:instrText>
      </w:r>
      <w:r w:rsidR="00BF33B8">
        <w:rPr>
          <w:noProof/>
        </w:rPr>
        <w:fldChar w:fldCharType="separate"/>
      </w:r>
      <w:r w:rsidR="00463541">
        <w:rPr>
          <w:noProof/>
        </w:rPr>
        <w:t>1</w:t>
      </w:r>
      <w:r w:rsidR="00BF33B8">
        <w:rPr>
          <w:noProof/>
        </w:rPr>
        <w:fldChar w:fldCharType="end"/>
      </w:r>
      <w:r>
        <w:t xml:space="preserve"> </w:t>
      </w:r>
      <m:oMath>
        <m:r>
          <w:rPr>
            <w:rFonts w:ascii="Cambria Math" w:hAnsi="Cambria Math"/>
          </w:rPr>
          <m:t>g(</m:t>
        </m:r>
        <m:sSub>
          <m:sSubPr>
            <m:ctrlPr>
              <w:rPr>
                <w:rFonts w:ascii="Cambria Math" w:hAnsi="Cambria Math"/>
                <w:i/>
                <w:iCs w:val="0"/>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iCs w:val="0"/>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78E8A077" w14:textId="30C8E560" w:rsidR="005F254B" w:rsidRPr="00BE53B7" w:rsidRDefault="005F254B" w:rsidP="00FB55F0">
      <w:pPr>
        <w:spacing w:line="360" w:lineRule="auto"/>
        <w:jc w:val="both"/>
      </w:pPr>
      <w:r>
        <w:t xml:space="preserve">Where </w:t>
      </w:r>
      <w:r w:rsidR="00C5457E">
        <w:t>µ</w:t>
      </w:r>
      <w:r>
        <w:rPr>
          <w:vertAlign w:val="subscript"/>
        </w:rPr>
        <w:t>t</w:t>
      </w:r>
      <w:r>
        <w:t xml:space="preserve"> represents the </w:t>
      </w:r>
      <w:r w:rsidR="00C5457E">
        <w:t>expected mean of fish length, which is a random variable of which we have observations</w:t>
      </w:r>
      <w:r w:rsidR="00E424C1">
        <w:t>; the</w:t>
      </w:r>
      <w:r>
        <w:t xml:space="preserve"> linear effects of time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and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are smooth functions</w:t>
      </w:r>
      <w:r w:rsidR="00C5457E">
        <w:t>.</w:t>
      </w:r>
      <w:r w:rsidR="00BE53B7">
        <w:t xml:space="preserve"> </w:t>
      </w:r>
      <w:r w:rsidR="00BE53B7">
        <w:rPr>
          <w:i/>
        </w:rPr>
        <w:t>g</w:t>
      </w:r>
      <w:r w:rsidR="00BE53B7">
        <w:t xml:space="preserve"> is an invertible, monotonic function which enables mapping from the response scale to the scale of the linear predictor, such as the natural logarithm.</w:t>
      </w:r>
      <w:r w:rsidR="009B4FB5">
        <w:t xml:space="preserve"> Because the parameters of the VGBF can be highly negatively correlated, we subset real and simulated datasets used here to include only female fish of age four</w:t>
      </w:r>
      <w:r w:rsidR="00F5067E">
        <w:t>.</w:t>
      </w:r>
      <w:r w:rsidR="009B4FB5">
        <w:t xml:space="preserve"> </w:t>
      </w:r>
    </w:p>
    <w:p w14:paraId="42B05BF4" w14:textId="33EAA1EE" w:rsidR="006F249A" w:rsidRDefault="00B34995" w:rsidP="00FB55F0">
      <w:pPr>
        <w:spacing w:line="360" w:lineRule="auto"/>
        <w:jc w:val="both"/>
      </w:pPr>
      <w:commentRangeStart w:id="12"/>
      <w:commentRangeStart w:id="13"/>
      <w:r>
        <w:t xml:space="preserve">The first derivatives of the GAM </w:t>
      </w:r>
      <w:r w:rsidR="003D0FC7">
        <w:t>are</w:t>
      </w:r>
      <w:r>
        <w:t xml:space="preserve"> evaluated to identify areas of significant change (i.e., break points) in growth parameter estimates.</w:t>
      </w:r>
      <w:commentRangeEnd w:id="12"/>
      <w:r>
        <w:rPr>
          <w:rStyle w:val="CommentReference"/>
        </w:rPr>
        <w:commentReference w:id="12"/>
      </w:r>
      <w:commentRangeEnd w:id="13"/>
      <w:r w:rsidR="00A313A5">
        <w:rPr>
          <w:rStyle w:val="CommentReference"/>
        </w:rPr>
        <w:commentReference w:id="13"/>
      </w:r>
      <w:r>
        <w:t xml:space="preserve"> </w:t>
      </w:r>
      <w:r w:rsidR="00E05953">
        <w:t xml:space="preserve">Once the best-fit model was identified, we used the method of finite differences (as in </w:t>
      </w:r>
      <w:r w:rsidR="00E05953">
        <w:fldChar w:fldCharType="begin" w:fldLock="1"/>
      </w:r>
      <w:r w:rsidR="00E05953">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rsidR="00E05953">
        <w:fldChar w:fldCharType="separate"/>
      </w:r>
      <w:r w:rsidR="00E05953" w:rsidRPr="00C87747">
        <w:rPr>
          <w:noProof/>
        </w:rPr>
        <w:t>Simpson, 2018)</w:t>
      </w:r>
      <w:r w:rsidR="00E05953">
        <w:fldChar w:fldCharType="end"/>
      </w:r>
      <w:r w:rsidR="00E05953">
        <w:t xml:space="preserve"> to locate time periods and/or locations </w:t>
      </w:r>
      <w:r w:rsidR="00A313A5">
        <w:t>where fish size is changing the most</w:t>
      </w:r>
      <w:r w:rsidR="00E05953">
        <w:t xml:space="preserve">. The finite differences approach approximates the first derivative of the spline generated from the GAM </w:t>
      </w:r>
      <w:commentRangeStart w:id="14"/>
      <w:commentRangeStart w:id="15"/>
      <w:r w:rsidR="00E05953">
        <w:t>function</w:t>
      </w:r>
      <w:commentRangeEnd w:id="14"/>
      <w:r>
        <w:rPr>
          <w:rStyle w:val="CommentReference"/>
        </w:rPr>
        <w:commentReference w:id="14"/>
      </w:r>
      <w:commentRangeEnd w:id="15"/>
      <w:r w:rsidR="00A220A1">
        <w:rPr>
          <w:rStyle w:val="CommentReference"/>
        </w:rPr>
        <w:commentReference w:id="15"/>
      </w:r>
      <w:r w:rsidR="00E05953">
        <w:t xml:space="preserve">. </w:t>
      </w:r>
      <w:r w:rsidR="006F249A">
        <w:t xml:space="preserve">For instance, the </w:t>
      </w:r>
      <w:r w:rsidR="00E314A1">
        <w:t>vector of derivatives</w:t>
      </w:r>
      <w:r w:rsidR="006F249A">
        <w:t xml:space="preserve"> </w:t>
      </w:r>
      <w:r w:rsidR="00E314A1">
        <w:rPr>
          <w:b/>
        </w:rPr>
        <w:t xml:space="preserve">G </w:t>
      </w:r>
      <w:r w:rsidR="006F249A">
        <w:t>for</w:t>
      </w:r>
      <w:r w:rsidR="00E314A1">
        <w:t xml:space="preserve"> </w:t>
      </w:r>
      <w:r w:rsidR="006F249A">
        <w:t>latitude is produced via:</w:t>
      </w:r>
    </w:p>
    <w:p w14:paraId="0540DDBB" w14:textId="25E5E735" w:rsidR="006F249A" w:rsidRDefault="00463541" w:rsidP="00853E77">
      <w:pPr>
        <w:pStyle w:val="Caption"/>
      </w:pPr>
      <w:r>
        <w:lastRenderedPageBreak/>
        <w:t xml:space="preserve">Equation </w:t>
      </w:r>
      <w:r w:rsidR="00BF33B8">
        <w:rPr>
          <w:noProof/>
        </w:rPr>
        <w:fldChar w:fldCharType="begin"/>
      </w:r>
      <w:r w:rsidR="00BF33B8">
        <w:rPr>
          <w:noProof/>
        </w:rPr>
        <w:instrText xml:space="preserve"> SEQ Equation \* ARABIC </w:instrText>
      </w:r>
      <w:r w:rsidR="00BF33B8">
        <w:rPr>
          <w:noProof/>
        </w:rPr>
        <w:fldChar w:fldCharType="separate"/>
      </w:r>
      <w:r>
        <w:rPr>
          <w:noProof/>
        </w:rPr>
        <w:t>2</w:t>
      </w:r>
      <w:r w:rsidR="00BF33B8">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6AA245BF" w14:textId="3F948BD6" w:rsidR="006F249A" w:rsidRDefault="006F249A" w:rsidP="00FB55F0">
      <w:pPr>
        <w:spacing w:line="360" w:lineRule="auto"/>
        <w:jc w:val="both"/>
      </w:pPr>
      <w:r>
        <w:t>Wher</w:t>
      </w:r>
      <w:r w:rsidR="00887E84">
        <w:t>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points</w:t>
      </w:r>
      <w:r w:rsidR="00217CF2">
        <w:t xml:space="preserve"> from the GAM</w:t>
      </w:r>
      <w:r>
        <w:t xml:space="preserve"> along a set of new latitudes, defined by the user as</w:t>
      </w:r>
      <w:r w:rsidR="00273DF8">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or the original points in the dataset plus a small, uniform change. The resultant matrix returns values for the linear predictor of the model with all other predictors (sex, age, and year) held constant</w:t>
      </w:r>
      <w:r w:rsidR="00887E84">
        <w:t>.</w:t>
      </w:r>
      <w:r w:rsidR="00163329">
        <w:t xml:space="preserve"> Vector </w:t>
      </w:r>
      <w:r w:rsidR="00163329" w:rsidRPr="00853E77">
        <w:rPr>
          <w:b/>
        </w:rPr>
        <w:t>G</w:t>
      </w:r>
      <w:r w:rsidR="00163329">
        <w:t xml:space="preserve"> is of the same length of the observed dataset.</w:t>
      </w:r>
    </w:p>
    <w:p w14:paraId="023DF2E8" w14:textId="7AC0A9A0" w:rsidR="003D0FC7" w:rsidRDefault="00B34995" w:rsidP="00FB55F0">
      <w:pPr>
        <w:spacing w:line="360" w:lineRule="auto"/>
        <w:jc w:val="both"/>
      </w:pPr>
      <w:r>
        <w:t>The</w:t>
      </w:r>
      <w:r w:rsidR="00E05953">
        <w:t xml:space="preserve"> uncertainty in derivative estimates </w:t>
      </w:r>
      <w:r w:rsidR="003D0FC7">
        <w:t>are computed via:</w:t>
      </w:r>
    </w:p>
    <w:p w14:paraId="2F30B5F1" w14:textId="501830BF" w:rsidR="003D0FC7" w:rsidRPr="00E424C1" w:rsidRDefault="00463541" w:rsidP="00E424C1">
      <w:pPr>
        <w:pStyle w:val="Caption"/>
        <w:rPr>
          <w:b/>
        </w:rPr>
      </w:pPr>
      <w:r>
        <w:t xml:space="preserve">Equation </w:t>
      </w:r>
      <w:r w:rsidR="00BF33B8">
        <w:rPr>
          <w:noProof/>
        </w:rPr>
        <w:fldChar w:fldCharType="begin"/>
      </w:r>
      <w:r w:rsidR="00BF33B8">
        <w:rPr>
          <w:noProof/>
        </w:rPr>
        <w:instrText xml:space="preserve"> SEQ Equation \* ARABIC </w:instrText>
      </w:r>
      <w:r w:rsidR="00BF33B8">
        <w:rPr>
          <w:noProof/>
        </w:rPr>
        <w:fldChar w:fldCharType="separate"/>
      </w:r>
      <w:r>
        <w:rPr>
          <w:noProof/>
        </w:rPr>
        <w:t>3</w:t>
      </w:r>
      <w:r w:rsidR="00BF33B8">
        <w:rPr>
          <w:noProof/>
        </w:rPr>
        <w:fldChar w:fldCharType="end"/>
      </w:r>
      <w:r>
        <w:t xml:space="preserve"> </w:t>
      </w:r>
      <w:commentRangeStart w:id="16"/>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16"/>
        <m:r>
          <m:rPr>
            <m:sty m:val="p"/>
          </m:rPr>
          <w:rPr>
            <w:rStyle w:val="CommentReference"/>
            <w:iCs w:val="0"/>
          </w:rPr>
          <w:commentReference w:id="16"/>
        </m:r>
      </m:oMath>
    </w:p>
    <w:p w14:paraId="7B2AB669" w14:textId="4B12FF1B" w:rsidR="00463541" w:rsidRDefault="00E314A1" w:rsidP="00FB55F0">
      <w:pPr>
        <w:spacing w:line="360" w:lineRule="auto"/>
        <w:jc w:val="both"/>
      </w:pPr>
      <w:r>
        <w:t xml:space="preserve">Where </w:t>
      </w:r>
      <w:r>
        <w:rPr>
          <w:b/>
        </w:rPr>
        <w:t xml:space="preserve">V </w:t>
      </w:r>
      <w:r>
        <w:t xml:space="preserve">is the covariance matrix for each of </w:t>
      </w:r>
      <w:proofErr w:type="spellStart"/>
      <w:r w:rsidRPr="00853E77">
        <w:rPr>
          <w:i/>
        </w:rPr>
        <w:t>i</w:t>
      </w:r>
      <w:proofErr w:type="spellEnd"/>
      <w:r>
        <w:t xml:space="preserve"> parameters of the current GAM spline (typically just one, though multiple terms in a single smooth are feasible); the square root of the sum of this matrix provides the standard error for </w:t>
      </w:r>
      <w:r w:rsidR="00463541">
        <w:t xml:space="preserve">each derivative estimate of the spline. </w:t>
      </w:r>
    </w:p>
    <w:p w14:paraId="44E638C6" w14:textId="0B4552B3" w:rsidR="00AA168A" w:rsidRDefault="00E05953" w:rsidP="00FB55F0">
      <w:pPr>
        <w:spacing w:line="360" w:lineRule="auto"/>
        <w:jc w:val="both"/>
      </w:pPr>
      <w:commentRangeStart w:id="17"/>
      <w:r>
        <w:t>We then identif</w:t>
      </w:r>
      <w:r w:rsidR="00E424C1">
        <w:t>y</w:t>
      </w:r>
      <w:r>
        <w:t xml:space="preserve"> years or latitudes where the confidence interval of the first derivative was outside the 5</w:t>
      </w:r>
      <w:r w:rsidRPr="0006425B">
        <w:rPr>
          <w:vertAlign w:val="superscript"/>
        </w:rPr>
        <w:t>th</w:t>
      </w:r>
      <w:r>
        <w:t xml:space="preserve"> to 95</w:t>
      </w:r>
      <w:r w:rsidRPr="0006425B">
        <w:rPr>
          <w:vertAlign w:val="superscript"/>
        </w:rPr>
        <w:t>th</w:t>
      </w:r>
      <w:r>
        <w:t xml:space="preserve"> percentiles of the entire </w:t>
      </w:r>
      <w:r w:rsidR="00A313A5">
        <w:t>set of derivatives</w:t>
      </w:r>
      <w:r w:rsidR="001240C1">
        <w:t xml:space="preserve"> </w:t>
      </w:r>
      <w:r w:rsidR="001240C1">
        <w:rPr>
          <w:b/>
        </w:rPr>
        <w:t>G</w:t>
      </w:r>
      <w:r w:rsidR="00A313A5">
        <w:t xml:space="preserve"> </w:t>
      </w:r>
      <w:r>
        <w:t>and designated these as “break points”</w:t>
      </w:r>
      <w:commentRangeEnd w:id="17"/>
      <w:r w:rsidR="00B34995">
        <w:rPr>
          <w:rStyle w:val="CommentReference"/>
        </w:rPr>
        <w:commentReference w:id="17"/>
      </w:r>
      <w:r>
        <w:t xml:space="preserve">. Once identified, we re-aggregate the raw length and age data to match these breakpoints and estimate the parameters of the VGBF </w:t>
      </w:r>
      <w:r w:rsidR="00B34995">
        <w:t>(</w:t>
      </w:r>
      <w:r w:rsidR="00B34995" w:rsidRPr="004906F5">
        <w:rPr>
          <w:i/>
        </w:rPr>
        <w:t>L</w:t>
      </w:r>
      <w:r w:rsidR="00B34995" w:rsidRPr="004906F5">
        <w:rPr>
          <w:i/>
          <w:vertAlign w:val="subscript"/>
        </w:rPr>
        <w:t>∞</w:t>
      </w:r>
      <w:r w:rsidR="00B34995">
        <w:t xml:space="preserve"> -  </w:t>
      </w:r>
      <w:r w:rsidR="00B34995" w:rsidRPr="004906F5">
        <w:t>asymptotic length,</w:t>
      </w:r>
      <w:r w:rsidR="00B34995" w:rsidRPr="004906F5">
        <w:rPr>
          <w:i/>
        </w:rPr>
        <w:t xml:space="preserve"> k</w:t>
      </w:r>
      <w:r w:rsidR="00B34995">
        <w:t xml:space="preserve">  - </w:t>
      </w:r>
      <w:r w:rsidR="00B34995" w:rsidRPr="004906F5">
        <w:t xml:space="preserve">the rate at which </w:t>
      </w:r>
      <w:r w:rsidR="00B34995">
        <w:t>asymptotic length is approached</w:t>
      </w:r>
      <w:r w:rsidR="00B34995" w:rsidRPr="004906F5">
        <w:t xml:space="preserve"> and </w:t>
      </w:r>
      <w:r w:rsidR="00B34995" w:rsidRPr="004906F5">
        <w:rPr>
          <w:i/>
        </w:rPr>
        <w:t>t</w:t>
      </w:r>
      <w:r w:rsidR="00B34995" w:rsidRPr="00981A9D">
        <w:rPr>
          <w:i/>
          <w:vertAlign w:val="subscript"/>
        </w:rPr>
        <w:t xml:space="preserve">0 </w:t>
      </w:r>
      <w:r w:rsidR="00B34995">
        <w:t xml:space="preserve">- </w:t>
      </w:r>
      <w:r w:rsidR="00B34995" w:rsidRPr="004906F5">
        <w:t>the estimated age at length zero</w:t>
      </w:r>
      <w:r w:rsidR="00B34995">
        <w:t>)</w:t>
      </w:r>
      <w:r w:rsidR="00581778">
        <w:t xml:space="preserve"> </w:t>
      </w:r>
      <w:r>
        <w:t xml:space="preserve">using maximum likelihood in Template </w:t>
      </w:r>
      <w:commentRangeStart w:id="18"/>
      <w:r>
        <w:t>Model</w:t>
      </w:r>
      <w:commentRangeEnd w:id="18"/>
      <w:r w:rsidR="00B34995">
        <w:rPr>
          <w:rStyle w:val="CommentReference"/>
        </w:rPr>
        <w:commentReference w:id="18"/>
      </w:r>
      <w:r>
        <w:t xml:space="preserve">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rsidR="00B34995">
        <w:t xml:space="preserve"> unde</w:t>
      </w:r>
      <w:r w:rsidR="00581778">
        <w:t>r</w:t>
      </w:r>
      <w:r w:rsidR="00B34995">
        <w:t xml:space="preserve"> the assumption that the </w:t>
      </w:r>
      <w:r w:rsidR="00B34995" w:rsidRPr="004906F5">
        <w:rPr>
          <w:rFonts w:eastAsiaTheme="minorEastAsia"/>
        </w:rPr>
        <w:t xml:space="preserve">error term </w:t>
      </w:r>
      <w:r w:rsidR="00B34995">
        <w:rPr>
          <w:rFonts w:eastAsiaTheme="minorEastAsia"/>
        </w:rPr>
        <w:t>is</w:t>
      </w:r>
      <w:r w:rsidR="00B34995" w:rsidRPr="004906F5">
        <w:rPr>
          <w:rFonts w:eastAsiaTheme="minorEastAsia"/>
        </w:rPr>
        <w:t xml:space="preserve"> lognormally distributed with zero mean and variance σ</w:t>
      </w:r>
      <w:r>
        <w:t xml:space="preserve">. </w:t>
      </w:r>
    </w:p>
    <w:p w14:paraId="69124686" w14:textId="4B4581CA" w:rsidR="00AA168A" w:rsidRPr="00E022D1" w:rsidRDefault="00AA168A" w:rsidP="00FB55F0">
      <w:pPr>
        <w:spacing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463541">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m:t>
        </m:r>
        <w:commentRangeStart w:id="19"/>
        <m:r>
          <m:rPr>
            <m:sty m:val="p"/>
          </m:rPr>
          <w:rPr>
            <w:rFonts w:ascii="Cambria Math" w:hAnsi="Cambria Math"/>
          </w:rPr>
          <m:t>ε</m:t>
        </m:r>
        <w:commentRangeEnd w:id="19"/>
        <m:r>
          <m:rPr>
            <m:sty m:val="p"/>
          </m:rPr>
          <w:rPr>
            <w:rStyle w:val="CommentReference"/>
          </w:rPr>
          <w:commentReference w:id="19"/>
        </m:r>
        <m:r>
          <m:rPr>
            <m:sty m:val="p"/>
          </m:rPr>
          <w:rPr>
            <w:rFonts w:ascii="Cambria Math" w:hAnsi="Cambria Math"/>
          </w:rPr>
          <m:t xml:space="preserve"> ε ~ N(0,</m:t>
        </m:r>
        <w:commentRangeStart w:id="20"/>
        <m:r>
          <m:rPr>
            <m:sty m:val="p"/>
          </m:rPr>
          <w:rPr>
            <w:rFonts w:ascii="Cambria Math" w:hAnsi="Cambria Math"/>
          </w:rPr>
          <m:t>σ</m:t>
        </m:r>
      </m:oMath>
      <w:r>
        <w:rPr>
          <w:rFonts w:eastAsiaTheme="minorEastAsia"/>
          <w:vertAlign w:val="superscript"/>
        </w:rPr>
        <w:t>2</w:t>
      </w:r>
      <w:commentRangeEnd w:id="20"/>
      <w:r>
        <w:rPr>
          <w:rStyle w:val="CommentReference"/>
        </w:rPr>
        <w:commentReference w:id="20"/>
      </w:r>
      <w:r>
        <w:rPr>
          <w:rFonts w:eastAsiaTheme="minorEastAsia"/>
        </w:rPr>
        <w:t>)</w:t>
      </w:r>
    </w:p>
    <w:p w14:paraId="694B93F7" w14:textId="4DA5D0FE" w:rsidR="00E05953" w:rsidRPr="004906F5" w:rsidRDefault="00B34995" w:rsidP="00FB55F0">
      <w:pPr>
        <w:spacing w:line="360" w:lineRule="auto"/>
        <w:jc w:val="both"/>
      </w:pPr>
      <w:r>
        <w:t>The growth curve was fitted</w:t>
      </w:r>
      <w:r w:rsidR="00E05953">
        <w:t xml:space="preserve"> separately for each sex</w:t>
      </w:r>
      <w:r w:rsidR="00AA168A">
        <w:t xml:space="preserve">, resulting in </w:t>
      </w:r>
      <w:r w:rsidR="00E05953" w:rsidRPr="004906F5">
        <w:t>estimate</w:t>
      </w:r>
      <w:r w:rsidR="00AA168A">
        <w:t>d</w:t>
      </w:r>
      <w:r w:rsidR="00E05953" w:rsidRPr="004906F5">
        <w:t xml:space="preserve"> values for the three </w:t>
      </w:r>
      <w:r w:rsidR="00AA168A">
        <w:t>growth</w:t>
      </w:r>
      <w:r w:rsidR="00AA168A" w:rsidRPr="004906F5">
        <w:t xml:space="preserve"> </w:t>
      </w:r>
      <w:r w:rsidR="00E05953" w:rsidRPr="004906F5">
        <w:t xml:space="preserve">parameters </w:t>
      </w:r>
      <w:r w:rsidR="00AA168A">
        <w:t>for</w:t>
      </w:r>
      <w:r w:rsidR="00AA168A" w:rsidRPr="004906F5">
        <w:t xml:space="preserve"> </w:t>
      </w:r>
      <w:r w:rsidR="00E05953" w:rsidRPr="004906F5">
        <w:t xml:space="preserve">each </w:t>
      </w:r>
      <w:r w:rsidR="00E05953">
        <w:t xml:space="preserve">spatiotemporal </w:t>
      </w:r>
      <w:r w:rsidR="00AA168A" w:rsidRPr="004906F5">
        <w:t>strat</w:t>
      </w:r>
      <w:r w:rsidR="00AA168A">
        <w:t>um by</w:t>
      </w:r>
      <w:r w:rsidR="00E05953" w:rsidRPr="004906F5">
        <w:t xml:space="preserve"> sex</w:t>
      </w:r>
      <w:commentRangeStart w:id="21"/>
      <w:r w:rsidR="00E05953" w:rsidRPr="004906F5">
        <w:t xml:space="preserve">; the </w:t>
      </w:r>
      <w:r w:rsidR="00E05953">
        <w:rPr>
          <w:rFonts w:eastAsiaTheme="minorEastAsia"/>
        </w:rPr>
        <w:t xml:space="preserve">additive error term </w:t>
      </w:r>
      <w:r w:rsidR="00E05953" w:rsidRPr="004906F5">
        <w:t xml:space="preserve">is </w:t>
      </w:r>
      <w:r w:rsidR="00E05953">
        <w:t>n</w:t>
      </w:r>
      <w:r w:rsidR="00E05953">
        <w:rPr>
          <w:rFonts w:eastAsiaTheme="minorEastAsia"/>
        </w:rPr>
        <w:t>ormally distributed with mean zero.</w:t>
      </w:r>
      <w:commentRangeEnd w:id="21"/>
      <w:r w:rsidR="00AA168A">
        <w:rPr>
          <w:rStyle w:val="CommentReference"/>
        </w:rPr>
        <w:commentReference w:id="21"/>
      </w:r>
    </w:p>
    <w:p w14:paraId="252F266E" w14:textId="1FE9BC96" w:rsidR="00E05953" w:rsidRPr="00E9782A" w:rsidRDefault="00E05953" w:rsidP="00FB55F0">
      <w:pPr>
        <w:spacing w:line="360" w:lineRule="auto"/>
        <w:jc w:val="both"/>
      </w:pPr>
      <w:r w:rsidRPr="008567BF">
        <w:t>Initial parameter</w:t>
      </w:r>
      <w:r>
        <w:t>s</w:t>
      </w:r>
      <w:r w:rsidRPr="008567BF">
        <w:t xml:space="preserve"> </w:t>
      </w:r>
      <w:r>
        <w:t xml:space="preserve">were </w:t>
      </w:r>
      <w:r w:rsidRPr="008567BF">
        <w:t>t0 = 0,</w:t>
      </w:r>
      <w:commentRangeStart w:id="22"/>
      <w:commentRangeStart w:id="23"/>
      <w:r w:rsidRPr="008567BF">
        <w:t xml:space="preserve"> </w:t>
      </w:r>
      <m:oMath>
        <m:r>
          <m:rPr>
            <m:sty m:val="p"/>
          </m:rPr>
          <w:rPr>
            <w:rFonts w:ascii="Cambria Math" w:hAnsi="Cambria Math"/>
          </w:rPr>
          <m:t>σ</m:t>
        </m:r>
      </m:oMath>
      <w:r w:rsidRPr="008567BF">
        <w:t xml:space="preserve"> </w:t>
      </w:r>
      <w:r>
        <w:t>= 0</w:t>
      </w:r>
      <w:commentRangeEnd w:id="22"/>
      <w:r w:rsidR="00AA168A">
        <w:rPr>
          <w:rStyle w:val="CommentReference"/>
        </w:rPr>
        <w:commentReference w:id="22"/>
      </w:r>
      <w:r>
        <w:t xml:space="preserve">, </w:t>
      </w:r>
      <w:r w:rsidRPr="008567BF">
        <w:t>with L∞ = 70, K = 0.</w:t>
      </w:r>
      <w:commentRangeEnd w:id="23"/>
      <w:r w:rsidR="008960B1">
        <w:rPr>
          <w:rStyle w:val="CommentReference"/>
        </w:rPr>
        <w:commentReference w:id="23"/>
      </w:r>
    </w:p>
    <w:p w14:paraId="0280BFF4" w14:textId="63E27A79" w:rsidR="00E424C1" w:rsidRDefault="00E424C1" w:rsidP="00E424C1">
      <w:pPr>
        <w:spacing w:line="360" w:lineRule="auto"/>
        <w:rPr>
          <w:highlight w:val="yellow"/>
        </w:rPr>
      </w:pPr>
      <w:r>
        <w:rPr>
          <w:highlight w:val="yellow"/>
        </w:rPr>
        <w:t>Below, we detail the simulation testing and case study used to demonstrate the method’s effectiveness at detecting change points in fish size.</w:t>
      </w:r>
    </w:p>
    <w:p w14:paraId="40B59E3D" w14:textId="36B2C01C" w:rsidR="00E05953" w:rsidRDefault="00E05953" w:rsidP="00FB55F0">
      <w:pPr>
        <w:pStyle w:val="Heading2"/>
        <w:spacing w:line="360" w:lineRule="auto"/>
        <w:jc w:val="both"/>
      </w:pPr>
      <w:r w:rsidRPr="008B3D07">
        <w:rPr>
          <w:highlight w:val="yellow"/>
        </w:rPr>
        <w:lastRenderedPageBreak/>
        <w:t xml:space="preserve">Simulation </w:t>
      </w:r>
      <w:commentRangeStart w:id="24"/>
      <w:commentRangeStart w:id="25"/>
      <w:r w:rsidRPr="008B3D07">
        <w:rPr>
          <w:highlight w:val="yellow"/>
        </w:rPr>
        <w:t>Testing</w:t>
      </w:r>
      <w:commentRangeEnd w:id="24"/>
      <w:r w:rsidR="008A6648">
        <w:rPr>
          <w:rStyle w:val="CommentReference"/>
          <w:rFonts w:eastAsiaTheme="minorHAnsi"/>
          <w:i w:val="0"/>
        </w:rPr>
        <w:commentReference w:id="24"/>
      </w:r>
      <w:commentRangeEnd w:id="25"/>
      <w:r w:rsidR="00DB6C27">
        <w:rPr>
          <w:rStyle w:val="CommentReference"/>
          <w:rFonts w:eastAsiaTheme="minorHAnsi"/>
          <w:i w:val="0"/>
        </w:rPr>
        <w:commentReference w:id="25"/>
      </w:r>
    </w:p>
    <w:p w14:paraId="1E4940F0" w14:textId="4AAF007E" w:rsidR="00F75BC7" w:rsidRDefault="00AA168A" w:rsidP="00B67671">
      <w:pPr>
        <w:spacing w:line="360" w:lineRule="auto"/>
        <w:jc w:val="both"/>
      </w:pPr>
      <w:r>
        <w:t>W</w:t>
      </w:r>
      <w:r w:rsidR="003057E6">
        <w:t>e performed a simulation study</w:t>
      </w:r>
      <w:r w:rsidR="00E424C1">
        <w:t xml:space="preserve"> t</w:t>
      </w:r>
      <w:r>
        <w:t xml:space="preserve">o evaluate the robustness of the proposed method, </w:t>
      </w:r>
      <w:r w:rsidR="003057E6">
        <w:t xml:space="preserve">using datasets generated </w:t>
      </w:r>
      <w:r>
        <w:t xml:space="preserve">using </w:t>
      </w:r>
      <w:r w:rsidR="003057E6">
        <w:t>an individual-based model (</w:t>
      </w:r>
      <w:commentRangeStart w:id="26"/>
      <w:commentRangeStart w:id="27"/>
      <w:r w:rsidR="003057E6">
        <w:t>IBM</w:t>
      </w:r>
      <w:commentRangeEnd w:id="26"/>
      <w:r w:rsidR="008A6648">
        <w:rPr>
          <w:rStyle w:val="CommentReference"/>
        </w:rPr>
        <w:commentReference w:id="26"/>
      </w:r>
      <w:commentRangeEnd w:id="27"/>
      <w:r w:rsidR="00DB6C27">
        <w:rPr>
          <w:rStyle w:val="CommentReference"/>
        </w:rPr>
        <w:commentReference w:id="27"/>
      </w:r>
      <w:r w:rsidR="003057E6">
        <w:t xml:space="preserve">). The IBM is capable of mimicking individual characteristics by following the life history processes (survival, growth, and reproduction) of individual fish. </w:t>
      </w:r>
      <w:commentRangeStart w:id="28"/>
      <w:r w:rsidR="003057E6">
        <w:t>Temporal variation in fish growth</w:t>
      </w:r>
      <w:commentRangeEnd w:id="28"/>
      <w:r>
        <w:rPr>
          <w:rStyle w:val="CommentReference"/>
        </w:rPr>
        <w:commentReference w:id="28"/>
      </w:r>
      <w:r w:rsidR="003057E6">
        <w:t xml:space="preserve"> </w:t>
      </w:r>
      <w:r w:rsidR="00E424C1">
        <w:t xml:space="preserve">at the population level </w:t>
      </w:r>
      <w:r w:rsidR="003057E6">
        <w:t xml:space="preserve">is achieved by changing the mean fishing mortality </w:t>
      </w:r>
      <w:r w:rsidR="00E23A55">
        <w:t>(</w:t>
      </w:r>
      <w:r w:rsidR="00E23A55" w:rsidRPr="00E23A55">
        <w:rPr>
          <w:i/>
        </w:rPr>
        <w:t>F</w:t>
      </w:r>
      <w:r w:rsidR="00E23A55">
        <w:t xml:space="preserve">) </w:t>
      </w:r>
      <w:r w:rsidR="00E424C1">
        <w:t>via</w:t>
      </w:r>
      <w:commentRangeStart w:id="29"/>
      <w:commentRangeStart w:id="30"/>
      <w:r w:rsidR="00E23A55">
        <w:t xml:space="preserve"> a generated vector of </w:t>
      </w:r>
      <w:r w:rsidR="00E23A55">
        <w:rPr>
          <w:i/>
        </w:rPr>
        <w:t>F</w:t>
      </w:r>
      <w:r w:rsidR="00C41D19">
        <w:t xml:space="preserve"> as in</w:t>
      </w:r>
      <w:r w:rsidR="00873DA6">
        <w:t xml:space="preserve"> </w:t>
      </w:r>
      <w:commentRangeEnd w:id="29"/>
      <w:r w:rsidR="008A6648">
        <w:rPr>
          <w:rStyle w:val="CommentReference"/>
        </w:rPr>
        <w:commentReference w:id="29"/>
      </w:r>
      <w:commentRangeEnd w:id="30"/>
      <w:r w:rsidR="00DB6C27">
        <w:rPr>
          <w:rStyle w:val="CommentReference"/>
        </w:rPr>
        <w:commentReference w:id="30"/>
      </w:r>
      <w:r w:rsidR="00873DA6">
        <w:fldChar w:fldCharType="begin" w:fldLock="1"/>
      </w:r>
      <w:r w:rsidR="00E424C1">
        <w:instrText>ADDIN CSL_CITATION {"citationItems":[{"id":"ITEM-1","itemData":{"DOI":"10.1016/j.fishres.2011.12.011","ISBN":"0165-7836","ISSN":"01657836","abstract":"Methods that use only fisheries catch records to determine the status of exploited fish populations have been used to draw important conclusions regarding the world's fisheries. The reliability of two such approaches is evaluated by simulating a range of fisheries development and overfishing scenarios. The success rate and bias of stock status classification by two catch-based methods is compared with those of two stock assessment methods that explicitly model population dynamics and use additional fishing effort data. On average the catch-based methods correctly classified the status of stocks in 31% and 34% of the cases considered. Two simple stock assessments successfully classified stock status in 57% and 59% of the cases. The catch-based methods and the surplus production stock assessment were negatively biased and on average provided overly pessimistic conclusions regarding stock status. Catch-based methods were more negatively biased on average than the stock assessment approaches. ?? 2011 Elsevier B.V.","author":[{"dropping-particle":"","family":"Carruthers","given":"Thomas R","non-dropping-particle":"","parse-names":false,"suffix":""},{"dropping-particle":"","family":"Walters","given":"Carl J","non-dropping-particle":"","parse-names":false,"suffix":""},{"dropping-particle":"","family":"McAllister","given":"Murdoch K","non-dropping-particle":"","parse-names":false,"suffix":""}],"container-title":"Fisheries Research","id":"ITEM-1","issued":{"date-parts":[["2012"]]},"page":"66-79","publisher":"Elsevier B.V.","title":"Evaluating methods that classify fisheries stock status using only fisheries catch data","type":"article-journal","volume":"119-120"},"uris":["http://www.mendeley.com/documents/?uuid=0ffea2f8-6a2b-4fdc-a600-0525c6c9adf9"]}],"mendeley":{"formattedCitation":"(Carruthers et al., 2012)","manualFormatting":"Carruthers et al. (2012)","plainTextFormattedCitation":"(Carruthers et al., 2012)","previouslyFormattedCitation":"(Carruthers et al., 2012)"},"properties":{"noteIndex":0},"schema":"https://github.com/citation-style-language/schema/raw/master/csl-citation.json"}</w:instrText>
      </w:r>
      <w:r w:rsidR="00873DA6">
        <w:fldChar w:fldCharType="separate"/>
      </w:r>
      <w:r w:rsidR="00873DA6" w:rsidRPr="00873DA6">
        <w:rPr>
          <w:noProof/>
        </w:rPr>
        <w:t>Carruthers et al.</w:t>
      </w:r>
      <w:r w:rsidR="00873DA6">
        <w:rPr>
          <w:noProof/>
        </w:rPr>
        <w:t xml:space="preserve"> (</w:t>
      </w:r>
      <w:r w:rsidR="00873DA6" w:rsidRPr="00873DA6">
        <w:rPr>
          <w:noProof/>
        </w:rPr>
        <w:t>2012)</w:t>
      </w:r>
      <w:r w:rsidR="00873DA6">
        <w:fldChar w:fldCharType="end"/>
      </w:r>
      <w:r w:rsidR="003057E6">
        <w:t xml:space="preserve">. </w:t>
      </w:r>
      <w:r w:rsidR="00B67671">
        <w:t xml:space="preserve">This </w:t>
      </w:r>
      <w:r w:rsidR="008A6648">
        <w:t>involved specifying</w:t>
      </w:r>
      <w:r w:rsidR="00C41D19">
        <w:t xml:space="preserve"> the median </w:t>
      </w:r>
      <w:r w:rsidR="00C41D19">
        <w:rPr>
          <w:i/>
        </w:rPr>
        <w:t>F</w:t>
      </w:r>
      <w:r w:rsidR="00C41D19">
        <w:t xml:space="preserve"> for the final 50 years of the 100-year simulation; fish are only subject to natural mortality for the first 50 years.</w:t>
      </w:r>
      <w:r w:rsidR="003640BA">
        <w:t xml:space="preserve"> The median values </w:t>
      </w:r>
      <w:r w:rsidR="00E23A55">
        <w:t>for either the entirety or a subset of the final 50 years were either</w:t>
      </w:r>
      <w:r w:rsidR="003640BA">
        <w:t xml:space="preserve"> low (</w:t>
      </w:r>
      <w:r w:rsidR="003640BA" w:rsidRPr="003640BA">
        <w:rPr>
          <w:i/>
        </w:rPr>
        <w:t>F</w:t>
      </w:r>
      <w:r w:rsidR="003640BA">
        <w:t xml:space="preserve"> = 0.15</w:t>
      </w:r>
      <w:r w:rsidR="00B67671">
        <w:t xml:space="preserve"> </w:t>
      </w:r>
      <w:r w:rsidR="008A6648">
        <w:t>yr</w:t>
      </w:r>
      <w:r w:rsidR="008A6648" w:rsidRPr="00B9623A">
        <w:rPr>
          <w:vertAlign w:val="superscript"/>
        </w:rPr>
        <w:t>-1</w:t>
      </w:r>
      <w:r w:rsidR="003640BA">
        <w:t>), medium (</w:t>
      </w:r>
      <w:r w:rsidR="003640BA" w:rsidRPr="003640BA">
        <w:rPr>
          <w:i/>
        </w:rPr>
        <w:t>F</w:t>
      </w:r>
      <w:r w:rsidR="003640BA">
        <w:t xml:space="preserve"> = 0.25</w:t>
      </w:r>
      <w:r w:rsidR="008A6648" w:rsidRPr="008A6648">
        <w:t xml:space="preserve"> </w:t>
      </w:r>
      <w:r w:rsidR="008A6648">
        <w:t>yr</w:t>
      </w:r>
      <w:r w:rsidR="008A6648" w:rsidRPr="00805C96">
        <w:rPr>
          <w:vertAlign w:val="superscript"/>
        </w:rPr>
        <w:t>-1</w:t>
      </w:r>
      <w:r w:rsidR="003640BA">
        <w:t>), or high (</w:t>
      </w:r>
      <w:r w:rsidR="003640BA" w:rsidRPr="003640BA">
        <w:rPr>
          <w:i/>
        </w:rPr>
        <w:t xml:space="preserve">F </w:t>
      </w:r>
      <w:r w:rsidR="003640BA">
        <w:t>= 0.35</w:t>
      </w:r>
      <w:r w:rsidR="008A6648" w:rsidRPr="008A6648">
        <w:t xml:space="preserve"> </w:t>
      </w:r>
      <w:r w:rsidR="008A6648">
        <w:t>yr</w:t>
      </w:r>
      <w:r w:rsidR="008A6648" w:rsidRPr="00805C96">
        <w:rPr>
          <w:vertAlign w:val="superscript"/>
        </w:rPr>
        <w:t>-1</w:t>
      </w:r>
      <w:r w:rsidR="003640BA">
        <w:t>).</w:t>
      </w:r>
      <w:r w:rsidR="00C41D19">
        <w:t xml:space="preserve">  </w:t>
      </w:r>
      <w:r w:rsidR="003057E6">
        <w:t>We simulate spatial variation by generating length and age datasets under different growth regimes</w:t>
      </w:r>
      <w:r w:rsidR="00330BD9">
        <w:t xml:space="preserve"> </w:t>
      </w:r>
      <w:r w:rsidR="003057E6">
        <w:t xml:space="preserve">(i.e.,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w:t>
      </w:r>
      <w:commentRangeStart w:id="31"/>
      <w:commentRangeStart w:id="32"/>
      <w:r w:rsidR="00F75BC7">
        <w:t xml:space="preserve">The growth module of the IBM itself implements a VBGF with  </w:t>
      </w:r>
      <w:r w:rsidR="00F75BC7" w:rsidRPr="00B9623A">
        <w:rPr>
          <w:i/>
        </w:rPr>
        <w:t>L</w:t>
      </w:r>
      <w:r w:rsidR="00F75BC7" w:rsidRPr="00B9623A">
        <w:rPr>
          <w:vertAlign w:val="subscript"/>
        </w:rPr>
        <w:t>1</w:t>
      </w:r>
      <w:r w:rsidR="00F75BC7">
        <w:t xml:space="preserve"> and </w:t>
      </w:r>
      <w:r w:rsidR="00F75BC7" w:rsidRPr="00B9623A">
        <w:rPr>
          <w:i/>
        </w:rPr>
        <w:t>L</w:t>
      </w:r>
      <w:r w:rsidR="00F75BC7" w:rsidRPr="00B9623A">
        <w:rPr>
          <w:vertAlign w:val="subscript"/>
        </w:rPr>
        <w:t>2</w:t>
      </w:r>
      <w:r w:rsidR="00F75BC7">
        <w:t xml:space="preserve"> as in Stock Synthesis </w:t>
      </w:r>
      <w:r w:rsidR="00F75BC7">
        <w:fldChar w:fldCharType="begin" w:fldLock="1"/>
      </w:r>
      <w:r w:rsidR="00873DA6">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instrText>
      </w:r>
      <w:r w:rsidR="00F75BC7">
        <w:fldChar w:fldCharType="separate"/>
      </w:r>
      <w:r w:rsidR="00F75BC7" w:rsidRPr="00F75BC7">
        <w:rPr>
          <w:noProof/>
        </w:rPr>
        <w:t>(Methot and Wetzel, 2013)</w:t>
      </w:r>
      <w:r w:rsidR="00F75BC7">
        <w:fldChar w:fldCharType="end"/>
      </w:r>
      <w:r w:rsidR="00F75BC7">
        <w:t>:</w:t>
      </w:r>
    </w:p>
    <w:p w14:paraId="3D205EA6" w14:textId="3BA0958D" w:rsidR="00F75BC7" w:rsidRDefault="00F75BC7" w:rsidP="00853E77">
      <w:pPr>
        <w:pStyle w:val="Caption"/>
        <w:spacing w:line="360" w:lineRule="auto"/>
        <w:jc w:val="both"/>
      </w:pPr>
      <w:r>
        <w:t xml:space="preserve">Equation </w:t>
      </w:r>
      <w:r w:rsidR="00B34995">
        <w:rPr>
          <w:noProof/>
        </w:rPr>
        <w:fldChar w:fldCharType="begin"/>
      </w:r>
      <w:r w:rsidR="00B34995">
        <w:rPr>
          <w:noProof/>
        </w:rPr>
        <w:instrText xml:space="preserve"> SEQ Equation \* ARABIC </w:instrText>
      </w:r>
      <w:r w:rsidR="00B34995">
        <w:rPr>
          <w:noProof/>
        </w:rPr>
        <w:fldChar w:fldCharType="separate"/>
      </w:r>
      <w:r>
        <w:rPr>
          <w:noProof/>
        </w:rPr>
        <w:t>2</w:t>
      </w:r>
      <w:r w:rsidR="00B34995">
        <w:rPr>
          <w:noProof/>
        </w:rPr>
        <w:fldChar w:fldCharType="end"/>
      </w:r>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Pr>
          <w:rFonts w:eastAsiaTheme="minorEastAsia"/>
        </w:rPr>
        <w:t xml:space="preserve"> = </w:t>
      </w:r>
      <m:oMath>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den>
        </m:f>
      </m:oMath>
    </w:p>
    <w:p w14:paraId="3012175C" w14:textId="6F6C499B" w:rsidR="00E05953" w:rsidRDefault="00642D5E" w:rsidP="00853E77">
      <w:pPr>
        <w:spacing w:line="360" w:lineRule="auto"/>
        <w:jc w:val="both"/>
      </w:pPr>
      <w:r>
        <w:t xml:space="preserve">Where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Pr>
          <w:rFonts w:eastAsiaTheme="minorEastAsia"/>
        </w:rPr>
        <w:t xml:space="preserve"> represents the length of a fish at </w:t>
      </w:r>
      <w:proofErr w:type="gramStart"/>
      <w:r>
        <w:rPr>
          <w:rFonts w:eastAsiaTheme="minorEastAsia"/>
        </w:rPr>
        <w:t xml:space="preserve">age </w:t>
      </w:r>
      <w:proofErr w:type="gramEnd"/>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Pr>
          <w:rFonts w:eastAsiaTheme="minorEastAsia"/>
        </w:rPr>
        <w:t xml:space="preserve">, and K is the same as in </w:t>
      </w:r>
      <w:r>
        <w:rPr>
          <w:rFonts w:eastAsiaTheme="minorEastAsia"/>
        </w:rPr>
        <w:fldChar w:fldCharType="begin"/>
      </w:r>
      <w:r>
        <w:rPr>
          <w:rFonts w:eastAsiaTheme="minorEastAsia"/>
        </w:rPr>
        <w:instrText xml:space="preserve"> REF _Ref535910294 \h </w:instrText>
      </w:r>
      <w:r w:rsidR="00B34995">
        <w:rPr>
          <w:rFonts w:eastAsiaTheme="minorEastAsia"/>
        </w:rPr>
        <w:instrText xml:space="preserve"> \* MERGEFORMAT </w:instrText>
      </w:r>
      <w:r>
        <w:rPr>
          <w:rFonts w:eastAsiaTheme="minorEastAsia"/>
        </w:rPr>
      </w:r>
      <w:r>
        <w:rPr>
          <w:rFonts w:eastAsiaTheme="minorEastAsia"/>
        </w:rPr>
        <w:fldChar w:fldCharType="separate"/>
      </w:r>
      <w:r>
        <w:t xml:space="preserve">Equation </w:t>
      </w:r>
      <w:r>
        <w:rPr>
          <w:noProof/>
        </w:rPr>
        <w:t>1</w:t>
      </w:r>
      <w:r>
        <w:rPr>
          <w:rFonts w:eastAsiaTheme="minorEastAsia"/>
        </w:rPr>
        <w:fldChar w:fldCharType="end"/>
      </w:r>
      <w:commentRangeEnd w:id="31"/>
      <w:r w:rsidR="008A6648">
        <w:rPr>
          <w:rStyle w:val="CommentReference"/>
        </w:rPr>
        <w:commentReference w:id="31"/>
      </w:r>
      <w:commentRangeEnd w:id="32"/>
      <w:r w:rsidR="00E424C1">
        <w:rPr>
          <w:rStyle w:val="CommentReference"/>
        </w:rPr>
        <w:commentReference w:id="32"/>
      </w:r>
      <w:r>
        <w:rPr>
          <w:rFonts w:eastAsiaTheme="minorEastAsia"/>
        </w:rPr>
        <w:t xml:space="preserve">. An individual fish’s growth increment </w:t>
      </w:r>
      <w:r w:rsidR="008A6648">
        <w:rPr>
          <w:rFonts w:eastAsiaTheme="minorEastAsia"/>
        </w:rPr>
        <w:t>is subject to</w:t>
      </w:r>
      <w:r>
        <w:rPr>
          <w:rFonts w:eastAsiaTheme="minorEastAsia"/>
        </w:rPr>
        <w:t xml:space="preserve"> </w:t>
      </w:r>
      <w:r w:rsidR="00AC02E6">
        <w:rPr>
          <w:rFonts w:eastAsiaTheme="minorEastAsia"/>
        </w:rPr>
        <w:t xml:space="preserve">a </w:t>
      </w:r>
      <w:r>
        <w:rPr>
          <w:rFonts w:eastAsiaTheme="minorEastAsia"/>
        </w:rPr>
        <w:t>bias-corrected lognormal err</w:t>
      </w:r>
      <w:commentRangeStart w:id="33"/>
      <w:commentRangeStart w:id="34"/>
      <w:r>
        <w:rPr>
          <w:rFonts w:eastAsiaTheme="minorEastAsia"/>
        </w:rPr>
        <w:t>or term</w:t>
      </w:r>
      <w:commentRangeEnd w:id="33"/>
      <w:r w:rsidR="008A6648">
        <w:rPr>
          <w:rStyle w:val="CommentReference"/>
        </w:rPr>
        <w:commentReference w:id="33"/>
      </w:r>
      <w:commentRangeEnd w:id="34"/>
      <w:r w:rsidR="00AC02E6">
        <w:rPr>
          <w:rStyle w:val="CommentReference"/>
        </w:rPr>
        <w:commentReference w:id="34"/>
      </w:r>
      <w:r>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p>
    <w:p w14:paraId="3D7D2183" w14:textId="534AB87E" w:rsidR="003057E6" w:rsidRDefault="003057E6" w:rsidP="00853E77">
      <w:pPr>
        <w:spacing w:line="360" w:lineRule="auto"/>
        <w:jc w:val="both"/>
      </w:pPr>
      <w:r>
        <w:t xml:space="preserve">The simulated scenarios described below were designed to represent the spectrum of possible growth regimes. The method was evaluated based on a) if it was able to accurately detect the presence or absence and </w:t>
      </w:r>
      <w:commentRangeStart w:id="35"/>
      <w:commentRangeStart w:id="36"/>
      <w:r>
        <w:t xml:space="preserve">location </w:t>
      </w:r>
      <w:r w:rsidR="00AC02E6">
        <w:t>of ‘</w:t>
      </w:r>
      <w:r>
        <w:t>break point</w:t>
      </w:r>
      <w:r w:rsidR="00B67671">
        <w:t>(s)</w:t>
      </w:r>
      <w:r>
        <w:t>’ in space or time</w:t>
      </w:r>
      <w:commentRangeEnd w:id="35"/>
      <w:r w:rsidR="008A6648">
        <w:rPr>
          <w:rStyle w:val="CommentReference"/>
        </w:rPr>
        <w:commentReference w:id="35"/>
      </w:r>
      <w:commentRangeEnd w:id="36"/>
      <w:r w:rsidR="00B67671">
        <w:rPr>
          <w:rStyle w:val="CommentReference"/>
        </w:rPr>
        <w:commentReference w:id="36"/>
      </w:r>
      <w:r>
        <w:t xml:space="preserve">, and b) if re-aggregation of the data at the proposed break point resulted in VBGF parameter estimates </w:t>
      </w:r>
      <w:r w:rsidR="008A6648">
        <w:t xml:space="preserve">that </w:t>
      </w:r>
      <w:r>
        <w:t>overlapped with the tru</w:t>
      </w:r>
      <w:r w:rsidR="00E23A55">
        <w:t xml:space="preserve">e values used to generate the </w:t>
      </w:r>
      <w:commentRangeStart w:id="37"/>
      <w:commentRangeStart w:id="38"/>
      <w:commentRangeStart w:id="39"/>
      <w:r w:rsidR="00E23A55">
        <w:t>dataset</w:t>
      </w:r>
      <w:commentRangeEnd w:id="37"/>
      <w:r w:rsidR="00E23A55">
        <w:rPr>
          <w:rStyle w:val="CommentReference"/>
        </w:rPr>
        <w:commentReference w:id="37"/>
      </w:r>
      <w:commentRangeEnd w:id="38"/>
      <w:r w:rsidR="008A6648">
        <w:rPr>
          <w:rStyle w:val="CommentReference"/>
        </w:rPr>
        <w:commentReference w:id="38"/>
      </w:r>
      <w:commentRangeEnd w:id="39"/>
      <w:r w:rsidR="00B67671">
        <w:rPr>
          <w:rStyle w:val="CommentReference"/>
        </w:rPr>
        <w:commentReference w:id="39"/>
      </w:r>
      <w:r>
        <w:t>.</w:t>
      </w:r>
    </w:p>
    <w:tbl>
      <w:tblPr>
        <w:tblStyle w:val="TableGrid"/>
        <w:tblW w:w="9464" w:type="dxa"/>
        <w:tblLook w:val="04A0" w:firstRow="1" w:lastRow="0" w:firstColumn="1" w:lastColumn="0" w:noHBand="0" w:noVBand="1"/>
      </w:tblPr>
      <w:tblGrid>
        <w:gridCol w:w="3239"/>
        <w:gridCol w:w="3057"/>
        <w:gridCol w:w="3168"/>
      </w:tblGrid>
      <w:tr w:rsidR="00E11D94" w14:paraId="795F487F" w14:textId="77777777" w:rsidTr="00506E17">
        <w:trPr>
          <w:trHeight w:val="20"/>
        </w:trPr>
        <w:tc>
          <w:tcPr>
            <w:tcW w:w="3239" w:type="dxa"/>
          </w:tcPr>
          <w:p w14:paraId="39167701" w14:textId="0AF84560" w:rsidR="00E11D94" w:rsidRPr="00E11D94" w:rsidRDefault="00E11D94" w:rsidP="00BE6536">
            <w:pPr>
              <w:rPr>
                <w:b/>
              </w:rPr>
            </w:pPr>
            <w:r w:rsidRPr="00E11D94">
              <w:rPr>
                <w:b/>
              </w:rPr>
              <w:t>Scenario Description</w:t>
            </w:r>
          </w:p>
        </w:tc>
        <w:tc>
          <w:tcPr>
            <w:tcW w:w="3057" w:type="dxa"/>
          </w:tcPr>
          <w:p w14:paraId="2DE042EC" w14:textId="73B2C7B7" w:rsidR="00E11D94" w:rsidRPr="00E11D94" w:rsidRDefault="00E11D94" w:rsidP="00BE6536">
            <w:pPr>
              <w:rPr>
                <w:b/>
              </w:rPr>
            </w:pPr>
            <w:r w:rsidRPr="00E11D94">
              <w:rPr>
                <w:b/>
              </w:rPr>
              <w:t xml:space="preserve">Fishing </w:t>
            </w:r>
            <w:commentRangeStart w:id="40"/>
            <w:r w:rsidRPr="00E11D94">
              <w:rPr>
                <w:b/>
              </w:rPr>
              <w:t>Mortality</w:t>
            </w:r>
            <w:commentRangeEnd w:id="40"/>
            <w:r w:rsidR="008A6648">
              <w:rPr>
                <w:rStyle w:val="CommentReference"/>
              </w:rPr>
              <w:commentReference w:id="40"/>
            </w:r>
            <w:r w:rsidRPr="00E11D94">
              <w:rPr>
                <w:b/>
              </w:rPr>
              <w:t xml:space="preserve"> (Temporal</w:t>
            </w:r>
            <w:r w:rsidR="00B91C24">
              <w:rPr>
                <w:b/>
              </w:rPr>
              <w:t xml:space="preserve"> Growth</w:t>
            </w:r>
            <w:r w:rsidRPr="00E11D94">
              <w:rPr>
                <w:b/>
              </w:rPr>
              <w:t xml:space="preserve"> Component)</w:t>
            </w:r>
          </w:p>
        </w:tc>
        <w:tc>
          <w:tcPr>
            <w:tcW w:w="3168" w:type="dxa"/>
          </w:tcPr>
          <w:p w14:paraId="0F741E3F" w14:textId="1472A815" w:rsidR="00E11D94" w:rsidRPr="00E11D94" w:rsidRDefault="00E11D94" w:rsidP="00BE6536">
            <w:pPr>
              <w:rPr>
                <w:b/>
              </w:rPr>
            </w:pPr>
            <w:r w:rsidRPr="00E11D94">
              <w:rPr>
                <w:b/>
              </w:rPr>
              <w:t>Spatial Stratification</w:t>
            </w:r>
          </w:p>
        </w:tc>
      </w:tr>
      <w:tr w:rsidR="00E11D94" w14:paraId="32657CF4" w14:textId="77777777" w:rsidTr="00506E17">
        <w:trPr>
          <w:trHeight w:val="20"/>
        </w:trPr>
        <w:tc>
          <w:tcPr>
            <w:tcW w:w="3239" w:type="dxa"/>
          </w:tcPr>
          <w:p w14:paraId="576D373B" w14:textId="1CBA2844" w:rsidR="00E11D94" w:rsidRDefault="00E11D94" w:rsidP="00BE6536">
            <w:r>
              <w:t>No spatial or temporal breaks</w:t>
            </w:r>
          </w:p>
        </w:tc>
        <w:tc>
          <w:tcPr>
            <w:tcW w:w="3057" w:type="dxa"/>
          </w:tcPr>
          <w:p w14:paraId="13ECBF75" w14:textId="7C3D0188" w:rsidR="00E11D94" w:rsidRDefault="00E11D94" w:rsidP="00BE6536">
            <w:r>
              <w:t>Medium for all years</w:t>
            </w:r>
          </w:p>
        </w:tc>
        <w:tc>
          <w:tcPr>
            <w:tcW w:w="3168" w:type="dxa"/>
          </w:tcPr>
          <w:p w14:paraId="7C79A9FE" w14:textId="29A75A36" w:rsidR="00E11D94" w:rsidRDefault="00E11D94" w:rsidP="00BE6536">
            <w:r>
              <w:t>Latitude is uniform random variable for all points</w:t>
            </w:r>
          </w:p>
        </w:tc>
      </w:tr>
      <w:tr w:rsidR="00AC2082" w14:paraId="77C88F5A" w14:textId="77777777" w:rsidTr="00506E17">
        <w:trPr>
          <w:trHeight w:val="20"/>
        </w:trPr>
        <w:tc>
          <w:tcPr>
            <w:tcW w:w="9464" w:type="dxa"/>
            <w:gridSpan w:val="3"/>
          </w:tcPr>
          <w:p w14:paraId="7750F4B4" w14:textId="40ED2CEA" w:rsidR="00AC2082" w:rsidRPr="00AC2082" w:rsidRDefault="00AC2082" w:rsidP="00BE6536">
            <w:pPr>
              <w:rPr>
                <w:i/>
              </w:rPr>
            </w:pPr>
            <w:r w:rsidRPr="00AC2082">
              <w:rPr>
                <w:i/>
              </w:rPr>
              <w:t>Temporal breaks</w:t>
            </w:r>
          </w:p>
        </w:tc>
      </w:tr>
      <w:tr w:rsidR="00E11D94" w14:paraId="1926A57E" w14:textId="77777777" w:rsidTr="00506E17">
        <w:trPr>
          <w:trHeight w:val="20"/>
        </w:trPr>
        <w:tc>
          <w:tcPr>
            <w:tcW w:w="3239" w:type="dxa"/>
          </w:tcPr>
          <w:p w14:paraId="7A775C2D" w14:textId="1CE35010" w:rsidR="00E11D94" w:rsidRDefault="00E11D94" w:rsidP="00BE6536">
            <w:r>
              <w:t>Single, symmetrical temporal break with strong change</w:t>
            </w:r>
          </w:p>
        </w:tc>
        <w:tc>
          <w:tcPr>
            <w:tcW w:w="3057" w:type="dxa"/>
          </w:tcPr>
          <w:p w14:paraId="50182BC0" w14:textId="3F80F617" w:rsidR="00E11D94" w:rsidRDefault="00E11D94" w:rsidP="00BE6536">
            <w:r>
              <w:t>Low from years 1-24; high from years 25-100 and vice versa</w:t>
            </w:r>
          </w:p>
        </w:tc>
        <w:tc>
          <w:tcPr>
            <w:tcW w:w="3168" w:type="dxa"/>
          </w:tcPr>
          <w:p w14:paraId="4A5332E6" w14:textId="32FB3BE0" w:rsidR="00E11D94" w:rsidRDefault="00E11D94" w:rsidP="00BE6536">
            <w:r>
              <w:t>Latitude is uniform random variable for all points</w:t>
            </w:r>
          </w:p>
        </w:tc>
      </w:tr>
      <w:tr w:rsidR="00E11D94" w14:paraId="7DD9EF0F" w14:textId="77777777" w:rsidTr="00506E17">
        <w:trPr>
          <w:trHeight w:val="20"/>
        </w:trPr>
        <w:tc>
          <w:tcPr>
            <w:tcW w:w="3239" w:type="dxa"/>
          </w:tcPr>
          <w:p w14:paraId="27625572" w14:textId="16A8A06C" w:rsidR="00E11D94" w:rsidRDefault="00E11D94" w:rsidP="00BE6536">
            <w:r>
              <w:lastRenderedPageBreak/>
              <w:t>Single, symmetrical temporal break with weak change</w:t>
            </w:r>
          </w:p>
        </w:tc>
        <w:tc>
          <w:tcPr>
            <w:tcW w:w="3057" w:type="dxa"/>
          </w:tcPr>
          <w:p w14:paraId="0274BFB3" w14:textId="7882E22F" w:rsidR="00E11D94" w:rsidRDefault="00E11D94" w:rsidP="00BE6536">
            <w:commentRangeStart w:id="41"/>
            <w:commentRangeStart w:id="42"/>
            <w:commentRangeStart w:id="43"/>
            <w:r>
              <w:t>Low from years 1-24; medium from years 25-100 (and vice versa); high from years 1-24; medium from years 25-100 (and vice versa)</w:t>
            </w:r>
            <w:commentRangeEnd w:id="41"/>
            <w:r w:rsidR="008A6648">
              <w:rPr>
                <w:rStyle w:val="CommentReference"/>
              </w:rPr>
              <w:commentReference w:id="41"/>
            </w:r>
            <w:commentRangeEnd w:id="42"/>
            <w:r w:rsidR="008341FE">
              <w:rPr>
                <w:rStyle w:val="CommentReference"/>
              </w:rPr>
              <w:commentReference w:id="42"/>
            </w:r>
            <w:commentRangeEnd w:id="43"/>
            <w:r w:rsidR="00AC02E6">
              <w:rPr>
                <w:rStyle w:val="CommentReference"/>
              </w:rPr>
              <w:commentReference w:id="43"/>
            </w:r>
          </w:p>
        </w:tc>
        <w:tc>
          <w:tcPr>
            <w:tcW w:w="3168" w:type="dxa"/>
          </w:tcPr>
          <w:p w14:paraId="53EADBDE" w14:textId="73100B6D" w:rsidR="00E11D94" w:rsidRDefault="00E11D94" w:rsidP="00BE6536">
            <w:r>
              <w:t>Latitude is uniform random variable for all points</w:t>
            </w:r>
          </w:p>
        </w:tc>
      </w:tr>
      <w:tr w:rsidR="00AC2082" w14:paraId="597EAFC2" w14:textId="77777777" w:rsidTr="00506E17">
        <w:trPr>
          <w:trHeight w:val="20"/>
        </w:trPr>
        <w:tc>
          <w:tcPr>
            <w:tcW w:w="3239" w:type="dxa"/>
          </w:tcPr>
          <w:p w14:paraId="74A7376D" w14:textId="2F78107A" w:rsidR="00AC2082" w:rsidRDefault="00AC2082" w:rsidP="00BE6536">
            <w:r>
              <w:t>Three stages of temporal change</w:t>
            </w:r>
          </w:p>
        </w:tc>
        <w:tc>
          <w:tcPr>
            <w:tcW w:w="3057" w:type="dxa"/>
          </w:tcPr>
          <w:p w14:paraId="4E06451C" w14:textId="7030338B" w:rsidR="00AC2082" w:rsidRDefault="00AC2082" w:rsidP="00BE6536">
            <w:r>
              <w:t>All permutations of low, medium, high in three roughly equal blocks</w:t>
            </w:r>
          </w:p>
        </w:tc>
        <w:tc>
          <w:tcPr>
            <w:tcW w:w="3168" w:type="dxa"/>
          </w:tcPr>
          <w:p w14:paraId="61962E64" w14:textId="3437D60C" w:rsidR="00AC2082" w:rsidRDefault="00AC2082" w:rsidP="00BE6536">
            <w:r>
              <w:t>Latitude is uniform random variable for all points</w:t>
            </w:r>
          </w:p>
        </w:tc>
      </w:tr>
      <w:tr w:rsidR="00AC2082" w14:paraId="7AE6E576" w14:textId="77777777" w:rsidTr="00506E17">
        <w:trPr>
          <w:trHeight w:val="20"/>
        </w:trPr>
        <w:tc>
          <w:tcPr>
            <w:tcW w:w="9464" w:type="dxa"/>
            <w:gridSpan w:val="3"/>
          </w:tcPr>
          <w:p w14:paraId="0F3EE514" w14:textId="6941D48E" w:rsidR="00AC2082" w:rsidRPr="00AC2082" w:rsidRDefault="00AC2082" w:rsidP="00BE6536">
            <w:pPr>
              <w:rPr>
                <w:i/>
              </w:rPr>
            </w:pPr>
            <w:r>
              <w:rPr>
                <w:i/>
              </w:rPr>
              <w:t>Spatial Breaks</w:t>
            </w:r>
          </w:p>
        </w:tc>
      </w:tr>
      <w:tr w:rsidR="00E11D94" w14:paraId="13D45CB9" w14:textId="77777777" w:rsidTr="00506E17">
        <w:trPr>
          <w:trHeight w:val="20"/>
        </w:trPr>
        <w:tc>
          <w:tcPr>
            <w:tcW w:w="3239" w:type="dxa"/>
          </w:tcPr>
          <w:p w14:paraId="077AD205" w14:textId="020B9EF8" w:rsidR="00E11D94" w:rsidRDefault="00D74412" w:rsidP="00BE6536">
            <w:r>
              <w:t>Single, symmetrical spatial break with no overlap</w:t>
            </w:r>
          </w:p>
        </w:tc>
        <w:tc>
          <w:tcPr>
            <w:tcW w:w="3057" w:type="dxa"/>
          </w:tcPr>
          <w:p w14:paraId="271E6816" w14:textId="35E3E5F9" w:rsidR="00E11D94" w:rsidRDefault="00D74412" w:rsidP="00BE6536">
            <w:r>
              <w:t>Medium for all years</w:t>
            </w:r>
          </w:p>
        </w:tc>
        <w:tc>
          <w:tcPr>
            <w:tcW w:w="3168" w:type="dxa"/>
          </w:tcPr>
          <w:p w14:paraId="548BD76D" w14:textId="57EC7708" w:rsidR="00E11D94" w:rsidRDefault="00D74412" w:rsidP="00BE6536">
            <w:r>
              <w:t xml:space="preserve">Latitude ~ U[0,25]  for growth Regime 1; Latitude ~ </w:t>
            </w:r>
            <w:commentRangeStart w:id="44"/>
            <w:commentRangeStart w:id="45"/>
            <w:r>
              <w:t>U[25,50</w:t>
            </w:r>
            <w:commentRangeEnd w:id="44"/>
            <w:r w:rsidR="008A6648">
              <w:rPr>
                <w:rStyle w:val="CommentReference"/>
              </w:rPr>
              <w:commentReference w:id="44"/>
            </w:r>
            <w:commentRangeEnd w:id="45"/>
            <w:r w:rsidR="00E424C1">
              <w:rPr>
                <w:rStyle w:val="CommentReference"/>
              </w:rPr>
              <w:commentReference w:id="45"/>
            </w:r>
            <w:r>
              <w:t>] for Regime 2</w:t>
            </w:r>
          </w:p>
        </w:tc>
      </w:tr>
      <w:tr w:rsidR="00D74412" w14:paraId="0542B305" w14:textId="77777777" w:rsidTr="00506E17">
        <w:trPr>
          <w:trHeight w:val="20"/>
        </w:trPr>
        <w:tc>
          <w:tcPr>
            <w:tcW w:w="3239" w:type="dxa"/>
          </w:tcPr>
          <w:p w14:paraId="105B6171" w14:textId="7258C733" w:rsidR="00D74412" w:rsidRDefault="00D74412" w:rsidP="00BE6536">
            <w:r>
              <w:t>Single spatial break with some overlap</w:t>
            </w:r>
          </w:p>
        </w:tc>
        <w:tc>
          <w:tcPr>
            <w:tcW w:w="3057" w:type="dxa"/>
          </w:tcPr>
          <w:p w14:paraId="1CB5EA65" w14:textId="3C1B7817" w:rsidR="00D74412" w:rsidRDefault="00D74412" w:rsidP="00BE6536">
            <w:r>
              <w:t>Medium for all years</w:t>
            </w:r>
          </w:p>
        </w:tc>
        <w:tc>
          <w:tcPr>
            <w:tcW w:w="3168" w:type="dxa"/>
          </w:tcPr>
          <w:p w14:paraId="09EDDCF7" w14:textId="4592CDF5" w:rsidR="00D74412" w:rsidRDefault="00D74412" w:rsidP="00BE6536">
            <w:r>
              <w:t>Latitude ~ U[0,25]  for growth Regime 1; Latitude ~ U[20,50] for Regime 2</w:t>
            </w:r>
          </w:p>
        </w:tc>
      </w:tr>
      <w:tr w:rsidR="00D74412" w14:paraId="1D793B9A" w14:textId="77777777" w:rsidTr="00506E17">
        <w:trPr>
          <w:trHeight w:val="20"/>
        </w:trPr>
        <w:tc>
          <w:tcPr>
            <w:tcW w:w="3239" w:type="dxa"/>
          </w:tcPr>
          <w:p w14:paraId="434A907F" w14:textId="6E867B2B" w:rsidR="00D74412" w:rsidRDefault="00D74412" w:rsidP="00BE6536">
            <w:r>
              <w:t>Spatial expansion/contraction</w:t>
            </w:r>
          </w:p>
        </w:tc>
        <w:tc>
          <w:tcPr>
            <w:tcW w:w="3057" w:type="dxa"/>
          </w:tcPr>
          <w:p w14:paraId="1E962CE2" w14:textId="383009F9" w:rsidR="00D74412" w:rsidRDefault="00D74412" w:rsidP="00BE6536">
            <w:r>
              <w:t>Medium for all years</w:t>
            </w:r>
          </w:p>
        </w:tc>
        <w:tc>
          <w:tcPr>
            <w:tcW w:w="3168" w:type="dxa"/>
          </w:tcPr>
          <w:p w14:paraId="02449E4A" w14:textId="25FB57EC" w:rsidR="00D74412" w:rsidRDefault="00D74412" w:rsidP="00BE6536">
            <w:r>
              <w:t xml:space="preserve">Regime 1 Latitude ~ </w:t>
            </w:r>
            <w:proofErr w:type="gramStart"/>
            <w:r>
              <w:t>U[</w:t>
            </w:r>
            <w:proofErr w:type="gramEnd"/>
            <w:r>
              <w:t>1,50] in year one, and moves ‘northward’ one degree each year. In year 50, Regime 2 ~ U[1,49] and Regime 1 ~ U[49,50]</w:t>
            </w:r>
          </w:p>
        </w:tc>
      </w:tr>
      <w:tr w:rsidR="00D74412" w14:paraId="4F8CAFE5" w14:textId="77777777" w:rsidTr="00506E17">
        <w:trPr>
          <w:trHeight w:val="20"/>
        </w:trPr>
        <w:tc>
          <w:tcPr>
            <w:tcW w:w="9464" w:type="dxa"/>
            <w:gridSpan w:val="3"/>
          </w:tcPr>
          <w:p w14:paraId="4629E03F" w14:textId="5136FB63" w:rsidR="00D74412" w:rsidRPr="00AC2082" w:rsidRDefault="00D74412" w:rsidP="00BE6536">
            <w:pPr>
              <w:rPr>
                <w:i/>
              </w:rPr>
            </w:pPr>
            <w:r>
              <w:rPr>
                <w:i/>
              </w:rPr>
              <w:t>Combined Breaks</w:t>
            </w:r>
          </w:p>
        </w:tc>
      </w:tr>
      <w:tr w:rsidR="00D74412" w14:paraId="14688CC4" w14:textId="77777777" w:rsidTr="00506E17">
        <w:trPr>
          <w:trHeight w:val="20"/>
        </w:trPr>
        <w:tc>
          <w:tcPr>
            <w:tcW w:w="3239" w:type="dxa"/>
          </w:tcPr>
          <w:p w14:paraId="14A2DF9C" w14:textId="629D6461" w:rsidR="00D74412" w:rsidRDefault="00D74412" w:rsidP="00BE6536">
            <w:r>
              <w:t>Single, symmetrical temporal and spatial breaks with strong change, no overlap</w:t>
            </w:r>
          </w:p>
        </w:tc>
        <w:tc>
          <w:tcPr>
            <w:tcW w:w="3057" w:type="dxa"/>
          </w:tcPr>
          <w:p w14:paraId="476927EE" w14:textId="46BC4FCD" w:rsidR="00D74412" w:rsidRDefault="00D74412" w:rsidP="00BE6536">
            <w:r>
              <w:t>Low from years 1-24; high from years 25-100 and vice versa</w:t>
            </w:r>
          </w:p>
        </w:tc>
        <w:tc>
          <w:tcPr>
            <w:tcW w:w="3168" w:type="dxa"/>
          </w:tcPr>
          <w:p w14:paraId="282DC182" w14:textId="14098939" w:rsidR="00D74412" w:rsidRDefault="00D74412" w:rsidP="00BE6536">
            <w:r>
              <w:t>Latitude ~ U[0,25]  for growth Regime 1; Latitude ~ U[25,50] for Regime 2</w:t>
            </w:r>
          </w:p>
        </w:tc>
      </w:tr>
      <w:tr w:rsidR="00BE6536" w14:paraId="6CD655C4" w14:textId="77777777" w:rsidTr="00506E17">
        <w:trPr>
          <w:trHeight w:val="20"/>
        </w:trPr>
        <w:tc>
          <w:tcPr>
            <w:tcW w:w="3239" w:type="dxa"/>
          </w:tcPr>
          <w:p w14:paraId="6CFD19FD" w14:textId="4BA695A4" w:rsidR="00BE6536" w:rsidRDefault="00BE6536" w:rsidP="00BE6536">
            <w:r>
              <w:t>Single, symmetrical temporal and spatial breaks with weak change, no overlap</w:t>
            </w:r>
          </w:p>
        </w:tc>
        <w:tc>
          <w:tcPr>
            <w:tcW w:w="3057" w:type="dxa"/>
          </w:tcPr>
          <w:p w14:paraId="1FBEF5C4" w14:textId="037B2F62" w:rsidR="00BE6536" w:rsidRDefault="00BE6536" w:rsidP="00BE6536">
            <w:r>
              <w:t>Low from years 1-24; medium from years 25-100 (and vice versa); high from years 1-24; medium from years 25-100 (and vice versa)</w:t>
            </w:r>
          </w:p>
        </w:tc>
        <w:tc>
          <w:tcPr>
            <w:tcW w:w="3168" w:type="dxa"/>
          </w:tcPr>
          <w:p w14:paraId="7BE7207D" w14:textId="34D9EF98" w:rsidR="00BE6536" w:rsidRDefault="00BE6536" w:rsidP="00BE6536">
            <w:r>
              <w:t>Latitude ~ U[0,25]  for growth Regime 1; Latitude ~ U[25,50] for Regime 2</w:t>
            </w:r>
          </w:p>
        </w:tc>
      </w:tr>
      <w:tr w:rsidR="00BE6536" w14:paraId="74979AEE" w14:textId="77777777" w:rsidTr="00506E17">
        <w:trPr>
          <w:trHeight w:val="20"/>
        </w:trPr>
        <w:tc>
          <w:tcPr>
            <w:tcW w:w="3239" w:type="dxa"/>
          </w:tcPr>
          <w:p w14:paraId="07A5C7FC" w14:textId="2C263D68" w:rsidR="00BE6536" w:rsidRDefault="00BE6536" w:rsidP="00BE6536">
            <w:r>
              <w:t>Single, symmetrical temporal and spatial breaks with strong change, some spatial overlap</w:t>
            </w:r>
          </w:p>
        </w:tc>
        <w:tc>
          <w:tcPr>
            <w:tcW w:w="3057" w:type="dxa"/>
          </w:tcPr>
          <w:p w14:paraId="7DF5CD7C" w14:textId="3F34E1E0" w:rsidR="00BE6536" w:rsidRDefault="00BE6536" w:rsidP="00BE6536">
            <w:r>
              <w:t>Low from years 1-24; high from years 25-100 and vice versa</w:t>
            </w:r>
          </w:p>
        </w:tc>
        <w:tc>
          <w:tcPr>
            <w:tcW w:w="3168" w:type="dxa"/>
          </w:tcPr>
          <w:p w14:paraId="59D8FE10" w14:textId="0E2D8805" w:rsidR="00BE6536" w:rsidRDefault="00BE6536" w:rsidP="00BE6536">
            <w:r>
              <w:t>Latitude ~ U[0,25]  for growth Regime 1; Latitude ~ U[20,50] for Regime 2</w:t>
            </w:r>
          </w:p>
        </w:tc>
      </w:tr>
      <w:tr w:rsidR="007F2E22" w14:paraId="638A6D9A" w14:textId="77777777" w:rsidTr="00506E17">
        <w:trPr>
          <w:trHeight w:val="20"/>
        </w:trPr>
        <w:tc>
          <w:tcPr>
            <w:tcW w:w="3239" w:type="dxa"/>
          </w:tcPr>
          <w:p w14:paraId="4CDB9E12" w14:textId="41FF5CF0" w:rsidR="007F2E22" w:rsidRDefault="007F2E22" w:rsidP="007F2E22">
            <w:r>
              <w:t>Single, symmetrical temporal and spatial breaks with weak change, some spatial overlap</w:t>
            </w:r>
          </w:p>
        </w:tc>
        <w:tc>
          <w:tcPr>
            <w:tcW w:w="3057" w:type="dxa"/>
          </w:tcPr>
          <w:p w14:paraId="204BE4F8" w14:textId="7A1917EF" w:rsidR="007F2E22" w:rsidRDefault="007F2E22" w:rsidP="007F2E22">
            <w:r>
              <w:t>Low from years 1-24; medium from years 25-100 (and vice versa); high from years 1-24; medium from years 25-100 (and vice versa)</w:t>
            </w:r>
          </w:p>
        </w:tc>
        <w:tc>
          <w:tcPr>
            <w:tcW w:w="3168" w:type="dxa"/>
          </w:tcPr>
          <w:p w14:paraId="1A9BBC10" w14:textId="2B4A6F65" w:rsidR="007F2E22" w:rsidRDefault="007F2E22" w:rsidP="007F2E22">
            <w:r>
              <w:t>Latitude ~ U[0,25]  for growth Regime 1; Latitude ~ U[20,50] for Regime 2</w:t>
            </w:r>
          </w:p>
        </w:tc>
      </w:tr>
    </w:tbl>
    <w:p w14:paraId="1990CF14" w14:textId="70FCCCF4" w:rsidR="008B3D07" w:rsidRDefault="003640BA" w:rsidP="00674D52">
      <w:pPr>
        <w:pStyle w:val="Caption"/>
        <w:spacing w:line="360" w:lineRule="auto"/>
      </w:pPr>
      <w:r>
        <w:t xml:space="preserve">Table </w:t>
      </w:r>
      <w:r w:rsidR="00B34995">
        <w:rPr>
          <w:noProof/>
        </w:rPr>
        <w:fldChar w:fldCharType="begin"/>
      </w:r>
      <w:r w:rsidR="00B34995">
        <w:rPr>
          <w:noProof/>
        </w:rPr>
        <w:instrText xml:space="preserve"> SEQ Table \* ARABIC </w:instrText>
      </w:r>
      <w:r w:rsidR="00B34995">
        <w:rPr>
          <w:noProof/>
        </w:rPr>
        <w:fldChar w:fldCharType="separate"/>
      </w:r>
      <w:r>
        <w:rPr>
          <w:noProof/>
        </w:rPr>
        <w:t>1</w:t>
      </w:r>
      <w:r w:rsidR="00B34995">
        <w:rPr>
          <w:noProof/>
        </w:rPr>
        <w:fldChar w:fldCharType="end"/>
      </w:r>
      <w:r>
        <w:t xml:space="preserve">. Summary of simulated datasets used to test method in presence/absence of </w:t>
      </w:r>
      <w:proofErr w:type="spellStart"/>
      <w:r>
        <w:t>spatio</w:t>
      </w:r>
      <w:proofErr w:type="spellEnd"/>
      <w:r>
        <w:t>-temporal variation in growth.</w:t>
      </w:r>
      <w:r w:rsidR="00054CB8">
        <w:t xml:space="preserve"> </w:t>
      </w:r>
      <w:r w:rsidR="009062F8">
        <w:t xml:space="preserve">Regime 1 refers to a </w:t>
      </w:r>
      <w:r w:rsidR="00AC2082">
        <w:t xml:space="preserve">central Pacific </w:t>
      </w:r>
      <w:r w:rsidR="009062F8">
        <w:t xml:space="preserve">billfish-like </w:t>
      </w:r>
      <w:r w:rsidR="0011113B">
        <w:t xml:space="preserve">species, where </w:t>
      </w:r>
      <w:proofErr w:type="spellStart"/>
      <w:r w:rsidR="0011113B">
        <w:t>Linf</w:t>
      </w:r>
      <w:proofErr w:type="spellEnd"/>
      <w:r w:rsidR="0011113B">
        <w:t xml:space="preserve"> = </w:t>
      </w:r>
      <w:r w:rsidR="009E361C">
        <w:t xml:space="preserve">220 and K = 0.258; Regime 2 </w:t>
      </w:r>
      <w:proofErr w:type="spellStart"/>
      <w:r w:rsidR="009E361C">
        <w:t>Linf</w:t>
      </w:r>
      <w:proofErr w:type="spellEnd"/>
      <w:r w:rsidR="009E361C">
        <w:t xml:space="preserve"> = </w:t>
      </w:r>
      <w:r w:rsidR="00054CB8">
        <w:t>3</w:t>
      </w:r>
      <w:r w:rsidR="009E361C">
        <w:t xml:space="preserve">50, K = </w:t>
      </w:r>
      <w:r w:rsidR="00054CB8">
        <w:t>0.45.</w:t>
      </w:r>
    </w:p>
    <w:p w14:paraId="2D4FAEA5" w14:textId="0CB02620" w:rsidR="00E424C1" w:rsidRPr="00E424C1" w:rsidRDefault="00E424C1" w:rsidP="001240C1">
      <w:pPr>
        <w:spacing w:line="360" w:lineRule="auto"/>
      </w:pPr>
      <w:r>
        <w:t xml:space="preserve">For each simulated dataset, we constructed a GAM </w:t>
      </w:r>
      <w:r w:rsidR="001240C1">
        <w:t xml:space="preserve">function as described above, utilized the method of finite differences to identify time periods and/or locations where growth was changing </w:t>
      </w:r>
      <w:r w:rsidR="001240C1">
        <w:lastRenderedPageBreak/>
        <w:t>quickly (where the confidence interval of the first 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1240C1">
        <w:t xml:space="preserve">). The data were then re-aggregated to match the identified </w:t>
      </w:r>
      <w:proofErr w:type="spellStart"/>
      <w:r w:rsidR="001240C1">
        <w:t>spatio</w:t>
      </w:r>
      <w:proofErr w:type="spellEnd"/>
      <w:r w:rsidR="001240C1">
        <w:t xml:space="preserve">-temporal break points </w:t>
      </w:r>
    </w:p>
    <w:p w14:paraId="2A44C097" w14:textId="5A2D60B3" w:rsidR="00E05953" w:rsidRDefault="00E05953" w:rsidP="00E424C1">
      <w:pPr>
        <w:pStyle w:val="Heading2"/>
        <w:spacing w:line="360" w:lineRule="auto"/>
        <w:rPr>
          <w:ins w:id="46" w:author="mkapur" w:date="2019-01-24T08:24:00Z"/>
        </w:rPr>
      </w:pPr>
      <w:commentRangeStart w:id="47"/>
      <w:commentRangeStart w:id="48"/>
      <w:r>
        <w:t>Application to Northeast Pacific Sablefish</w:t>
      </w:r>
      <w:commentRangeEnd w:id="47"/>
      <w:r w:rsidR="00D965FB">
        <w:rPr>
          <w:rStyle w:val="CommentReference"/>
          <w:rFonts w:eastAsiaTheme="minorHAnsi"/>
          <w:i w:val="0"/>
        </w:rPr>
        <w:commentReference w:id="47"/>
      </w:r>
      <w:commentRangeEnd w:id="48"/>
      <w:r w:rsidR="00C87B6A">
        <w:rPr>
          <w:rStyle w:val="CommentReference"/>
          <w:rFonts w:eastAsiaTheme="minorHAnsi"/>
          <w:i w:val="0"/>
        </w:rPr>
        <w:commentReference w:id="48"/>
      </w:r>
    </w:p>
    <w:p w14:paraId="19E38DC5" w14:textId="7A68F172" w:rsidR="00F3466B" w:rsidRDefault="00F3466B" w:rsidP="00E424C1">
      <w:pPr>
        <w:spacing w:line="360" w:lineRule="auto"/>
        <w:rPr>
          <w:ins w:id="49" w:author="mkapur" w:date="2019-01-24T08:48:00Z"/>
        </w:rPr>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ins w:id="50" w:author="mkapur" w:date="2019-01-24T08:48:00Z">
        <w:r w:rsidR="00F253EA">
          <w:t>e</w:t>
        </w:r>
      </w:ins>
      <w:del w:id="51" w:author="mkapur" w:date="2019-01-24T08:48:00Z">
        <w:r w:rsidDel="00F253EA">
          <w:delText>w</w:delText>
        </w:r>
      </w:del>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spatial heterogeneity of sablefish throughout their range</w:t>
      </w:r>
      <w:ins w:id="52" w:author="mkapur" w:date="2019-01-24T08:48:00Z">
        <w:r w:rsidR="007F7701">
          <w:t>.</w:t>
        </w:r>
      </w:ins>
    </w:p>
    <w:p w14:paraId="56698BB5" w14:textId="124DD610" w:rsidR="007F7701" w:rsidRPr="00175514" w:rsidRDefault="007F7701" w:rsidP="00E424C1">
      <w:pPr>
        <w:spacing w:line="360" w:lineRule="auto"/>
        <w:jc w:val="both"/>
        <w:rPr>
          <w:ins w:id="53" w:author="mkapur" w:date="2019-01-24T08:48:00Z"/>
          <w:i/>
        </w:rPr>
      </w:pPr>
      <w:ins w:id="54" w:author="mkapur" w:date="2019-01-24T08:48:00Z">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r>
          <w:fldChar w:fldCharType="begin"/>
        </w:r>
        <w:r>
          <w:instrText xml:space="preserve"> REF _Ref525720559 \h  \* MERGEFORMAT </w:instrText>
        </w:r>
      </w:ins>
      <w:ins w:id="55" w:author="mkapur" w:date="2019-01-24T08:48:00Z">
        <w:r>
          <w:fldChar w:fldCharType="separate"/>
        </w:r>
        <w:r>
          <w:t xml:space="preserve">Table </w:t>
        </w:r>
        <w:r>
          <w:rPr>
            <w:noProof/>
          </w:rPr>
          <w:t>1</w:t>
        </w:r>
        <w:r>
          <w:fldChar w:fldCharType="end"/>
        </w:r>
        <w:r w:rsidRPr="004906F5">
          <w:t>). It is preferable to obtain estimate</w:t>
        </w:r>
      </w:ins>
      <w:ins w:id="56" w:author="." w:date="2019-02-05T20:36:00Z">
        <w:r w:rsidR="008F0D40">
          <w:t>d</w:t>
        </w:r>
      </w:ins>
      <w:ins w:id="57" w:author="mkapur" w:date="2019-01-24T08:48:00Z">
        <w:r>
          <w:t xml:space="preserve"> growth parameters using data</w:t>
        </w:r>
        <w:r w:rsidRPr="004906F5">
          <w:t xml:space="preserve"> from a survey, because </w:t>
        </w:r>
        <w:r>
          <w:t xml:space="preserve">fishery-dependent information can be heavily 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r w:rsidRPr="004906F5">
          <w:t>.</w:t>
        </w:r>
        <w:r>
          <w:t xml:space="preserve"> </w:t>
        </w:r>
      </w:ins>
    </w:p>
    <w:p w14:paraId="2A21809D" w14:textId="77777777" w:rsidR="007F7701" w:rsidRDefault="007F7701" w:rsidP="00E424C1">
      <w:pPr>
        <w:spacing w:line="360" w:lineRule="auto"/>
        <w:rPr>
          <w:ins w:id="58" w:author="mkapur" w:date="2019-01-24T08:48:00Z"/>
        </w:rPr>
      </w:pPr>
      <w:ins w:id="59" w:author="mkapur" w:date="2019-01-24T08:48:00Z">
        <w:r>
          <w:t>Though a robust volume of survey data is available for this species for all management regions, researchers have not yet analyzed available length and age data for the entire sablefish range for evidence of</w:t>
        </w:r>
        <w:commentRangeStart w:id="60"/>
        <w:r>
          <w:t xml:space="preserve"> spatial</w:t>
        </w:r>
        <w:commentRangeEnd w:id="60"/>
        <w:r>
          <w:rPr>
            <w:rStyle w:val="CommentReference"/>
          </w:rPr>
          <w:commentReference w:id="60"/>
        </w:r>
        <w:r>
          <w:t xml:space="preserve"> patterns.</w:t>
        </w:r>
        <w:r w:rsidRPr="004906F5">
          <w:t xml:space="preserve"> </w:t>
        </w:r>
      </w:ins>
    </w:p>
    <w:p w14:paraId="6A1C8EE7" w14:textId="7666A8A3" w:rsidR="00F13628" w:rsidRPr="00F13628" w:rsidRDefault="00971118" w:rsidP="00E424C1">
      <w:pPr>
        <w:spacing w:line="360" w:lineRule="auto"/>
      </w:pPr>
      <w:r>
        <w:t xml:space="preserve">We obtained fishery-independent length and age data from the </w:t>
      </w:r>
      <w:ins w:id="61" w:author="." w:date="2019-02-05T20:44:00Z">
        <w:r w:rsidR="00CB15E0">
          <w:t>Alaska S</w:t>
        </w:r>
        <w:commentRangeStart w:id="62"/>
        <w:r w:rsidR="00CB15E0">
          <w:t>ablefish Longline Survey</w:t>
        </w:r>
        <w:commentRangeEnd w:id="62"/>
        <w:r w:rsidR="00CB15E0">
          <w:rPr>
            <w:rStyle w:val="CommentReference"/>
          </w:rPr>
          <w:commentReference w:id="62"/>
        </w:r>
      </w:ins>
      <w:commentRangeStart w:id="63"/>
      <w:del w:id="64" w:author="." w:date="2019-02-05T20:44:00Z">
        <w:r w:rsidDel="00CB15E0">
          <w:delText>Bering Sea</w:delText>
        </w:r>
      </w:del>
      <w:commentRangeEnd w:id="63"/>
      <w:r w:rsidR="008F0D40">
        <w:rPr>
          <w:rStyle w:val="CommentReference"/>
        </w:rPr>
        <w:commentReference w:id="63"/>
      </w:r>
      <w:r>
        <w:t xml:space="preserve"> and </w:t>
      </w:r>
      <w:ins w:id="65" w:author="." w:date="2019-02-05T20:44:00Z">
        <w:r w:rsidR="00CB15E0">
          <w:t xml:space="preserve">the </w:t>
        </w:r>
      </w:ins>
      <w:ins w:id="66" w:author="." w:date="2019-02-05T20:46:00Z">
        <w:r w:rsidR="00CB15E0" w:rsidRPr="00CB15E0">
          <w:t xml:space="preserve">U.S. West Coast </w:t>
        </w:r>
        <w:proofErr w:type="spellStart"/>
        <w:r w:rsidR="00CB15E0" w:rsidRPr="00CB15E0">
          <w:t>Groundfish</w:t>
        </w:r>
        <w:proofErr w:type="spellEnd"/>
        <w:r w:rsidR="00CB15E0" w:rsidRPr="00CB15E0">
          <w:t xml:space="preserve"> Bottom Trawl Survey</w:t>
        </w:r>
      </w:ins>
      <w:del w:id="67" w:author="." w:date="2019-02-05T20:46:00Z">
        <w:r w:rsidDel="00CB15E0">
          <w:delText>West Coast trawl survey</w:delText>
        </w:r>
        <w:r w:rsidR="006A3AFF" w:rsidDel="00CB15E0">
          <w:delText>s</w:delText>
        </w:r>
      </w:del>
      <w:r>
        <w:t xml:space="preserve"> conducted annually by the </w:t>
      </w:r>
      <w:del w:id="68" w:author="." w:date="2019-02-05T20:46:00Z">
        <w:r w:rsidDel="00CB15E0">
          <w:delText>National Oceanic and Atmospheric Administration</w:delText>
        </w:r>
      </w:del>
      <w:ins w:id="69" w:author="." w:date="2019-02-05T20:46:00Z">
        <w:r w:rsidR="00CB15E0">
          <w:t>Alaska Fisheries Science Center and Northwest Fisheries Science Center, respectively</w:t>
        </w:r>
      </w:ins>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w:t>
      </w:r>
      <w:r w:rsidR="00A04F68">
        <w:lastRenderedPageBreak/>
        <w:t xml:space="preserve">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70"/>
      <w:r w:rsidR="006A3AFF">
        <w:t>we randomly subsampled 8,</w:t>
      </w:r>
      <w:r w:rsidR="002E3E62">
        <w:t>239</w:t>
      </w:r>
      <w:r w:rsidR="006A3AFF">
        <w:t xml:space="preserve"> records from each of the three management regions.</w:t>
      </w:r>
      <w:commentRangeEnd w:id="70"/>
      <w:r w:rsidR="00CB15E0">
        <w:rPr>
          <w:rStyle w:val="CommentReference"/>
        </w:rPr>
        <w:commentReference w:id="70"/>
      </w:r>
      <w:r w:rsidR="001C7EC3">
        <w:t xml:space="preserve"> </w:t>
      </w:r>
    </w:p>
    <w:p w14:paraId="62BEBFC1" w14:textId="4DCA6AAA" w:rsidR="001B21D9" w:rsidRDefault="00E05953" w:rsidP="00E424C1">
      <w:pPr>
        <w:spacing w:line="360" w:lineRule="auto"/>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rsidP="00E424C1">
      <w:pPr>
        <w:spacing w:line="360" w:lineRule="auto"/>
      </w:pPr>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p>
    <w:p w14:paraId="2008B68E" w14:textId="2715CBB3" w:rsidR="003071B2" w:rsidRPr="004906F5" w:rsidRDefault="003071B2" w:rsidP="00E424C1">
      <w:pPr>
        <w:spacing w:line="360" w:lineRule="auto"/>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lognormally distributed with zero mean and variance σ.</w:t>
      </w:r>
      <w:r w:rsidRPr="004906F5">
        <w:t xml:space="preserve"> Our model estimates values for the three biological parameters at each </w:t>
      </w:r>
      <w:r w:rsidR="00981A9D">
        <w:t xml:space="preserve">spatiotemporal </w:t>
      </w:r>
      <w:r w:rsidRPr="004906F5">
        <w:t xml:space="preserve">strata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095018FE" w14:textId="1D28A248" w:rsidR="003071B2" w:rsidRDefault="003071B2" w:rsidP="00E424C1">
      <w:pPr>
        <w:spacing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F75BC7">
        <w:rPr>
          <w:noProof/>
        </w:rPr>
        <w:t>3</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m:t>
        </m:r>
      </m:oMath>
    </w:p>
    <w:p w14:paraId="60DB6C9D" w14:textId="73A02B36" w:rsidR="003071B2" w:rsidRPr="00E022D1" w:rsidRDefault="006E2C2C" w:rsidP="00E424C1">
      <w:pPr>
        <w:spacing w:line="360"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55DFC9B3" w14:textId="7494A66B" w:rsidR="00A837CD" w:rsidRPr="00AC02E6" w:rsidRDefault="003071B2" w:rsidP="00AC02E6">
      <w:pPr>
        <w:spacing w:line="360" w:lineRule="auto"/>
      </w:pPr>
      <w:r>
        <w:t>We executed a maximum of 1000 iterations</w:t>
      </w:r>
      <w:r w:rsidRPr="008567BF">
        <w:t>. Initial parameter</w:t>
      </w:r>
      <w:r>
        <w:t>s</w:t>
      </w:r>
      <w:r w:rsidRPr="008567BF">
        <w:t xml:space="preserve"> </w:t>
      </w:r>
      <w:r>
        <w:t xml:space="preserve">were </w:t>
      </w:r>
      <w:r w:rsidRPr="008567BF">
        <w:t xml:space="preserve">t0 = 0, </w:t>
      </w:r>
      <m:oMath>
        <m:r>
          <m:rPr>
            <m:sty m:val="p"/>
          </m:rPr>
          <w:rPr>
            <w:rFonts w:ascii="Cambria Math" w:hAnsi="Cambria Math"/>
          </w:rPr>
          <m:t>σ</m:t>
        </m:r>
      </m:oMath>
      <w:r w:rsidR="006E2C2C" w:rsidRPr="008567BF">
        <w:t xml:space="preserve"> </w:t>
      </w:r>
      <w:r w:rsidR="006E2C2C">
        <w:t xml:space="preserve">= 0, </w:t>
      </w:r>
      <w:r w:rsidRPr="008567BF">
        <w:t>with L∞ = 70, K = 0.</w:t>
      </w:r>
    </w:p>
    <w:p w14:paraId="49EB3BCB" w14:textId="7522DF5C" w:rsidR="001A1B0A" w:rsidRDefault="001A1B0A" w:rsidP="008B3D07">
      <w:pPr>
        <w:pStyle w:val="Heading1"/>
        <w:spacing w:line="360" w:lineRule="auto"/>
      </w:pPr>
      <w:r w:rsidRPr="004906F5">
        <w:t>Results</w:t>
      </w:r>
    </w:p>
    <w:p w14:paraId="7B4434C2" w14:textId="4D29FCA8" w:rsidR="00A837CD" w:rsidRPr="00A837CD" w:rsidRDefault="00506E17" w:rsidP="00043307">
      <w:pPr>
        <w:pStyle w:val="Heading2"/>
      </w:pPr>
      <w:r>
        <w:lastRenderedPageBreak/>
        <w:t>Simulation Study</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AC02E6">
            <w:pPr>
              <w:rPr>
                <w:b/>
              </w:rPr>
            </w:pPr>
            <w:r w:rsidRPr="00E11D94">
              <w:rPr>
                <w:b/>
              </w:rPr>
              <w:t>Scenario Description</w:t>
            </w:r>
          </w:p>
        </w:tc>
        <w:tc>
          <w:tcPr>
            <w:tcW w:w="3240" w:type="dxa"/>
          </w:tcPr>
          <w:p w14:paraId="513043A6" w14:textId="65EB6C71" w:rsidR="00506E17" w:rsidRPr="00E11D94" w:rsidRDefault="00506E17" w:rsidP="00AC02E6">
            <w:pPr>
              <w:rPr>
                <w:b/>
              </w:rPr>
            </w:pPr>
            <w:r>
              <w:rPr>
                <w:b/>
              </w:rPr>
              <w:t>True Break Points</w:t>
            </w:r>
          </w:p>
        </w:tc>
        <w:tc>
          <w:tcPr>
            <w:tcW w:w="2449" w:type="dxa"/>
          </w:tcPr>
          <w:p w14:paraId="43A02B25" w14:textId="29D3B3A8" w:rsidR="00506E17" w:rsidRPr="00E11D94" w:rsidRDefault="00506E17" w:rsidP="00AC02E6">
            <w:pPr>
              <w:rPr>
                <w:b/>
              </w:rPr>
            </w:pPr>
            <w:r>
              <w:rPr>
                <w:b/>
              </w:rPr>
              <w:t>Detected Break Points</w:t>
            </w:r>
          </w:p>
        </w:tc>
      </w:tr>
      <w:tr w:rsidR="00506E17" w14:paraId="33E5B0CB" w14:textId="77777777" w:rsidTr="00506E17">
        <w:trPr>
          <w:trHeight w:val="20"/>
        </w:trPr>
        <w:tc>
          <w:tcPr>
            <w:tcW w:w="3775" w:type="dxa"/>
          </w:tcPr>
          <w:p w14:paraId="1836DBFD" w14:textId="77777777" w:rsidR="00506E17" w:rsidRDefault="00506E17" w:rsidP="00AC02E6">
            <w:r>
              <w:t>No spatial or temporal breaks</w:t>
            </w:r>
          </w:p>
        </w:tc>
        <w:tc>
          <w:tcPr>
            <w:tcW w:w="3240" w:type="dxa"/>
          </w:tcPr>
          <w:p w14:paraId="0BA22FB0" w14:textId="22E456C5" w:rsidR="00506E17" w:rsidRDefault="00506E17" w:rsidP="00AC02E6">
            <w:r>
              <w:t>None</w:t>
            </w:r>
          </w:p>
        </w:tc>
        <w:tc>
          <w:tcPr>
            <w:tcW w:w="2449" w:type="dxa"/>
          </w:tcPr>
          <w:p w14:paraId="680C1DF2" w14:textId="0F09CF77" w:rsidR="00506E17" w:rsidRDefault="00506E17" w:rsidP="00AC02E6"/>
        </w:tc>
      </w:tr>
      <w:tr w:rsidR="00506E17" w:rsidRPr="00AC2082" w14:paraId="091B64C3" w14:textId="77777777" w:rsidTr="00506E17">
        <w:trPr>
          <w:trHeight w:val="20"/>
        </w:trPr>
        <w:tc>
          <w:tcPr>
            <w:tcW w:w="9464" w:type="dxa"/>
            <w:gridSpan w:val="3"/>
          </w:tcPr>
          <w:p w14:paraId="0DBC3A75" w14:textId="77777777" w:rsidR="00506E17" w:rsidRPr="00AC2082" w:rsidRDefault="00506E17" w:rsidP="00AC02E6">
            <w:pPr>
              <w:rPr>
                <w:i/>
              </w:rPr>
            </w:pPr>
            <w:r w:rsidRPr="00AC2082">
              <w:rPr>
                <w:i/>
              </w:rPr>
              <w:t>Temporal breaks</w:t>
            </w:r>
          </w:p>
        </w:tc>
      </w:tr>
      <w:tr w:rsidR="00506E17" w14:paraId="2FE195AA" w14:textId="77777777" w:rsidTr="00506E17">
        <w:trPr>
          <w:trHeight w:val="20"/>
        </w:trPr>
        <w:tc>
          <w:tcPr>
            <w:tcW w:w="3775" w:type="dxa"/>
          </w:tcPr>
          <w:p w14:paraId="7AF54089" w14:textId="77777777" w:rsidR="00506E17" w:rsidRDefault="00506E17" w:rsidP="00AC02E6">
            <w:r>
              <w:t>Single, symmetrical temporal break with strong change</w:t>
            </w:r>
          </w:p>
        </w:tc>
        <w:tc>
          <w:tcPr>
            <w:tcW w:w="3240" w:type="dxa"/>
          </w:tcPr>
          <w:p w14:paraId="2DB9D4B6" w14:textId="567DCEA8" w:rsidR="00506E17" w:rsidRDefault="00506E17" w:rsidP="00AC02E6">
            <w:r>
              <w:t>Year 24-25</w:t>
            </w:r>
          </w:p>
        </w:tc>
        <w:tc>
          <w:tcPr>
            <w:tcW w:w="2449" w:type="dxa"/>
          </w:tcPr>
          <w:p w14:paraId="4D221738" w14:textId="6CA3FC41" w:rsidR="00506E17" w:rsidRDefault="00506E17" w:rsidP="00AC02E6"/>
        </w:tc>
      </w:tr>
      <w:tr w:rsidR="00506E17" w14:paraId="6A027C8A" w14:textId="77777777" w:rsidTr="00506E17">
        <w:trPr>
          <w:trHeight w:val="20"/>
        </w:trPr>
        <w:tc>
          <w:tcPr>
            <w:tcW w:w="3775" w:type="dxa"/>
          </w:tcPr>
          <w:p w14:paraId="7C3757D2" w14:textId="77777777" w:rsidR="00506E17" w:rsidRDefault="00506E17" w:rsidP="00AC02E6">
            <w:r>
              <w:t>Single, symmetrical temporal break with weak change</w:t>
            </w:r>
          </w:p>
        </w:tc>
        <w:tc>
          <w:tcPr>
            <w:tcW w:w="3240" w:type="dxa"/>
          </w:tcPr>
          <w:p w14:paraId="723114EA" w14:textId="2E48C891" w:rsidR="00506E17" w:rsidRDefault="00506E17" w:rsidP="00AC02E6">
            <w:r>
              <w:t>Year 24-25</w:t>
            </w:r>
          </w:p>
        </w:tc>
        <w:tc>
          <w:tcPr>
            <w:tcW w:w="2449" w:type="dxa"/>
          </w:tcPr>
          <w:p w14:paraId="5FFC3823" w14:textId="6A113E6D" w:rsidR="00506E17" w:rsidRDefault="00506E17" w:rsidP="00AC02E6"/>
        </w:tc>
      </w:tr>
      <w:tr w:rsidR="00506E17" w14:paraId="74E4CF89" w14:textId="77777777" w:rsidTr="00506E17">
        <w:trPr>
          <w:trHeight w:val="20"/>
        </w:trPr>
        <w:tc>
          <w:tcPr>
            <w:tcW w:w="3775" w:type="dxa"/>
          </w:tcPr>
          <w:p w14:paraId="7C70B490" w14:textId="77777777" w:rsidR="00506E17" w:rsidRDefault="00506E17" w:rsidP="00AC02E6">
            <w:r>
              <w:t>Three stages of temporal change</w:t>
            </w:r>
          </w:p>
        </w:tc>
        <w:tc>
          <w:tcPr>
            <w:tcW w:w="3240" w:type="dxa"/>
          </w:tcPr>
          <w:p w14:paraId="0ACBF0E0" w14:textId="4E987B5F" w:rsidR="00506E17" w:rsidRDefault="00506E17" w:rsidP="00AC02E6">
            <w:r>
              <w:t>Year 16 and 32</w:t>
            </w:r>
          </w:p>
        </w:tc>
        <w:tc>
          <w:tcPr>
            <w:tcW w:w="2449" w:type="dxa"/>
          </w:tcPr>
          <w:p w14:paraId="4CE47EE4" w14:textId="3294BC55" w:rsidR="00506E17" w:rsidRDefault="00506E17" w:rsidP="00AC02E6"/>
        </w:tc>
      </w:tr>
      <w:tr w:rsidR="00506E17" w:rsidRPr="00AC2082" w14:paraId="138DCF1B" w14:textId="77777777" w:rsidTr="00506E17">
        <w:trPr>
          <w:trHeight w:val="20"/>
        </w:trPr>
        <w:tc>
          <w:tcPr>
            <w:tcW w:w="9464" w:type="dxa"/>
            <w:gridSpan w:val="3"/>
          </w:tcPr>
          <w:p w14:paraId="08FAAB64" w14:textId="77777777" w:rsidR="00506E17" w:rsidRPr="00AC2082" w:rsidRDefault="00506E17" w:rsidP="00AC02E6">
            <w:pPr>
              <w:rPr>
                <w:i/>
              </w:rPr>
            </w:pPr>
            <w:r>
              <w:rPr>
                <w:i/>
              </w:rPr>
              <w:t>Spatial Breaks</w:t>
            </w:r>
          </w:p>
        </w:tc>
      </w:tr>
      <w:tr w:rsidR="00506E17" w14:paraId="5092645A" w14:textId="77777777" w:rsidTr="00506E17">
        <w:trPr>
          <w:trHeight w:val="20"/>
        </w:trPr>
        <w:tc>
          <w:tcPr>
            <w:tcW w:w="3775" w:type="dxa"/>
          </w:tcPr>
          <w:p w14:paraId="424F05FE" w14:textId="77777777" w:rsidR="00506E17" w:rsidRDefault="00506E17" w:rsidP="00AC02E6">
            <w:r>
              <w:t>Single, symmetrical spatial break with no overlap</w:t>
            </w:r>
          </w:p>
        </w:tc>
        <w:tc>
          <w:tcPr>
            <w:tcW w:w="3240" w:type="dxa"/>
          </w:tcPr>
          <w:p w14:paraId="6CA5AA2D" w14:textId="3B964B2F" w:rsidR="00506E17" w:rsidRDefault="00506E17" w:rsidP="00AC02E6">
            <w:r>
              <w:t>25° Latitude</w:t>
            </w:r>
          </w:p>
        </w:tc>
        <w:tc>
          <w:tcPr>
            <w:tcW w:w="2449" w:type="dxa"/>
          </w:tcPr>
          <w:p w14:paraId="2A7E7670" w14:textId="68BD865E" w:rsidR="00506E17" w:rsidRDefault="00506E17" w:rsidP="00AC02E6"/>
        </w:tc>
      </w:tr>
      <w:tr w:rsidR="00506E17" w14:paraId="19C93B2C" w14:textId="77777777" w:rsidTr="00506E17">
        <w:trPr>
          <w:trHeight w:val="20"/>
        </w:trPr>
        <w:tc>
          <w:tcPr>
            <w:tcW w:w="3775" w:type="dxa"/>
          </w:tcPr>
          <w:p w14:paraId="1B20BD58" w14:textId="77777777" w:rsidR="00506E17" w:rsidRDefault="00506E17" w:rsidP="00AC02E6">
            <w:r>
              <w:t>Single spatial break with some overlap</w:t>
            </w:r>
          </w:p>
        </w:tc>
        <w:tc>
          <w:tcPr>
            <w:tcW w:w="3240" w:type="dxa"/>
          </w:tcPr>
          <w:p w14:paraId="520C9AFB" w14:textId="71B60AC4" w:rsidR="00506E17" w:rsidRDefault="00B4644F" w:rsidP="00AC02E6">
            <w:r>
              <w:t>Between 20° and 25° Latitude</w:t>
            </w:r>
          </w:p>
        </w:tc>
        <w:tc>
          <w:tcPr>
            <w:tcW w:w="2449" w:type="dxa"/>
          </w:tcPr>
          <w:p w14:paraId="48A269FF" w14:textId="49D8A5B4" w:rsidR="00506E17" w:rsidRDefault="00506E17" w:rsidP="00AC02E6"/>
        </w:tc>
      </w:tr>
      <w:tr w:rsidR="00506E17" w14:paraId="761CFD57" w14:textId="77777777" w:rsidTr="00506E17">
        <w:trPr>
          <w:trHeight w:val="20"/>
        </w:trPr>
        <w:tc>
          <w:tcPr>
            <w:tcW w:w="3775" w:type="dxa"/>
          </w:tcPr>
          <w:p w14:paraId="57EFD12A" w14:textId="77777777" w:rsidR="00506E17" w:rsidRDefault="00506E17" w:rsidP="00AC02E6">
            <w:r>
              <w:t>Spatial expansion/contraction</w:t>
            </w:r>
          </w:p>
        </w:tc>
        <w:tc>
          <w:tcPr>
            <w:tcW w:w="3240" w:type="dxa"/>
          </w:tcPr>
          <w:p w14:paraId="26380B5B" w14:textId="24932F1E" w:rsidR="00506E17" w:rsidRDefault="00BF4FB7" w:rsidP="00AC02E6">
            <w:r>
              <w:t>Varies between 1° and 49° from year to year</w:t>
            </w:r>
          </w:p>
        </w:tc>
        <w:tc>
          <w:tcPr>
            <w:tcW w:w="2449" w:type="dxa"/>
          </w:tcPr>
          <w:p w14:paraId="4F186665" w14:textId="1759D744" w:rsidR="00506E17" w:rsidRDefault="00506E17" w:rsidP="00AC02E6"/>
        </w:tc>
      </w:tr>
      <w:tr w:rsidR="00506E17" w:rsidRPr="00AC2082" w14:paraId="36776D0D" w14:textId="77777777" w:rsidTr="00506E17">
        <w:trPr>
          <w:trHeight w:val="20"/>
        </w:trPr>
        <w:tc>
          <w:tcPr>
            <w:tcW w:w="9464" w:type="dxa"/>
            <w:gridSpan w:val="3"/>
          </w:tcPr>
          <w:p w14:paraId="512FEBD7" w14:textId="77777777" w:rsidR="00506E17" w:rsidRPr="00AC2082" w:rsidRDefault="00506E17" w:rsidP="00AC02E6">
            <w:pPr>
              <w:rPr>
                <w:i/>
              </w:rPr>
            </w:pPr>
            <w:r>
              <w:rPr>
                <w:i/>
              </w:rPr>
              <w:t>Combined Breaks</w:t>
            </w:r>
          </w:p>
        </w:tc>
      </w:tr>
      <w:tr w:rsidR="00506E17" w14:paraId="14DD2315" w14:textId="77777777" w:rsidTr="00506E17">
        <w:trPr>
          <w:trHeight w:val="20"/>
        </w:trPr>
        <w:tc>
          <w:tcPr>
            <w:tcW w:w="3775" w:type="dxa"/>
          </w:tcPr>
          <w:p w14:paraId="1E9F4C50" w14:textId="77777777" w:rsidR="00506E17" w:rsidRDefault="00506E17" w:rsidP="00AC02E6">
            <w:r>
              <w:t>Single, symmetrical temporal and spatial breaks with strong change, no overlap</w:t>
            </w:r>
          </w:p>
        </w:tc>
        <w:tc>
          <w:tcPr>
            <w:tcW w:w="3240" w:type="dxa"/>
          </w:tcPr>
          <w:p w14:paraId="603F6291" w14:textId="5B0BA2B3" w:rsidR="00506E17" w:rsidRDefault="00506E17" w:rsidP="00AC02E6">
            <w:r>
              <w:t>Year 24-25 and 25° Latitude</w:t>
            </w:r>
          </w:p>
        </w:tc>
        <w:tc>
          <w:tcPr>
            <w:tcW w:w="2449" w:type="dxa"/>
          </w:tcPr>
          <w:p w14:paraId="7AB535C8" w14:textId="4FD9C2D8" w:rsidR="00506E17" w:rsidRDefault="00506E17" w:rsidP="00AC02E6"/>
        </w:tc>
      </w:tr>
      <w:tr w:rsidR="00506E17" w14:paraId="1904B657" w14:textId="77777777" w:rsidTr="00506E17">
        <w:trPr>
          <w:trHeight w:val="20"/>
        </w:trPr>
        <w:tc>
          <w:tcPr>
            <w:tcW w:w="3775" w:type="dxa"/>
          </w:tcPr>
          <w:p w14:paraId="0297A5FD" w14:textId="77777777" w:rsidR="00506E17" w:rsidRDefault="00506E17" w:rsidP="00AC02E6">
            <w:r>
              <w:t>Single, symmetrical temporal and spatial breaks with weak change, no overlap</w:t>
            </w:r>
          </w:p>
        </w:tc>
        <w:tc>
          <w:tcPr>
            <w:tcW w:w="3240" w:type="dxa"/>
          </w:tcPr>
          <w:p w14:paraId="0EC787B8" w14:textId="1F16AFF3" w:rsidR="00506E17" w:rsidRDefault="00506E17" w:rsidP="00AC02E6">
            <w:r>
              <w:t>Year 24-25 and 25° Latitude</w:t>
            </w:r>
          </w:p>
        </w:tc>
        <w:tc>
          <w:tcPr>
            <w:tcW w:w="2449" w:type="dxa"/>
          </w:tcPr>
          <w:p w14:paraId="17AE6927" w14:textId="7014B4C7" w:rsidR="00506E17" w:rsidRDefault="00506E17" w:rsidP="00AC02E6"/>
        </w:tc>
      </w:tr>
      <w:tr w:rsidR="00506E17" w14:paraId="471AD873" w14:textId="77777777" w:rsidTr="00506E17">
        <w:trPr>
          <w:trHeight w:val="20"/>
        </w:trPr>
        <w:tc>
          <w:tcPr>
            <w:tcW w:w="3775" w:type="dxa"/>
          </w:tcPr>
          <w:p w14:paraId="64D3F1C8" w14:textId="77777777" w:rsidR="00506E17" w:rsidRDefault="00506E17" w:rsidP="00AC02E6">
            <w:r>
              <w:t>Single, symmetrical temporal and spatial breaks with strong change, some spatial overlap</w:t>
            </w:r>
          </w:p>
        </w:tc>
        <w:tc>
          <w:tcPr>
            <w:tcW w:w="3240" w:type="dxa"/>
          </w:tcPr>
          <w:p w14:paraId="31EF7F1E" w14:textId="6743FAF9" w:rsidR="00506E17" w:rsidRDefault="00506E17" w:rsidP="00AC02E6">
            <w:r>
              <w:t>Year 24-25 and between 20° and 25° Latitude</w:t>
            </w:r>
          </w:p>
        </w:tc>
        <w:tc>
          <w:tcPr>
            <w:tcW w:w="2449" w:type="dxa"/>
          </w:tcPr>
          <w:p w14:paraId="4BEC663C" w14:textId="65682E1A" w:rsidR="00506E17" w:rsidRDefault="00506E17" w:rsidP="00AC02E6"/>
        </w:tc>
      </w:tr>
      <w:tr w:rsidR="00506E17" w14:paraId="3EFD2CB3" w14:textId="77777777" w:rsidTr="00506E17">
        <w:trPr>
          <w:trHeight w:val="20"/>
        </w:trPr>
        <w:tc>
          <w:tcPr>
            <w:tcW w:w="3775" w:type="dxa"/>
          </w:tcPr>
          <w:p w14:paraId="6BEE86A5" w14:textId="77777777" w:rsidR="00506E17" w:rsidRDefault="00506E17" w:rsidP="00AC02E6">
            <w:r>
              <w:t>Single, symmetrical temporal and spatial breaks with weak change, some spatial overlap</w:t>
            </w:r>
          </w:p>
        </w:tc>
        <w:tc>
          <w:tcPr>
            <w:tcW w:w="3240" w:type="dxa"/>
          </w:tcPr>
          <w:p w14:paraId="38B06419" w14:textId="2683050D" w:rsidR="00506E17" w:rsidRDefault="00506E17" w:rsidP="00AC02E6">
            <w:r>
              <w:t>Year 24-25 and between 20° and 25° Latitude</w:t>
            </w:r>
          </w:p>
        </w:tc>
        <w:tc>
          <w:tcPr>
            <w:tcW w:w="2449" w:type="dxa"/>
          </w:tcPr>
          <w:p w14:paraId="61FCEC2C" w14:textId="0B657F85" w:rsidR="00506E17" w:rsidRDefault="00506E17" w:rsidP="00AC02E6"/>
        </w:tc>
      </w:tr>
    </w:tbl>
    <w:p w14:paraId="3BB99BA5" w14:textId="77777777" w:rsidR="00506E17" w:rsidRPr="00506E17" w:rsidRDefault="00506E17" w:rsidP="00506E17"/>
    <w:p w14:paraId="6F75E876" w14:textId="0205883B" w:rsidR="00506E17" w:rsidRPr="00506E17" w:rsidRDefault="00506E17" w:rsidP="00506E17">
      <w:pPr>
        <w:pStyle w:val="Heading2"/>
      </w:pPr>
      <w:commentRangeStart w:id="71"/>
      <w:r>
        <w:t>Application to NE Pacific Sablefish</w:t>
      </w:r>
      <w:commentRangeEnd w:id="71"/>
      <w:r w:rsidR="00C87B6A">
        <w:rPr>
          <w:rStyle w:val="CommentReference"/>
          <w:rFonts w:eastAsiaTheme="minorHAnsi"/>
          <w:i w:val="0"/>
        </w:rPr>
        <w:commentReference w:id="71"/>
      </w:r>
    </w:p>
    <w:p w14:paraId="75CD30E1" w14:textId="4491AE50" w:rsidR="008936F5" w:rsidRPr="00A1303A" w:rsidRDefault="008936F5" w:rsidP="008B3D07">
      <w:pPr>
        <w:spacing w:line="360" w:lineRule="auto"/>
      </w:pPr>
      <w:r>
        <w:t xml:space="preserve">Our best-fit GAM produced a positive definite Hessian and converged after 10 iterations. It explained 42.4% of deviance. </w:t>
      </w:r>
      <w:r w:rsidR="00A9532D">
        <w:t>The latitude smoother suggested a general</w:t>
      </w:r>
      <w:r w:rsidR="00981A9D">
        <w:t>ly</w:t>
      </w:r>
      <w:r w:rsidR="00A9532D">
        <w:t xml:space="preserve"> increasing cline</w:t>
      </w:r>
      <w:r w:rsidR="00981A9D">
        <w:t xml:space="preserve"> in length at age</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w:t>
      </w:r>
      <w:r w:rsidR="00517735">
        <w:lastRenderedPageBreak/>
        <w:t xml:space="preserve">deviations of </w:t>
      </w:r>
      <w:r w:rsidR="00981A9D" w:rsidRPr="004906F5">
        <w:rPr>
          <w:i/>
        </w:rPr>
        <w:t>t</w:t>
      </w:r>
      <w:r w:rsidR="00981A9D" w:rsidRPr="00981A9D">
        <w:rPr>
          <w:i/>
          <w:vertAlign w:val="subscript"/>
        </w:rPr>
        <w:t>0</w:t>
      </w:r>
      <w:r w:rsidR="00517735">
        <w:t xml:space="preserve">, </w:t>
      </w:r>
      <w:proofErr w:type="gramStart"/>
      <w:r w:rsidR="00517735">
        <w:t>log(</w:t>
      </w:r>
      <w:proofErr w:type="gramEnd"/>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rsidP="008B3D07">
      <w:pPr>
        <w:pStyle w:val="Heading1"/>
        <w:spacing w:line="360" w:lineRule="auto"/>
      </w:pPr>
      <w:r w:rsidRPr="004906F5">
        <w:t>Discussion</w:t>
      </w:r>
    </w:p>
    <w:p w14:paraId="6D3E5CE5" w14:textId="59E8E0C1" w:rsidR="00D24852" w:rsidRPr="00992E9D" w:rsidRDefault="00D24852" w:rsidP="008B3D07">
      <w:pPr>
        <w:spacing w:line="360" w:lineRule="auto"/>
        <w:ind w:firstLine="360"/>
        <w:sectPr w:rsidR="00D24852" w:rsidRPr="00992E9D">
          <w:footerReference w:type="default" r:id="rId10"/>
          <w:pgSz w:w="12240" w:h="15840"/>
          <w:pgMar w:top="1440" w:right="1440" w:bottom="1440" w:left="1440" w:header="720" w:footer="720" w:gutter="0"/>
          <w:cols w:space="720"/>
          <w:docGrid w:linePitch="360"/>
        </w:sectPr>
      </w:pPr>
      <w:r>
        <w:t xml:space="preserve">It is evident from this and previous work that there is some level of variation in sablefish growth, whether in the growth rates themselves or the spatiotemporal scale at which growth anomalies occur.  Mis-specification of growth within stock assessment can </w:t>
      </w:r>
      <w:commentRangeStart w:id="72"/>
      <w:r>
        <w:t>overestimate</w:t>
      </w:r>
      <w:commentRangeEnd w:id="72"/>
      <w:r w:rsidR="00CB15E0">
        <w:rPr>
          <w:rStyle w:val="CommentReference"/>
        </w:rPr>
        <w:commentReference w:id="72"/>
      </w:r>
      <w:r>
        <w:t xml:space="preserve"> management quantities, particularly the estimate of stock depletion (</w:t>
      </w:r>
      <w:del w:id="73" w:author="mkapur" w:date="2019-01-24T08:32:00Z">
        <w:r w:rsidDel="000D42C3">
          <w:delText>Stawitz et al., in prep</w:delText>
        </w:r>
      </w:del>
      <w:r>
        <w:t xml:space="preserve">). Correctly-specified growth variation in the estimation model can reduce uncertainty by correctly attributing process error to somatic growth anomalies. The purpose of this study was to define the </w:t>
      </w:r>
      <w:r w:rsidR="00DC2699">
        <w:t>ideal</w:t>
      </w:r>
      <w:r>
        <w:t xml:space="preserve"> spatiotemporal scale </w:t>
      </w:r>
      <w:r w:rsidR="00DC2699">
        <w:t>at which to</w:t>
      </w:r>
      <w:r>
        <w:t xml:space="preserve"> structure growth for future use in a range-wide operating model of sablefish population dynamics</w:t>
      </w:r>
      <w:r w:rsidR="005A0B2F">
        <w:t>.</w:t>
      </w:r>
    </w:p>
    <w:p w14:paraId="6E9068FB" w14:textId="7847CD76" w:rsidR="00992E9D" w:rsidRDefault="00EE0A9B" w:rsidP="008B3D07">
      <w:pPr>
        <w:spacing w:line="360" w:lineRule="auto"/>
        <w:ind w:firstLine="360"/>
        <w:rPr>
          <w:b/>
        </w:rPr>
      </w:pPr>
      <w:r>
        <w:lastRenderedPageBreak/>
        <w:t xml:space="preserve">Previous work with sablefish data has utilized an </w:t>
      </w:r>
      <w:r>
        <w:rPr>
          <w:i/>
        </w:rPr>
        <w:t>a priori</w:t>
      </w:r>
      <w:r>
        <w:t xml:space="preserve"> approach, wherein </w:t>
      </w:r>
      <w:commentRangeStart w:id="74"/>
      <w:r>
        <w:t>length data</w:t>
      </w:r>
      <w:commentRangeEnd w:id="74"/>
      <w:r w:rsidR="00F521CD">
        <w:rPr>
          <w:rStyle w:val="CommentReference"/>
        </w:rPr>
        <w:commentReference w:id="74"/>
      </w:r>
      <w:r>
        <w:t xml:space="preserve"> were aggregated into pre-hypothesized spatial zones and compared via Akaike’s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CC analysis identified a statistically significant break in von Bertalanffy growth parameters for sablefish at approximately 30 degrees N, between </w:t>
      </w:r>
      <w:r w:rsidR="00707024">
        <w:t xml:space="preserve">Point </w:t>
      </w:r>
      <w:r>
        <w:t>Conception and Monterey, CA, with additional evidence for an increasing cline in L</w:t>
      </w:r>
      <w:r w:rsidR="00707024">
        <w:rPr>
          <w:vertAlign w:val="subscript"/>
        </w:rPr>
        <w:t>∞</w:t>
      </w:r>
      <w:r>
        <w:t xml:space="preserve"> with increasing latitude. </w:t>
      </w:r>
      <w:r w:rsidR="00DB3C75">
        <w:t>That work</w:t>
      </w:r>
      <w:r w:rsidR="007A3BAC">
        <w:t xml:space="preserve"> also observed</w:t>
      </w:r>
      <w:r w:rsidR="00DB3C75">
        <w:t xml:space="preserve"> an</w:t>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75"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76"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77"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8B3D07">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78"/>
      <w:r>
        <w:t xml:space="preserve">(M. </w:t>
      </w:r>
      <w:proofErr w:type="spellStart"/>
      <w:r>
        <w:t>Haltuch</w:t>
      </w:r>
      <w:proofErr w:type="spellEnd"/>
      <w:r>
        <w:t>, pers. comm.)</w:t>
      </w:r>
      <w:commentRangeEnd w:id="78"/>
      <w:r w:rsidR="00F521CD">
        <w:rPr>
          <w:rStyle w:val="CommentReference"/>
        </w:rPr>
        <w:commentReference w:id="78"/>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w:t>
      </w:r>
      <w:r w:rsidR="0054799E">
        <w:lastRenderedPageBreak/>
        <w:t xml:space="preserve">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w:t>
      </w:r>
      <w:proofErr w:type="spellStart"/>
      <w:r w:rsidR="00247F68">
        <w:t>vectorized</w:t>
      </w:r>
      <w:proofErr w:type="spellEnd"/>
      <w:r w:rsidR="00247F68">
        <w:t xml:space="preserve">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8B3D07">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8B3D07">
      <w:pPr>
        <w:pStyle w:val="Heading1"/>
        <w:spacing w:line="360" w:lineRule="auto"/>
      </w:pPr>
      <w:r w:rsidRPr="004906F5">
        <w:lastRenderedPageBreak/>
        <w:t>Figures</w:t>
      </w:r>
    </w:p>
    <w:p w14:paraId="7768676F" w14:textId="18EEDD1A" w:rsidR="001424C8" w:rsidRPr="00A46BB7" w:rsidRDefault="00A46BB7" w:rsidP="008B3D07">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F919FB">
        <w:rPr>
          <w:noProof/>
        </w:rPr>
        <w:t>1</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8B3D07">
      <w:pPr>
        <w:spacing w:line="360" w:lineRule="auto"/>
      </w:pPr>
      <w:r>
        <w:rPr>
          <w:noProof/>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8B3D07">
      <w:pPr>
        <w:pStyle w:val="Caption"/>
        <w:spacing w:line="360" w:lineRule="auto"/>
      </w:pPr>
      <w:r>
        <w:rPr>
          <w:noProof/>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47D6D423" w:rsidR="001C0800" w:rsidRDefault="00A025ED" w:rsidP="008B3D07">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F919FB">
        <w:rPr>
          <w:noProof/>
        </w:rPr>
        <w:t>2</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8B3D07">
      <w:pPr>
        <w:spacing w:line="360" w:lineRule="auto"/>
      </w:pPr>
      <w:r>
        <w:rPr>
          <w:noProof/>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831A621" w:rsidR="00BF6D53" w:rsidRDefault="00A025ED" w:rsidP="008B3D07">
      <w:pPr>
        <w:pStyle w:val="Caption"/>
        <w:spacing w:line="360" w:lineRule="auto"/>
      </w:pPr>
      <w:bookmarkStart w:id="7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F919FB">
        <w:rPr>
          <w:noProof/>
        </w:rPr>
        <w:t>3</w:t>
      </w:r>
      <w:r w:rsidR="00997CA2">
        <w:rPr>
          <w:noProof/>
        </w:rPr>
        <w:fldChar w:fldCharType="end"/>
      </w:r>
      <w:bookmarkEnd w:id="79"/>
      <w:r>
        <w:t xml:space="preserve">. </w:t>
      </w:r>
      <w:r w:rsidR="00C050D7">
        <w:t xml:space="preserve"> Plots of smoothers for </w:t>
      </w:r>
      <w:r w:rsidR="008936F5">
        <w:t>Year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80"/>
      <w:r w:rsidR="00BC119C">
        <w:t>first derivative was outside of the 95</w:t>
      </w:r>
      <w:r w:rsidR="00BC119C" w:rsidRPr="00BC119C">
        <w:rPr>
          <w:vertAlign w:val="superscript"/>
        </w:rPr>
        <w:t>th</w:t>
      </w:r>
      <w:r w:rsidR="00BC119C">
        <w:t xml:space="preserve"> percentile of values in the dataset</w:t>
      </w:r>
      <w:commentRangeEnd w:id="80"/>
      <w:r w:rsidR="00C6606C">
        <w:rPr>
          <w:rStyle w:val="CommentReference"/>
          <w:iCs w:val="0"/>
        </w:rPr>
        <w:commentReference w:id="80"/>
      </w:r>
      <w:r w:rsidR="00BC119C">
        <w:t>.</w:t>
      </w:r>
    </w:p>
    <w:p w14:paraId="0B35D6F9" w14:textId="77777777" w:rsidR="00113A0A" w:rsidRDefault="00113A0A" w:rsidP="008B3D07">
      <w:pPr>
        <w:spacing w:line="360" w:lineRule="auto"/>
      </w:pPr>
      <w:r>
        <w:rPr>
          <w:noProof/>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34933E5D" w:rsidR="00F94063" w:rsidRDefault="00F94063" w:rsidP="008B3D07">
      <w:pPr>
        <w:pStyle w:val="Caption"/>
        <w:spacing w:line="360" w:lineRule="auto"/>
      </w:pPr>
      <w:bookmarkStart w:id="81"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F919FB">
        <w:rPr>
          <w:noProof/>
        </w:rPr>
        <w:t>4</w:t>
      </w:r>
      <w:r w:rsidR="00B8111C">
        <w:rPr>
          <w:noProof/>
        </w:rPr>
        <w:fldChar w:fldCharType="end"/>
      </w:r>
      <w:bookmarkEnd w:id="81"/>
      <w:r>
        <w:t xml:space="preserve">. Fits of von Bertalanffy growth function to data stratified at values determined using the derivative analysis of the GAM. Panels marked “early” are data obtained prior </w:t>
      </w:r>
      <w:r w:rsidR="00E3743B">
        <w:t xml:space="preserve">to </w:t>
      </w:r>
      <w:commentRangeStart w:id="82"/>
      <w:r w:rsidR="00E3743B">
        <w:t>2005</w:t>
      </w:r>
      <w:commentRangeEnd w:id="82"/>
      <w:r w:rsidR="00C6606C">
        <w:rPr>
          <w:rStyle w:val="CommentReference"/>
          <w:iCs w:val="0"/>
        </w:rPr>
        <w:commentReference w:id="82"/>
      </w:r>
      <w:r>
        <w:t xml:space="preserve">; “Northern” </w:t>
      </w:r>
      <w:proofErr w:type="spellStart"/>
      <w:r>
        <w:t>datapoints</w:t>
      </w:r>
      <w:proofErr w:type="spellEnd"/>
      <w:r>
        <w:t xml:space="preserve"> were collected north of 45˚N latitude.</w:t>
      </w:r>
      <w:r w:rsidR="00800100">
        <w:t xml:space="preserve"> Predicted values are color-coded by sex.</w:t>
      </w:r>
    </w:p>
    <w:p w14:paraId="297495E8" w14:textId="77777777" w:rsidR="00F919FB" w:rsidRDefault="00F919FB" w:rsidP="008B3D07">
      <w:pPr>
        <w:spacing w:line="360" w:lineRule="auto"/>
        <w:rPr>
          <w:noProof/>
        </w:rPr>
      </w:pPr>
    </w:p>
    <w:p w14:paraId="15B748F7" w14:textId="544D02E3" w:rsidR="00F919FB" w:rsidRDefault="00F919FB" w:rsidP="008B3D07">
      <w:pPr>
        <w:spacing w:line="360" w:lineRule="auto"/>
      </w:pPr>
      <w:r>
        <w:rPr>
          <w:noProof/>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3B68194F" w:rsidR="00F919FB" w:rsidRPr="00F919FB" w:rsidRDefault="00F919FB" w:rsidP="008B3D07">
      <w:pPr>
        <w:pStyle w:val="Caption"/>
        <w:spacing w:line="360" w:lineRule="auto"/>
        <w:sectPr w:rsidR="00F919FB" w:rsidRPr="00F919FB">
          <w:pgSz w:w="12240" w:h="15840"/>
          <w:pgMar w:top="1440" w:right="1440" w:bottom="1440" w:left="1440" w:header="720" w:footer="720" w:gutter="0"/>
          <w:cols w:space="720"/>
          <w:docGrid w:linePitch="360"/>
        </w:sectPr>
      </w:pPr>
      <w:bookmarkStart w:id="83"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Pr>
          <w:noProof/>
        </w:rPr>
        <w:t>5</w:t>
      </w:r>
      <w:r w:rsidR="00B8111C">
        <w:rPr>
          <w:noProof/>
        </w:rPr>
        <w:fldChar w:fldCharType="end"/>
      </w:r>
      <w:bookmarkEnd w:id="83"/>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8B3D07">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12"/>
        <w:gridCol w:w="1485"/>
        <w:gridCol w:w="767"/>
        <w:gridCol w:w="767"/>
        <w:gridCol w:w="957"/>
        <w:gridCol w:w="836"/>
        <w:gridCol w:w="1200"/>
        <w:gridCol w:w="1201"/>
        <w:gridCol w:w="943"/>
        <w:gridCol w:w="943"/>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8B3D07">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8B3D07">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8B3D07">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8B3D07">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8B3D07">
            <w:pPr>
              <w:pStyle w:val="Caption"/>
              <w:spacing w:line="360" w:lineRule="auto"/>
              <w:jc w:val="center"/>
              <w:rPr>
                <w:b/>
              </w:rPr>
            </w:pPr>
          </w:p>
        </w:tc>
        <w:tc>
          <w:tcPr>
            <w:tcW w:w="1492" w:type="dxa"/>
            <w:vMerge/>
            <w:vAlign w:val="center"/>
          </w:tcPr>
          <w:p w14:paraId="27D01F3D" w14:textId="77777777" w:rsidR="005937F2" w:rsidRPr="00D55A0E" w:rsidRDefault="005937F2" w:rsidP="008B3D07">
            <w:pPr>
              <w:pStyle w:val="Caption"/>
              <w:spacing w:line="360" w:lineRule="auto"/>
              <w:jc w:val="center"/>
              <w:rPr>
                <w:b/>
              </w:rPr>
            </w:pPr>
          </w:p>
        </w:tc>
        <w:tc>
          <w:tcPr>
            <w:tcW w:w="771" w:type="dxa"/>
            <w:vMerge w:val="restart"/>
            <w:vAlign w:val="center"/>
          </w:tcPr>
          <w:p w14:paraId="764B2F77" w14:textId="704D73F9" w:rsidR="005937F2" w:rsidRPr="00D55A0E" w:rsidRDefault="005937F2" w:rsidP="008B3D07">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8B3D07">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8B3D07">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8B3D07">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8B3D07">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8B3D07">
            <w:pPr>
              <w:pStyle w:val="Caption"/>
              <w:spacing w:line="360" w:lineRule="auto"/>
              <w:jc w:val="center"/>
              <w:rPr>
                <w:b/>
              </w:rPr>
            </w:pPr>
          </w:p>
        </w:tc>
        <w:tc>
          <w:tcPr>
            <w:tcW w:w="1492" w:type="dxa"/>
            <w:vMerge/>
            <w:vAlign w:val="center"/>
          </w:tcPr>
          <w:p w14:paraId="1FB67CB3" w14:textId="77777777" w:rsidR="005937F2" w:rsidRPr="00D55A0E" w:rsidRDefault="005937F2" w:rsidP="008B3D07">
            <w:pPr>
              <w:pStyle w:val="Caption"/>
              <w:spacing w:line="360" w:lineRule="auto"/>
              <w:jc w:val="center"/>
              <w:rPr>
                <w:b/>
              </w:rPr>
            </w:pPr>
          </w:p>
        </w:tc>
        <w:tc>
          <w:tcPr>
            <w:tcW w:w="771" w:type="dxa"/>
            <w:vMerge/>
            <w:vAlign w:val="center"/>
          </w:tcPr>
          <w:p w14:paraId="36DA97C0" w14:textId="77777777" w:rsidR="005937F2" w:rsidRPr="00D55A0E" w:rsidRDefault="005937F2" w:rsidP="008B3D07">
            <w:pPr>
              <w:pStyle w:val="Caption"/>
              <w:spacing w:line="360" w:lineRule="auto"/>
              <w:jc w:val="center"/>
              <w:rPr>
                <w:b/>
              </w:rPr>
            </w:pPr>
          </w:p>
        </w:tc>
        <w:tc>
          <w:tcPr>
            <w:tcW w:w="771" w:type="dxa"/>
            <w:vMerge/>
            <w:vAlign w:val="center"/>
          </w:tcPr>
          <w:p w14:paraId="7AFC677B" w14:textId="77777777" w:rsidR="005937F2" w:rsidRPr="00D55A0E" w:rsidRDefault="005937F2" w:rsidP="008B3D07">
            <w:pPr>
              <w:pStyle w:val="Caption"/>
              <w:spacing w:line="360" w:lineRule="auto"/>
              <w:jc w:val="center"/>
              <w:rPr>
                <w:b/>
              </w:rPr>
            </w:pPr>
          </w:p>
        </w:tc>
        <w:tc>
          <w:tcPr>
            <w:tcW w:w="964" w:type="dxa"/>
            <w:vAlign w:val="center"/>
          </w:tcPr>
          <w:p w14:paraId="401AC581" w14:textId="77777777" w:rsidR="005937F2" w:rsidRPr="00D55A0E" w:rsidRDefault="005937F2" w:rsidP="008B3D07">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8B3D07">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8B3D07">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8B3D07">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8B3D07">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8B3D07">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8B3D07">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8B3D07">
            <w:pPr>
              <w:pStyle w:val="Caption"/>
              <w:spacing w:line="360" w:lineRule="auto"/>
            </w:pPr>
            <w:r>
              <w:t>Trawl on chartered commercial fishing vessels</w:t>
            </w:r>
          </w:p>
        </w:tc>
        <w:tc>
          <w:tcPr>
            <w:tcW w:w="771" w:type="dxa"/>
            <w:vAlign w:val="center"/>
          </w:tcPr>
          <w:p w14:paraId="3D6E2501" w14:textId="7F761584" w:rsidR="005937F2" w:rsidRDefault="00311F47" w:rsidP="008B3D07">
            <w:pPr>
              <w:pStyle w:val="Caption"/>
              <w:spacing w:line="360" w:lineRule="auto"/>
            </w:pPr>
            <w:r>
              <w:t>4056</w:t>
            </w:r>
          </w:p>
        </w:tc>
        <w:tc>
          <w:tcPr>
            <w:tcW w:w="771" w:type="dxa"/>
            <w:vAlign w:val="center"/>
          </w:tcPr>
          <w:p w14:paraId="458E5CBF" w14:textId="280C6BAB" w:rsidR="005937F2" w:rsidRDefault="00311F47" w:rsidP="008B3D07">
            <w:pPr>
              <w:pStyle w:val="Caption"/>
              <w:spacing w:line="360" w:lineRule="auto"/>
            </w:pPr>
            <w:r>
              <w:t>4183</w:t>
            </w:r>
          </w:p>
        </w:tc>
        <w:tc>
          <w:tcPr>
            <w:tcW w:w="964" w:type="dxa"/>
            <w:vAlign w:val="center"/>
          </w:tcPr>
          <w:p w14:paraId="0188ECDF" w14:textId="2AF4476C" w:rsidR="005937F2" w:rsidRDefault="00287B91" w:rsidP="008B3D07">
            <w:pPr>
              <w:pStyle w:val="Caption"/>
              <w:spacing w:line="360" w:lineRule="auto"/>
            </w:pPr>
            <w:r>
              <w:t>57</w:t>
            </w:r>
          </w:p>
        </w:tc>
        <w:tc>
          <w:tcPr>
            <w:tcW w:w="837" w:type="dxa"/>
            <w:vAlign w:val="center"/>
          </w:tcPr>
          <w:p w14:paraId="7CF3E68C" w14:textId="38C04DE3" w:rsidR="005937F2" w:rsidRDefault="00287B91" w:rsidP="008B3D07">
            <w:pPr>
              <w:pStyle w:val="Caption"/>
              <w:spacing w:line="360" w:lineRule="auto"/>
            </w:pPr>
            <w:r>
              <w:t>64</w:t>
            </w:r>
          </w:p>
        </w:tc>
        <w:tc>
          <w:tcPr>
            <w:tcW w:w="1219" w:type="dxa"/>
            <w:vAlign w:val="center"/>
          </w:tcPr>
          <w:p w14:paraId="33E08A43" w14:textId="5680EBC4" w:rsidR="005937F2" w:rsidRDefault="006610ED" w:rsidP="008B3D07">
            <w:pPr>
              <w:pStyle w:val="Caption"/>
              <w:spacing w:line="360" w:lineRule="auto"/>
            </w:pPr>
            <w:r>
              <w:t>0.41</w:t>
            </w:r>
          </w:p>
        </w:tc>
        <w:tc>
          <w:tcPr>
            <w:tcW w:w="1220" w:type="dxa"/>
            <w:vAlign w:val="center"/>
          </w:tcPr>
          <w:p w14:paraId="48250607" w14:textId="4478DCB3" w:rsidR="005937F2" w:rsidRDefault="006610ED" w:rsidP="008B3D07">
            <w:pPr>
              <w:pStyle w:val="Caption"/>
              <w:spacing w:line="360" w:lineRule="auto"/>
            </w:pPr>
            <w:r>
              <w:t>0.32</w:t>
            </w:r>
          </w:p>
        </w:tc>
        <w:tc>
          <w:tcPr>
            <w:tcW w:w="876" w:type="dxa"/>
            <w:vAlign w:val="center"/>
          </w:tcPr>
          <w:p w14:paraId="4F6524A4" w14:textId="41B06C13" w:rsidR="005937F2" w:rsidRDefault="00287B91" w:rsidP="008B3D07">
            <w:pPr>
              <w:pStyle w:val="Caption"/>
              <w:spacing w:line="360" w:lineRule="auto"/>
            </w:pPr>
            <w:r>
              <w:t>0 (fixed)</w:t>
            </w:r>
          </w:p>
        </w:tc>
        <w:tc>
          <w:tcPr>
            <w:tcW w:w="876" w:type="dxa"/>
            <w:vAlign w:val="center"/>
          </w:tcPr>
          <w:p w14:paraId="763B8935" w14:textId="3D62B4F1" w:rsidR="005937F2" w:rsidRDefault="00287B91" w:rsidP="008B3D07">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8B3D07">
            <w:pPr>
              <w:pStyle w:val="Caption"/>
              <w:spacing w:line="360" w:lineRule="auto"/>
            </w:pPr>
            <w:r w:rsidRPr="004906F5">
              <w:t>British Columbia</w:t>
            </w:r>
          </w:p>
        </w:tc>
        <w:tc>
          <w:tcPr>
            <w:tcW w:w="1492" w:type="dxa"/>
          </w:tcPr>
          <w:p w14:paraId="28A9AF85" w14:textId="73433AAB" w:rsidR="005937F2" w:rsidRDefault="00ED2D44" w:rsidP="008B3D07">
            <w:pPr>
              <w:pStyle w:val="Caption"/>
              <w:spacing w:line="360" w:lineRule="auto"/>
            </w:pPr>
            <w:r>
              <w:t>Stratified trap survey</w:t>
            </w:r>
          </w:p>
        </w:tc>
        <w:tc>
          <w:tcPr>
            <w:tcW w:w="771" w:type="dxa"/>
            <w:vAlign w:val="center"/>
          </w:tcPr>
          <w:p w14:paraId="10BF5637" w14:textId="285B015A" w:rsidR="005937F2" w:rsidRDefault="00377CE3" w:rsidP="008B3D07">
            <w:pPr>
              <w:pStyle w:val="Caption"/>
              <w:spacing w:line="360" w:lineRule="auto"/>
            </w:pPr>
            <w:r>
              <w:t>3725</w:t>
            </w:r>
          </w:p>
        </w:tc>
        <w:tc>
          <w:tcPr>
            <w:tcW w:w="771" w:type="dxa"/>
            <w:vAlign w:val="center"/>
          </w:tcPr>
          <w:p w14:paraId="175B27BE" w14:textId="5E5C2BE2" w:rsidR="005937F2" w:rsidRDefault="00377CE3" w:rsidP="008B3D07">
            <w:pPr>
              <w:pStyle w:val="Caption"/>
              <w:spacing w:line="360" w:lineRule="auto"/>
            </w:pPr>
            <w:r>
              <w:t>4514</w:t>
            </w:r>
          </w:p>
        </w:tc>
        <w:tc>
          <w:tcPr>
            <w:tcW w:w="964" w:type="dxa"/>
            <w:vAlign w:val="center"/>
          </w:tcPr>
          <w:p w14:paraId="1F105A80" w14:textId="1D54B6D4" w:rsidR="005937F2" w:rsidRDefault="005937F2" w:rsidP="008B3D07">
            <w:pPr>
              <w:pStyle w:val="Caption"/>
              <w:spacing w:line="360" w:lineRule="auto"/>
            </w:pPr>
            <w:r>
              <w:t>68.99</w:t>
            </w:r>
          </w:p>
        </w:tc>
        <w:tc>
          <w:tcPr>
            <w:tcW w:w="837" w:type="dxa"/>
            <w:vAlign w:val="center"/>
          </w:tcPr>
          <w:p w14:paraId="516C9600" w14:textId="0ACFD923" w:rsidR="005937F2" w:rsidRDefault="005937F2" w:rsidP="008B3D07">
            <w:pPr>
              <w:pStyle w:val="Caption"/>
              <w:spacing w:line="360" w:lineRule="auto"/>
            </w:pPr>
            <w:r>
              <w:t>72.00</w:t>
            </w:r>
          </w:p>
        </w:tc>
        <w:tc>
          <w:tcPr>
            <w:tcW w:w="1219" w:type="dxa"/>
            <w:vAlign w:val="center"/>
          </w:tcPr>
          <w:p w14:paraId="4DC34C00" w14:textId="7E591EEA" w:rsidR="005937F2" w:rsidRDefault="005937F2" w:rsidP="008B3D07">
            <w:pPr>
              <w:pStyle w:val="Caption"/>
              <w:spacing w:line="360" w:lineRule="auto"/>
            </w:pPr>
            <w:r>
              <w:t>0.29</w:t>
            </w:r>
          </w:p>
        </w:tc>
        <w:tc>
          <w:tcPr>
            <w:tcW w:w="1220" w:type="dxa"/>
            <w:vAlign w:val="center"/>
          </w:tcPr>
          <w:p w14:paraId="58477936" w14:textId="42302611" w:rsidR="005937F2" w:rsidRDefault="005937F2" w:rsidP="008B3D07">
            <w:pPr>
              <w:pStyle w:val="Caption"/>
              <w:spacing w:line="360" w:lineRule="auto"/>
            </w:pPr>
            <w:r>
              <w:t>0.25</w:t>
            </w:r>
          </w:p>
        </w:tc>
        <w:tc>
          <w:tcPr>
            <w:tcW w:w="876" w:type="dxa"/>
            <w:vAlign w:val="center"/>
          </w:tcPr>
          <w:p w14:paraId="4901E4F5" w14:textId="5286A1C8" w:rsidR="005937F2" w:rsidRDefault="005937F2" w:rsidP="008B3D07">
            <w:pPr>
              <w:pStyle w:val="Caption"/>
              <w:spacing w:line="360" w:lineRule="auto"/>
            </w:pPr>
            <w:r>
              <w:t>32.50</w:t>
            </w:r>
          </w:p>
        </w:tc>
        <w:tc>
          <w:tcPr>
            <w:tcW w:w="876" w:type="dxa"/>
            <w:vAlign w:val="center"/>
          </w:tcPr>
          <w:p w14:paraId="68B96AC3" w14:textId="4DE6A703" w:rsidR="005937F2" w:rsidRDefault="005937F2" w:rsidP="008B3D07">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8B3D07">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8B3D07">
            <w:pPr>
              <w:pStyle w:val="Caption"/>
              <w:spacing w:line="360" w:lineRule="auto"/>
            </w:pPr>
            <w:r>
              <w:t>Longline on chartered commercial fishing vessels</w:t>
            </w:r>
          </w:p>
        </w:tc>
        <w:tc>
          <w:tcPr>
            <w:tcW w:w="771" w:type="dxa"/>
            <w:vAlign w:val="center"/>
          </w:tcPr>
          <w:p w14:paraId="09E50145" w14:textId="00071CCD" w:rsidR="005937F2" w:rsidRDefault="00377CE3" w:rsidP="008B3D07">
            <w:pPr>
              <w:pStyle w:val="Caption"/>
              <w:spacing w:line="360" w:lineRule="auto"/>
            </w:pPr>
            <w:r>
              <w:t>3531</w:t>
            </w:r>
          </w:p>
        </w:tc>
        <w:tc>
          <w:tcPr>
            <w:tcW w:w="771" w:type="dxa"/>
            <w:vAlign w:val="center"/>
          </w:tcPr>
          <w:p w14:paraId="316E7687" w14:textId="1BD70FB3" w:rsidR="005937F2" w:rsidRDefault="00377CE3" w:rsidP="008B3D07">
            <w:pPr>
              <w:pStyle w:val="Caption"/>
              <w:spacing w:line="360" w:lineRule="auto"/>
            </w:pPr>
            <w:r>
              <w:t>4551</w:t>
            </w:r>
          </w:p>
        </w:tc>
        <w:tc>
          <w:tcPr>
            <w:tcW w:w="964" w:type="dxa"/>
            <w:vAlign w:val="center"/>
          </w:tcPr>
          <w:p w14:paraId="51A0515A" w14:textId="43434E72" w:rsidR="005937F2" w:rsidRDefault="00E2026F" w:rsidP="008B3D07">
            <w:pPr>
              <w:pStyle w:val="Caption"/>
              <w:spacing w:line="360" w:lineRule="auto"/>
            </w:pPr>
            <w:r>
              <w:t>*</w:t>
            </w:r>
            <w:r w:rsidR="005937F2">
              <w:t>67.8</w:t>
            </w:r>
          </w:p>
          <w:p w14:paraId="75C5F74D" w14:textId="5CA8A324" w:rsidR="00E2026F" w:rsidRPr="00E2026F" w:rsidRDefault="00E2026F" w:rsidP="008B3D07">
            <w:pPr>
              <w:spacing w:line="360" w:lineRule="auto"/>
            </w:pPr>
            <w:r>
              <w:t>⁑65.3</w:t>
            </w:r>
          </w:p>
        </w:tc>
        <w:tc>
          <w:tcPr>
            <w:tcW w:w="837" w:type="dxa"/>
            <w:vAlign w:val="center"/>
          </w:tcPr>
          <w:p w14:paraId="0721E340" w14:textId="082547A8" w:rsidR="005937F2" w:rsidRDefault="00E2026F" w:rsidP="008B3D07">
            <w:pPr>
              <w:pStyle w:val="Caption"/>
              <w:spacing w:line="360" w:lineRule="auto"/>
            </w:pPr>
            <w:r>
              <w:t>*</w:t>
            </w:r>
            <w:r w:rsidR="005937F2">
              <w:t>80.2</w:t>
            </w:r>
          </w:p>
          <w:p w14:paraId="46AD3225" w14:textId="7844AA87" w:rsidR="00E2026F" w:rsidRPr="00E2026F" w:rsidRDefault="00E2026F" w:rsidP="008B3D07">
            <w:pPr>
              <w:spacing w:line="360" w:lineRule="auto"/>
            </w:pPr>
            <w:r>
              <w:t>⁑75.6</w:t>
            </w:r>
          </w:p>
        </w:tc>
        <w:tc>
          <w:tcPr>
            <w:tcW w:w="1219" w:type="dxa"/>
            <w:vAlign w:val="center"/>
          </w:tcPr>
          <w:p w14:paraId="5B4A8091" w14:textId="77777777" w:rsidR="005937F2" w:rsidRDefault="00E2026F" w:rsidP="008B3D07">
            <w:pPr>
              <w:pStyle w:val="Caption"/>
              <w:spacing w:line="360" w:lineRule="auto"/>
            </w:pPr>
            <w:r>
              <w:t>*</w:t>
            </w:r>
            <w:r w:rsidR="005937F2">
              <w:t>0.29</w:t>
            </w:r>
          </w:p>
          <w:p w14:paraId="7D6981F1" w14:textId="20393E04" w:rsidR="00E2026F" w:rsidRPr="00E2026F" w:rsidRDefault="00E2026F" w:rsidP="008B3D07">
            <w:pPr>
              <w:spacing w:line="360" w:lineRule="auto"/>
            </w:pPr>
            <w:r>
              <w:t>⁑0.28</w:t>
            </w:r>
          </w:p>
        </w:tc>
        <w:tc>
          <w:tcPr>
            <w:tcW w:w="1220" w:type="dxa"/>
            <w:vAlign w:val="center"/>
          </w:tcPr>
          <w:p w14:paraId="3F4049DE" w14:textId="77777777" w:rsidR="005937F2" w:rsidRDefault="00E2026F" w:rsidP="008B3D07">
            <w:pPr>
              <w:pStyle w:val="Caption"/>
              <w:spacing w:line="360" w:lineRule="auto"/>
            </w:pPr>
            <w:r>
              <w:t>*</w:t>
            </w:r>
            <w:r w:rsidR="005937F2">
              <w:t>0.22</w:t>
            </w:r>
          </w:p>
          <w:p w14:paraId="53AAE5D9" w14:textId="18E0C978" w:rsidR="00E2026F" w:rsidRPr="00E2026F" w:rsidRDefault="00E2026F" w:rsidP="008B3D07">
            <w:pPr>
              <w:spacing w:line="360" w:lineRule="auto"/>
            </w:pPr>
            <w:r>
              <w:t>⁑0.21</w:t>
            </w:r>
          </w:p>
        </w:tc>
        <w:tc>
          <w:tcPr>
            <w:tcW w:w="876" w:type="dxa"/>
            <w:vAlign w:val="center"/>
          </w:tcPr>
          <w:p w14:paraId="5E4093DE" w14:textId="46029947" w:rsidR="00E2026F" w:rsidRPr="00E2026F" w:rsidRDefault="00E2026F" w:rsidP="008B3D07">
            <w:pPr>
              <w:pStyle w:val="Caption"/>
              <w:spacing w:line="360" w:lineRule="auto"/>
            </w:pPr>
            <w:r>
              <w:t>*⁑</w:t>
            </w:r>
            <w:r w:rsidR="005937F2">
              <w:t>2.27</w:t>
            </w:r>
          </w:p>
        </w:tc>
        <w:tc>
          <w:tcPr>
            <w:tcW w:w="876" w:type="dxa"/>
            <w:vAlign w:val="center"/>
          </w:tcPr>
          <w:p w14:paraId="6E7583E9" w14:textId="537526BC" w:rsidR="005937F2" w:rsidRDefault="00E2026F" w:rsidP="008B3D07">
            <w:pPr>
              <w:pStyle w:val="Caption"/>
              <w:spacing w:line="360" w:lineRule="auto"/>
            </w:pPr>
            <w:r>
              <w:t>*⁑</w:t>
            </w:r>
            <w:r w:rsidR="005937F2">
              <w:t>1.95</w:t>
            </w:r>
          </w:p>
        </w:tc>
      </w:tr>
    </w:tbl>
    <w:p w14:paraId="23D13186" w14:textId="33021994" w:rsidR="00E21EB4" w:rsidRPr="00F82EB2" w:rsidRDefault="00E21EB4" w:rsidP="008B3D07">
      <w:pPr>
        <w:pStyle w:val="Heading1"/>
        <w:spacing w:line="360" w:lineRule="auto"/>
      </w:pPr>
      <w:r w:rsidRPr="00F82EB2">
        <w:t>Tables</w:t>
      </w:r>
    </w:p>
    <w:p w14:paraId="7AE28D7B" w14:textId="2FC57441" w:rsidR="00416528" w:rsidRDefault="00B94D25" w:rsidP="008B3D07">
      <w:pPr>
        <w:pStyle w:val="Caption"/>
        <w:spacing w:line="360" w:lineRule="auto"/>
      </w:pPr>
      <w:bookmarkStart w:id="84"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3640BA">
        <w:rPr>
          <w:noProof/>
        </w:rPr>
        <w:t>2</w:t>
      </w:r>
      <w:r w:rsidR="00997CA2">
        <w:rPr>
          <w:noProof/>
        </w:rPr>
        <w:fldChar w:fldCharType="end"/>
      </w:r>
      <w:bookmarkEnd w:id="84"/>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8B3D07">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85"/>
      <w:commentRangeStart w:id="86"/>
      <w:r w:rsidR="00BE6203" w:rsidRPr="00ED2D44">
        <w:t>here</w:t>
      </w:r>
      <w:commentRangeEnd w:id="85"/>
      <w:r w:rsidR="00C6606C">
        <w:rPr>
          <w:rStyle w:val="CommentReference"/>
          <w:iCs w:val="0"/>
        </w:rPr>
        <w:commentReference w:id="85"/>
      </w:r>
      <w:commentRangeEnd w:id="86"/>
      <w:r w:rsidR="00C6606C">
        <w:rPr>
          <w:rStyle w:val="CommentReference"/>
          <w:iCs w:val="0"/>
        </w:rPr>
        <w:commentReference w:id="86"/>
      </w:r>
      <w:r w:rsidR="00BE6203" w:rsidRPr="00377CE3">
        <w:t>.</w:t>
      </w:r>
    </w:p>
    <w:p w14:paraId="6C039E4A" w14:textId="77777777" w:rsidR="00F33728" w:rsidRPr="00F33728" w:rsidRDefault="00F33728" w:rsidP="008B3D07">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8B3D07">
            <w:pPr>
              <w:spacing w:line="360" w:lineRule="auto"/>
            </w:pPr>
            <w:r>
              <w:lastRenderedPageBreak/>
              <w:t>Predictor</w:t>
            </w:r>
          </w:p>
        </w:tc>
        <w:tc>
          <w:tcPr>
            <w:tcW w:w="1488" w:type="dxa"/>
          </w:tcPr>
          <w:p w14:paraId="5A324D33" w14:textId="2A5BA7D9" w:rsidR="00F33728" w:rsidRDefault="00F33728" w:rsidP="008B3D07">
            <w:pPr>
              <w:spacing w:line="360" w:lineRule="auto"/>
            </w:pPr>
            <w:r>
              <w:t>Estimated Degrees of Freedom</w:t>
            </w:r>
          </w:p>
        </w:tc>
        <w:tc>
          <w:tcPr>
            <w:tcW w:w="1694" w:type="dxa"/>
          </w:tcPr>
          <w:p w14:paraId="4C6791EE" w14:textId="63554B30" w:rsidR="00F33728" w:rsidRDefault="00F33728" w:rsidP="008B3D07">
            <w:pPr>
              <w:spacing w:line="360" w:lineRule="auto"/>
            </w:pPr>
            <w:r>
              <w:t>Proposed Breaks</w:t>
            </w:r>
          </w:p>
        </w:tc>
      </w:tr>
      <w:tr w:rsidR="00F33728" w14:paraId="19C8D087" w14:textId="77777777" w:rsidTr="00C30B09">
        <w:tc>
          <w:tcPr>
            <w:tcW w:w="1704" w:type="dxa"/>
          </w:tcPr>
          <w:p w14:paraId="217D5A04" w14:textId="53EBE6B7" w:rsidR="00F33728" w:rsidRDefault="00F33728" w:rsidP="008B3D07">
            <w:pPr>
              <w:spacing w:line="360" w:lineRule="auto"/>
            </w:pPr>
            <w:r>
              <w:t>s(Year)</w:t>
            </w:r>
          </w:p>
        </w:tc>
        <w:tc>
          <w:tcPr>
            <w:tcW w:w="1488" w:type="dxa"/>
          </w:tcPr>
          <w:p w14:paraId="62DA6B5B" w14:textId="532958D5" w:rsidR="00F33728" w:rsidRDefault="00F33728" w:rsidP="008B3D07">
            <w:pPr>
              <w:spacing w:line="360" w:lineRule="auto"/>
            </w:pPr>
            <w:r>
              <w:t>7.984</w:t>
            </w:r>
          </w:p>
        </w:tc>
        <w:tc>
          <w:tcPr>
            <w:tcW w:w="1694" w:type="dxa"/>
          </w:tcPr>
          <w:p w14:paraId="60F312EF" w14:textId="56C8726C" w:rsidR="00F33728" w:rsidRDefault="00F33728" w:rsidP="008B3D07">
            <w:pPr>
              <w:spacing w:line="360" w:lineRule="auto"/>
            </w:pPr>
            <w:r>
              <w:t>2004, 2005</w:t>
            </w:r>
          </w:p>
        </w:tc>
      </w:tr>
      <w:tr w:rsidR="00F33728" w14:paraId="2A279918" w14:textId="77777777" w:rsidTr="00C30B09">
        <w:tc>
          <w:tcPr>
            <w:tcW w:w="1704" w:type="dxa"/>
          </w:tcPr>
          <w:p w14:paraId="47F4875C" w14:textId="2449E039" w:rsidR="00F33728" w:rsidRDefault="00F33728" w:rsidP="008B3D07">
            <w:pPr>
              <w:spacing w:line="360" w:lineRule="auto"/>
            </w:pPr>
            <w:r>
              <w:t>s(Latitude)</w:t>
            </w:r>
          </w:p>
        </w:tc>
        <w:tc>
          <w:tcPr>
            <w:tcW w:w="1488" w:type="dxa"/>
          </w:tcPr>
          <w:p w14:paraId="1626530E" w14:textId="1C99B485" w:rsidR="00F33728" w:rsidRDefault="00F33728" w:rsidP="008B3D07">
            <w:pPr>
              <w:spacing w:line="360" w:lineRule="auto"/>
            </w:pPr>
            <w:r>
              <w:t>8.888</w:t>
            </w:r>
          </w:p>
        </w:tc>
        <w:tc>
          <w:tcPr>
            <w:tcW w:w="1694" w:type="dxa"/>
          </w:tcPr>
          <w:p w14:paraId="0AF9B6BB" w14:textId="70555EE4" w:rsidR="00F33728" w:rsidRDefault="00F33728" w:rsidP="008B3D07">
            <w:pPr>
              <w:spacing w:line="360" w:lineRule="auto"/>
            </w:pPr>
            <w:r>
              <w:t>48˚ to 50˚N</w:t>
            </w:r>
          </w:p>
        </w:tc>
      </w:tr>
    </w:tbl>
    <w:p w14:paraId="681FBC1D" w14:textId="23565373" w:rsidR="00E20C70" w:rsidRDefault="00E20C70" w:rsidP="008B3D07">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3640BA">
        <w:rPr>
          <w:noProof/>
        </w:rPr>
        <w:t>3</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8B3D07">
      <w:pPr>
        <w:pStyle w:val="Heading1"/>
        <w:spacing w:line="360" w:lineRule="auto"/>
      </w:pPr>
      <w:r w:rsidRPr="004906F5">
        <w:lastRenderedPageBreak/>
        <w:t>References</w:t>
      </w:r>
    </w:p>
    <w:p w14:paraId="5858FAA3" w14:textId="53B3750C" w:rsidR="00B46C34" w:rsidRPr="00B46C34" w:rsidRDefault="00BB02E4" w:rsidP="00B46C34">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B46C34">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8B3D07">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Punt, Andre (O&amp;A, Hobart)" w:date="2019-02-05T21:12:00Z" w:initials="PA(H">
    <w:p w14:paraId="1EC37415" w14:textId="001DF253" w:rsidR="008960B1" w:rsidRDefault="008960B1">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5" w:author="mkapur" w:date="2019-02-05T21:12:00Z" w:initials="m">
    <w:p w14:paraId="04DCE251" w14:textId="04DEBF20" w:rsidR="008960B1" w:rsidRDefault="008960B1">
      <w:pPr>
        <w:pStyle w:val="CommentText"/>
      </w:pPr>
      <w:r>
        <w:rPr>
          <w:rStyle w:val="CommentReference"/>
        </w:rPr>
        <w:annotationRef/>
      </w:r>
      <w:r>
        <w:t>Ok, rearranged and added more detail about alternate methods</w:t>
      </w:r>
    </w:p>
  </w:comment>
  <w:comment w:id="8" w:author="Punt, Andre (O&amp;A, Hobart)" w:date="2019-02-05T21:12:00Z" w:initials="PA(H">
    <w:p w14:paraId="3F9F1D19" w14:textId="59057C5B" w:rsidR="008960B1" w:rsidRDefault="008960B1">
      <w:pPr>
        <w:pStyle w:val="CommentText"/>
      </w:pPr>
      <w:r>
        <w:rPr>
          <w:rStyle w:val="CommentReference"/>
        </w:rPr>
        <w:annotationRef/>
      </w:r>
      <w:r>
        <w:t xml:space="preserve">Explain earlier why you don’t want to </w:t>
      </w:r>
      <w:proofErr w:type="spellStart"/>
      <w:r>
        <w:t>o</w:t>
      </w:r>
      <w:proofErr w:type="spellEnd"/>
      <w:r>
        <w:t xml:space="preserve"> this</w:t>
      </w:r>
    </w:p>
  </w:comment>
  <w:comment w:id="9" w:author="Maia Kapur" w:date="2019-02-05T21:12:00Z" w:initials="MK">
    <w:p w14:paraId="3355E055" w14:textId="36D7888B" w:rsidR="008960B1" w:rsidRDefault="008960B1">
      <w:pPr>
        <w:pStyle w:val="CommentText"/>
      </w:pPr>
      <w:r>
        <w:rPr>
          <w:rStyle w:val="CommentReference"/>
        </w:rPr>
        <w:annotationRef/>
      </w:r>
      <w:r>
        <w:t>Added detail in intro</w:t>
      </w:r>
    </w:p>
  </w:comment>
  <w:comment w:id="10" w:author="Maia Kapur" w:date="2019-02-05T21:12:00Z" w:initials="MK">
    <w:p w14:paraId="254EE45F" w14:textId="76BDA67E" w:rsidR="008960B1" w:rsidRDefault="008960B1">
      <w:pPr>
        <w:pStyle w:val="CommentText"/>
      </w:pPr>
      <w:r>
        <w:rPr>
          <w:rStyle w:val="CommentReference"/>
        </w:rPr>
        <w:annotationRef/>
      </w:r>
      <w:r>
        <w:t>For 559 Andre questioned why we did not separate by sex here (we do split them up later for the VGBF estimation) – hope was to detect breakpoints in common across sexes</w:t>
      </w:r>
    </w:p>
  </w:comment>
  <w:comment w:id="11" w:author="Punt, Andre (O&amp;A, Hobart)" w:date="2019-02-05T21:12:00Z" w:initials="PA(H">
    <w:p w14:paraId="5A102BFD" w14:textId="1D5C789C" w:rsidR="008960B1" w:rsidRDefault="008960B1">
      <w:pPr>
        <w:pStyle w:val="CommentText"/>
      </w:pPr>
      <w:r>
        <w:rPr>
          <w:rStyle w:val="CommentReference"/>
        </w:rPr>
        <w:annotationRef/>
      </w:r>
      <w:r>
        <w:t>Give the formula you are applying</w:t>
      </w:r>
    </w:p>
  </w:comment>
  <w:comment w:id="12" w:author="Punt, Andre (O&amp;A, Hobart)" w:date="2019-02-05T21:12:00Z" w:initials="PA(H">
    <w:p w14:paraId="35A7C84F" w14:textId="77777777" w:rsidR="008960B1" w:rsidRDefault="008960B1" w:rsidP="00B34995">
      <w:pPr>
        <w:pStyle w:val="CommentText"/>
      </w:pPr>
      <w:r>
        <w:rPr>
          <w:rStyle w:val="CommentReference"/>
        </w:rPr>
        <w:annotationRef/>
      </w:r>
      <w:r>
        <w:t>This is critical and needs to come before</w:t>
      </w:r>
    </w:p>
  </w:comment>
  <w:comment w:id="13" w:author="Maia Kapur" w:date="2019-02-05T21:12:00Z" w:initials="MK">
    <w:p w14:paraId="3D593A0D" w14:textId="1A7C5624" w:rsidR="008960B1" w:rsidRDefault="008960B1">
      <w:pPr>
        <w:pStyle w:val="CommentText"/>
      </w:pPr>
      <w:r>
        <w:rPr>
          <w:rStyle w:val="CommentReference"/>
        </w:rPr>
        <w:annotationRef/>
      </w:r>
      <w:r>
        <w:t>Added description in intro</w:t>
      </w:r>
    </w:p>
  </w:comment>
  <w:comment w:id="14" w:author="Punt, Andre (O&amp;A, Hobart)" w:date="2019-02-05T21:12:00Z" w:initials="PA(H">
    <w:p w14:paraId="10EC4614" w14:textId="10C792EE" w:rsidR="008960B1" w:rsidRDefault="008960B1">
      <w:pPr>
        <w:pStyle w:val="CommentText"/>
      </w:pPr>
      <w:r>
        <w:rPr>
          <w:rStyle w:val="CommentReference"/>
        </w:rPr>
        <w:annotationRef/>
      </w:r>
      <w:r>
        <w:t>Give the formula based on the output from the GAMS</w:t>
      </w:r>
    </w:p>
  </w:comment>
  <w:comment w:id="15" w:author="Maia Kapur" w:date="2019-02-05T21:12:00Z" w:initials="MK">
    <w:p w14:paraId="1C9F4120" w14:textId="22544196" w:rsidR="008960B1" w:rsidRDefault="008960B1">
      <w:pPr>
        <w:pStyle w:val="CommentText"/>
      </w:pPr>
      <w:r>
        <w:rPr>
          <w:rStyle w:val="CommentReference"/>
        </w:rPr>
        <w:annotationRef/>
      </w:r>
      <w:r>
        <w:t>See equation 1 – if this is what you mean (?)</w:t>
      </w:r>
    </w:p>
  </w:comment>
  <w:comment w:id="16" w:author="Maia Kapur" w:date="2019-02-05T21:12:00Z" w:initials="MK">
    <w:p w14:paraId="612E35E0" w14:textId="56F3769C" w:rsidR="008960B1" w:rsidRDefault="008960B1">
      <w:pPr>
        <w:pStyle w:val="CommentText"/>
      </w:pPr>
      <w:r>
        <w:rPr>
          <w:rStyle w:val="CommentReference"/>
        </w:rPr>
        <w:annotationRef/>
      </w:r>
      <w:r>
        <w:t xml:space="preserve">I’m not sure this is the best notation. </w:t>
      </w:r>
    </w:p>
  </w:comment>
  <w:comment w:id="17" w:author="Punt, Andre (O&amp;A, Hobart)" w:date="2019-02-05T21:12:00Z" w:initials="PA(H">
    <w:p w14:paraId="52E9BF59" w14:textId="037A4E13" w:rsidR="008960B1" w:rsidRDefault="008960B1">
      <w:pPr>
        <w:pStyle w:val="CommentText"/>
      </w:pPr>
      <w:r>
        <w:rPr>
          <w:rStyle w:val="CommentReference"/>
        </w:rPr>
        <w:annotationRef/>
      </w:r>
      <w:r>
        <w:t>Explain what is mean by the entire data</w:t>
      </w:r>
    </w:p>
  </w:comment>
  <w:comment w:id="18" w:author="Punt, Andre (O&amp;A, Hobart)" w:date="2019-02-05T21:12:00Z" w:initials="PA(H">
    <w:p w14:paraId="0611DC63" w14:textId="6B69462E" w:rsidR="008960B1" w:rsidRDefault="008960B1">
      <w:pPr>
        <w:pStyle w:val="CommentText"/>
      </w:pPr>
      <w:r>
        <w:rPr>
          <w:rStyle w:val="CommentReference"/>
        </w:rPr>
        <w:annotationRef/>
      </w:r>
      <w:r>
        <w:t>What likelihood</w:t>
      </w:r>
    </w:p>
  </w:comment>
  <w:comment w:id="19" w:author="Maia Kapur" w:date="2019-02-05T21:12:00Z" w:initials="MK">
    <w:p w14:paraId="739D70D7" w14:textId="77777777" w:rsidR="008960B1" w:rsidRDefault="008960B1" w:rsidP="00AA168A">
      <w:pPr>
        <w:pStyle w:val="CommentText"/>
      </w:pPr>
      <w:r>
        <w:rPr>
          <w:rStyle w:val="CommentReference"/>
        </w:rPr>
        <w:annotationRef/>
      </w:r>
      <w:r>
        <w:t>Tried to do multiplicative error in past, had convergence issues, will revisit</w:t>
      </w:r>
    </w:p>
  </w:comment>
  <w:comment w:id="20" w:author="Punt, Andre (O&amp;A, Hobart)" w:date="2019-02-05T21:12:00Z" w:initials="PA(H">
    <w:p w14:paraId="13748955" w14:textId="021F30E6" w:rsidR="008960B1" w:rsidRDefault="008960B1">
      <w:pPr>
        <w:pStyle w:val="CommentText"/>
      </w:pPr>
      <w:r>
        <w:rPr>
          <w:rStyle w:val="CommentReference"/>
        </w:rPr>
        <w:annotationRef/>
      </w:r>
      <w:r>
        <w:t>This is not log-normal error and it should fit easily</w:t>
      </w:r>
    </w:p>
  </w:comment>
  <w:comment w:id="21" w:author="Punt, Andre (O&amp;A, Hobart)" w:date="2019-02-05T21:12:00Z" w:initials="PA(H">
    <w:p w14:paraId="15D78A4B" w14:textId="0B5757F7" w:rsidR="008960B1" w:rsidRDefault="008960B1">
      <w:pPr>
        <w:pStyle w:val="CommentText"/>
      </w:pPr>
      <w:r>
        <w:rPr>
          <w:rStyle w:val="CommentReference"/>
        </w:rPr>
        <w:annotationRef/>
      </w:r>
      <w:r>
        <w:t>Contradicts above</w:t>
      </w:r>
    </w:p>
  </w:comment>
  <w:comment w:id="22" w:author="Punt, Andre (O&amp;A, Hobart)" w:date="2019-02-05T21:12:00Z" w:initials="PA(H">
    <w:p w14:paraId="1BB83D10" w14:textId="2F7C6CB8" w:rsidR="008960B1" w:rsidRDefault="008960B1">
      <w:pPr>
        <w:pStyle w:val="CommentText"/>
      </w:pPr>
      <w:r>
        <w:rPr>
          <w:rStyle w:val="CommentReference"/>
        </w:rPr>
        <w:annotationRef/>
      </w:r>
      <w:r>
        <w:t>Log sigma?</w:t>
      </w:r>
    </w:p>
  </w:comment>
  <w:comment w:id="23" w:author="." w:date="2019-02-05T21:12:00Z" w:initials=".">
    <w:p w14:paraId="6E0B252C" w14:textId="16F8B04F" w:rsidR="008960B1" w:rsidRDefault="008960B1">
      <w:pPr>
        <w:pStyle w:val="CommentText"/>
      </w:pPr>
      <w:r>
        <w:rPr>
          <w:rStyle w:val="CommentReference"/>
        </w:rPr>
        <w:annotationRef/>
      </w:r>
      <w:r>
        <w:t xml:space="preserve">Sometime starting parameter estimations as zero can be troublesome. If you are having problems with convergence I would try a non-zero value. Maybe something </w:t>
      </w:r>
      <w:proofErr w:type="spellStart"/>
      <w:r>
        <w:t>ballparked</w:t>
      </w:r>
      <w:proofErr w:type="spellEnd"/>
      <w:r>
        <w:t xml:space="preserve"> from past estimates in the literature.</w:t>
      </w:r>
    </w:p>
  </w:comment>
  <w:comment w:id="24" w:author="Punt, Andre (O&amp;A, Hobart)" w:date="2019-02-05T21:12:00Z" w:initials="PA(H">
    <w:p w14:paraId="0A30F282" w14:textId="6D8B05A6" w:rsidR="008960B1" w:rsidRDefault="008960B1">
      <w:pPr>
        <w:pStyle w:val="CommentText"/>
      </w:pPr>
      <w:r>
        <w:rPr>
          <w:rStyle w:val="CommentReference"/>
        </w:rPr>
        <w:annotationRef/>
      </w:r>
      <w:r>
        <w:t>Indicate there is an application and simulation testing section</w:t>
      </w:r>
    </w:p>
  </w:comment>
  <w:comment w:id="25" w:author="Maia Kapur" w:date="2019-02-05T21:12:00Z" w:initials="MK">
    <w:p w14:paraId="645CB299" w14:textId="0E02E168" w:rsidR="008960B1" w:rsidRDefault="008960B1">
      <w:pPr>
        <w:pStyle w:val="CommentText"/>
      </w:pPr>
      <w:r>
        <w:rPr>
          <w:rStyle w:val="CommentReference"/>
        </w:rPr>
        <w:annotationRef/>
      </w:r>
      <w:r>
        <w:t>Split into two sections</w:t>
      </w:r>
    </w:p>
  </w:comment>
  <w:comment w:id="26" w:author="Punt, Andre (O&amp;A, Hobart)" w:date="2019-02-05T21:12:00Z" w:initials="PA(H">
    <w:p w14:paraId="7F5B1E33" w14:textId="26B80E56" w:rsidR="008960B1" w:rsidRDefault="008960B1">
      <w:pPr>
        <w:pStyle w:val="CommentText"/>
      </w:pPr>
      <w:r>
        <w:t>Fully d</w:t>
      </w:r>
      <w:r>
        <w:rPr>
          <w:rStyle w:val="CommentReference"/>
        </w:rPr>
        <w:annotationRef/>
      </w:r>
      <w:r>
        <w:t>escribe in an Appendix</w:t>
      </w:r>
    </w:p>
  </w:comment>
  <w:comment w:id="27" w:author="Maia Kapur" w:date="2019-02-05T21:12:00Z" w:initials="MK">
    <w:p w14:paraId="190AB421" w14:textId="6BB8673F" w:rsidR="008960B1" w:rsidRDefault="008960B1">
      <w:pPr>
        <w:pStyle w:val="CommentText"/>
      </w:pPr>
      <w:r>
        <w:rPr>
          <w:rStyle w:val="CommentReference"/>
        </w:rPr>
        <w:annotationRef/>
      </w:r>
      <w:r>
        <w:t xml:space="preserve">Will include appendix w detailed equations, and supplementary plots showing age/length comps </w:t>
      </w:r>
      <w:proofErr w:type="gramStart"/>
      <w:r>
        <w:t>and  F</w:t>
      </w:r>
      <w:proofErr w:type="gramEnd"/>
      <w:r>
        <w:t xml:space="preserve"> vectors</w:t>
      </w:r>
    </w:p>
  </w:comment>
  <w:comment w:id="28" w:author="Punt, Andre (O&amp;A, Hobart)" w:date="2019-02-05T21:12:00Z" w:initials="PA(H">
    <w:p w14:paraId="53C988D6" w14:textId="2EB85B49" w:rsidR="008960B1" w:rsidRDefault="008960B1">
      <w:pPr>
        <w:pStyle w:val="CommentText"/>
      </w:pPr>
      <w:r>
        <w:rPr>
          <w:rStyle w:val="CommentReference"/>
        </w:rPr>
        <w:annotationRef/>
      </w:r>
      <w:r>
        <w:t>A t the population level</w:t>
      </w:r>
    </w:p>
  </w:comment>
  <w:comment w:id="29" w:author="Punt, Andre (O&amp;A, Hobart)" w:date="2019-02-05T21:12:00Z" w:initials="PA(H">
    <w:p w14:paraId="1442B305" w14:textId="70420639" w:rsidR="008960B1" w:rsidRDefault="008960B1">
      <w:pPr>
        <w:pStyle w:val="CommentText"/>
      </w:pPr>
      <w:r>
        <w:rPr>
          <w:rStyle w:val="CommentReference"/>
        </w:rPr>
        <w:annotationRef/>
      </w:r>
      <w:r>
        <w:t>I don’t understand the sentence</w:t>
      </w:r>
    </w:p>
  </w:comment>
  <w:comment w:id="30" w:author="Maia Kapur" w:date="2019-02-05T21:12:00Z" w:initials="MK">
    <w:p w14:paraId="1C5DBA60" w14:textId="354F514E" w:rsidR="008960B1" w:rsidRDefault="008960B1">
      <w:pPr>
        <w:pStyle w:val="CommentText"/>
      </w:pPr>
      <w:r>
        <w:rPr>
          <w:rStyle w:val="CommentReference"/>
        </w:rPr>
        <w:annotationRef/>
      </w:r>
      <w:r>
        <w:t>Rewrote this</w:t>
      </w:r>
    </w:p>
  </w:comment>
  <w:comment w:id="31" w:author="Punt, Andre (O&amp;A, Hobart)" w:date="2019-02-05T21:12:00Z" w:initials="PA(H">
    <w:p w14:paraId="096A0A2F" w14:textId="6D8F0337" w:rsidR="008960B1" w:rsidRDefault="008960B1">
      <w:pPr>
        <w:pStyle w:val="CommentText"/>
      </w:pPr>
      <w:r>
        <w:rPr>
          <w:rStyle w:val="CommentReference"/>
        </w:rPr>
        <w:annotationRef/>
      </w:r>
      <w:r>
        <w:t>Why mention this if this is an operating model</w:t>
      </w:r>
    </w:p>
  </w:comment>
  <w:comment w:id="32" w:author="Maia Kapur" w:date="2019-02-05T21:12:00Z" w:initials="MK">
    <w:p w14:paraId="028169AC" w14:textId="6C82CCEF" w:rsidR="008960B1" w:rsidRDefault="008960B1">
      <w:pPr>
        <w:pStyle w:val="CommentText"/>
      </w:pPr>
      <w:r>
        <w:rPr>
          <w:rStyle w:val="CommentReference"/>
        </w:rPr>
        <w:annotationRef/>
      </w:r>
      <w:r>
        <w:t>Not sure I understand – you mean this is extraneous information?</w:t>
      </w:r>
    </w:p>
  </w:comment>
  <w:comment w:id="33" w:author="Punt, Andre (O&amp;A, Hobart)" w:date="2019-02-05T21:12:00Z" w:initials="PA(H">
    <w:p w14:paraId="6380DBC6" w14:textId="081D3603" w:rsidR="008960B1" w:rsidRDefault="008960B1">
      <w:pPr>
        <w:pStyle w:val="CommentText"/>
      </w:pPr>
      <w:r>
        <w:rPr>
          <w:rStyle w:val="CommentReference"/>
        </w:rPr>
        <w:annotationRef/>
      </w:r>
      <w:r>
        <w:t>What C</w:t>
      </w:r>
    </w:p>
  </w:comment>
  <w:comment w:id="34" w:author="Maia Kapur" w:date="2019-02-05T21:12:00Z" w:initials="MK">
    <w:p w14:paraId="5C877F65" w14:textId="77777777" w:rsidR="008960B1" w:rsidRDefault="008960B1" w:rsidP="00AC02E6">
      <w:pPr>
        <w:pStyle w:val="CommentText"/>
      </w:pPr>
      <w:r>
        <w:rPr>
          <w:rStyle w:val="CommentReference"/>
        </w:rPr>
        <w:annotationRef/>
      </w:r>
      <w:proofErr w:type="spellStart"/>
      <w:r>
        <w:t>init_length</w:t>
      </w:r>
      <w:proofErr w:type="spellEnd"/>
      <w:r>
        <w:t xml:space="preserve"> = NULL</w:t>
      </w:r>
    </w:p>
    <w:p w14:paraId="552F38EE" w14:textId="77777777" w:rsidR="008960B1" w:rsidRDefault="008960B1" w:rsidP="00AC02E6">
      <w:pPr>
        <w:pStyle w:val="CommentText"/>
      </w:pPr>
      <w:r>
        <w:t xml:space="preserve">    </w:t>
      </w:r>
      <w:proofErr w:type="gramStart"/>
      <w:r>
        <w:t>error</w:t>
      </w:r>
      <w:proofErr w:type="gramEnd"/>
      <w:r>
        <w:t xml:space="preserve"> = </w:t>
      </w:r>
      <w:proofErr w:type="spellStart"/>
      <w:r w:rsidRPr="00AC02E6">
        <w:rPr>
          <w:b/>
        </w:rPr>
        <w:t>exp</w:t>
      </w:r>
      <w:proofErr w:type="spellEnd"/>
      <w:r w:rsidRPr="00AC02E6">
        <w:rPr>
          <w:b/>
        </w:rPr>
        <w:t>(</w:t>
      </w:r>
      <w:proofErr w:type="spellStart"/>
      <w:r w:rsidRPr="00AC02E6">
        <w:rPr>
          <w:b/>
        </w:rPr>
        <w:t>rnorm</w:t>
      </w:r>
      <w:proofErr w:type="spellEnd"/>
      <w:r w:rsidRPr="00AC02E6">
        <w:rPr>
          <w:b/>
        </w:rPr>
        <w:t>(1,0,growth_lognormal_SD)-growth_lognormal_SD^2/2)</w:t>
      </w:r>
    </w:p>
    <w:p w14:paraId="0FA7EA3D" w14:textId="77777777" w:rsidR="008960B1" w:rsidRDefault="008960B1"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8960B1" w:rsidRDefault="008960B1" w:rsidP="00AC02E6">
      <w:pPr>
        <w:pStyle w:val="CommentText"/>
      </w:pPr>
      <w:r>
        <w:t xml:space="preserve">    </w:t>
      </w:r>
    </w:p>
    <w:p w14:paraId="0BE14DFF" w14:textId="77777777" w:rsidR="008960B1" w:rsidRDefault="008960B1" w:rsidP="00AC02E6">
      <w:pPr>
        <w:pStyle w:val="CommentText"/>
      </w:pPr>
      <w:r>
        <w:t xml:space="preserve">    </w:t>
      </w:r>
      <w:proofErr w:type="gramStart"/>
      <w:r>
        <w:t>for(</w:t>
      </w:r>
      <w:proofErr w:type="gramEnd"/>
      <w:r>
        <w:t>g in 1:(a2)){</w:t>
      </w:r>
    </w:p>
    <w:p w14:paraId="5D79F6D1" w14:textId="77777777" w:rsidR="008960B1" w:rsidRDefault="008960B1" w:rsidP="00AC02E6">
      <w:pPr>
        <w:pStyle w:val="CommentText"/>
      </w:pPr>
      <w:r>
        <w:t xml:space="preserve">      </w:t>
      </w:r>
      <w:proofErr w:type="spellStart"/>
      <w:r>
        <w:t>init_</w:t>
      </w:r>
      <w:proofErr w:type="gramStart"/>
      <w:r>
        <w:t>length</w:t>
      </w:r>
      <w:proofErr w:type="spellEnd"/>
      <w:r>
        <w:t>[</w:t>
      </w:r>
      <w:proofErr w:type="gramEnd"/>
      <w:r>
        <w:t>g+1] = (</w:t>
      </w:r>
      <w:proofErr w:type="spellStart"/>
      <w:r>
        <w:t>init_length</w:t>
      </w:r>
      <w:proofErr w:type="spellEnd"/>
      <w:r>
        <w:t>[g]+</w:t>
      </w:r>
      <w:proofErr w:type="spellStart"/>
      <w:r>
        <w:t>growth_incre</w:t>
      </w:r>
      <w:proofErr w:type="spellEnd"/>
      <w:r>
        <w:t>(</w:t>
      </w:r>
      <w:proofErr w:type="spellStart"/>
      <w:r>
        <w:t>init_length</w:t>
      </w:r>
      <w:proofErr w:type="spellEnd"/>
      <w:r>
        <w:t>[g]))*error</w:t>
      </w:r>
    </w:p>
    <w:p w14:paraId="2850C342" w14:textId="2AFE9F32" w:rsidR="008960B1" w:rsidRDefault="008960B1" w:rsidP="00AC02E6">
      <w:pPr>
        <w:pStyle w:val="CommentText"/>
      </w:pPr>
      <w:r>
        <w:t xml:space="preserve">    }</w:t>
      </w:r>
    </w:p>
  </w:comment>
  <w:comment w:id="35" w:author="Punt, Andre (O&amp;A, Hobart)" w:date="2019-02-05T21:12:00Z" w:initials="PA(H">
    <w:p w14:paraId="63ADC6A9" w14:textId="1852BCA0" w:rsidR="008960B1" w:rsidRDefault="008960B1">
      <w:pPr>
        <w:pStyle w:val="CommentText"/>
      </w:pPr>
      <w:r>
        <w:rPr>
          <w:rStyle w:val="CommentReference"/>
        </w:rPr>
        <w:annotationRef/>
      </w:r>
      <w:r>
        <w:t>Can you get more than one</w:t>
      </w:r>
    </w:p>
  </w:comment>
  <w:comment w:id="36" w:author="mkapur" w:date="2019-02-05T21:12:00Z" w:initials="m">
    <w:p w14:paraId="4214E7CA" w14:textId="5CA5D171" w:rsidR="008960B1" w:rsidRDefault="008960B1">
      <w:pPr>
        <w:pStyle w:val="CommentText"/>
      </w:pPr>
      <w:r>
        <w:rPr>
          <w:rStyle w:val="CommentReference"/>
        </w:rPr>
        <w:annotationRef/>
      </w:r>
      <w:r>
        <w:t>yes</w:t>
      </w:r>
    </w:p>
  </w:comment>
  <w:comment w:id="37" w:author="Maia Kapur" w:date="2019-02-05T21:12:00Z" w:initials="MK">
    <w:p w14:paraId="37BF0556" w14:textId="710436A2" w:rsidR="008960B1" w:rsidRDefault="008960B1">
      <w:pPr>
        <w:pStyle w:val="CommentText"/>
      </w:pPr>
      <w:r>
        <w:rPr>
          <w:rStyle w:val="CommentReference"/>
        </w:rPr>
        <w:annotationRef/>
      </w:r>
      <w:r>
        <w:t>Open to other metrics</w:t>
      </w:r>
    </w:p>
  </w:comment>
  <w:comment w:id="38" w:author="Punt, Andre (O&amp;A, Hobart)" w:date="2019-02-05T21:12:00Z" w:initials="PA(H">
    <w:p w14:paraId="5BA0FBBC" w14:textId="0BD51FC8" w:rsidR="008960B1" w:rsidRDefault="008960B1">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39" w:author="mkapur" w:date="2019-02-05T21:12:00Z" w:initials="m">
    <w:p w14:paraId="6060B6A3" w14:textId="6080DC2B" w:rsidR="008960B1" w:rsidRDefault="008960B1">
      <w:pPr>
        <w:pStyle w:val="CommentText"/>
      </w:pPr>
      <w:r>
        <w:rPr>
          <w:rStyle w:val="CommentReference"/>
        </w:rPr>
        <w:annotationRef/>
      </w:r>
      <w:r>
        <w:t>Good point, Christine only used age-4 fish in her VAST analysis. Easy to do so here – I updated the methods intro to indicate this.</w:t>
      </w:r>
    </w:p>
  </w:comment>
  <w:comment w:id="40" w:author="Punt, Andre (O&amp;A, Hobart)" w:date="2019-02-05T21:12:00Z" w:initials="PA(H">
    <w:p w14:paraId="09649064" w14:textId="64E3A119" w:rsidR="008960B1" w:rsidRDefault="008960B1">
      <w:pPr>
        <w:pStyle w:val="CommentText"/>
      </w:pPr>
      <w:r>
        <w:rPr>
          <w:rStyle w:val="CommentReference"/>
        </w:rPr>
        <w:annotationRef/>
      </w:r>
      <w:r>
        <w:t>Show some plots of these</w:t>
      </w:r>
    </w:p>
  </w:comment>
  <w:comment w:id="41" w:author="Punt, Andre (O&amp;A, Hobart)" w:date="2019-02-05T21:12:00Z" w:initials="PA(H">
    <w:p w14:paraId="0BA81A58" w14:textId="764B66B8" w:rsidR="008960B1" w:rsidRDefault="008960B1">
      <w:pPr>
        <w:pStyle w:val="CommentText"/>
      </w:pPr>
      <w:r>
        <w:rPr>
          <w:rStyle w:val="CommentReference"/>
        </w:rPr>
        <w:annotationRef/>
      </w:r>
      <w:r>
        <w:t xml:space="preserve">You are changing F here and not growth. </w:t>
      </w:r>
    </w:p>
  </w:comment>
  <w:comment w:id="42" w:author="Maia Kapur" w:date="2019-02-05T21:12:00Z" w:initials="MK">
    <w:p w14:paraId="6E2AF5A0" w14:textId="33F0A3CD" w:rsidR="008960B1" w:rsidRDefault="008960B1">
      <w:pPr>
        <w:pStyle w:val="CommentText"/>
      </w:pPr>
      <w:r>
        <w:rPr>
          <w:rStyle w:val="CommentReference"/>
        </w:rPr>
        <w:annotationRef/>
      </w:r>
      <w:r>
        <w:t>Yes, as a proxy for growth – not kosher?</w:t>
      </w:r>
    </w:p>
  </w:comment>
  <w:comment w:id="43" w:author="Maia Kapur" w:date="2019-02-05T21:12:00Z" w:initials="MK">
    <w:p w14:paraId="551A20AE" w14:textId="39223F14" w:rsidR="008960B1" w:rsidRDefault="008960B1">
      <w:pPr>
        <w:pStyle w:val="CommentText"/>
      </w:pPr>
      <w:r>
        <w:rPr>
          <w:rStyle w:val="CommentReference"/>
        </w:rPr>
        <w:annotationRef/>
      </w:r>
      <w:r>
        <w:t>Agreed that F as proxy is ok as long as selectivity is age-based</w:t>
      </w:r>
    </w:p>
  </w:comment>
  <w:comment w:id="44" w:author="Punt, Andre (O&amp;A, Hobart)" w:date="2019-02-05T21:12:00Z" w:initials="PA(H">
    <w:p w14:paraId="45B0852C" w14:textId="6C557B49" w:rsidR="008960B1" w:rsidRDefault="008960B1">
      <w:pPr>
        <w:pStyle w:val="CommentText"/>
      </w:pPr>
      <w:r>
        <w:rPr>
          <w:rStyle w:val="CommentReference"/>
        </w:rPr>
        <w:annotationRef/>
      </w:r>
      <w:r>
        <w:t>Why are there two uniforms – there is just one boundary?</w:t>
      </w:r>
    </w:p>
  </w:comment>
  <w:comment w:id="45" w:author="Maia Kapur" w:date="2019-02-05T21:12:00Z" w:initials="MK">
    <w:p w14:paraId="6B5DB6D4" w14:textId="64B7D362" w:rsidR="008960B1" w:rsidRDefault="008960B1">
      <w:pPr>
        <w:pStyle w:val="CommentText"/>
      </w:pPr>
      <w:r>
        <w:rPr>
          <w:rStyle w:val="CommentReference"/>
        </w:rPr>
        <w:annotationRef/>
      </w:r>
      <w:r>
        <w:t xml:space="preserve">Yes, in other sims I let these boundaries overlap or shift through time. </w:t>
      </w:r>
    </w:p>
  </w:comment>
  <w:comment w:id="47" w:author="Maia Kapur" w:date="2019-02-05T21:12:00Z" w:initials="MK">
    <w:p w14:paraId="20C6EC6E" w14:textId="513FD4AA" w:rsidR="008960B1" w:rsidRDefault="008960B1">
      <w:pPr>
        <w:pStyle w:val="CommentText"/>
      </w:pPr>
      <w:r>
        <w:rPr>
          <w:rStyle w:val="CommentReference"/>
        </w:rPr>
        <w:annotationRef/>
      </w:r>
      <w:r>
        <w:t>Need to stitch new data and update this.</w:t>
      </w:r>
    </w:p>
  </w:comment>
  <w:comment w:id="48" w:author="Maia Kapur" w:date="2019-02-05T21:12:00Z" w:initials="MK">
    <w:p w14:paraId="7CAA8B56" w14:textId="1240D73F" w:rsidR="008960B1" w:rsidRDefault="008960B1">
      <w:pPr>
        <w:pStyle w:val="CommentText"/>
      </w:pPr>
      <w:r>
        <w:rPr>
          <w:rStyle w:val="CommentReference"/>
        </w:rPr>
        <w:annotationRef/>
      </w:r>
      <w:r>
        <w:rPr>
          <w:rFonts w:ascii="Arial" w:hAnsi="Arial" w:cs="Arial"/>
          <w:color w:val="222222"/>
          <w:shd w:val="clear" w:color="auto" w:fill="FFFFFF"/>
        </w:rPr>
        <w:t xml:space="preserve"> I spoke with </w:t>
      </w:r>
      <w:proofErr w:type="spellStart"/>
      <w:r>
        <w:rPr>
          <w:rFonts w:ascii="Arial" w:hAnsi="Arial" w:cs="Arial"/>
          <w:color w:val="222222"/>
          <w:shd w:val="clear" w:color="auto" w:fill="FFFFFF"/>
        </w:rPr>
        <w:t>Chantell</w:t>
      </w:r>
      <w:proofErr w:type="spellEnd"/>
      <w:r>
        <w:rPr>
          <w:rFonts w:ascii="Arial" w:hAnsi="Arial" w:cs="Arial"/>
          <w:color w:val="222222"/>
          <w:shd w:val="clear" w:color="auto" w:fill="FFFFFF"/>
        </w:rPr>
        <w:t xml:space="preserve"> who explained that NWFSC survey age-length data for after 2014 is not yet available but should be soon.</w:t>
      </w:r>
    </w:p>
  </w:comment>
  <w:comment w:id="60" w:author="Punt, Andre (O&amp;A, Hobart)" w:date="2019-02-05T21:12:00Z" w:initials="PA(H">
    <w:p w14:paraId="624FC30D" w14:textId="77777777" w:rsidR="008960B1" w:rsidRDefault="008960B1" w:rsidP="007F7701">
      <w:pPr>
        <w:pStyle w:val="CommentText"/>
      </w:pPr>
      <w:r>
        <w:rPr>
          <w:rStyle w:val="CommentReference"/>
        </w:rPr>
        <w:annotationRef/>
      </w:r>
      <w:r>
        <w:t>How does this contrast with the comment above</w:t>
      </w:r>
    </w:p>
  </w:comment>
  <w:comment w:id="62" w:author="." w:date="2019-02-05T21:12:00Z" w:initials=".">
    <w:p w14:paraId="2042D63E" w14:textId="0C9AB926" w:rsidR="00CB15E0" w:rsidRDefault="00CB15E0">
      <w:pPr>
        <w:pStyle w:val="CommentText"/>
      </w:pPr>
      <w:r>
        <w:rPr>
          <w:rStyle w:val="CommentReference"/>
        </w:rPr>
        <w:annotationRef/>
      </w:r>
      <w:r>
        <w:t>This is the name on the website</w:t>
      </w:r>
    </w:p>
  </w:comment>
  <w:comment w:id="63" w:author="." w:date="2019-02-05T21:12:00Z" w:initials=".">
    <w:p w14:paraId="7D190839" w14:textId="14884ADC" w:rsidR="008F0D40" w:rsidRDefault="008F0D40">
      <w:pPr>
        <w:pStyle w:val="CommentText"/>
      </w:pPr>
      <w:r>
        <w:rPr>
          <w:rStyle w:val="CommentReference"/>
        </w:rPr>
        <w:annotationRef/>
      </w:r>
      <w:r>
        <w:t xml:space="preserve">I </w:t>
      </w:r>
      <w:proofErr w:type="spellStart"/>
      <w:r>
        <w:t>thinkthat</w:t>
      </w:r>
      <w:proofErr w:type="spellEnd"/>
      <w:r>
        <w:t xml:space="preserve"> this should </w:t>
      </w:r>
      <w:proofErr w:type="gramStart"/>
      <w:r>
        <w:t xml:space="preserve">be </w:t>
      </w:r>
      <w:r w:rsidRPr="008F0D40">
        <w:t xml:space="preserve"> Bering</w:t>
      </w:r>
      <w:proofErr w:type="gramEnd"/>
      <w:r w:rsidRPr="008F0D40">
        <w:t xml:space="preserve"> Sea, Aleutian Islands, and Gulf of Alaska</w:t>
      </w:r>
    </w:p>
  </w:comment>
  <w:comment w:id="70" w:author="." w:date="2019-02-05T21:12:00Z" w:initials=".">
    <w:p w14:paraId="5B60605C" w14:textId="5AA25AF6" w:rsidR="00CB15E0" w:rsidRDefault="00CB15E0">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71" w:author="Maia Kapur" w:date="2019-02-05T21:12:00Z" w:initials="MK">
    <w:p w14:paraId="5C8E4D26" w14:textId="5AB37E5F" w:rsidR="008960B1" w:rsidRDefault="008960B1">
      <w:pPr>
        <w:pStyle w:val="CommentText"/>
      </w:pPr>
      <w:r>
        <w:rPr>
          <w:rStyle w:val="CommentReference"/>
        </w:rPr>
        <w:annotationRef/>
      </w:r>
      <w:r>
        <w:t>Have not updated since last fall, may change</w:t>
      </w:r>
    </w:p>
  </w:comment>
  <w:comment w:id="72" w:author="." w:date="2019-02-05T21:12:00Z" w:initials=".">
    <w:p w14:paraId="21887400" w14:textId="765BDCFE" w:rsidR="00CB15E0" w:rsidRDefault="00CB15E0">
      <w:pPr>
        <w:pStyle w:val="CommentText"/>
      </w:pPr>
      <w:r>
        <w:rPr>
          <w:rStyle w:val="CommentReference"/>
        </w:rPr>
        <w:annotationRef/>
      </w:r>
      <w:r>
        <w:t>Why only over estimate…couldn’t we under estimate as well?</w:t>
      </w:r>
    </w:p>
  </w:comment>
  <w:comment w:id="74" w:author="." w:date="2019-02-05T21:12:00Z" w:initials=".">
    <w:p w14:paraId="33DF6255" w14:textId="565617F8" w:rsidR="00F521CD" w:rsidRDefault="00F521CD">
      <w:pPr>
        <w:pStyle w:val="CommentText"/>
      </w:pPr>
      <w:r>
        <w:rPr>
          <w:rStyle w:val="CommentReference"/>
        </w:rPr>
        <w:annotationRef/>
      </w:r>
      <w:r>
        <w:t>And age?</w:t>
      </w:r>
    </w:p>
  </w:comment>
  <w:comment w:id="78" w:author="." w:date="2019-02-05T21:12:00Z" w:initials=".">
    <w:p w14:paraId="75A21123" w14:textId="3F5CD472" w:rsidR="00F521CD" w:rsidRDefault="00F521CD">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80" w:author="." w:date="2019-02-05T21:12:00Z" w:initials=".">
    <w:p w14:paraId="4E98159D" w14:textId="08C1FB31" w:rsidR="00C6606C" w:rsidRDefault="00C6606C">
      <w:pPr>
        <w:pStyle w:val="CommentText"/>
      </w:pPr>
      <w:r>
        <w:rPr>
          <w:rStyle w:val="CommentReference"/>
        </w:rPr>
        <w:annotationRef/>
      </w:r>
      <w:r>
        <w:t>How sensitive are these results if this criteria is relaxed?</w:t>
      </w:r>
    </w:p>
  </w:comment>
  <w:comment w:id="82" w:author="." w:date="2019-02-05T21:12:00Z" w:initials=".">
    <w:p w14:paraId="14CE4897" w14:textId="0DE7C68A" w:rsidR="00C6606C" w:rsidRDefault="00C6606C">
      <w:pPr>
        <w:pStyle w:val="CommentText"/>
      </w:pPr>
      <w:r>
        <w:rPr>
          <w:rStyle w:val="CommentReference"/>
        </w:rPr>
        <w:annotationRef/>
      </w:r>
      <w:r>
        <w:t>I thought this break point in time was largely for the south, did I miss something in that you show results using the same breakpoint for north?</w:t>
      </w:r>
    </w:p>
  </w:comment>
  <w:comment w:id="85" w:author="." w:date="2019-02-05T21:12:00Z" w:initials=".">
    <w:p w14:paraId="0FB86005" w14:textId="6CF774EF" w:rsidR="00C6606C" w:rsidRDefault="00C6606C">
      <w:pPr>
        <w:pStyle w:val="CommentText"/>
      </w:pPr>
      <w:r>
        <w:rPr>
          <w:rStyle w:val="CommentReference"/>
        </w:rPr>
        <w:annotationRef/>
      </w:r>
      <w:r>
        <w:t>You can get these directly from the report file as well.</w:t>
      </w:r>
    </w:p>
  </w:comment>
  <w:comment w:id="86" w:author="." w:date="2019-02-05T21:12:00Z" w:initials=".">
    <w:p w14:paraId="6C4DF04E" w14:textId="3CD50B55" w:rsidR="00C6606C" w:rsidRDefault="00C6606C">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37415" w15:done="0"/>
  <w15:commentEx w15:paraId="04DCE251" w15:paraIdParent="1EC37415" w15:done="0"/>
  <w15:commentEx w15:paraId="3F9F1D19" w15:done="1"/>
  <w15:commentEx w15:paraId="3355E055" w15:paraIdParent="3F9F1D19" w15:done="1"/>
  <w15:commentEx w15:paraId="254EE45F" w15:done="1"/>
  <w15:commentEx w15:paraId="5A102BFD" w15:done="1"/>
  <w15:commentEx w15:paraId="35A7C84F" w15:done="1"/>
  <w15:commentEx w15:paraId="3D593A0D" w15:paraIdParent="35A7C84F" w15:done="1"/>
  <w15:commentEx w15:paraId="10EC4614" w15:done="0"/>
  <w15:commentEx w15:paraId="1C9F4120" w15:paraIdParent="10EC4614" w15:done="0"/>
  <w15:commentEx w15:paraId="612E35E0" w15:done="0"/>
  <w15:commentEx w15:paraId="52E9BF59" w15:done="1"/>
  <w15:commentEx w15:paraId="0611DC63" w15:done="0"/>
  <w15:commentEx w15:paraId="739D70D7" w15:done="0"/>
  <w15:commentEx w15:paraId="13748955" w15:done="0"/>
  <w15:commentEx w15:paraId="15D78A4B" w15:done="0"/>
  <w15:commentEx w15:paraId="1BB83D10" w15:done="0"/>
  <w15:commentEx w15:paraId="0A30F282" w15:done="1"/>
  <w15:commentEx w15:paraId="645CB299" w15:paraIdParent="0A30F282" w15:done="1"/>
  <w15:commentEx w15:paraId="7F5B1E33" w15:done="0"/>
  <w15:commentEx w15:paraId="190AB421" w15:paraIdParent="7F5B1E33" w15:done="0"/>
  <w15:commentEx w15:paraId="53C988D6" w15:done="1"/>
  <w15:commentEx w15:paraId="1442B305" w15:done="0"/>
  <w15:commentEx w15:paraId="1C5DBA60" w15:paraIdParent="1442B305" w15:done="0"/>
  <w15:commentEx w15:paraId="096A0A2F" w15:done="0"/>
  <w15:commentEx w15:paraId="028169AC" w15:paraIdParent="096A0A2F" w15:done="0"/>
  <w15:commentEx w15:paraId="6380DBC6" w15:done="0"/>
  <w15:commentEx w15:paraId="2850C342" w15:paraIdParent="6380DBC6" w15:done="0"/>
  <w15:commentEx w15:paraId="63ADC6A9" w15:done="1"/>
  <w15:commentEx w15:paraId="4214E7CA" w15:paraIdParent="63ADC6A9" w15:done="1"/>
  <w15:commentEx w15:paraId="37BF0556" w15:done="0"/>
  <w15:commentEx w15:paraId="5BA0FBBC" w15:done="0"/>
  <w15:commentEx w15:paraId="6060B6A3" w15:paraIdParent="5BA0FBBC" w15:done="0"/>
  <w15:commentEx w15:paraId="09649064" w15:done="0"/>
  <w15:commentEx w15:paraId="0BA81A58" w15:done="1"/>
  <w15:commentEx w15:paraId="6E2AF5A0" w15:paraIdParent="0BA81A58" w15:done="1"/>
  <w15:commentEx w15:paraId="551A20AE" w15:paraIdParent="0BA81A58" w15:done="0"/>
  <w15:commentEx w15:paraId="45B0852C" w15:done="0"/>
  <w15:commentEx w15:paraId="6B5DB6D4" w15:paraIdParent="45B0852C" w15:done="0"/>
  <w15:commentEx w15:paraId="20C6EC6E" w15:done="0"/>
  <w15:commentEx w15:paraId="7CAA8B56" w15:paraIdParent="20C6EC6E" w15:done="0"/>
  <w15:commentEx w15:paraId="624FC30D" w15:done="0"/>
  <w15:commentEx w15:paraId="5C8E4D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37415" w16cid:durableId="1FF2A5AC"/>
  <w16cid:commentId w16cid:paraId="04DCE251" w16cid:durableId="1FF3F04B"/>
  <w16cid:commentId w16cid:paraId="3F9F1D19" w16cid:durableId="1FF2A5B0"/>
  <w16cid:commentId w16cid:paraId="3355E055" w16cid:durableId="1FF41E80"/>
  <w16cid:commentId w16cid:paraId="254EE45F" w16cid:durableId="1FF14DD6"/>
  <w16cid:commentId w16cid:paraId="5A102BFD" w16cid:durableId="1FF2A5B3"/>
  <w16cid:commentId w16cid:paraId="35A7C84F" w16cid:durableId="1FF2A5B4"/>
  <w16cid:commentId w16cid:paraId="3D593A0D" w16cid:durableId="1FF41FE8"/>
  <w16cid:commentId w16cid:paraId="10EC4614" w16cid:durableId="1FF2A5B6"/>
  <w16cid:commentId w16cid:paraId="1C9F4120" w16cid:durableId="1FFAD3E1"/>
  <w16cid:commentId w16cid:paraId="612E35E0" w16cid:durableId="1FF42E3D"/>
  <w16cid:commentId w16cid:paraId="52E9BF59" w16cid:durableId="1FF2A5B8"/>
  <w16cid:commentId w16cid:paraId="0611DC63" w16cid:durableId="1FF2A5B9"/>
  <w16cid:commentId w16cid:paraId="739D70D7" w16cid:durableId="1FF2A5BA"/>
  <w16cid:commentId w16cid:paraId="13748955" w16cid:durableId="1FF2A5BB"/>
  <w16cid:commentId w16cid:paraId="15D78A4B" w16cid:durableId="1FF2A5BC"/>
  <w16cid:commentId w16cid:paraId="1BB83D10" w16cid:durableId="1FF2A5BE"/>
  <w16cid:commentId w16cid:paraId="0A30F282" w16cid:durableId="1FF2A5BF"/>
  <w16cid:commentId w16cid:paraId="645CB299" w16cid:durableId="1FFAD907"/>
  <w16cid:commentId w16cid:paraId="7F5B1E33" w16cid:durableId="1FF2A5C0"/>
  <w16cid:commentId w16cid:paraId="190AB421" w16cid:durableId="1FFAD915"/>
  <w16cid:commentId w16cid:paraId="53C988D6" w16cid:durableId="1FF2A5C2"/>
  <w16cid:commentId w16cid:paraId="1442B305" w16cid:durableId="1FF2A5C3"/>
  <w16cid:commentId w16cid:paraId="1C5DBA60" w16cid:durableId="1FFAD91C"/>
  <w16cid:commentId w16cid:paraId="096A0A2F" w16cid:durableId="1FF2A5C4"/>
  <w16cid:commentId w16cid:paraId="028169AC" w16cid:durableId="1FF42C8B"/>
  <w16cid:commentId w16cid:paraId="6380DBC6" w16cid:durableId="1FF2A5C5"/>
  <w16cid:commentId w16cid:paraId="2850C342" w16cid:durableId="1FFAD477"/>
  <w16cid:commentId w16cid:paraId="63ADC6A9" w16cid:durableId="1FF2A5C6"/>
  <w16cid:commentId w16cid:paraId="4214E7CA" w16cid:durableId="1FF3FD35"/>
  <w16cid:commentId w16cid:paraId="37BF0556" w16cid:durableId="1FF15CDF"/>
  <w16cid:commentId w16cid:paraId="5BA0FBBC" w16cid:durableId="1FF2A5C8"/>
  <w16cid:commentId w16cid:paraId="6060B6A3" w16cid:durableId="1FF3FD3D"/>
  <w16cid:commentId w16cid:paraId="09649064" w16cid:durableId="1FF2A5C9"/>
  <w16cid:commentId w16cid:paraId="0BA81A58" w16cid:durableId="1FF2A5CA"/>
  <w16cid:commentId w16cid:paraId="6E2AF5A0" w16cid:durableId="1FF42E99"/>
  <w16cid:commentId w16cid:paraId="551A20AE" w16cid:durableId="1FFAD404"/>
  <w16cid:commentId w16cid:paraId="45B0852C" w16cid:durableId="1FF2A5CB"/>
  <w16cid:commentId w16cid:paraId="6B5DB6D4" w16cid:durableId="1FF42BCB"/>
  <w16cid:commentId w16cid:paraId="20C6EC6E" w16cid:durableId="1FFAD94C"/>
  <w16cid:commentId w16cid:paraId="7CAA8B56" w16cid:durableId="1FFE95A9"/>
  <w16cid:commentId w16cid:paraId="624FC30D" w16cid:durableId="1FF2A5AD"/>
  <w16cid:commentId w16cid:paraId="5C8E4D26" w16cid:durableId="1FFE95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240050" w14:textId="77777777" w:rsidR="00E86BA0" w:rsidRDefault="00E86BA0" w:rsidP="00F50131">
      <w:pPr>
        <w:spacing w:after="0" w:line="240" w:lineRule="auto"/>
      </w:pPr>
      <w:r>
        <w:separator/>
      </w:r>
    </w:p>
  </w:endnote>
  <w:endnote w:type="continuationSeparator" w:id="0">
    <w:p w14:paraId="464DBED9" w14:textId="77777777" w:rsidR="00E86BA0" w:rsidRDefault="00E86BA0"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8289316"/>
      <w:docPartObj>
        <w:docPartGallery w:val="Page Numbers (Bottom of Page)"/>
        <w:docPartUnique/>
      </w:docPartObj>
    </w:sdtPr>
    <w:sdtEndPr>
      <w:rPr>
        <w:noProof/>
      </w:rPr>
    </w:sdtEndPr>
    <w:sdtContent>
      <w:p w14:paraId="46882BF4" w14:textId="4F49876D" w:rsidR="008960B1" w:rsidRDefault="008960B1">
        <w:pPr>
          <w:pStyle w:val="Footer"/>
          <w:jc w:val="right"/>
        </w:pPr>
        <w:r>
          <w:fldChar w:fldCharType="begin"/>
        </w:r>
        <w:r>
          <w:instrText xml:space="preserve"> PAGE   \* MERGEFORMAT </w:instrText>
        </w:r>
        <w:r>
          <w:fldChar w:fldCharType="separate"/>
        </w:r>
        <w:r w:rsidR="00C6606C">
          <w:rPr>
            <w:noProof/>
          </w:rPr>
          <w:t>1</w:t>
        </w:r>
        <w:r>
          <w:rPr>
            <w:noProof/>
          </w:rPr>
          <w:fldChar w:fldCharType="end"/>
        </w:r>
      </w:p>
    </w:sdtContent>
  </w:sdt>
  <w:p w14:paraId="2D8C35D5" w14:textId="77777777" w:rsidR="008960B1" w:rsidRDefault="008960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989C5F" w14:textId="77777777" w:rsidR="00E86BA0" w:rsidRDefault="00E86BA0" w:rsidP="00F50131">
      <w:pPr>
        <w:spacing w:after="0" w:line="240" w:lineRule="auto"/>
      </w:pPr>
      <w:r>
        <w:separator/>
      </w:r>
    </w:p>
  </w:footnote>
  <w:footnote w:type="continuationSeparator" w:id="0">
    <w:p w14:paraId="07657FB9" w14:textId="77777777" w:rsidR="00E86BA0" w:rsidRDefault="00E86BA0" w:rsidP="00F501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3DF7"/>
    <w:rsid w:val="00011E4F"/>
    <w:rsid w:val="00015DE8"/>
    <w:rsid w:val="0002109F"/>
    <w:rsid w:val="00022CBF"/>
    <w:rsid w:val="00023BC7"/>
    <w:rsid w:val="00034C3F"/>
    <w:rsid w:val="00035951"/>
    <w:rsid w:val="00040589"/>
    <w:rsid w:val="00040834"/>
    <w:rsid w:val="00041153"/>
    <w:rsid w:val="00043307"/>
    <w:rsid w:val="00051E7E"/>
    <w:rsid w:val="00054CB8"/>
    <w:rsid w:val="00055CBF"/>
    <w:rsid w:val="0006425B"/>
    <w:rsid w:val="0006514B"/>
    <w:rsid w:val="00072BEE"/>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5ED3"/>
    <w:rsid w:val="001424C8"/>
    <w:rsid w:val="001441D1"/>
    <w:rsid w:val="00144B33"/>
    <w:rsid w:val="001523D4"/>
    <w:rsid w:val="00160DD0"/>
    <w:rsid w:val="0016210F"/>
    <w:rsid w:val="00163329"/>
    <w:rsid w:val="001770D8"/>
    <w:rsid w:val="001824C5"/>
    <w:rsid w:val="00193066"/>
    <w:rsid w:val="001976BB"/>
    <w:rsid w:val="001A1B0A"/>
    <w:rsid w:val="001A5A05"/>
    <w:rsid w:val="001B21D9"/>
    <w:rsid w:val="001B234F"/>
    <w:rsid w:val="001C0800"/>
    <w:rsid w:val="001C2BDC"/>
    <w:rsid w:val="001C70C8"/>
    <w:rsid w:val="001C7EC3"/>
    <w:rsid w:val="001E0B96"/>
    <w:rsid w:val="002052E5"/>
    <w:rsid w:val="002073D8"/>
    <w:rsid w:val="00207531"/>
    <w:rsid w:val="00212215"/>
    <w:rsid w:val="002151D9"/>
    <w:rsid w:val="00217CF2"/>
    <w:rsid w:val="002239EF"/>
    <w:rsid w:val="002278EA"/>
    <w:rsid w:val="00234EF2"/>
    <w:rsid w:val="00246216"/>
    <w:rsid w:val="00247925"/>
    <w:rsid w:val="00247F68"/>
    <w:rsid w:val="00254436"/>
    <w:rsid w:val="00273DF8"/>
    <w:rsid w:val="00276042"/>
    <w:rsid w:val="00287B91"/>
    <w:rsid w:val="00291EEB"/>
    <w:rsid w:val="002A7BD5"/>
    <w:rsid w:val="002B485F"/>
    <w:rsid w:val="002B78B9"/>
    <w:rsid w:val="002C19CF"/>
    <w:rsid w:val="002D4639"/>
    <w:rsid w:val="002E02EB"/>
    <w:rsid w:val="002E1DDC"/>
    <w:rsid w:val="002E3E62"/>
    <w:rsid w:val="003057E6"/>
    <w:rsid w:val="003071B2"/>
    <w:rsid w:val="0031135F"/>
    <w:rsid w:val="00311F47"/>
    <w:rsid w:val="003219D9"/>
    <w:rsid w:val="0032228C"/>
    <w:rsid w:val="00330BD9"/>
    <w:rsid w:val="003313E9"/>
    <w:rsid w:val="00333E80"/>
    <w:rsid w:val="00344618"/>
    <w:rsid w:val="00347759"/>
    <w:rsid w:val="00352E7D"/>
    <w:rsid w:val="003532CB"/>
    <w:rsid w:val="00357218"/>
    <w:rsid w:val="003640BA"/>
    <w:rsid w:val="00377CE3"/>
    <w:rsid w:val="00390CEC"/>
    <w:rsid w:val="003A11B9"/>
    <w:rsid w:val="003A76DA"/>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613FD"/>
    <w:rsid w:val="00461B39"/>
    <w:rsid w:val="00463541"/>
    <w:rsid w:val="004906F5"/>
    <w:rsid w:val="004973C8"/>
    <w:rsid w:val="004A2A12"/>
    <w:rsid w:val="004B3FA4"/>
    <w:rsid w:val="004C0E4D"/>
    <w:rsid w:val="004C118F"/>
    <w:rsid w:val="004C78D8"/>
    <w:rsid w:val="004D4C29"/>
    <w:rsid w:val="004E0036"/>
    <w:rsid w:val="004E048A"/>
    <w:rsid w:val="004F2F0A"/>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B4E96"/>
    <w:rsid w:val="005B70FF"/>
    <w:rsid w:val="005C020F"/>
    <w:rsid w:val="005C3972"/>
    <w:rsid w:val="005D279D"/>
    <w:rsid w:val="005D4DA3"/>
    <w:rsid w:val="005F0B48"/>
    <w:rsid w:val="005F254B"/>
    <w:rsid w:val="005F61EE"/>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F249A"/>
    <w:rsid w:val="00702273"/>
    <w:rsid w:val="00707024"/>
    <w:rsid w:val="00712DA0"/>
    <w:rsid w:val="007426FC"/>
    <w:rsid w:val="00751302"/>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F2E22"/>
    <w:rsid w:val="007F51DE"/>
    <w:rsid w:val="007F7701"/>
    <w:rsid w:val="00800100"/>
    <w:rsid w:val="00803D30"/>
    <w:rsid w:val="00804CF1"/>
    <w:rsid w:val="00805C18"/>
    <w:rsid w:val="008074A5"/>
    <w:rsid w:val="0083413E"/>
    <w:rsid w:val="008341FE"/>
    <w:rsid w:val="0084759D"/>
    <w:rsid w:val="00850AF1"/>
    <w:rsid w:val="00850F85"/>
    <w:rsid w:val="00853E77"/>
    <w:rsid w:val="008567B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F0D40"/>
    <w:rsid w:val="00902FC3"/>
    <w:rsid w:val="009062F8"/>
    <w:rsid w:val="00906A89"/>
    <w:rsid w:val="009245F5"/>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913FD"/>
    <w:rsid w:val="00992E9D"/>
    <w:rsid w:val="00994FE7"/>
    <w:rsid w:val="00997CA2"/>
    <w:rsid w:val="009A5D38"/>
    <w:rsid w:val="009B1088"/>
    <w:rsid w:val="009B2BA1"/>
    <w:rsid w:val="009B4FB5"/>
    <w:rsid w:val="009C334D"/>
    <w:rsid w:val="009C34F2"/>
    <w:rsid w:val="009E361C"/>
    <w:rsid w:val="009E6008"/>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834A2"/>
    <w:rsid w:val="00A837CD"/>
    <w:rsid w:val="00A9055E"/>
    <w:rsid w:val="00A905FF"/>
    <w:rsid w:val="00A9532D"/>
    <w:rsid w:val="00AA00EF"/>
    <w:rsid w:val="00AA0890"/>
    <w:rsid w:val="00AA168A"/>
    <w:rsid w:val="00AC02E6"/>
    <w:rsid w:val="00AC07CF"/>
    <w:rsid w:val="00AC2082"/>
    <w:rsid w:val="00AD0AC7"/>
    <w:rsid w:val="00AE4031"/>
    <w:rsid w:val="00AE4E48"/>
    <w:rsid w:val="00AE5182"/>
    <w:rsid w:val="00AE7DBA"/>
    <w:rsid w:val="00B06507"/>
    <w:rsid w:val="00B11828"/>
    <w:rsid w:val="00B24C55"/>
    <w:rsid w:val="00B30926"/>
    <w:rsid w:val="00B34995"/>
    <w:rsid w:val="00B4245B"/>
    <w:rsid w:val="00B4317E"/>
    <w:rsid w:val="00B4644F"/>
    <w:rsid w:val="00B46C34"/>
    <w:rsid w:val="00B561EA"/>
    <w:rsid w:val="00B614FB"/>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E49DA"/>
    <w:rsid w:val="00BE53B7"/>
    <w:rsid w:val="00BE6203"/>
    <w:rsid w:val="00BE6536"/>
    <w:rsid w:val="00BF14AE"/>
    <w:rsid w:val="00BF33B8"/>
    <w:rsid w:val="00BF4FB7"/>
    <w:rsid w:val="00BF5E1D"/>
    <w:rsid w:val="00BF6D53"/>
    <w:rsid w:val="00C028BF"/>
    <w:rsid w:val="00C050D7"/>
    <w:rsid w:val="00C0694A"/>
    <w:rsid w:val="00C116AB"/>
    <w:rsid w:val="00C12722"/>
    <w:rsid w:val="00C13128"/>
    <w:rsid w:val="00C14891"/>
    <w:rsid w:val="00C171D8"/>
    <w:rsid w:val="00C17C15"/>
    <w:rsid w:val="00C21424"/>
    <w:rsid w:val="00C27622"/>
    <w:rsid w:val="00C277A8"/>
    <w:rsid w:val="00C30B09"/>
    <w:rsid w:val="00C33784"/>
    <w:rsid w:val="00C37393"/>
    <w:rsid w:val="00C409C1"/>
    <w:rsid w:val="00C40B51"/>
    <w:rsid w:val="00C40E68"/>
    <w:rsid w:val="00C41D19"/>
    <w:rsid w:val="00C4256E"/>
    <w:rsid w:val="00C45993"/>
    <w:rsid w:val="00C46280"/>
    <w:rsid w:val="00C53F0B"/>
    <w:rsid w:val="00C5457E"/>
    <w:rsid w:val="00C56542"/>
    <w:rsid w:val="00C576FF"/>
    <w:rsid w:val="00C6606C"/>
    <w:rsid w:val="00C7661B"/>
    <w:rsid w:val="00C778A2"/>
    <w:rsid w:val="00C87747"/>
    <w:rsid w:val="00C87B6A"/>
    <w:rsid w:val="00C9472F"/>
    <w:rsid w:val="00CB15E0"/>
    <w:rsid w:val="00CB267E"/>
    <w:rsid w:val="00CB7C57"/>
    <w:rsid w:val="00CC2377"/>
    <w:rsid w:val="00CC4BA6"/>
    <w:rsid w:val="00CD03F1"/>
    <w:rsid w:val="00CE5705"/>
    <w:rsid w:val="00CF44FC"/>
    <w:rsid w:val="00CF64E2"/>
    <w:rsid w:val="00D025B8"/>
    <w:rsid w:val="00D103E8"/>
    <w:rsid w:val="00D10DE4"/>
    <w:rsid w:val="00D12A77"/>
    <w:rsid w:val="00D15237"/>
    <w:rsid w:val="00D1784D"/>
    <w:rsid w:val="00D21CB5"/>
    <w:rsid w:val="00D24852"/>
    <w:rsid w:val="00D4232C"/>
    <w:rsid w:val="00D55A0E"/>
    <w:rsid w:val="00D63C6D"/>
    <w:rsid w:val="00D7177D"/>
    <w:rsid w:val="00D74412"/>
    <w:rsid w:val="00D7747A"/>
    <w:rsid w:val="00D87B6B"/>
    <w:rsid w:val="00D90467"/>
    <w:rsid w:val="00D94719"/>
    <w:rsid w:val="00D949F9"/>
    <w:rsid w:val="00D965FB"/>
    <w:rsid w:val="00DA25A6"/>
    <w:rsid w:val="00DB3C75"/>
    <w:rsid w:val="00DB6C27"/>
    <w:rsid w:val="00DC2699"/>
    <w:rsid w:val="00DC591D"/>
    <w:rsid w:val="00DC5CC5"/>
    <w:rsid w:val="00DF03FD"/>
    <w:rsid w:val="00DF076A"/>
    <w:rsid w:val="00DF1D91"/>
    <w:rsid w:val="00DF246C"/>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86935"/>
    <w:rsid w:val="00E86BA0"/>
    <w:rsid w:val="00E9478C"/>
    <w:rsid w:val="00E96E28"/>
    <w:rsid w:val="00E96E82"/>
    <w:rsid w:val="00E97386"/>
    <w:rsid w:val="00E9782A"/>
    <w:rsid w:val="00EA2C4E"/>
    <w:rsid w:val="00EA72E3"/>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67E"/>
    <w:rsid w:val="00F521CD"/>
    <w:rsid w:val="00F65EE9"/>
    <w:rsid w:val="00F66EB8"/>
    <w:rsid w:val="00F75BC7"/>
    <w:rsid w:val="00F80A7B"/>
    <w:rsid w:val="00F82A07"/>
    <w:rsid w:val="00F82EB2"/>
    <w:rsid w:val="00F919FB"/>
    <w:rsid w:val="00F94063"/>
    <w:rsid w:val="00F96E2F"/>
    <w:rsid w:val="00FA0991"/>
    <w:rsid w:val="00FB55F0"/>
    <w:rsid w:val="00FC6A65"/>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E8D78-A49D-4285-9287-7D00CABF1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22</Pages>
  <Words>18707</Words>
  <Characters>106634</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125091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cp:lastModifiedBy>
  <cp:revision>5</cp:revision>
  <dcterms:created xsi:type="dcterms:W3CDTF">2019-02-06T02:35:00Z</dcterms:created>
  <dcterms:modified xsi:type="dcterms:W3CDTF">2019-02-06T05:12:00Z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