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087BF0C0" w:rsidR="006E5F79" w:rsidRDefault="001F239F">
      <w:pPr>
        <w:pStyle w:val="Heading1"/>
        <w:spacing w:line="240" w:lineRule="auto"/>
        <w:pPrChange w:id="0" w:author="Maia Kapur" w:date="2019-05-13T09:18:00Z">
          <w:pPr>
            <w:pStyle w:val="Heading1"/>
          </w:pPr>
        </w:pPrChange>
      </w:pPr>
      <w:r>
        <w:t>Appendix</w:t>
      </w:r>
      <w:r w:rsidR="006F0B3F">
        <w:t xml:space="preserve"> A</w:t>
      </w:r>
      <w:r>
        <w:t xml:space="preserve"> – Details of the Individual-Based Model (IBM)</w:t>
      </w:r>
    </w:p>
    <w:p w14:paraId="1C8F02C8" w14:textId="2CFDD503" w:rsidR="001F239F" w:rsidRDefault="001F239F">
      <w:pPr>
        <w:spacing w:line="240" w:lineRule="auto"/>
        <w:jc w:val="both"/>
        <w:pPrChange w:id="1" w:author="Maia Kapur" w:date="2019-05-13T09:18:00Z">
          <w:pPr>
            <w:jc w:val="both"/>
          </w:pPr>
        </w:pPrChange>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pPr>
        <w:spacing w:line="240" w:lineRule="auto"/>
        <w:pPrChange w:id="2" w:author="Maia Kapur" w:date="2019-05-13T09:18:00Z">
          <w:pPr/>
        </w:pPrChange>
      </w:pPr>
    </w:p>
    <w:p w14:paraId="6E62AF20" w14:textId="64F74517" w:rsidR="007C6A64" w:rsidRDefault="00EC667E">
      <w:pPr>
        <w:pStyle w:val="Heading1"/>
        <w:spacing w:line="240" w:lineRule="auto"/>
        <w:pPrChange w:id="3" w:author="Maia Kapur" w:date="2019-05-13T09:18:00Z">
          <w:pPr>
            <w:pStyle w:val="Heading1"/>
          </w:pPr>
        </w:pPrChange>
      </w:pPr>
      <w:r>
        <w:t>A.1 G</w:t>
      </w:r>
      <w:r w:rsidR="001F239F" w:rsidRPr="001F239F">
        <w:t xml:space="preserve">eneration of </w:t>
      </w:r>
      <w:r w:rsidR="001F239F">
        <w:t>age-length data</w:t>
      </w:r>
    </w:p>
    <w:p w14:paraId="0AA713F1" w14:textId="3B75387D" w:rsidR="007C6A64" w:rsidRDefault="007C6A64">
      <w:pPr>
        <w:spacing w:line="240" w:lineRule="auto"/>
        <w:jc w:val="both"/>
        <w:rPr>
          <w:rFonts w:eastAsiaTheme="minorEastAsia"/>
        </w:rPr>
        <w:pPrChange w:id="4" w:author="Maia Kapur" w:date="2019-05-13T09:18:00Z">
          <w:pPr>
            <w:jc w:val="both"/>
          </w:pPr>
        </w:pPrChange>
      </w:pPr>
      <w:r>
        <w:t>The IBM is designed to mimic individual variation in growth for an exploited fishery. The model runs for 100 years. Generally, all fish within each simulation are subject to the same baseline life history parameters</w:t>
      </w:r>
      <w:r w:rsidR="002E43FF">
        <w:t xml:space="preserve">, with </w:t>
      </w:r>
      <w:r w:rsidR="005B3CD6">
        <w:t>three</w:t>
      </w:r>
      <w:r w:rsidR="002E43FF">
        <w:t xml:space="preserve"> different growth </w:t>
      </w:r>
      <w:r w:rsidR="005B3CD6">
        <w:t>“R</w:t>
      </w:r>
      <w:r w:rsidR="002E43FF">
        <w:t>egimes</w:t>
      </w:r>
      <w:r w:rsidR="005B3CD6">
        <w:t>”</w:t>
      </w:r>
      <w:r w:rsidR="002E43FF">
        <w:t xml:space="preserve"> (defined by distinct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(see</w:t>
      </w:r>
      <w:ins w:id="5" w:author="Punt, Andre (O&amp;A, Hobart)" w:date="2019-04-22T06:15:00Z">
        <w:r w:rsidR="0085512E">
          <w:rPr>
            <w:rFonts w:eastAsiaTheme="minorEastAsia"/>
          </w:rPr>
          <w:t xml:space="preserve"> Section </w:t>
        </w:r>
      </w:ins>
      <w:r w:rsidRPr="002E43FF">
        <w:rPr>
          <w:rFonts w:eastAsiaTheme="minorEastAsia"/>
        </w:rPr>
        <w:t xml:space="preserv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282071">
        <w:rPr>
          <w:rFonts w:eastAsiaTheme="minorEastAsia"/>
        </w:rPr>
        <w:t xml:space="preserve">A.1.4 Assigning </w:t>
      </w:r>
      <w:proofErr w:type="spellStart"/>
      <w:r w:rsidR="00282071">
        <w:rPr>
          <w:rFonts w:eastAsiaTheme="minorEastAsia"/>
        </w:rPr>
        <w:t>Spatio</w:t>
      </w:r>
      <w:proofErr w:type="spellEnd"/>
      <w:r w:rsidR="00282071">
        <w:rPr>
          <w:rFonts w:eastAsiaTheme="minorEastAsia"/>
        </w:rPr>
        <w:t>-temporal Variation</w:t>
      </w:r>
      <w:r w:rsidRPr="002E43FF">
        <w:rPr>
          <w:rFonts w:eastAsiaTheme="minorEastAsia"/>
        </w:rPr>
        <w:fldChar w:fldCharType="end"/>
      </w:r>
      <w:r w:rsidRPr="002E43FF">
        <w:rPr>
          <w:rFonts w:eastAsiaTheme="minorEastAsia"/>
        </w:rPr>
        <w:t>, below).</w:t>
      </w:r>
    </w:p>
    <w:p w14:paraId="348737BA" w14:textId="21E6E4DD" w:rsidR="007C6A64" w:rsidRPr="007C6A64" w:rsidRDefault="007C6A64">
      <w:pPr>
        <w:spacing w:line="240" w:lineRule="auto"/>
        <w:pPrChange w:id="6" w:author="Maia Kapur" w:date="2019-05-13T09:18:00Z">
          <w:pPr/>
        </w:pPrChange>
      </w:pPr>
    </w:p>
    <w:p w14:paraId="0E62BF6F" w14:textId="2DF30F95" w:rsidR="007C6A64" w:rsidRPr="007C6A64" w:rsidRDefault="00EC667E">
      <w:pPr>
        <w:pStyle w:val="Heading2"/>
        <w:numPr>
          <w:ilvl w:val="0"/>
          <w:numId w:val="0"/>
        </w:numPr>
        <w:spacing w:line="240" w:lineRule="auto"/>
        <w:pPrChange w:id="7" w:author="Maia Kapur" w:date="2019-05-13T09:18:00Z">
          <w:pPr>
            <w:pStyle w:val="Heading2"/>
            <w:numPr>
              <w:ilvl w:val="0"/>
              <w:numId w:val="0"/>
            </w:numPr>
            <w:ind w:left="0" w:firstLine="0"/>
          </w:pPr>
        </w:pPrChange>
      </w:pPr>
      <w:r>
        <w:t>A.1.1. G</w:t>
      </w:r>
      <w:r w:rsidR="007C6A64" w:rsidRPr="007C6A64">
        <w:t xml:space="preserve">rowth </w:t>
      </w:r>
    </w:p>
    <w:p w14:paraId="70FE9190" w14:textId="30F08463" w:rsidR="00D566DD" w:rsidRDefault="001F239F">
      <w:pPr>
        <w:spacing w:line="240" w:lineRule="auto"/>
        <w:jc w:val="both"/>
        <w:pPrChange w:id="8" w:author="Maia Kapur" w:date="2019-05-13T09:18:00Z">
          <w:pPr>
            <w:jc w:val="both"/>
          </w:pPr>
        </w:pPrChange>
      </w:pPr>
      <w:r>
        <w:t xml:space="preserve">The growth module of the IBM </w:t>
      </w:r>
      <w:r w:rsidR="00EC667E">
        <w:t>is</w:t>
      </w:r>
      <w:r>
        <w:t xml:space="preserve"> a von </w:t>
      </w:r>
      <w:proofErr w:type="spellStart"/>
      <w:r>
        <w:t>Bertalanf</w:t>
      </w:r>
      <w:r w:rsidR="00CE5099">
        <w:t>f</w:t>
      </w:r>
      <w:r>
        <w:t>y</w:t>
      </w:r>
      <w:proofErr w:type="spellEnd"/>
      <w:r>
        <w:t xml:space="preserve"> growth function </w:t>
      </w:r>
      <w:r w:rsidR="00EC667E">
        <w:t xml:space="preserve">parameterized in terms of </w:t>
      </w:r>
      <w:r w:rsidRPr="00B9623A">
        <w:rPr>
          <w:i/>
        </w:rPr>
        <w:t>L</w:t>
      </w:r>
      <w:r w:rsidRPr="00B9623A">
        <w:rPr>
          <w:vertAlign w:val="subscript"/>
        </w:rPr>
        <w:t>1</w:t>
      </w:r>
      <w:r>
        <w:t xml:space="preserve"> and </w:t>
      </w:r>
      <w:r w:rsidRPr="00B9623A">
        <w:rPr>
          <w:i/>
        </w:rPr>
        <w:t>L</w:t>
      </w:r>
      <w:r w:rsidRPr="00B9623A">
        <w:rPr>
          <w:vertAlign w:val="subscript"/>
        </w:rPr>
        <w:t>2</w:t>
      </w:r>
      <w:r w:rsidR="00EC667E">
        <w:t>:</w:t>
      </w:r>
      <w:r>
        <w:t xml:space="preserve"> </w:t>
      </w:r>
    </w:p>
    <w:p w14:paraId="56C4DB00" w14:textId="00DCD28E" w:rsidR="00EC667E" w:rsidRDefault="00952953">
      <w:pPr>
        <w:keepNext/>
        <w:spacing w:before="120" w:after="120" w:line="240" w:lineRule="auto"/>
        <w:contextualSpacing w:val="0"/>
        <w:pPrChange w:id="9" w:author="Maia Kapur" w:date="2019-05-13T09:18:00Z">
          <w:pPr>
            <w:keepNext/>
            <w:spacing w:before="120" w:after="120"/>
            <w:contextualSpacing w:val="0"/>
          </w:pPr>
        </w:pPrChange>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162700">
        <w:t xml:space="preserve">App. Equation </w:t>
      </w:r>
      <w:r w:rsidR="00BA4C54">
        <w:rPr>
          <w:noProof/>
        </w:rPr>
        <w:fldChar w:fldCharType="begin"/>
      </w:r>
      <w:r w:rsidR="00BA4C54">
        <w:rPr>
          <w:noProof/>
        </w:rPr>
        <w:instrText xml:space="preserve"> SEQ App._Equation \* ARABIC </w:instrText>
      </w:r>
      <w:r w:rsidR="00BA4C54">
        <w:rPr>
          <w:noProof/>
        </w:rPr>
        <w:fldChar w:fldCharType="separate"/>
      </w:r>
      <w:r w:rsidR="00282071">
        <w:rPr>
          <w:noProof/>
        </w:rPr>
        <w:t>1</w:t>
      </w:r>
      <w:r w:rsidR="00BA4C54">
        <w:rPr>
          <w:noProof/>
        </w:rPr>
        <w:fldChar w:fldCharType="end"/>
      </w:r>
    </w:p>
    <w:p w14:paraId="1711F8FD" w14:textId="553CC3BA" w:rsidR="00CE5099" w:rsidRDefault="00EC667E">
      <w:pPr>
        <w:spacing w:line="240" w:lineRule="auto"/>
        <w:jc w:val="both"/>
        <w:rPr>
          <w:rFonts w:eastAsiaTheme="minorEastAsia"/>
        </w:rPr>
        <w:pPrChange w:id="10" w:author="Maia Kapur" w:date="2019-05-13T09:18:00Z">
          <w:pPr>
            <w:jc w:val="both"/>
          </w:pPr>
        </w:pPrChange>
      </w:pPr>
      <w:r>
        <w:t>w</w:t>
      </w:r>
      <w:r w:rsidR="001F239F">
        <w:t xml:space="preserve">here </w:t>
      </w:r>
      <m:oMath>
        <m:sSub>
          <m:sSubPr>
            <m:ctrlPr>
              <w:rPr>
                <w:rFonts w:ascii="Cambria Math" w:hAnsi="Cambria Math"/>
              </w:rPr>
            </m:ctrlPr>
          </m:sSubPr>
          <m:e>
            <m:r>
              <w:rPr>
                <w:rFonts w:ascii="Cambria Math" w:hAnsi="Cambria Math"/>
              </w:rPr>
              <m:t>L</m:t>
            </m:r>
          </m:e>
          <m:sub>
            <m:r>
              <w:ins w:id="11" w:author="Punt, Andre (O&amp;A, Hobart)" w:date="2019-04-22T06:15:00Z">
                <m:rPr>
                  <m:sty m:val="p"/>
                </m:rPr>
                <w:rPr>
                  <w:rFonts w:ascii="Cambria Math" w:hAnsi="Cambria Math"/>
                </w:rPr>
                <m:t>1/</m:t>
              </w:ins>
            </m:r>
            <m:r>
              <w:del w:id="12" w:author="Punt, Andre (O&amp;A, Hobart)" w:date="2019-04-22T06:15:00Z">
                <m:rPr>
                  <m:sty m:val="p"/>
                </m:rPr>
                <w:rPr>
                  <w:rFonts w:ascii="Cambria Math" w:hAnsi="Cambria Math"/>
                </w:rPr>
                <m:t>1</m:t>
              </w:del>
            </m:r>
            <m:r>
              <m:rPr>
                <m:sty m:val="p"/>
              </m:rPr>
              <w:rPr>
                <w:rFonts w:ascii="Cambria Math" w:hAnsi="Cambria Math"/>
              </w:rPr>
              <m:t>,2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r>
              <w:ins w:id="13" w:author="Punt, Andre (O&amp;A, Hobart)" w:date="2019-04-22T06:15:00Z">
                <m:rPr>
                  <m:sty m:val="p"/>
                </m:rPr>
                <w:rPr>
                  <w:rFonts w:ascii="Cambria Math" w:hAnsi="Cambria Math"/>
                </w:rPr>
                <m:t>/</m:t>
              </w:ins>
            </m:r>
            <m:r>
              <w:del w:id="14" w:author="Punt, Andre (O&amp;A, Hobart)" w:date="2019-04-22T06:15:00Z">
                <m:rPr>
                  <m:sty m:val="p"/>
                </m:rPr>
                <w:rPr>
                  <w:rFonts w:ascii="Cambria Math" w:hAnsi="Cambria Math"/>
                </w:rPr>
                <m:t>,</m:t>
              </w:del>
            </m:r>
            <m:r>
              <m:rPr>
                <m:sty m:val="p"/>
              </m:rPr>
              <w:rPr>
                <w:rFonts w:ascii="Cambria Math" w:hAnsi="Cambria Math"/>
              </w:rPr>
              <m:t>2</m:t>
            </m:r>
          </m:sub>
        </m:sSub>
      </m:oMath>
      <w:r w:rsidR="001F239F" w:rsidRPr="00FC654D">
        <w:rPr>
          <w:rFonts w:eastAsiaTheme="minorEastAsia"/>
        </w:rPr>
        <w:t xml:space="preserve">, and </w:t>
      </w:r>
      <w:r w:rsidR="001F239F" w:rsidRPr="00514264">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del w:id="15" w:author="Punt, Andre (O&amp;A, Hobart)" w:date="2019-04-22T06:15:00Z">
        <w:r w:rsidR="00F43D94" w:rsidDel="0085512E">
          <w:rPr>
            <w:rFonts w:eastAsiaTheme="minorEastAsia"/>
          </w:rPr>
          <w:delText>a</w:delText>
        </w:r>
        <w:r w:rsidR="0046625D" w:rsidRPr="00FC654D" w:rsidDel="0085512E">
          <w:rPr>
            <w:rFonts w:eastAsiaTheme="minorEastAsia"/>
          </w:rPr>
          <w:delText>n</w:delText>
        </w:r>
        <w:r w:rsidR="001F239F" w:rsidRPr="00FC654D" w:rsidDel="0085512E">
          <w:rPr>
            <w:rFonts w:eastAsiaTheme="minorEastAsia"/>
          </w:rPr>
          <w:delText xml:space="preserve"> </w:delText>
        </w:r>
      </w:del>
      <w:r w:rsidR="001F239F" w:rsidRPr="00FC654D">
        <w:rPr>
          <w:rFonts w:eastAsiaTheme="minorEastAsia"/>
        </w:rPr>
        <w:t xml:space="preserve">individual </w:t>
      </w:r>
      <w:proofErr w:type="spellStart"/>
      <w:r w:rsidR="0046625D" w:rsidRPr="00FC654D">
        <w:rPr>
          <w:rFonts w:eastAsiaTheme="minorEastAsia"/>
          <w:i/>
        </w:rPr>
        <w:t>i</w:t>
      </w:r>
      <w:proofErr w:type="spellEnd"/>
      <w:r w:rsidR="0046625D" w:rsidRPr="00FC654D">
        <w:rPr>
          <w:rFonts w:eastAsiaTheme="minorEastAsia"/>
          <w:i/>
        </w:rPr>
        <w:t xml:space="preserve">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6A6F3749" w:rsidR="00EC667E" w:rsidRDefault="00952953">
      <w:pPr>
        <w:pStyle w:val="Caption"/>
        <w:pPrChange w:id="16" w:author="Maia Kapur" w:date="2019-05-13T09:18:00Z">
          <w:pPr>
            <w:pStyle w:val="Caption"/>
            <w:spacing w:line="360" w:lineRule="auto"/>
          </w:pPr>
        </w:pPrChange>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del w:id="17" w:author="Maia Kapur" w:date="2019-05-13T18:02:00Z">
                          <w:rPr>
                            <w:rFonts w:ascii="Cambria Math" w:hAnsi="Cambria Math"/>
                          </w:rPr>
                          <m:t>(</m:t>
                        </w:del>
                      </m:r>
                      <m:r>
                        <w:rPr>
                          <w:rFonts w:ascii="Cambria Math" w:hAnsi="Cambria Math"/>
                        </w:rPr>
                        <m:t>L</m:t>
                      </m:r>
                    </m:e>
                    <m:sub>
                      <m:r>
                        <w:rPr>
                          <w:rFonts w:ascii="Cambria Math" w:hAnsi="Cambria Math"/>
                        </w:rPr>
                        <m:t>i,a-1</m:t>
                      </m:r>
                    </m:sub>
                  </m:sSub>
                  <m:r>
                    <w:rPr>
                      <w:rFonts w:ascii="Cambria Math" w:hAnsi="Cambria Math"/>
                    </w:rPr>
                    <m:t>+</m:t>
                  </m:r>
                  <m:r>
                    <w:ins w:id="18" w:author="Maia Kapur" w:date="2019-05-13T18:02:00Z">
                      <w:rPr>
                        <w:rFonts w:ascii="Cambria Math" w:hAnsi="Cambria Math"/>
                      </w:rPr>
                      <m:t>(</m:t>
                    </w:ins>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r>
                    <m:rPr>
                      <m:sty m:val="p"/>
                    </m:rPr>
                    <w:rPr>
                      <w:rStyle w:val="CommentReference"/>
                      <w:rFonts w:eastAsiaTheme="minorHAnsi"/>
                      <w:iCs w:val="0"/>
                      <w:spacing w:val="0"/>
                      <w:kern w:val="0"/>
                      <w:lang w:val="en-US"/>
                    </w:rPr>
                    <w:commentReference w:id="19"/>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Pr>
          <w:iCs w:val="0"/>
          <w:szCs w:val="24"/>
        </w:rPr>
        <w:tab/>
      </w:r>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282071">
        <w:rPr>
          <w:noProof/>
        </w:rPr>
        <w:t>2</w:t>
      </w:r>
      <w:r w:rsidR="00162700">
        <w:fldChar w:fldCharType="end"/>
      </w:r>
    </w:p>
    <w:p w14:paraId="45398842" w14:textId="26CB1ADA" w:rsidR="00F74C71" w:rsidRDefault="0046625D">
      <w:pPr>
        <w:pStyle w:val="Caption"/>
        <w:jc w:val="both"/>
        <w:pPrChange w:id="20" w:author="Maia Kapur" w:date="2019-05-13T09:18:00Z">
          <w:pPr>
            <w:pStyle w:val="Caption"/>
            <w:spacing w:line="360" w:lineRule="auto"/>
            <w:jc w:val="both"/>
          </w:pPr>
        </w:pPrChange>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 for all ages and simulation Regimes.</w:t>
      </w:r>
    </w:p>
    <w:p w14:paraId="0E2AF343" w14:textId="106C4D34" w:rsidR="0077345F" w:rsidRDefault="00EC667E">
      <w:pPr>
        <w:pStyle w:val="Heading2"/>
        <w:numPr>
          <w:ilvl w:val="0"/>
          <w:numId w:val="0"/>
        </w:numPr>
        <w:spacing w:line="240" w:lineRule="auto"/>
        <w:rPr>
          <w:lang w:val="en"/>
        </w:rPr>
        <w:pPrChange w:id="21" w:author="Maia Kapur" w:date="2019-05-13T09:18:00Z">
          <w:pPr>
            <w:pStyle w:val="Heading2"/>
            <w:numPr>
              <w:ilvl w:val="0"/>
              <w:numId w:val="0"/>
            </w:numPr>
            <w:ind w:left="0" w:firstLine="0"/>
          </w:pPr>
        </w:pPrChange>
      </w:pPr>
      <w:r>
        <w:rPr>
          <w:lang w:val="en"/>
        </w:rPr>
        <w:t>A.1.2 S</w:t>
      </w:r>
      <w:r w:rsidR="0077345F">
        <w:rPr>
          <w:lang w:val="en"/>
        </w:rPr>
        <w:t>urvival</w:t>
      </w:r>
    </w:p>
    <w:p w14:paraId="55A1902C" w14:textId="4566B955" w:rsidR="00D55CA8" w:rsidRPr="00755BB2" w:rsidRDefault="0077345F">
      <w:pPr>
        <w:spacing w:line="240" w:lineRule="auto"/>
        <w:jc w:val="both"/>
        <w:rPr>
          <w:lang w:val="en"/>
        </w:rPr>
        <w:pPrChange w:id="22" w:author="Maia Kapur" w:date="2019-05-13T09:18:00Z">
          <w:pPr>
            <w:jc w:val="both"/>
          </w:pPr>
        </w:pPrChange>
      </w:pPr>
      <w:r>
        <w:rPr>
          <w:lang w:val="en"/>
        </w:rPr>
        <w:t>The composition of the fishery</w:t>
      </w:r>
      <w:r w:rsidR="004627AE">
        <w:rPr>
          <w:lang w:val="en"/>
        </w:rPr>
        <w:t xml:space="preserve"> </w:t>
      </w:r>
      <w:r w:rsidR="00EC667E">
        <w:rPr>
          <w:lang w:val="en"/>
        </w:rPr>
        <w:t xml:space="preserve">during </w:t>
      </w:r>
      <w:r w:rsidR="004627AE">
        <w:rPr>
          <w:lang w:val="en"/>
        </w:rPr>
        <w:t xml:space="preserve">year </w:t>
      </w:r>
      <w:r w:rsidR="004627AE">
        <w:rPr>
          <w:i/>
          <w:lang w:val="en"/>
        </w:rPr>
        <w:t>y</w:t>
      </w:r>
      <w:r>
        <w:rPr>
          <w:lang w:val="en"/>
        </w:rPr>
        <w:t xml:space="preserve"> includes all surviving fish from recruitment</w:t>
      </w:r>
      <w:r w:rsidR="00EC667E">
        <w:rPr>
          <w:lang w:val="en"/>
        </w:rPr>
        <w:t xml:space="preserve"> to a maximum age</w:t>
      </w:r>
      <w:r>
        <w:rPr>
          <w:lang w:val="en"/>
        </w:rPr>
        <w:t xml:space="preserve"> (represented here as a plus group</w:t>
      </w:r>
      <w:r w:rsidR="004627AE">
        <w:rPr>
          <w:lang w:val="en"/>
        </w:rPr>
        <w:t xml:space="preserve">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xml:space="preserve">). After recruitment, all fish are subject to natural mortality </w:t>
      </w:r>
      <w:r>
        <w:rPr>
          <w:i/>
          <w:lang w:val="en"/>
        </w:rPr>
        <w:t>M</w:t>
      </w:r>
      <w:r w:rsidR="00D55CA8">
        <w:rPr>
          <w:lang w:val="en"/>
        </w:rPr>
        <w:t>,</w:t>
      </w:r>
      <w:r w:rsidR="00D55CA8" w:rsidRPr="00D55CA8">
        <w:rPr>
          <w:lang w:val="en"/>
        </w:rPr>
        <w:t xml:space="preserve"> </w:t>
      </w:r>
      <w:r w:rsidR="00D55CA8">
        <w:rPr>
          <w:lang w:val="en"/>
        </w:rPr>
        <w:t xml:space="preserve">which in </w:t>
      </w:r>
      <w:del w:id="23" w:author="Punt, Andre (O&amp;A, Hobart)" w:date="2019-04-22T06:16:00Z">
        <w:r w:rsidR="00D55CA8" w:rsidDel="0085512E">
          <w:rPr>
            <w:lang w:val="en"/>
          </w:rPr>
          <w:delText xml:space="preserve">our simulation </w:delText>
        </w:r>
      </w:del>
      <w:r w:rsidR="00D55CA8">
        <w:rPr>
          <w:lang w:val="en"/>
        </w:rPr>
        <w:t>consists only of natural mortality (set to 0.25</w:t>
      </w:r>
      <w:ins w:id="24" w:author="Punt, Andre (O&amp;A, Hobart)" w:date="2019-04-22T06:16:00Z">
        <w:r w:rsidR="0085512E">
          <w:rPr>
            <w:lang w:val="en"/>
          </w:rPr>
          <w:t>yr</w:t>
        </w:r>
        <w:r w:rsidR="0085512E" w:rsidRPr="0085512E">
          <w:rPr>
            <w:vertAlign w:val="superscript"/>
            <w:lang w:val="en"/>
            <w:rPrChange w:id="25" w:author="Punt, Andre (O&amp;A, Hobart)" w:date="2019-04-22T06:16:00Z">
              <w:rPr>
                <w:lang w:val="en"/>
              </w:rPr>
            </w:rPrChange>
          </w:rPr>
          <w:t>-1</w:t>
        </w:r>
      </w:ins>
      <w:r w:rsidR="00D55CA8">
        <w:rPr>
          <w:lang w:val="en"/>
        </w:rPr>
        <w:t xml:space="preserve"> for all ages for all years) as there is no fishery, thus fishing mortality (typically denoted </w:t>
      </w:r>
      <w:r w:rsidR="00D55CA8">
        <w:rPr>
          <w:i/>
          <w:lang w:val="en"/>
        </w:rPr>
        <w:t>F</w:t>
      </w:r>
      <w:r w:rsidR="00D55CA8">
        <w:rPr>
          <w:lang w:val="en"/>
        </w:rPr>
        <w:t xml:space="preserve">) and selectivity </w:t>
      </w:r>
      <w:del w:id="26" w:author="Punt, Andre (O&amp;A, Hobart)" w:date="2019-04-22T06:17:00Z">
        <w:r w:rsidR="00D55CA8" w:rsidDel="0085512E">
          <w:rPr>
            <w:lang w:val="en"/>
          </w:rPr>
          <w:delText xml:space="preserve">can be </w:delText>
        </w:r>
      </w:del>
      <w:ins w:id="27" w:author="Punt, Andre (O&amp;A, Hobart)" w:date="2019-04-22T06:17:00Z">
        <w:r w:rsidR="0085512E">
          <w:rPr>
            <w:lang w:val="en"/>
          </w:rPr>
          <w:t xml:space="preserve">are </w:t>
        </w:r>
      </w:ins>
      <w:r w:rsidR="00D55CA8">
        <w:rPr>
          <w:lang w:val="en"/>
        </w:rPr>
        <w:t xml:space="preserve">ignored. </w:t>
      </w:r>
      <w:r w:rsidR="002A37FF" w:rsidRPr="005B39C6">
        <w:t>Because no fishing pressure nor selectivity acted upon the simulated population, we are unconcerned about variation in growth that can either be engendered (over time) or misrepresented by differences in selectivity.</w:t>
      </w:r>
    </w:p>
    <w:p w14:paraId="34203D5C" w14:textId="6452C021" w:rsidR="0077345F" w:rsidRPr="0077345F" w:rsidRDefault="0077345F">
      <w:pPr>
        <w:spacing w:line="240" w:lineRule="auto"/>
        <w:jc w:val="both"/>
        <w:rPr>
          <w:lang w:val="en"/>
        </w:rPr>
        <w:pPrChange w:id="28" w:author="Maia Kapur" w:date="2019-05-13T09:18:00Z">
          <w:pPr>
            <w:jc w:val="both"/>
          </w:pPr>
        </w:pPrChange>
      </w:pPr>
    </w:p>
    <w:p w14:paraId="4E87ECCA" w14:textId="438C42C5" w:rsidR="0077345F" w:rsidRDefault="00952953">
      <w:pPr>
        <w:pStyle w:val="Caption"/>
        <w:pPrChange w:id="29" w:author="Maia Kapur" w:date="2019-05-13T09:18:00Z">
          <w:pPr>
            <w:pStyle w:val="Caption"/>
            <w:spacing w:line="360" w:lineRule="auto"/>
          </w:pPr>
        </w:pPrChange>
      </w:pPr>
      <m:oMath>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r>
                    <w:rPr>
                      <w:rFonts w:ascii="Cambria Math" w:eastAsiaTheme="majorEastAsia" w:hAnsi="Cambria Math"/>
                      <w:szCs w:val="24"/>
                    </w:rPr>
                    <m:t>1</m:t>
                  </m:r>
                </m:e>
                <m:e>
                  <m:r>
                    <w:rPr>
                      <w:rFonts w:ascii="Cambria Math" w:eastAsiaTheme="majorEastAsia" w:hAnsi="Cambria Math"/>
                      <w:szCs w:val="24"/>
                    </w:rPr>
                    <m:t>for a=1</m:t>
                  </m:r>
                </m:e>
              </m:mr>
              <m:mr>
                <m:e>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y,a-1</m:t>
                      </m:r>
                    </m:sub>
                  </m:sSub>
                  <m:r>
                    <m:rPr>
                      <m:sty m:val="p"/>
                    </m:rPr>
                    <w:rPr>
                      <w:rFonts w:ascii="Cambria Math" w:eastAsiaTheme="majorEastAsia" w:hAnsi="Cambria Math"/>
                      <w:szCs w:val="24"/>
                    </w:rPr>
                    <m:t>exp⁡</m:t>
                  </m:r>
                  <m:r>
                    <w:rPr>
                      <w:rFonts w:ascii="Cambria Math" w:eastAsiaTheme="majorEastAsia" w:hAnsi="Cambria Math"/>
                      <w:szCs w:val="24"/>
                    </w:rPr>
                    <m:t>(-M)</m:t>
                  </m:r>
                </m:e>
                <m:e>
                  <m:r>
                    <w:rPr>
                      <w:rFonts w:ascii="Cambria Math" w:eastAsiaTheme="majorEastAsia" w:hAnsi="Cambria Math"/>
                      <w:szCs w:val="24"/>
                    </w:rPr>
                    <m:t xml:space="preserve">for 2≤a≤ </m:t>
                  </m:r>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e>
              </m:mr>
              <m:mr>
                <m:e>
                  <m:f>
                    <m:fPr>
                      <m:ctrlPr>
                        <w:rPr>
                          <w:rFonts w:ascii="Cambria Math" w:eastAsiaTheme="majorEastAsia" w:hAnsi="Cambria Math"/>
                          <w:i/>
                          <w:iCs w:val="0"/>
                          <w:szCs w:val="24"/>
                        </w:rPr>
                      </m:ctrlPr>
                    </m:fPr>
                    <m:num>
                      <m:sSub>
                        <m:sSubPr>
                          <m:ctrlPr>
                            <w:rPr>
                              <w:rFonts w:ascii="Cambria Math" w:eastAsiaTheme="majorEastAsia" w:hAnsi="Cambria Math"/>
                              <w:i/>
                              <w:iCs w:val="0"/>
                              <w:szCs w:val="24"/>
                            </w:rPr>
                          </m:ctrlPr>
                        </m:sSubPr>
                        <m:e>
                          <m:r>
                            <w:rPr>
                              <w:rFonts w:ascii="Cambria Math" w:eastAsiaTheme="majorEastAsia" w:hAnsi="Cambria Math"/>
                              <w:szCs w:val="24"/>
                            </w:rPr>
                            <m:t>N</m:t>
                          </m:r>
                        </m:e>
                        <m:sub>
                          <m:sSup>
                            <m:sSupPr>
                              <m:ctrlPr>
                                <w:rPr>
                                  <w:rFonts w:ascii="Cambria Math" w:eastAsiaTheme="majorEastAsia" w:hAnsi="Cambria Math"/>
                                  <w:i/>
                                  <w:iCs w:val="0"/>
                                  <w:szCs w:val="24"/>
                                </w:rPr>
                              </m:ctrlPr>
                            </m:sSupPr>
                            <m:e>
                              <m:r>
                                <w:rPr>
                                  <w:rFonts w:ascii="Cambria Math" w:eastAsiaTheme="majorEastAsia" w:hAnsi="Cambria Math"/>
                                  <w:szCs w:val="24"/>
                                </w:rPr>
                                <m:t>y,</m:t>
                              </m:r>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sub>
                      </m:sSub>
                    </m:num>
                    <m:den>
                      <m:r>
                        <w:rPr>
                          <w:rFonts w:ascii="Cambria Math" w:eastAsiaTheme="majorEastAsia" w:hAnsi="Cambria Math"/>
                          <w:szCs w:val="24"/>
                        </w:rPr>
                        <m:t>1-</m:t>
                      </m:r>
                      <m:r>
                        <m:rPr>
                          <m:sty m:val="p"/>
                        </m:rPr>
                        <w:rPr>
                          <w:rFonts w:ascii="Cambria Math" w:eastAsiaTheme="majorEastAsia" w:hAnsi="Cambria Math"/>
                          <w:szCs w:val="24"/>
                        </w:rPr>
                        <m:t>exp⁡</m:t>
                      </m:r>
                      <m:r>
                        <w:rPr>
                          <w:rFonts w:ascii="Cambria Math" w:eastAsiaTheme="majorEastAsia" w:hAnsi="Cambria Math"/>
                          <w:szCs w:val="24"/>
                        </w:rPr>
                        <m:t>(-M)</m:t>
                      </m:r>
                    </m:den>
                  </m:f>
                </m:e>
                <m:e>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for a= a</m:t>
                          </m:r>
                        </m:e>
                        <m:sub>
                          <m:r>
                            <w:rPr>
                              <w:rFonts w:ascii="Cambria Math" w:eastAsiaTheme="majorEastAsia" w:hAnsi="Cambria Math"/>
                              <w:szCs w:val="24"/>
                            </w:rPr>
                            <m:t>2</m:t>
                          </m:r>
                        </m:sub>
                      </m:sSub>
                    </m:e>
                    <m:sup>
                      <m:r>
                        <w:rPr>
                          <w:rFonts w:ascii="Cambria Math" w:eastAsiaTheme="majorEastAsia" w:hAnsi="Cambria Math"/>
                          <w:szCs w:val="24"/>
                        </w:rPr>
                        <m:t>+</m:t>
                      </m:r>
                    </m:sup>
                  </m:sSup>
                </m:e>
              </m:mr>
            </m:m>
            <m:r>
              <m:rPr>
                <m:sty m:val="p"/>
              </m:rPr>
              <w:rPr>
                <w:rStyle w:val="CommentReference"/>
                <w:rFonts w:eastAsiaTheme="minorHAnsi"/>
                <w:iCs w:val="0"/>
                <w:spacing w:val="0"/>
                <w:kern w:val="0"/>
                <w:lang w:val="en-US"/>
              </w:rPr>
              <w:commentReference w:id="30"/>
            </m:r>
          </m:e>
        </m:d>
      </m:oMath>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282071">
        <w:rPr>
          <w:noProof/>
        </w:rPr>
        <w:t>3</w:t>
      </w:r>
      <w:r w:rsidR="00162700">
        <w:fldChar w:fldCharType="end"/>
      </w:r>
    </w:p>
    <w:p w14:paraId="4416C0C9" w14:textId="60A72929" w:rsidR="00EC667E" w:rsidRDefault="00EC667E">
      <w:pPr>
        <w:pStyle w:val="Caption"/>
        <w:jc w:val="right"/>
        <w:pPrChange w:id="31" w:author="Maia Kapur" w:date="2019-05-13T09:18:00Z">
          <w:pPr>
            <w:pStyle w:val="Caption"/>
            <w:spacing w:line="360" w:lineRule="auto"/>
            <w:jc w:val="right"/>
          </w:pPr>
        </w:pPrChange>
      </w:pPr>
      <w:r>
        <w:rPr>
          <w:iCs w:val="0"/>
          <w:szCs w:val="24"/>
        </w:rPr>
        <w:tab/>
      </w:r>
      <w:r>
        <w:rPr>
          <w:iCs w:val="0"/>
          <w:szCs w:val="24"/>
        </w:rPr>
        <w:tab/>
      </w:r>
      <w:r>
        <w:rPr>
          <w:iCs w:val="0"/>
          <w:szCs w:val="24"/>
        </w:rPr>
        <w:tab/>
      </w:r>
    </w:p>
    <w:p w14:paraId="7A394D50" w14:textId="5B284563" w:rsidR="007C6A64" w:rsidRDefault="008663D8">
      <w:pPr>
        <w:pStyle w:val="Heading2"/>
        <w:numPr>
          <w:ilvl w:val="0"/>
          <w:numId w:val="0"/>
        </w:numPr>
        <w:spacing w:line="240" w:lineRule="auto"/>
        <w:pPrChange w:id="32" w:author="Maia Kapur" w:date="2019-05-13T09:18:00Z">
          <w:pPr>
            <w:pStyle w:val="Heading2"/>
            <w:numPr>
              <w:ilvl w:val="0"/>
              <w:numId w:val="0"/>
            </w:numPr>
            <w:ind w:left="0" w:firstLine="0"/>
          </w:pPr>
        </w:pPrChange>
      </w:pPr>
      <w:r>
        <w:t xml:space="preserve">A.1.3 </w:t>
      </w:r>
      <w:r w:rsidR="004E56FA">
        <w:t>Recruitment</w:t>
      </w:r>
    </w:p>
    <w:p w14:paraId="537C5BC5" w14:textId="420B2AC6" w:rsidR="00702A14" w:rsidRPr="00702A14" w:rsidRDefault="00A875F3">
      <w:pPr>
        <w:spacing w:line="240" w:lineRule="auto"/>
        <w:jc w:val="both"/>
        <w:pPrChange w:id="33" w:author="Maia Kapur" w:date="2019-05-13T09:18:00Z">
          <w:pPr>
            <w:jc w:val="both"/>
          </w:pPr>
        </w:pPrChange>
      </w:pPr>
      <w:r>
        <w:t xml:space="preserve">Recruitment in the IBM is governed by a </w:t>
      </w:r>
      <w:proofErr w:type="spellStart"/>
      <w:r>
        <w:t>Beverton</w:t>
      </w:r>
      <w:proofErr w:type="spellEnd"/>
      <w:r>
        <w:t xml:space="preserve">-Holt stock-recruitment function </w:t>
      </w:r>
      <w:r>
        <w:fldChar w:fldCharType="begin" w:fldLock="1"/>
      </w:r>
      <w:r w:rsidR="007E1CCD">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t>
      </w:r>
      <w:del w:id="34" w:author="Punt, Andre (O&amp;A, Hobart)" w:date="2019-04-22T06:18:00Z">
        <w:r w:rsidDel="0085512E">
          <w:delText xml:space="preserve">which </w:delText>
        </w:r>
      </w:del>
      <w:ins w:id="35" w:author="Punt, Andre (O&amp;A, Hobart)" w:date="2019-04-22T06:18:00Z">
        <w:r w:rsidR="0085512E">
          <w:t xml:space="preserve">that </w:t>
        </w:r>
      </w:ins>
      <w:r>
        <w:t xml:space="preserve">determines </w:t>
      </w:r>
      <w:r w:rsidR="006123F9">
        <w:t xml:space="preserve">the probability of individual </w:t>
      </w:r>
      <w:r w:rsidR="006123F9" w:rsidRPr="006123F9">
        <w:rPr>
          <w:i/>
        </w:rPr>
        <w:t>i</w:t>
      </w:r>
      <w:r w:rsidR="006123F9">
        <w:rPr>
          <w:i/>
        </w:rPr>
        <w:t>’</w:t>
      </w:r>
      <w:r w:rsidR="006123F9" w:rsidRPr="006123F9">
        <w:t>s</w:t>
      </w:r>
      <w:r w:rsidR="006123F9">
        <w:rPr>
          <w:i/>
        </w:rPr>
        <w:t xml:space="preserve"> </w:t>
      </w:r>
      <w:r w:rsidR="006123F9">
        <w:t xml:space="preserve">maturity at </w:t>
      </w:r>
      <w:commentRangeStart w:id="36"/>
      <w:r w:rsidR="006123F9">
        <w:t>age</w:t>
      </w:r>
      <w:commentRangeEnd w:id="36"/>
      <w:r w:rsidR="0085512E">
        <w:rPr>
          <w:rStyle w:val="CommentReference"/>
          <w:rFonts w:eastAsiaTheme="minorHAnsi"/>
          <w:spacing w:val="0"/>
          <w:kern w:val="0"/>
        </w:rPr>
        <w:commentReference w:id="36"/>
      </w:r>
      <w:r w:rsidR="006123F9">
        <w:t xml:space="preserve"> </w:t>
      </w:r>
      <w:r w:rsidR="006123F9">
        <w:rPr>
          <w:i/>
        </w:rPr>
        <w:t>a</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i,a</m:t>
            </m:r>
          </m:sub>
        </m:sSub>
      </m:oMath>
      <w:r w:rsidR="00146783">
        <w:t>.</w:t>
      </w:r>
      <w:r w:rsidR="00D22326">
        <w:t xml:space="preserve"> Recruitment in a given year </w:t>
      </w:r>
      <w:r w:rsidR="00D22326" w:rsidRPr="00544F67">
        <w:rPr>
          <w:i/>
        </w:rPr>
        <w:t>R</w:t>
      </w:r>
      <w:r w:rsidR="00D22326" w:rsidRPr="00544F67">
        <w:rPr>
          <w:i/>
          <w:vertAlign w:val="subscript"/>
        </w:rPr>
        <w:t>y</w:t>
      </w:r>
      <w:r w:rsidR="00544F67">
        <w:rPr>
          <w:vertAlign w:val="subscript"/>
        </w:rPr>
        <w:t xml:space="preserve"> </w:t>
      </w:r>
      <w:r w:rsidR="00702A14">
        <w:t xml:space="preserve">is the sum of the </w:t>
      </w:r>
      <w:commentRangeStart w:id="37"/>
      <w:r w:rsidR="00702A14">
        <w:t>product of the maturity ogive a</w:t>
      </w:r>
      <w:commentRangeEnd w:id="37"/>
      <w:r w:rsidR="0085512E">
        <w:rPr>
          <w:rStyle w:val="CommentReference"/>
          <w:rFonts w:eastAsiaTheme="minorHAnsi"/>
          <w:spacing w:val="0"/>
          <w:kern w:val="0"/>
        </w:rPr>
        <w:commentReference w:id="37"/>
      </w:r>
      <w:r w:rsidR="00702A14">
        <w:t>nd empirical weights of each individual</w:t>
      </w:r>
      <w:r w:rsidR="00D62A65">
        <w:t xml:space="preserve"> in that year,</w:t>
      </w:r>
      <w:r w:rsidR="00702A14">
        <w:t xml:space="preserve"> which is governed by a deterministic exponential length-weight relationship (</w:t>
      </w:r>
      <w:r w:rsidR="002379A2">
        <w:fldChar w:fldCharType="begin"/>
      </w:r>
      <w:r w:rsidR="002379A2">
        <w:instrText xml:space="preserve"> REF _Ref6556365 \h </w:instrText>
      </w:r>
      <w:r w:rsidR="00222845">
        <w:instrText xml:space="preserve"> \* MERGEFORMAT </w:instrText>
      </w:r>
      <w:r w:rsidR="002379A2">
        <w:fldChar w:fldCharType="separate"/>
      </w:r>
      <w:r w:rsidR="002379A2">
        <w:t>Figure A</w:t>
      </w:r>
      <w:r w:rsidR="002379A2">
        <w:rPr>
          <w:noProof/>
        </w:rPr>
        <w:t>1</w:t>
      </w:r>
      <w:r w:rsidR="002379A2">
        <w:fldChar w:fldCharType="end"/>
      </w:r>
      <w:r w:rsidR="00702A14">
        <w:t xml:space="preserve">). The parameters of this relationship were the same </w:t>
      </w:r>
      <w:del w:id="38" w:author="Punt, Andre (O&amp;A, Hobart)" w:date="2019-04-22T06:19:00Z">
        <w:r w:rsidR="00702A14" w:rsidDel="0085512E">
          <w:delText xml:space="preserve">in </w:delText>
        </w:r>
      </w:del>
      <w:ins w:id="39" w:author="Punt, Andre (O&amp;A, Hobart)" w:date="2019-04-22T06:19:00Z">
        <w:r w:rsidR="0085512E">
          <w:t xml:space="preserve">for </w:t>
        </w:r>
      </w:ins>
      <w:r w:rsidR="00702A14">
        <w:t>all Regimes.</w:t>
      </w:r>
      <w:r w:rsidR="00350BEF">
        <w:t xml:space="preserve"> The maturity ogives were also fixed for all </w:t>
      </w:r>
      <w:r w:rsidR="00350BEF"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350BEF" w:rsidRPr="00350BEF">
        <w:t xml:space="preserve"> (the length at 50% maturity) 143.68cm</w:t>
      </w:r>
      <w:r w:rsidR="003D0184">
        <w:t xml:space="preserve">, and the slope of the ogive at -0.1034. </w:t>
      </w:r>
    </w:p>
    <w:p w14:paraId="5D84636C" w14:textId="7AA628E9" w:rsidR="007C6A64" w:rsidRPr="00E7326A" w:rsidRDefault="00D22326">
      <w:pPr>
        <w:spacing w:line="240" w:lineRule="auto"/>
        <w:jc w:val="both"/>
        <w:rPr>
          <w:rFonts w:ascii="Cambria Math" w:hAnsi="Cambria Math"/>
        </w:rPr>
        <w:pPrChange w:id="40" w:author="Maia Kapur" w:date="2019-05-13T09:18:00Z">
          <w:pPr>
            <w:jc w:val="both"/>
          </w:pPr>
        </w:pPrChange>
      </w:pPr>
      <w:commentRangeStart w:id="41"/>
      <w:r>
        <w:lastRenderedPageBreak/>
        <w:t>happens</w:t>
      </w:r>
      <w:commentRangeEnd w:id="41"/>
      <w:r w:rsidR="0085512E">
        <w:rPr>
          <w:rStyle w:val="CommentReference"/>
          <w:rFonts w:eastAsiaTheme="minorHAnsi"/>
          <w:spacing w:val="0"/>
          <w:kern w:val="0"/>
        </w:rPr>
        <w:commentReference w:id="41"/>
      </w:r>
      <w:r>
        <w:t xml:space="preserve"> at a midway point</w:t>
      </w:r>
      <w:r w:rsidR="00125E74">
        <w:t xml:space="preserve">, and is subject to variation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p>
    <w:p w14:paraId="2830E1CF" w14:textId="38C6E8E0" w:rsidR="001F239F" w:rsidRPr="00E7326A" w:rsidRDefault="00952953">
      <w:pPr>
        <w:pStyle w:val="Caption"/>
        <w:rPr>
          <w:rFonts w:ascii="Cambria Math" w:hAnsi="Cambria Math"/>
          <w:szCs w:val="24"/>
        </w:rPr>
        <w:pPrChange w:id="42" w:author="Maia Kapur" w:date="2019-05-13T09:18:00Z">
          <w:pPr>
            <w:pStyle w:val="Caption"/>
            <w:spacing w:line="360" w:lineRule="auto"/>
          </w:pPr>
        </w:pPrChange>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r>
              <m:rPr>
                <m:sty m:val="p"/>
              </m:rPr>
              <w:rPr>
                <w:rFonts w:ascii="Cambria Math" w:hAnsi="Cambria Math"/>
                <w:szCs w:val="24"/>
              </w:rPr>
              <m:t>exp⁡</m:t>
            </m:r>
            <m:r>
              <w:rPr>
                <w:rFonts w:ascii="Cambria Math" w:hAnsi="Cambria Math"/>
                <w:szCs w:val="24"/>
              </w:rPr>
              <m:t>(-1.034(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den>
        </m:f>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App. Equation</w:t>
      </w:r>
      <w:commentRangeStart w:id="43"/>
      <w:r w:rsidR="00162700" w:rsidRPr="00E7326A">
        <w:rPr>
          <w:rFonts w:ascii="Cambria Math" w:hAnsi="Cambria Math"/>
          <w:szCs w:val="24"/>
        </w:rPr>
        <w:t xml:space="preserve"> </w:t>
      </w:r>
      <w:commentRangeEnd w:id="43"/>
      <w:r w:rsidR="0085512E">
        <w:rPr>
          <w:rStyle w:val="CommentReference"/>
          <w:rFonts w:eastAsiaTheme="minorHAnsi"/>
          <w:iCs w:val="0"/>
          <w:spacing w:val="0"/>
          <w:kern w:val="0"/>
          <w:lang w:val="en-US"/>
        </w:rPr>
        <w:commentReference w:id="43"/>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4</w:t>
      </w:r>
      <w:r w:rsidR="00162700" w:rsidRPr="00E7326A">
        <w:rPr>
          <w:rFonts w:ascii="Cambria Math" w:hAnsi="Cambria Math"/>
          <w:szCs w:val="24"/>
        </w:rPr>
        <w:fldChar w:fldCharType="end"/>
      </w:r>
    </w:p>
    <w:p w14:paraId="4D772C74" w14:textId="04109DB9" w:rsidR="00162700" w:rsidRPr="00E7326A" w:rsidRDefault="00952953">
      <w:pPr>
        <w:pStyle w:val="Caption"/>
        <w:rPr>
          <w:rFonts w:ascii="Cambria Math" w:hAnsi="Cambria Math"/>
          <w:szCs w:val="24"/>
        </w:rPr>
        <w:pPrChange w:id="44" w:author="Maia Kapur" w:date="2019-05-13T09:18:00Z">
          <w:pPr>
            <w:pStyle w:val="Caption"/>
            <w:spacing w:line="360" w:lineRule="auto"/>
          </w:pPr>
        </w:pPrChange>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e>
              <m: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sub>
            </m:sSub>
          </m:e>
          <m:sup>
            <m:r>
              <w:rPr>
                <w:rFonts w:ascii="Cambria Math" w:hAnsi="Cambria Math"/>
                <w:szCs w:val="24"/>
              </w:rPr>
              <m:t>3.42</m:t>
            </m:r>
          </m:sup>
        </m:sSup>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5</w:t>
      </w:r>
      <w:r w:rsidR="00162700" w:rsidRPr="00E7326A">
        <w:rPr>
          <w:rFonts w:ascii="Cambria Math" w:hAnsi="Cambria Math"/>
          <w:szCs w:val="24"/>
        </w:rPr>
        <w:fldChar w:fldCharType="end"/>
      </w:r>
    </w:p>
    <w:p w14:paraId="58FCE005" w14:textId="5B0CCF72" w:rsidR="00D22326" w:rsidRPr="00E7326A" w:rsidRDefault="00952953">
      <w:pPr>
        <w:pStyle w:val="Caption"/>
        <w:rPr>
          <w:rFonts w:ascii="Cambria Math" w:hAnsi="Cambria Math"/>
          <w:szCs w:val="24"/>
        </w:rPr>
        <w:pPrChange w:id="45" w:author="Maia Kapur" w:date="2019-05-13T09:18:00Z">
          <w:pPr>
            <w:pStyle w:val="Caption"/>
            <w:spacing w:line="360" w:lineRule="auto"/>
          </w:pPr>
        </w:pPrChange>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r>
                        <w:rPr>
                          <w:rFonts w:ascii="Cambria Math" w:hAnsi="Cambria Math"/>
                          <w:szCs w:val="24"/>
                        </w:rPr>
                        <m:t>= R</m:t>
                      </m:r>
                    </m:e>
                    <m:sub>
                      <m:r>
                        <w:rPr>
                          <w:rFonts w:ascii="Cambria Math" w:hAnsi="Cambria Math"/>
                          <w:szCs w:val="24"/>
                        </w:rPr>
                        <m:t>0</m:t>
                      </m:r>
                    </m:sub>
                  </m:sSub>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i,1</m:t>
                          </m:r>
                        </m:sub>
                      </m:sSub>
                    </m:e>
                  </m:nary>
                  <m:r>
                    <m:rPr>
                      <m:sty m:val="p"/>
                    </m:rPr>
                    <w:rPr>
                      <w:rStyle w:val="CommentReference"/>
                      <w:rFonts w:eastAsiaTheme="minorHAnsi"/>
                      <w:iCs w:val="0"/>
                      <w:spacing w:val="0"/>
                      <w:kern w:val="0"/>
                      <w:lang w:val="en-US"/>
                    </w:rPr>
                    <w:commentReference w:id="46"/>
                  </m:r>
                </m:e>
                <m:e>
                  <m:r>
                    <w:rPr>
                      <w:rFonts w:ascii="Cambria Math" w:hAnsi="Cambria Math"/>
                      <w:szCs w:val="24"/>
                    </w:rPr>
                    <m:t>for y=1</m:t>
                  </m:r>
                </m:e>
              </m:mr>
              <m:mr>
                <m:e>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e>
                  </m:nary>
                </m:e>
                <m:e>
                  <m:r>
                    <w:rPr>
                      <w:rFonts w:ascii="Cambria Math" w:hAnsi="Cambria Math"/>
                      <w:szCs w:val="24"/>
                    </w:rPr>
                    <m:t>for y&gt;1</m:t>
                  </m:r>
                </m:e>
              </m:mr>
            </m:m>
          </m:e>
        </m:d>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6</w:t>
      </w:r>
      <w:r w:rsidR="00162700" w:rsidRPr="00E7326A">
        <w:rPr>
          <w:rFonts w:ascii="Cambria Math" w:hAnsi="Cambria Math"/>
          <w:szCs w:val="24"/>
        </w:rPr>
        <w:fldChar w:fldCharType="end"/>
      </w:r>
    </w:p>
    <w:p w14:paraId="6ACC49BB" w14:textId="06B388D9" w:rsidR="00162700" w:rsidRPr="00E7326A" w:rsidRDefault="00952953">
      <w:pPr>
        <w:pStyle w:val="Caption"/>
        <w:rPr>
          <w:rFonts w:ascii="Cambria Math" w:hAnsi="Cambria Math"/>
          <w:szCs w:val="24"/>
        </w:rPr>
        <w:pPrChange w:id="47" w:author="Maia Kapur" w:date="2019-05-13T09:18:00Z">
          <w:pPr>
            <w:pStyle w:val="Caption"/>
            <w:spacing w:line="360" w:lineRule="auto"/>
          </w:pPr>
        </w:pPrChange>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r>
              <m:rPr>
                <m:sty m:val="p"/>
              </m:rPr>
              <w:rPr>
                <w:rStyle w:val="CommentReference"/>
                <w:rFonts w:eastAsiaTheme="minorHAnsi"/>
                <w:iCs w:val="0"/>
                <w:spacing w:val="0"/>
                <w:kern w:val="0"/>
                <w:lang w:val="en-US"/>
              </w:rPr>
              <w:commentReference w:id="48"/>
            </m:r>
          </m:e>
        </m:func>
      </m:oMath>
      <w:r w:rsidR="00162700" w:rsidRPr="00E7326A">
        <w:rPr>
          <w:rFonts w:ascii="Cambria Math" w:hAnsi="Cambria Math"/>
          <w:szCs w:val="24"/>
        </w:rPr>
        <w:tab/>
      </w:r>
      <w:r w:rsidR="0027343E" w:rsidRPr="00E7326A">
        <w:rPr>
          <w:rFonts w:ascii="Cambria Math" w:hAnsi="Cambria Math"/>
          <w:szCs w:val="24"/>
        </w:rPr>
        <w:tab/>
      </w:r>
      <w:r w:rsidR="003E1032" w:rsidRPr="00E7326A">
        <w:rPr>
          <w:rFonts w:ascii="Cambria Math" w:hAnsi="Cambria Math"/>
          <w:szCs w:val="24"/>
        </w:rPr>
        <w:t xml:space="preserve"> </w:t>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7</w:t>
      </w:r>
      <w:r w:rsidR="00162700" w:rsidRPr="00E7326A">
        <w:rPr>
          <w:rFonts w:ascii="Cambria Math" w:hAnsi="Cambria Math"/>
          <w:szCs w:val="24"/>
        </w:rPr>
        <w:fldChar w:fldCharType="end"/>
      </w:r>
      <m:oMath>
        <m:r>
          <w:rPr>
            <w:rFonts w:ascii="Cambria Math" w:hAnsi="Cambria Math"/>
            <w:szCs w:val="24"/>
          </w:rPr>
          <m:t xml:space="preserve"> </m:t>
        </m:r>
      </m:oMath>
    </w:p>
    <w:p w14:paraId="57EFB4D8" w14:textId="141CDED3" w:rsidR="00A2616C" w:rsidRPr="00E7326A" w:rsidRDefault="00952953">
      <w:pPr>
        <w:pStyle w:val="Caption"/>
        <w:rPr>
          <w:rFonts w:ascii="Cambria Math" w:hAnsi="Cambria Math"/>
          <w:szCs w:val="24"/>
        </w:rPr>
        <w:pPrChange w:id="49" w:author="Maia Kapur" w:date="2019-05-13T09:18:00Z">
          <w:pPr>
            <w:pStyle w:val="Caption"/>
            <w:spacing w:line="360" w:lineRule="auto"/>
          </w:pPr>
        </w:pPrChange>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e>
              <m:sup>
                <m:r>
                  <w:rPr>
                    <w:rFonts w:ascii="Cambria Math" w:hAnsi="Cambria Math"/>
                    <w:szCs w:val="24"/>
                  </w:rPr>
                  <m:t>2</m:t>
                </m:r>
              </m:sup>
            </m:sSup>
          </m:num>
          <m:den>
            <m:r>
              <w:rPr>
                <w:rFonts w:ascii="Cambria Math" w:hAnsi="Cambria Math"/>
                <w:szCs w:val="24"/>
              </w:rPr>
              <m:t>2</m:t>
            </m:r>
          </m:den>
        </m:f>
      </m:oMath>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8</w:t>
      </w:r>
      <w:r w:rsidR="00162700" w:rsidRPr="00E7326A">
        <w:rPr>
          <w:rFonts w:ascii="Cambria Math" w:hAnsi="Cambria Math"/>
          <w:szCs w:val="24"/>
        </w:rPr>
        <w:fldChar w:fldCharType="end"/>
      </w:r>
    </w:p>
    <w:p w14:paraId="62A9F394" w14:textId="065595E2" w:rsidR="00E9779C" w:rsidRPr="004A00CA" w:rsidRDefault="002A37FF">
      <w:pPr>
        <w:pStyle w:val="Heading2"/>
        <w:numPr>
          <w:ilvl w:val="0"/>
          <w:numId w:val="0"/>
        </w:numPr>
        <w:rPr>
          <w:rFonts w:eastAsiaTheme="minorEastAsia"/>
        </w:rPr>
        <w:pPrChange w:id="50" w:author="Maia Kapur" w:date="2019-05-13T09:19:00Z">
          <w:pPr>
            <w:pStyle w:val="Heading1"/>
          </w:pPr>
        </w:pPrChange>
      </w:pPr>
      <w:bookmarkStart w:id="51" w:name="_Ref157361"/>
      <w:r>
        <w:rPr>
          <w:rFonts w:eastAsiaTheme="minorEastAsia"/>
        </w:rPr>
        <w:t xml:space="preserve">A.1.4 </w:t>
      </w:r>
      <w:r w:rsidR="001F239F">
        <w:rPr>
          <w:rFonts w:eastAsiaTheme="minorEastAsia"/>
        </w:rPr>
        <w:t xml:space="preserve">Assigning </w:t>
      </w:r>
      <w:proofErr w:type="spellStart"/>
      <w:r w:rsidR="001F239F">
        <w:rPr>
          <w:rFonts w:eastAsiaTheme="minorEastAsia"/>
        </w:rPr>
        <w:t>Spatio</w:t>
      </w:r>
      <w:proofErr w:type="spellEnd"/>
      <w:r w:rsidR="001F239F">
        <w:rPr>
          <w:rFonts w:eastAsiaTheme="minorEastAsia"/>
        </w:rPr>
        <w:t>-temporal Variation</w:t>
      </w:r>
      <w:bookmarkEnd w:id="51"/>
    </w:p>
    <w:p w14:paraId="4D4A0EF0" w14:textId="1E895A2F" w:rsidR="00E85F98" w:rsidRDefault="00E9779C">
      <w:pPr>
        <w:spacing w:line="240" w:lineRule="auto"/>
        <w:jc w:val="both"/>
        <w:rPr>
          <w:ins w:id="52" w:author="Maia Kapur" w:date="2019-05-13T09:12:00Z"/>
        </w:rPr>
        <w:sectPr w:rsidR="00E85F98" w:rsidSect="00976DBF">
          <w:footerReference w:type="default" r:id="rId11"/>
          <w:pgSz w:w="12240" w:h="15840"/>
          <w:pgMar w:top="1440" w:right="1440" w:bottom="1440" w:left="1440" w:header="720" w:footer="720" w:gutter="0"/>
          <w:lnNumType w:countBy="1" w:restart="continuous"/>
          <w:cols w:space="720"/>
          <w:docGrid w:linePitch="360"/>
        </w:sectPr>
        <w:pPrChange w:id="53" w:author="Maia Kapur" w:date="2019-05-13T09:18:00Z">
          <w:pPr>
            <w:jc w:val="both"/>
          </w:pPr>
        </w:pPrChange>
      </w:pPr>
      <w:r>
        <w:t xml:space="preserve">The simulation testing component required generation of datasets that comprised variation in fish </w:t>
      </w:r>
      <w:del w:id="54" w:author="Maia Kapur" w:date="2019-05-13T10:04:00Z">
        <w:r w:rsidDel="00BA49B6">
          <w:delText>size</w:delText>
        </w:r>
      </w:del>
      <w:ins w:id="55" w:author="Maia Kapur" w:date="2019-05-13T10:04:00Z">
        <w:r w:rsidR="00BA49B6">
          <w:t>length</w:t>
        </w:r>
      </w:ins>
      <w:r>
        <w:t>-at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del w:id="56" w:author="Maia Kapur" w:date="2019-05-13T10:04:00Z">
        <w:r w:rsidR="00900625" w:rsidDel="00BA49B6">
          <w:delText>three</w:delText>
        </w:r>
        <w:r w:rsidR="00CA30EE" w:rsidDel="00BA49B6">
          <w:delText xml:space="preserve"> </w:delText>
        </w:r>
      </w:del>
      <w:ins w:id="57" w:author="Maia Kapur" w:date="2019-05-13T10:04:00Z">
        <w:r w:rsidR="00BA49B6">
          <w:t xml:space="preserve">two </w:t>
        </w:r>
      </w:ins>
      <w:r w:rsidR="00CA30EE">
        <w:t>growth “</w:t>
      </w:r>
      <w:del w:id="58" w:author="Maia Kapur" w:date="2019-05-13T10:04:00Z">
        <w:r w:rsidR="00CA30EE" w:rsidDel="00BA49B6">
          <w:delText>regimes</w:delText>
        </w:r>
      </w:del>
      <w:ins w:id="59" w:author="Maia Kapur" w:date="2019-05-13T10:04:00Z">
        <w:r w:rsidR="00BA49B6">
          <w:t>Regimes</w:t>
        </w:r>
      </w:ins>
      <w:r w:rsidR="00CA30EE">
        <w:t>”</w:t>
      </w:r>
      <w:r w:rsidR="00E01183">
        <w:t xml:space="preserve">. </w:t>
      </w:r>
      <w:del w:id="60" w:author="Maia Kapur" w:date="2019-05-13T10:05:00Z">
        <w:r w:rsidR="00900625" w:rsidDel="00BA49B6">
          <w:delText>Parameters for Regime 1 are similar to Pacific billfish; values for Regimes 2 and 3 were chosen to present either high or low contrast (respectively) in the size at maximum age compared to Regime 1.</w:delText>
        </w:r>
      </w:del>
      <w:ins w:id="61" w:author="Maia Kapur" w:date="2019-05-13T10:05:00Z">
        <w:r w:rsidR="00BA49B6">
          <w:t xml:space="preserve">Our synthetic </w:t>
        </w:r>
      </w:ins>
      <w:ins w:id="62" w:author="Maia Kapur" w:date="2019-05-13T10:08:00Z">
        <w:r w:rsidR="00E85F98">
          <w:t>populations</w:t>
        </w:r>
      </w:ins>
      <w:ins w:id="63" w:author="Maia Kapur" w:date="2019-05-13T10:05:00Z">
        <w:r w:rsidR="00BA49B6">
          <w:t xml:space="preserve"> were designed to mimic the level of variation among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 xml:space="preserve">2 </w:t>
        </w:r>
        <w:r w:rsidR="00BA49B6">
          <w:t xml:space="preserve">in the sablefish dataset, which ranged from 10% to 30% between regions; </w:t>
        </w:r>
        <w:proofErr w:type="gramStart"/>
        <w:r w:rsidR="00BA49B6">
          <w:t xml:space="preserve">we  </w:t>
        </w:r>
      </w:ins>
      <w:ins w:id="64" w:author="Maia Kapur" w:date="2019-05-13T10:06:00Z">
        <w:r w:rsidR="00BA49B6">
          <w:t>used</w:t>
        </w:r>
        <w:proofErr w:type="gramEnd"/>
        <w:r w:rsidR="00BA49B6">
          <w:t xml:space="preserve"> a difference in 20% for each of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2</w:t>
        </w:r>
        <w:r w:rsidR="00BA49B6">
          <w:t xml:space="preserve"> to generate our synthetic population.</w:t>
        </w:r>
      </w:ins>
      <w:r w:rsidR="00900625">
        <w:t xml:space="preserve"> Other parameters were held constant across regimes. Spatial scenarios tested are described in</w:t>
      </w:r>
      <w:ins w:id="65" w:author="Punt, Andre (O&amp;A, Hobart)" w:date="2019-04-22T06:22:00Z">
        <w:r w:rsidR="0085512E">
          <w:t xml:space="preserve"> </w:t>
        </w:r>
      </w:ins>
      <w:del w:id="66" w:author="Punt, Andre (O&amp;A, Hobart)" w:date="2019-04-22T06:22:00Z">
        <w:r w:rsidR="00900625" w:rsidDel="0085512E">
          <w:delText xml:space="preserve"> the main manuscript, </w:delText>
        </w:r>
      </w:del>
      <w:r w:rsidR="00900625">
        <w:t>Table 1</w:t>
      </w:r>
      <w:ins w:id="67" w:author="Punt, Andre (O&amp;A, Hobart)" w:date="2019-04-22T06:22:00Z">
        <w:r w:rsidR="0085512E">
          <w:t xml:space="preserve"> of the main text</w:t>
        </w:r>
      </w:ins>
      <w:r w:rsidR="00900625">
        <w:t xml:space="preserve">. </w:t>
      </w:r>
      <w:del w:id="68" w:author="Maia Kapur" w:date="2019-05-13T10:08:00Z">
        <w:r w:rsidR="00900625" w:rsidDel="00E85F98">
          <w:rPr>
            <w:rFonts w:eastAsiaTheme="minorEastAsia"/>
          </w:rPr>
          <w:delText xml:space="preserve">In all except the final (break-at-edge) and non-spatial scenarios, the latitude and longitude of fish grown under Regime 1 are </w:delText>
        </w:r>
        <w:r w:rsidR="00900625" w:rsidDel="00E85F98">
          <w:delText>sampled independently and at random from a uniform distribution between 0° and 25°; for simulations with spatial variation, fish grown under Regime</w:delText>
        </w:r>
      </w:del>
      <w:del w:id="69" w:author="Maia Kapur" w:date="2019-05-13T10:06:00Z">
        <w:r w:rsidR="00900625" w:rsidDel="00E85F98">
          <w:delText>s</w:delText>
        </w:r>
      </w:del>
      <w:del w:id="70" w:author="Maia Kapur" w:date="2019-05-13T10:08:00Z">
        <w:r w:rsidR="00900625" w:rsidDel="00E85F98">
          <w:delText xml:space="preserve"> 2 </w:delText>
        </w:r>
      </w:del>
      <w:del w:id="71" w:author="Maia Kapur" w:date="2019-05-13T10:06:00Z">
        <w:r w:rsidR="00900625" w:rsidDel="00E85F98">
          <w:delText xml:space="preserve">and 3 </w:delText>
        </w:r>
      </w:del>
      <w:del w:id="72" w:author="Maia Kapur" w:date="2019-05-13T10:08:00Z">
        <w:r w:rsidR="00900625" w:rsidDel="00E85F98">
          <w:delText xml:space="preserve">have </w:delText>
        </w:r>
        <w:r w:rsidR="00900625" w:rsidDel="00E85F98">
          <w:rPr>
            <w:rFonts w:eastAsiaTheme="minorEastAsia"/>
          </w:rPr>
          <w:delText xml:space="preserve">latitude and longitude </w:delText>
        </w:r>
        <w:r w:rsidR="00900625" w:rsidDel="00E85F98">
          <w:delText xml:space="preserve">sampled the same way from 25° to 50°. In the final scenario, fish simulated under life history Regime 1 </w:delText>
        </w:r>
        <w:r w:rsidR="00900625" w:rsidDel="00E85F98">
          <w:rPr>
            <w:rFonts w:eastAsiaTheme="minorEastAsia"/>
          </w:rPr>
          <w:delText xml:space="preserve">are assigned latitudes and longitudes </w:delText>
        </w:r>
        <w:r w:rsidR="00900625" w:rsidDel="00E85F98">
          <w:delText>sampled independently and at random from a uniform distribution from 1° to 49°, and those simulated under Regime 2 have coordinates sampled similarly with both latitude and longitude bounded from 49° to 50°.</w:delText>
        </w:r>
      </w:del>
      <w:ins w:id="73" w:author="Maia Kapur" w:date="2019-05-13T10:07:00Z">
        <w:r w:rsidR="00E85F98">
          <w:rPr>
            <w:rFonts w:eastAsiaTheme="minorEastAsia"/>
          </w:rPr>
          <w:t>To simulate spatial zones, fish locations were sampled from a uniform distribution with boundaries specific to a certain growth Regime. In all except Scenario 4, where the break is located at 49</w:t>
        </w:r>
        <w:r w:rsidR="00E85F98">
          <w:t xml:space="preserve">° </w:t>
        </w:r>
        <w:r w:rsidR="00E85F98">
          <w:rPr>
            <w:rFonts w:eastAsiaTheme="minorEastAsia"/>
          </w:rPr>
          <w:t xml:space="preserve">and non-spatial scenarios, the latitude and longitude of fish grown under Regime 1 were </w:t>
        </w:r>
        <w:r w:rsidR="00E85F98">
          <w:t xml:space="preserve">sampled independently and at random from a uniform distribution between 0° and 25°; for simulations with spatial variation, fish grown under Regime 2 have </w:t>
        </w:r>
        <w:r w:rsidR="00E85F98">
          <w:rPr>
            <w:rFonts w:eastAsiaTheme="minorEastAsia"/>
          </w:rPr>
          <w:t xml:space="preserve">latitude and longitude </w:t>
        </w:r>
        <w:r w:rsidR="00E85F98">
          <w:t xml:space="preserve">sampled uniformly from 25° to 50°. In Scenario 4, fish simulated under life history Regime 1 </w:t>
        </w:r>
        <w:r w:rsidR="00E85F98">
          <w:rPr>
            <w:rFonts w:eastAsiaTheme="minorEastAsia"/>
          </w:rPr>
          <w:t xml:space="preserve">were assigned latitudes and longitudes </w:t>
        </w:r>
        <w:r w:rsidR="00E85F98">
          <w:t xml:space="preserve">sampled independently and at random from a uniform distribution from 1° to 49°, and those simulated under Regime 2 have coordinates sampled similarly with both latitude and longitude ranging from 49° to 50°. </w:t>
        </w:r>
      </w:ins>
    </w:p>
    <w:p w14:paraId="55464E25" w14:textId="516EF24B" w:rsidR="00887F22" w:rsidDel="00855A9D" w:rsidRDefault="00887F22">
      <w:pPr>
        <w:spacing w:line="240" w:lineRule="auto"/>
        <w:jc w:val="both"/>
        <w:rPr>
          <w:del w:id="74" w:author="Maia Kapur" w:date="2019-05-13T09:19:00Z"/>
        </w:rPr>
        <w:sectPr w:rsidR="00887F22" w:rsidDel="00855A9D" w:rsidSect="00976DBF">
          <w:pgSz w:w="12240" w:h="15840"/>
          <w:pgMar w:top="1440" w:right="1440" w:bottom="1440" w:left="1440" w:header="720" w:footer="720" w:gutter="0"/>
          <w:lnNumType w:countBy="1" w:restart="continuous"/>
          <w:cols w:space="720"/>
          <w:docGrid w:linePitch="360"/>
        </w:sectPr>
        <w:pPrChange w:id="75" w:author="Maia Kapur" w:date="2019-05-13T09:18:00Z">
          <w:pPr>
            <w:jc w:val="both"/>
          </w:pPr>
        </w:pPrChange>
      </w:pPr>
    </w:p>
    <w:p w14:paraId="7C66F253" w14:textId="1FF1DF94" w:rsidR="00900625" w:rsidRDefault="00900625">
      <w:pPr>
        <w:spacing w:line="240" w:lineRule="auto"/>
        <w:jc w:val="both"/>
        <w:pPrChange w:id="76" w:author="Maia Kapur" w:date="2019-05-13T09:18:00Z">
          <w:pPr>
            <w:jc w:val="both"/>
          </w:pPr>
        </w:pPrChange>
      </w:pPr>
    </w:p>
    <w:p w14:paraId="23F2198D" w14:textId="77777777" w:rsidR="005A41F0" w:rsidRDefault="005A41F0">
      <w:pPr>
        <w:spacing w:line="240" w:lineRule="auto"/>
        <w:jc w:val="both"/>
        <w:pPrChange w:id="77" w:author="Maia Kapur" w:date="2019-05-13T09:18:00Z">
          <w:pPr>
            <w:jc w:val="both"/>
          </w:pPr>
        </w:pPrChange>
      </w:pPr>
      <w:r>
        <w:rPr>
          <w:noProof/>
          <w:lang w:val="en-AU" w:eastAsia="en-AU"/>
        </w:rPr>
        <w:drawing>
          <wp:inline distT="0" distB="0" distL="0" distR="0" wp14:anchorId="539C272C" wp14:editId="1470F25B">
            <wp:extent cx="5943598" cy="44576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28B845C1" w14:textId="77777777" w:rsidR="005A41F0" w:rsidRDefault="005A41F0">
      <w:pPr>
        <w:spacing w:line="240" w:lineRule="auto"/>
        <w:jc w:val="both"/>
        <w:pPrChange w:id="78" w:author="Maia Kapur" w:date="2019-05-13T09:18:00Z">
          <w:pPr>
            <w:jc w:val="both"/>
          </w:pPr>
        </w:pPrChange>
      </w:pPr>
    </w:p>
    <w:p w14:paraId="49A074EE" w14:textId="3043FC18" w:rsidR="005A41F0" w:rsidRDefault="00F37BDF" w:rsidP="0090493F">
      <w:pPr>
        <w:pStyle w:val="Caption"/>
        <w:jc w:val="both"/>
        <w:sectPr w:rsidR="005A41F0" w:rsidSect="00976DBF">
          <w:pgSz w:w="12240" w:h="15840"/>
          <w:pgMar w:top="1440" w:right="1440" w:bottom="1440" w:left="1440" w:header="720" w:footer="720" w:gutter="0"/>
          <w:lnNumType w:countBy="1" w:restart="continuous"/>
          <w:cols w:space="720"/>
          <w:docGrid w:linePitch="360"/>
        </w:sectPr>
      </w:pPr>
      <w:bookmarkStart w:id="79" w:name="_Ref6556365"/>
      <w:r>
        <w:t>Figure A</w:t>
      </w:r>
      <w:r>
        <w:fldChar w:fldCharType="begin"/>
      </w:r>
      <w:r>
        <w:instrText xml:space="preserve"> SEQ Figure_A \* ARABIC </w:instrText>
      </w:r>
      <w:r>
        <w:fldChar w:fldCharType="separate"/>
      </w:r>
      <w:r w:rsidR="006920A2">
        <w:rPr>
          <w:noProof/>
        </w:rPr>
        <w:t>1</w:t>
      </w:r>
      <w:r>
        <w:fldChar w:fldCharType="end"/>
      </w:r>
      <w:bookmarkEnd w:id="79"/>
      <w:r w:rsidR="000B005F">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pPr>
        <w:pStyle w:val="Caption"/>
        <w:pPrChange w:id="80" w:author="Maia Kapur" w:date="2019-05-13T09:18:00Z">
          <w:pPr>
            <w:pStyle w:val="Caption"/>
            <w:spacing w:line="360" w:lineRule="auto"/>
          </w:pPr>
        </w:pPrChange>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pPr>
              <w:pStyle w:val="Caption"/>
            </w:pPr>
            <w:r>
              <w:t>Module</w:t>
            </w:r>
          </w:p>
        </w:tc>
        <w:tc>
          <w:tcPr>
            <w:tcW w:w="1448" w:type="dxa"/>
          </w:tcPr>
          <w:p w14:paraId="271B7F89" w14:textId="44D8C228" w:rsidR="00041698" w:rsidRDefault="00041698">
            <w:pPr>
              <w:pStyle w:val="Caption"/>
            </w:pPr>
            <w:r>
              <w:t>Parameter</w:t>
            </w:r>
          </w:p>
        </w:tc>
        <w:tc>
          <w:tcPr>
            <w:tcW w:w="3434" w:type="dxa"/>
          </w:tcPr>
          <w:p w14:paraId="64F866EF" w14:textId="737275AE" w:rsidR="00041698" w:rsidRDefault="00041698">
            <w:pPr>
              <w:pStyle w:val="Caption"/>
            </w:pPr>
            <w:r>
              <w:t>Definition</w:t>
            </w:r>
          </w:p>
        </w:tc>
        <w:tc>
          <w:tcPr>
            <w:tcW w:w="2321" w:type="dxa"/>
          </w:tcPr>
          <w:p w14:paraId="2891D98F" w14:textId="5BB4DA9C" w:rsidR="00041698" w:rsidRDefault="00041698">
            <w:pPr>
              <w:pStyle w:val="Caption"/>
            </w:pPr>
            <w:r>
              <w:t>Value</w:t>
            </w:r>
          </w:p>
        </w:tc>
      </w:tr>
      <w:tr w:rsidR="00041698" w14:paraId="120A5760" w14:textId="77777777" w:rsidTr="00041698">
        <w:tc>
          <w:tcPr>
            <w:tcW w:w="2147" w:type="dxa"/>
          </w:tcPr>
          <w:p w14:paraId="757F8E2C" w14:textId="4229A2DF" w:rsidR="00041698" w:rsidRDefault="002E43FF">
            <w:pPr>
              <w:pStyle w:val="Caption"/>
            </w:pPr>
            <w:r>
              <w:t>Growth</w:t>
            </w:r>
          </w:p>
        </w:tc>
        <w:tc>
          <w:tcPr>
            <w:tcW w:w="1448" w:type="dxa"/>
          </w:tcPr>
          <w:p w14:paraId="6F461E8B" w14:textId="62EECE63" w:rsidR="00041698" w:rsidRDefault="00952953">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71CBF266" w:rsidR="00041698" w:rsidRDefault="00041698">
            <w:pPr>
              <w:pStyle w:val="Caption"/>
            </w:pPr>
            <w:del w:id="81" w:author="Maia Kapur" w:date="2019-05-13T10:01:00Z">
              <w:r w:rsidDel="00EE0E9B">
                <w:delText xml:space="preserve">Size </w:delText>
              </w:r>
            </w:del>
            <w:ins w:id="82" w:author="Maia Kapur" w:date="2019-05-13T10:01:00Z">
              <w:r w:rsidR="00EE0E9B">
                <w:t xml:space="preserve">Length </w:t>
              </w:r>
            </w:ins>
            <w:r>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t>(cm)</w:t>
            </w:r>
          </w:p>
        </w:tc>
        <w:tc>
          <w:tcPr>
            <w:tcW w:w="2321" w:type="dxa"/>
          </w:tcPr>
          <w:p w14:paraId="21503E44" w14:textId="6152FCDA" w:rsidR="002E43FF" w:rsidRDefault="002E43FF">
            <w:pPr>
              <w:pStyle w:val="Caption"/>
            </w:pPr>
            <w:r>
              <w:t>62</w:t>
            </w:r>
            <w:del w:id="83" w:author="Maia Kapur" w:date="2019-05-13T09:13:00Z">
              <w:r w:rsidDel="002B773C">
                <w:delText>.7</w:delText>
              </w:r>
            </w:del>
            <w:r>
              <w:t xml:space="preserve"> (Regime</w:t>
            </w:r>
            <w:del w:id="84" w:author="Maia Kapur" w:date="2019-05-13T09:56:00Z">
              <w:r w:rsidR="00514264" w:rsidDel="00D0511B">
                <w:delText>s</w:delText>
              </w:r>
            </w:del>
            <w:r>
              <w:t xml:space="preserve"> 1</w:t>
            </w:r>
            <w:del w:id="85" w:author="Maia Kapur" w:date="2019-05-13T09:56:00Z">
              <w:r w:rsidR="00514264" w:rsidDel="00D0511B">
                <w:delText>, 3</w:delText>
              </w:r>
            </w:del>
            <w:r>
              <w:t>)</w:t>
            </w:r>
          </w:p>
          <w:p w14:paraId="7C883FF3" w14:textId="6BF1D2FE" w:rsidR="00041698" w:rsidRDefault="002E43FF">
            <w:pPr>
              <w:pStyle w:val="Caption"/>
            </w:pPr>
            <w:del w:id="86" w:author="Maia Kapur" w:date="2019-05-13T09:14:00Z">
              <w:r w:rsidDel="002B773C">
                <w:delText xml:space="preserve">50 </w:delText>
              </w:r>
            </w:del>
            <w:ins w:id="87" w:author="Maia Kapur" w:date="2019-05-13T09:14:00Z">
              <w:r w:rsidR="002B773C">
                <w:t xml:space="preserve">74 </w:t>
              </w:r>
            </w:ins>
            <w:r>
              <w:t>(Regime 2)</w:t>
            </w:r>
          </w:p>
        </w:tc>
      </w:tr>
      <w:tr w:rsidR="00FC654D" w14:paraId="58B9506D" w14:textId="77777777" w:rsidTr="00041698">
        <w:tc>
          <w:tcPr>
            <w:tcW w:w="2147" w:type="dxa"/>
          </w:tcPr>
          <w:p w14:paraId="6C1BC99F" w14:textId="6F6180CB" w:rsidR="00FC654D" w:rsidRDefault="00FC654D">
            <w:pPr>
              <w:pStyle w:val="Caption"/>
            </w:pPr>
            <w:r w:rsidRPr="00CA166C">
              <w:t>Growth</w:t>
            </w:r>
          </w:p>
        </w:tc>
        <w:tc>
          <w:tcPr>
            <w:tcW w:w="1448" w:type="dxa"/>
          </w:tcPr>
          <w:p w14:paraId="0112C783" w14:textId="5BAF3B2A" w:rsidR="00FC654D" w:rsidRDefault="00952953">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5D3B52E7" w:rsidR="00FC654D" w:rsidRDefault="00EE0E9B">
            <w:pPr>
              <w:pStyle w:val="Caption"/>
            </w:pPr>
            <w:ins w:id="88" w:author="Maia Kapur" w:date="2019-05-13T10:01:00Z">
              <w:r>
                <w:t xml:space="preserve">Length </w:t>
              </w:r>
            </w:ins>
            <w:del w:id="89" w:author="Maia Kapur" w:date="2019-05-13T10:01:00Z">
              <w:r w:rsidR="00FC654D" w:rsidDel="00EE0E9B">
                <w:delText xml:space="preserve">Size </w:delText>
              </w:r>
            </w:del>
            <w:r w:rsidR="00FC654D">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rsidR="00FC654D">
              <w:t>(cm)</w:t>
            </w:r>
          </w:p>
        </w:tc>
        <w:tc>
          <w:tcPr>
            <w:tcW w:w="2321" w:type="dxa"/>
          </w:tcPr>
          <w:p w14:paraId="460B5A5D" w14:textId="56E1E58F" w:rsidR="00FC654D" w:rsidRDefault="00FC654D">
            <w:pPr>
              <w:pStyle w:val="Caption"/>
            </w:pPr>
            <w:del w:id="90" w:author="Maia Kapur" w:date="2019-05-13T09:14:00Z">
              <w:r w:rsidDel="002B773C">
                <w:delText>216.7</w:delText>
              </w:r>
            </w:del>
            <w:ins w:id="91" w:author="Maia Kapur" w:date="2019-05-13T09:14:00Z">
              <w:r w:rsidR="002B773C">
                <w:t>215</w:t>
              </w:r>
            </w:ins>
            <w:r>
              <w:t xml:space="preserve"> (Regime 1)</w:t>
            </w:r>
          </w:p>
          <w:p w14:paraId="368A4C42" w14:textId="0E9BA3B8" w:rsidR="00FC654D" w:rsidRDefault="00FC654D">
            <w:pPr>
              <w:pStyle w:val="Caption"/>
            </w:pPr>
            <w:del w:id="92" w:author="Maia Kapur" w:date="2019-05-13T09:14:00Z">
              <w:r w:rsidDel="002B773C">
                <w:delText xml:space="preserve">350 </w:delText>
              </w:r>
            </w:del>
            <w:ins w:id="93" w:author="Maia Kapur" w:date="2019-05-13T09:14:00Z">
              <w:r w:rsidR="002B773C">
                <w:t xml:space="preserve">258 </w:t>
              </w:r>
            </w:ins>
            <w:r>
              <w:t>(Regime 2)</w:t>
            </w:r>
          </w:p>
          <w:p w14:paraId="6D07A106" w14:textId="106E6248" w:rsidR="00514264" w:rsidRPr="00514264" w:rsidRDefault="00514264">
            <w:pPr>
              <w:spacing w:line="240" w:lineRule="auto"/>
              <w:rPr>
                <w:lang w:val="en"/>
              </w:rPr>
            </w:pPr>
            <w:del w:id="94" w:author="Maia Kapur" w:date="2019-05-13T09:13:00Z">
              <w:r w:rsidDel="002B773C">
                <w:rPr>
                  <w:lang w:val="en"/>
                </w:rPr>
                <w:delText>248 (Regime 3)</w:delText>
              </w:r>
            </w:del>
          </w:p>
        </w:tc>
      </w:tr>
      <w:tr w:rsidR="00FC654D" w14:paraId="5DE7E828" w14:textId="77777777" w:rsidTr="00041698">
        <w:tc>
          <w:tcPr>
            <w:tcW w:w="2147" w:type="dxa"/>
          </w:tcPr>
          <w:p w14:paraId="1693D70D" w14:textId="0A96E6B5" w:rsidR="00FC654D" w:rsidRDefault="00FC654D">
            <w:pPr>
              <w:pStyle w:val="Caption"/>
            </w:pPr>
            <w:r w:rsidRPr="00CA166C">
              <w:t>Growth</w:t>
            </w:r>
          </w:p>
        </w:tc>
        <w:tc>
          <w:tcPr>
            <w:tcW w:w="1448" w:type="dxa"/>
          </w:tcPr>
          <w:p w14:paraId="40ADBAC1" w14:textId="49C9A701" w:rsidR="00FC654D" w:rsidRDefault="008951FE">
            <w:pPr>
              <w:pStyle w:val="Caption"/>
              <w:jc w:val="center"/>
            </w:pPr>
            <w:commentRangeStart w:id="95"/>
            <w:r>
              <w:t>k</w:t>
            </w:r>
            <w:commentRangeEnd w:id="95"/>
            <w:r w:rsidR="0085512E">
              <w:rPr>
                <w:rStyle w:val="CommentReference"/>
                <w:rFonts w:eastAsiaTheme="minorHAnsi"/>
                <w:iCs w:val="0"/>
                <w:spacing w:val="0"/>
                <w:kern w:val="0"/>
                <w:lang w:val="en-US"/>
              </w:rPr>
              <w:commentReference w:id="95"/>
            </w:r>
          </w:p>
        </w:tc>
        <w:tc>
          <w:tcPr>
            <w:tcW w:w="3434" w:type="dxa"/>
          </w:tcPr>
          <w:p w14:paraId="63E25E52" w14:textId="56B0483E" w:rsidR="00FC654D" w:rsidRDefault="00A878C2">
            <w:pPr>
              <w:pStyle w:val="Caption"/>
            </w:pPr>
            <w:r>
              <w:t xml:space="preserve">Growth </w:t>
            </w:r>
            <w:r w:rsidRPr="00204691">
              <w:t>coefficient</w:t>
            </w:r>
            <w:ins w:id="96" w:author="Maia Kapur" w:date="2019-05-13T10:01:00Z">
              <w:r w:rsidR="00204691" w:rsidRPr="00204691">
                <w:t xml:space="preserve"> </w:t>
              </w:r>
              <w:r w:rsidR="00204691" w:rsidRPr="00204691">
                <w:rPr>
                  <w:rPrChange w:id="97" w:author="Maia Kapur" w:date="2019-05-13T10:01:00Z">
                    <w:rPr>
                      <w:b/>
                    </w:rPr>
                  </w:rPrChange>
                </w:rPr>
                <w:t xml:space="preserve">(years </w:t>
              </w:r>
              <w:r w:rsidR="00204691" w:rsidRPr="00204691">
                <w:rPr>
                  <w:vertAlign w:val="superscript"/>
                  <w:rPrChange w:id="98" w:author="Maia Kapur" w:date="2019-05-13T10:01:00Z">
                    <w:rPr>
                      <w:b/>
                      <w:vertAlign w:val="superscript"/>
                    </w:rPr>
                  </w:rPrChange>
                </w:rPr>
                <w:t>-1</w:t>
              </w:r>
              <w:r w:rsidR="00204691" w:rsidRPr="00204691">
                <w:rPr>
                  <w:rPrChange w:id="99" w:author="Maia Kapur" w:date="2019-05-13T10:01:00Z">
                    <w:rPr>
                      <w:b/>
                    </w:rPr>
                  </w:rPrChange>
                </w:rPr>
                <w:t>)</w:t>
              </w:r>
            </w:ins>
          </w:p>
        </w:tc>
        <w:tc>
          <w:tcPr>
            <w:tcW w:w="2321" w:type="dxa"/>
          </w:tcPr>
          <w:p w14:paraId="1B245080" w14:textId="77777777" w:rsidR="00D5715F" w:rsidRDefault="00FC654D">
            <w:pPr>
              <w:pStyle w:val="Caption"/>
            </w:pPr>
            <w:r>
              <w:t>0.25</w:t>
            </w:r>
            <w:del w:id="100" w:author="Maia Kapur" w:date="2019-05-13T09:13:00Z">
              <w:r w:rsidDel="002B773C">
                <w:delText>8</w:delText>
              </w:r>
            </w:del>
            <w:r>
              <w:t xml:space="preserve"> (Regime 1)</w:t>
            </w:r>
          </w:p>
          <w:p w14:paraId="765AACA7" w14:textId="20769C7B" w:rsidR="00D5715F" w:rsidDel="002B773C" w:rsidRDefault="00FC654D">
            <w:pPr>
              <w:pStyle w:val="Caption"/>
              <w:rPr>
                <w:del w:id="101" w:author="Maia Kapur" w:date="2019-05-13T09:13:00Z"/>
              </w:rPr>
            </w:pPr>
            <w:r>
              <w:t>0.</w:t>
            </w:r>
            <w:ins w:id="102" w:author="Maia Kapur" w:date="2019-05-13T09:13:00Z">
              <w:r w:rsidR="002B773C">
                <w:t>25</w:t>
              </w:r>
            </w:ins>
            <w:del w:id="103" w:author="Maia Kapur" w:date="2019-05-13T09:13:00Z">
              <w:r w:rsidDel="002B773C">
                <w:delText>45</w:delText>
              </w:r>
            </w:del>
            <w:r>
              <w:t xml:space="preserve"> (Regime 2)</w:t>
            </w:r>
          </w:p>
          <w:p w14:paraId="7E495251" w14:textId="3E656EAB" w:rsidR="00AE1859" w:rsidRPr="002E43FF" w:rsidRDefault="00AE1859">
            <w:pPr>
              <w:pStyle w:val="Caption"/>
            </w:pPr>
            <w:del w:id="104" w:author="Maia Kapur" w:date="2019-05-13T09:13:00Z">
              <w:r w:rsidDel="002B773C">
                <w:delText>0.3 (Regime 3)</w:delText>
              </w:r>
            </w:del>
          </w:p>
        </w:tc>
      </w:tr>
      <w:tr w:rsidR="00FC654D" w14:paraId="69CD597C" w14:textId="77777777" w:rsidTr="00041698">
        <w:tc>
          <w:tcPr>
            <w:tcW w:w="2147" w:type="dxa"/>
          </w:tcPr>
          <w:p w14:paraId="2476EBA8" w14:textId="5A1D6413" w:rsidR="00FC654D" w:rsidRDefault="00FC654D">
            <w:pPr>
              <w:pStyle w:val="Caption"/>
            </w:pPr>
            <w:r w:rsidRPr="00CA166C">
              <w:t>Growth</w:t>
            </w:r>
          </w:p>
        </w:tc>
        <w:bookmarkStart w:id="105" w:name="_Hlk5259652"/>
        <w:tc>
          <w:tcPr>
            <w:tcW w:w="1448" w:type="dxa"/>
          </w:tcPr>
          <w:p w14:paraId="013B473B" w14:textId="23F468FF" w:rsidR="00FC654D" w:rsidRDefault="00952953">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105"/>
          </w:p>
        </w:tc>
        <w:tc>
          <w:tcPr>
            <w:tcW w:w="3434" w:type="dxa"/>
          </w:tcPr>
          <w:p w14:paraId="5A284294" w14:textId="0FEE141B"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pPr>
              <w:pStyle w:val="Caption"/>
            </w:pPr>
            <w:r>
              <w:t>0</w:t>
            </w:r>
          </w:p>
        </w:tc>
      </w:tr>
      <w:tr w:rsidR="00FC654D" w14:paraId="55182102" w14:textId="77777777" w:rsidTr="00041698">
        <w:tc>
          <w:tcPr>
            <w:tcW w:w="2147" w:type="dxa"/>
          </w:tcPr>
          <w:p w14:paraId="7DF5E123" w14:textId="34952131" w:rsidR="00FC654D" w:rsidRDefault="00FC654D">
            <w:pPr>
              <w:pStyle w:val="Caption"/>
            </w:pPr>
            <w:r w:rsidRPr="00CA166C">
              <w:t>Growth</w:t>
            </w:r>
          </w:p>
        </w:tc>
        <w:tc>
          <w:tcPr>
            <w:tcW w:w="1448" w:type="dxa"/>
          </w:tcPr>
          <w:p w14:paraId="5CCB04C2" w14:textId="206B4C70" w:rsidR="00FC654D" w:rsidRDefault="00952953">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pPr>
              <w:pStyle w:val="Caption"/>
            </w:pPr>
            <w:r>
              <w:t>15</w:t>
            </w:r>
          </w:p>
        </w:tc>
      </w:tr>
      <w:tr w:rsidR="00FC654D" w14:paraId="7719466A" w14:textId="77777777" w:rsidTr="00041698">
        <w:tc>
          <w:tcPr>
            <w:tcW w:w="2147" w:type="dxa"/>
          </w:tcPr>
          <w:p w14:paraId="5C234F4A" w14:textId="58272B0B" w:rsidR="00FC654D" w:rsidRDefault="00FC654D">
            <w:pPr>
              <w:pStyle w:val="Caption"/>
            </w:pPr>
            <w:r w:rsidRPr="00CA166C">
              <w:t>Growth</w:t>
            </w:r>
          </w:p>
        </w:tc>
        <w:tc>
          <w:tcPr>
            <w:tcW w:w="1448" w:type="dxa"/>
          </w:tcPr>
          <w:p w14:paraId="51A5A3CC" w14:textId="6A457055" w:rsidR="00FC654D" w:rsidRPr="007E1CCD" w:rsidRDefault="00952953">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pPr>
              <w:pStyle w:val="Caption"/>
            </w:pPr>
            <w:r>
              <w:t>Lognormal growth error term</w:t>
            </w:r>
          </w:p>
        </w:tc>
        <w:tc>
          <w:tcPr>
            <w:tcW w:w="2321" w:type="dxa"/>
          </w:tcPr>
          <w:p w14:paraId="6D0F1804" w14:textId="3A8E7984" w:rsidR="00FC654D" w:rsidRDefault="00FC654D">
            <w:pPr>
              <w:pStyle w:val="Caption"/>
            </w:pPr>
            <w:r>
              <w:t>0.025</w:t>
            </w:r>
          </w:p>
        </w:tc>
      </w:tr>
      <w:tr w:rsidR="00FC654D" w14:paraId="580E54D4" w14:textId="77777777" w:rsidTr="00041698">
        <w:tc>
          <w:tcPr>
            <w:tcW w:w="2147" w:type="dxa"/>
          </w:tcPr>
          <w:p w14:paraId="6B13DD81" w14:textId="71AB2174" w:rsidR="00FC654D" w:rsidRDefault="00FC654D">
            <w:pPr>
              <w:pStyle w:val="Caption"/>
            </w:pPr>
            <w:r w:rsidRPr="00CA166C">
              <w:t>Growth</w:t>
            </w:r>
          </w:p>
        </w:tc>
        <w:tc>
          <w:tcPr>
            <w:tcW w:w="1448" w:type="dxa"/>
          </w:tcPr>
          <w:p w14:paraId="74258F01" w14:textId="38D922DB" w:rsidR="00FC654D" w:rsidRPr="00A875F3" w:rsidRDefault="00FC654D">
            <w:pPr>
              <w:pStyle w:val="Caption"/>
              <w:jc w:val="center"/>
              <w:rPr>
                <w:i/>
              </w:rPr>
            </w:pPr>
            <w:r w:rsidRPr="00A875F3">
              <w:rPr>
                <w:i/>
              </w:rPr>
              <w:t>a</w:t>
            </w:r>
          </w:p>
        </w:tc>
        <w:tc>
          <w:tcPr>
            <w:tcW w:w="3434" w:type="dxa"/>
          </w:tcPr>
          <w:p w14:paraId="5FEBFDFE" w14:textId="55B4D474" w:rsidR="00FC654D" w:rsidRDefault="00FC654D">
            <w:pPr>
              <w:pStyle w:val="Caption"/>
            </w:pPr>
            <w:r>
              <w:t>Multiplier of length-weight function</w:t>
            </w:r>
            <w:ins w:id="106" w:author="Maia Kapur" w:date="2019-05-13T09:58:00Z">
              <w:r w:rsidR="0089321B">
                <w:t xml:space="preserve"> (g/cm)</w:t>
              </w:r>
            </w:ins>
          </w:p>
        </w:tc>
        <w:tc>
          <w:tcPr>
            <w:tcW w:w="2321" w:type="dxa"/>
          </w:tcPr>
          <w:p w14:paraId="7B7BD103" w14:textId="5632A0F1" w:rsidR="00FC654D" w:rsidRDefault="00FC654D">
            <w:pPr>
              <w:pStyle w:val="Caption"/>
            </w:pPr>
            <w:r>
              <w:t>1.35e-6</w:t>
            </w:r>
            <w:ins w:id="107" w:author="Maia Kapur" w:date="2019-05-13T09:58:00Z">
              <w:r w:rsidR="0089321B">
                <w:t xml:space="preserve"> </w:t>
              </w:r>
            </w:ins>
          </w:p>
        </w:tc>
      </w:tr>
      <w:tr w:rsidR="00FC654D" w14:paraId="2CBD73EB" w14:textId="77777777" w:rsidTr="00041698">
        <w:tc>
          <w:tcPr>
            <w:tcW w:w="2147" w:type="dxa"/>
          </w:tcPr>
          <w:p w14:paraId="0486BD2F" w14:textId="4D2F64E3" w:rsidR="00FC654D" w:rsidRDefault="00FC654D">
            <w:pPr>
              <w:pStyle w:val="Caption"/>
            </w:pPr>
            <w:r w:rsidRPr="00CA166C">
              <w:t>Growth</w:t>
            </w:r>
          </w:p>
        </w:tc>
        <w:tc>
          <w:tcPr>
            <w:tcW w:w="1448" w:type="dxa"/>
          </w:tcPr>
          <w:p w14:paraId="4014715E" w14:textId="7D1AFD3A" w:rsidR="00FC654D" w:rsidRPr="00A875F3" w:rsidRDefault="00FC654D">
            <w:pPr>
              <w:pStyle w:val="Caption"/>
              <w:jc w:val="center"/>
              <w:rPr>
                <w:i/>
              </w:rPr>
            </w:pPr>
            <w:r w:rsidRPr="00A875F3">
              <w:rPr>
                <w:i/>
              </w:rPr>
              <w:t>b</w:t>
            </w:r>
          </w:p>
        </w:tc>
        <w:tc>
          <w:tcPr>
            <w:tcW w:w="3434" w:type="dxa"/>
          </w:tcPr>
          <w:p w14:paraId="6B4DECF3" w14:textId="44A2C5A3" w:rsidR="00FC654D" w:rsidRDefault="00FC654D">
            <w:pPr>
              <w:pStyle w:val="Caption"/>
            </w:pPr>
            <w:r>
              <w:t>Exponent of length-weight function</w:t>
            </w:r>
          </w:p>
        </w:tc>
        <w:tc>
          <w:tcPr>
            <w:tcW w:w="2321" w:type="dxa"/>
          </w:tcPr>
          <w:p w14:paraId="27882342" w14:textId="7D080468" w:rsidR="00FC654D" w:rsidRDefault="00FC654D">
            <w:pPr>
              <w:pStyle w:val="Caption"/>
            </w:pPr>
            <w:r>
              <w:t>3.</w:t>
            </w:r>
            <w:commentRangeStart w:id="108"/>
            <w:commentRangeStart w:id="109"/>
            <w:r>
              <w:t>427</w:t>
            </w:r>
            <w:commentRangeEnd w:id="108"/>
            <w:r w:rsidR="0085512E">
              <w:rPr>
                <w:rStyle w:val="CommentReference"/>
                <w:rFonts w:eastAsiaTheme="minorHAnsi"/>
                <w:iCs w:val="0"/>
                <w:spacing w:val="0"/>
                <w:kern w:val="0"/>
                <w:lang w:val="en-US"/>
              </w:rPr>
              <w:commentReference w:id="108"/>
            </w:r>
            <w:commentRangeEnd w:id="109"/>
            <w:r w:rsidR="0089321B">
              <w:rPr>
                <w:rStyle w:val="CommentReference"/>
                <w:rFonts w:eastAsiaTheme="minorHAnsi"/>
                <w:iCs w:val="0"/>
                <w:spacing w:val="0"/>
                <w:kern w:val="0"/>
                <w:lang w:val="en-US"/>
              </w:rPr>
              <w:commentReference w:id="109"/>
            </w:r>
          </w:p>
        </w:tc>
      </w:tr>
      <w:tr w:rsidR="00FC654D" w14:paraId="59D8B8DA" w14:textId="77777777" w:rsidTr="00041698">
        <w:tc>
          <w:tcPr>
            <w:tcW w:w="2147" w:type="dxa"/>
          </w:tcPr>
          <w:p w14:paraId="7F30E0EA" w14:textId="79D916F5" w:rsidR="00FC654D" w:rsidRDefault="00FC654D">
            <w:pPr>
              <w:pStyle w:val="Caption"/>
            </w:pPr>
            <w:r w:rsidRPr="003B380D">
              <w:t>Survival</w:t>
            </w:r>
          </w:p>
        </w:tc>
        <w:tc>
          <w:tcPr>
            <w:tcW w:w="1448" w:type="dxa"/>
          </w:tcPr>
          <w:p w14:paraId="11315E7B" w14:textId="478A1F28" w:rsidR="00FC654D" w:rsidRDefault="00FC654D">
            <w:pPr>
              <w:pStyle w:val="Caption"/>
              <w:jc w:val="center"/>
              <w:rPr>
                <w:i/>
              </w:rPr>
            </w:pPr>
            <w:r>
              <w:rPr>
                <w:i/>
              </w:rPr>
              <w:t>M</w:t>
            </w:r>
          </w:p>
        </w:tc>
        <w:tc>
          <w:tcPr>
            <w:tcW w:w="3434" w:type="dxa"/>
          </w:tcPr>
          <w:p w14:paraId="2E0256B2" w14:textId="2CDE63E5" w:rsidR="00FC654D" w:rsidRDefault="00FC654D">
            <w:pPr>
              <w:pStyle w:val="Caption"/>
            </w:pPr>
            <w:r>
              <w:t>Natural mortality</w:t>
            </w:r>
            <w:ins w:id="110" w:author="Punt, Andre (O&amp;A, Hobart)" w:date="2019-04-22T06:23:00Z">
              <w:r w:rsidR="0085512E">
                <w:t xml:space="preserve"> (yr</w:t>
              </w:r>
              <w:r w:rsidR="0085512E" w:rsidRPr="0085512E">
                <w:rPr>
                  <w:vertAlign w:val="superscript"/>
                  <w:rPrChange w:id="111" w:author="Punt, Andre (O&amp;A, Hobart)" w:date="2019-04-22T06:23:00Z">
                    <w:rPr/>
                  </w:rPrChange>
                </w:rPr>
                <w:t>-1</w:t>
              </w:r>
              <w:r w:rsidR="0085512E">
                <w:t>)</w:t>
              </w:r>
            </w:ins>
          </w:p>
        </w:tc>
        <w:tc>
          <w:tcPr>
            <w:tcW w:w="2321" w:type="dxa"/>
          </w:tcPr>
          <w:p w14:paraId="2AC4C57B" w14:textId="5C8E7E2A" w:rsidR="00FC654D" w:rsidRDefault="00FC654D">
            <w:pPr>
              <w:pStyle w:val="Caption"/>
            </w:pPr>
            <w:r>
              <w:t>0.25</w:t>
            </w:r>
          </w:p>
        </w:tc>
      </w:tr>
      <w:tr w:rsidR="00041698" w14:paraId="01013C90" w14:textId="77777777" w:rsidTr="00041698">
        <w:tc>
          <w:tcPr>
            <w:tcW w:w="2147" w:type="dxa"/>
          </w:tcPr>
          <w:p w14:paraId="3D9C3368" w14:textId="1B93CEB9" w:rsidR="00041698" w:rsidRDefault="004E56FA">
            <w:pPr>
              <w:pStyle w:val="Caption"/>
            </w:pPr>
            <w:r>
              <w:t>Recruitment</w:t>
            </w:r>
          </w:p>
        </w:tc>
        <w:tc>
          <w:tcPr>
            <w:tcW w:w="1448" w:type="dxa"/>
          </w:tcPr>
          <w:p w14:paraId="2C6CE7C9" w14:textId="74D90C79" w:rsidR="00041698" w:rsidRPr="00A2616C" w:rsidRDefault="00151783">
            <w:pPr>
              <w:pStyle w:val="Caption"/>
              <w:jc w:val="center"/>
              <w:rPr>
                <w:i/>
              </w:rPr>
            </w:pPr>
            <w:r>
              <w:rPr>
                <w:i/>
              </w:rPr>
              <w:t>r</w:t>
            </w:r>
          </w:p>
        </w:tc>
        <w:tc>
          <w:tcPr>
            <w:tcW w:w="3434" w:type="dxa"/>
          </w:tcPr>
          <w:p w14:paraId="6904DD0A" w14:textId="3301AFB8" w:rsidR="00041698" w:rsidRDefault="00D37AF4">
            <w:pPr>
              <w:pStyle w:val="Caption"/>
            </w:pPr>
            <w:r>
              <w:t>Slope of maturity ogive</w:t>
            </w:r>
          </w:p>
        </w:tc>
        <w:tc>
          <w:tcPr>
            <w:tcW w:w="2321" w:type="dxa"/>
          </w:tcPr>
          <w:p w14:paraId="7AA0AC5C" w14:textId="0A984273" w:rsidR="00041698" w:rsidRDefault="00041698">
            <w:pPr>
              <w:pStyle w:val="Caption"/>
            </w:pPr>
            <w:r>
              <w:t>-0.1034</w:t>
            </w:r>
          </w:p>
        </w:tc>
      </w:tr>
      <w:tr w:rsidR="00FC654D" w14:paraId="601257A0" w14:textId="77777777" w:rsidTr="00041698">
        <w:tc>
          <w:tcPr>
            <w:tcW w:w="2147" w:type="dxa"/>
          </w:tcPr>
          <w:p w14:paraId="088782C5" w14:textId="3B6D1FF9" w:rsidR="00FC654D" w:rsidRDefault="00FC654D">
            <w:pPr>
              <w:pStyle w:val="Caption"/>
            </w:pPr>
            <w:r w:rsidRPr="00C73EFE">
              <w:t>Recruitment</w:t>
            </w:r>
          </w:p>
        </w:tc>
        <w:tc>
          <w:tcPr>
            <w:tcW w:w="1448" w:type="dxa"/>
          </w:tcPr>
          <w:p w14:paraId="51B06315" w14:textId="49C2FF52" w:rsidR="00FC654D" w:rsidRPr="00985465" w:rsidRDefault="00FC654D">
            <w:pPr>
              <w:pStyle w:val="Caption"/>
              <w:jc w:val="center"/>
              <w:rPr>
                <w:i/>
                <w:rPrChange w:id="112" w:author="Maia Kapur" w:date="2019-05-13T10:09:00Z">
                  <w:rPr/>
                </w:rPrChange>
              </w:rPr>
            </w:pPr>
            <w:r w:rsidRPr="00985465">
              <w:rPr>
                <w:i/>
                <w:rPrChange w:id="113" w:author="Maia Kapur" w:date="2019-05-13T10:09:00Z">
                  <w:rPr/>
                </w:rPrChange>
              </w:rPr>
              <w:t>L</w:t>
            </w:r>
            <w:r w:rsidRPr="00985465">
              <w:rPr>
                <w:i/>
                <w:vertAlign w:val="subscript"/>
                <w:rPrChange w:id="114" w:author="Maia Kapur" w:date="2019-05-13T10:09:00Z">
                  <w:rPr>
                    <w:vertAlign w:val="subscript"/>
                  </w:rPr>
                </w:rPrChange>
              </w:rPr>
              <w:t>50</w:t>
            </w:r>
          </w:p>
        </w:tc>
        <w:tc>
          <w:tcPr>
            <w:tcW w:w="3434" w:type="dxa"/>
          </w:tcPr>
          <w:p w14:paraId="76D5FA36" w14:textId="16D10319" w:rsidR="00FC654D" w:rsidRDefault="00FC654D">
            <w:pPr>
              <w:pStyle w:val="Caption"/>
            </w:pPr>
            <w:r>
              <w:t>Length at 50% maturity</w:t>
            </w:r>
            <w:ins w:id="115" w:author="Maia Kapur" w:date="2019-05-13T09:58:00Z">
              <w:r w:rsidR="0089321B">
                <w:t xml:space="preserve"> (cm)</w:t>
              </w:r>
            </w:ins>
          </w:p>
        </w:tc>
        <w:tc>
          <w:tcPr>
            <w:tcW w:w="2321" w:type="dxa"/>
          </w:tcPr>
          <w:p w14:paraId="09ECE4CE" w14:textId="4FB109A5" w:rsidR="00FC654D" w:rsidRDefault="00FC654D">
            <w:pPr>
              <w:pStyle w:val="Caption"/>
            </w:pPr>
            <w:r>
              <w:t>143.68</w:t>
            </w:r>
          </w:p>
        </w:tc>
      </w:tr>
      <w:tr w:rsidR="00FC654D" w14:paraId="3BB7FD56" w14:textId="77777777" w:rsidTr="00041698">
        <w:tc>
          <w:tcPr>
            <w:tcW w:w="2147" w:type="dxa"/>
          </w:tcPr>
          <w:p w14:paraId="0C5C6066" w14:textId="64706667" w:rsidR="00FC654D" w:rsidRDefault="00FC654D">
            <w:pPr>
              <w:pStyle w:val="Caption"/>
            </w:pPr>
            <w:r w:rsidRPr="00C73EFE">
              <w:t>Recruitment</w:t>
            </w:r>
          </w:p>
        </w:tc>
        <w:tc>
          <w:tcPr>
            <w:tcW w:w="1448" w:type="dxa"/>
          </w:tcPr>
          <w:p w14:paraId="4EEAE97E" w14:textId="5C7B6665" w:rsidR="00FC654D" w:rsidRPr="00146783" w:rsidRDefault="00FC654D">
            <w:pPr>
              <w:pStyle w:val="Caption"/>
              <w:jc w:val="center"/>
              <w:rPr>
                <w:i/>
              </w:rPr>
            </w:pPr>
            <w:r>
              <w:rPr>
                <w:i/>
              </w:rPr>
              <w:t>h</w:t>
            </w:r>
          </w:p>
        </w:tc>
        <w:tc>
          <w:tcPr>
            <w:tcW w:w="3434" w:type="dxa"/>
          </w:tcPr>
          <w:p w14:paraId="250C68B5" w14:textId="74FDA2D9" w:rsidR="00FC654D" w:rsidRDefault="00FC654D">
            <w:pPr>
              <w:pStyle w:val="Caption"/>
            </w:pPr>
            <w:r>
              <w:t xml:space="preserve">Steepness of </w:t>
            </w:r>
            <w:proofErr w:type="spellStart"/>
            <w:r>
              <w:t>Beverton</w:t>
            </w:r>
            <w:proofErr w:type="spellEnd"/>
            <w:r>
              <w:t>-Holt SRR</w:t>
            </w:r>
          </w:p>
        </w:tc>
        <w:tc>
          <w:tcPr>
            <w:tcW w:w="2321" w:type="dxa"/>
          </w:tcPr>
          <w:p w14:paraId="6819AABD" w14:textId="4360CECF" w:rsidR="00FC654D" w:rsidRDefault="00FC654D">
            <w:pPr>
              <w:pStyle w:val="Caption"/>
            </w:pPr>
            <w:r>
              <w:t>0.9</w:t>
            </w:r>
          </w:p>
        </w:tc>
      </w:tr>
      <w:tr w:rsidR="00FC654D" w14:paraId="16372E18" w14:textId="77777777" w:rsidTr="00041698">
        <w:tc>
          <w:tcPr>
            <w:tcW w:w="2147" w:type="dxa"/>
          </w:tcPr>
          <w:p w14:paraId="663B0591" w14:textId="47155A2E" w:rsidR="00FC654D" w:rsidRDefault="00FC654D">
            <w:pPr>
              <w:pStyle w:val="Caption"/>
            </w:pPr>
            <w:r w:rsidRPr="00C73EFE">
              <w:t>Recruitment</w:t>
            </w:r>
          </w:p>
        </w:tc>
        <w:tc>
          <w:tcPr>
            <w:tcW w:w="1448" w:type="dxa"/>
          </w:tcPr>
          <w:p w14:paraId="01517B79" w14:textId="53F340AC" w:rsidR="00FC654D" w:rsidRPr="0084401F" w:rsidRDefault="00FC654D">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pPr>
              <w:pStyle w:val="Caption"/>
            </w:pPr>
            <w:r>
              <w:t>Maximum number of recruits per year</w:t>
            </w:r>
          </w:p>
        </w:tc>
        <w:tc>
          <w:tcPr>
            <w:tcW w:w="2321" w:type="dxa"/>
          </w:tcPr>
          <w:p w14:paraId="7EC2E77A" w14:textId="53F0B36B" w:rsidR="00FC654D" w:rsidRDefault="00FC654D">
            <w:pPr>
              <w:pStyle w:val="Caption"/>
            </w:pPr>
            <w:r>
              <w:t>12</w:t>
            </w:r>
          </w:p>
        </w:tc>
      </w:tr>
      <w:tr w:rsidR="00FC654D" w14:paraId="7D5D61EC" w14:textId="77777777" w:rsidTr="00041698">
        <w:tc>
          <w:tcPr>
            <w:tcW w:w="2147" w:type="dxa"/>
          </w:tcPr>
          <w:p w14:paraId="0E0089C3" w14:textId="19316B9B" w:rsidR="00FC654D" w:rsidRDefault="00FC654D">
            <w:pPr>
              <w:pStyle w:val="Caption"/>
            </w:pPr>
            <w:r w:rsidRPr="00C73EFE">
              <w:t>Recruitment</w:t>
            </w:r>
          </w:p>
        </w:tc>
        <w:tc>
          <w:tcPr>
            <w:tcW w:w="1448" w:type="dxa"/>
          </w:tcPr>
          <w:p w14:paraId="45B1C000" w14:textId="02828D27" w:rsidR="00FC654D" w:rsidRPr="00D437F5" w:rsidRDefault="00952953">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pPr>
              <w:pStyle w:val="Caption"/>
            </w:pPr>
            <w:r>
              <w:t>Variation in recruitment</w:t>
            </w:r>
          </w:p>
        </w:tc>
        <w:tc>
          <w:tcPr>
            <w:tcW w:w="2321" w:type="dxa"/>
          </w:tcPr>
          <w:p w14:paraId="0C99A50C" w14:textId="54BF4766" w:rsidR="00FC654D" w:rsidRDefault="00FC654D">
            <w:pPr>
              <w:pStyle w:val="Caption"/>
            </w:pPr>
            <w:r>
              <w:t>0.1</w:t>
            </w:r>
          </w:p>
        </w:tc>
      </w:tr>
    </w:tbl>
    <w:p w14:paraId="5648D89C" w14:textId="5EE5BC74" w:rsidR="00CF36A9" w:rsidRDefault="007B4FD6" w:rsidP="00855A9D">
      <w:pPr>
        <w:pStyle w:val="Caption"/>
      </w:pPr>
      <w:r>
        <w:t>Table A</w:t>
      </w:r>
      <w:r>
        <w:fldChar w:fldCharType="begin"/>
      </w:r>
      <w:r>
        <w:instrText xml:space="preserve"> SEQ Table_A \* ARABIC </w:instrText>
      </w:r>
      <w:r>
        <w:fldChar w:fldCharType="separate"/>
      </w:r>
      <w:r w:rsidR="00D437F5">
        <w:rPr>
          <w:noProof/>
        </w:rPr>
        <w:t>1</w:t>
      </w:r>
      <w:r>
        <w:fldChar w:fldCharType="end"/>
      </w:r>
      <w:r w:rsidR="00041698">
        <w:t xml:space="preserve">. Parameter symbols, definitions and values used in the simulation study. </w:t>
      </w:r>
    </w:p>
    <w:p w14:paraId="7F1E7A4A" w14:textId="77777777" w:rsidR="00D437F5" w:rsidRDefault="00D437F5" w:rsidP="00222845">
      <w:pPr>
        <w:pStyle w:val="Heading1"/>
        <w:spacing w:line="240" w:lineRule="auto"/>
        <w:rPr>
          <w:ins w:id="116" w:author="Maia Kapur" w:date="2019-05-13T09:59:00Z"/>
          <w:lang w:val="en"/>
        </w:rPr>
        <w:sectPr w:rsidR="00D437F5"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6"/>
        <w:gridCol w:w="1102"/>
        <w:gridCol w:w="954"/>
        <w:gridCol w:w="1069"/>
        <w:gridCol w:w="1067"/>
        <w:gridCol w:w="1069"/>
        <w:gridCol w:w="1067"/>
        <w:gridCol w:w="1069"/>
        <w:gridCol w:w="1067"/>
        <w:tblGridChange w:id="117">
          <w:tblGrid>
            <w:gridCol w:w="886"/>
            <w:gridCol w:w="1102"/>
            <w:gridCol w:w="954"/>
            <w:gridCol w:w="1069"/>
            <w:gridCol w:w="1067"/>
            <w:gridCol w:w="1069"/>
            <w:gridCol w:w="1067"/>
            <w:gridCol w:w="1069"/>
            <w:gridCol w:w="1067"/>
          </w:tblGrid>
        </w:tblGridChange>
      </w:tblGrid>
      <w:tr w:rsidR="00952953" w:rsidRPr="00A45FE7" w14:paraId="34F2EA27" w14:textId="77777777" w:rsidTr="004722E8">
        <w:trPr>
          <w:trHeight w:val="9"/>
        </w:trPr>
        <w:tc>
          <w:tcPr>
            <w:tcW w:w="3411" w:type="dxa"/>
            <w:gridSpan w:val="3"/>
          </w:tcPr>
          <w:p w14:paraId="271E0CD3" w14:textId="77777777" w:rsidR="00952953" w:rsidRPr="00A45FE7" w:rsidRDefault="00952953">
            <w:pPr>
              <w:spacing w:line="240" w:lineRule="auto"/>
              <w:rPr>
                <w:b/>
              </w:rPr>
            </w:pPr>
          </w:p>
        </w:tc>
        <w:tc>
          <w:tcPr>
            <w:tcW w:w="2485" w:type="dxa"/>
            <w:gridSpan w:val="2"/>
          </w:tcPr>
          <w:p w14:paraId="69016BB1" w14:textId="149348A9" w:rsidR="00952953" w:rsidRPr="00A45FE7" w:rsidRDefault="00392501">
            <w:pPr>
              <w:spacing w:line="240" w:lineRule="auto"/>
              <w:rPr>
                <w:b/>
              </w:rPr>
            </w:pPr>
            <w:r>
              <w:rPr>
                <w:b/>
              </w:rPr>
              <w:t>Original sample size (average # age six fish = 530)</w:t>
            </w:r>
          </w:p>
        </w:tc>
        <w:tc>
          <w:tcPr>
            <w:tcW w:w="2485" w:type="dxa"/>
            <w:gridSpan w:val="2"/>
          </w:tcPr>
          <w:p w14:paraId="25F54025" w14:textId="5AE4374D" w:rsidR="00952953" w:rsidRPr="00A45FE7" w:rsidRDefault="00952953">
            <w:pPr>
              <w:spacing w:line="240" w:lineRule="auto"/>
              <w:rPr>
                <w:b/>
              </w:rPr>
            </w:pPr>
            <w:r>
              <w:rPr>
                <w:b/>
              </w:rPr>
              <w:t>With sample size halved</w:t>
            </w:r>
          </w:p>
        </w:tc>
        <w:tc>
          <w:tcPr>
            <w:tcW w:w="969" w:type="dxa"/>
            <w:gridSpan w:val="2"/>
          </w:tcPr>
          <w:p w14:paraId="47F59F73" w14:textId="4BB84641" w:rsidR="00952953" w:rsidRPr="00A45FE7" w:rsidRDefault="00952953">
            <w:pPr>
              <w:spacing w:line="240" w:lineRule="auto"/>
              <w:rPr>
                <w:b/>
              </w:rPr>
            </w:pPr>
            <w:r>
              <w:rPr>
                <w:b/>
              </w:rPr>
              <w:t>With sample size reduced by 25%</w:t>
            </w:r>
          </w:p>
        </w:tc>
      </w:tr>
      <w:tr w:rsidR="000B56E4" w:rsidRPr="00A45FE7" w14:paraId="254BD9B5" w14:textId="791A1932" w:rsidTr="000B56E4">
        <w:trPr>
          <w:trHeight w:val="9"/>
        </w:trPr>
        <w:tc>
          <w:tcPr>
            <w:tcW w:w="1023" w:type="dxa"/>
          </w:tcPr>
          <w:p w14:paraId="5FDC8340" w14:textId="77777777" w:rsidR="004722E8" w:rsidRPr="00A45FE7" w:rsidRDefault="004722E8" w:rsidP="000B56E4">
            <w:pPr>
              <w:spacing w:line="240" w:lineRule="auto"/>
              <w:rPr>
                <w:b/>
              </w:rPr>
            </w:pPr>
            <w:r w:rsidRPr="00A45FE7">
              <w:rPr>
                <w:b/>
              </w:rPr>
              <w:t>Scenario Number</w:t>
            </w:r>
          </w:p>
        </w:tc>
        <w:tc>
          <w:tcPr>
            <w:tcW w:w="1283" w:type="dxa"/>
          </w:tcPr>
          <w:p w14:paraId="29A411AE" w14:textId="77777777" w:rsidR="004722E8" w:rsidRPr="00A45FE7" w:rsidRDefault="004722E8" w:rsidP="000B56E4">
            <w:pPr>
              <w:spacing w:line="240" w:lineRule="auto"/>
              <w:rPr>
                <w:b/>
              </w:rPr>
            </w:pPr>
            <w:r w:rsidRPr="00A45FE7">
              <w:rPr>
                <w:b/>
              </w:rPr>
              <w:t>Scenario Description</w:t>
            </w:r>
          </w:p>
        </w:tc>
        <w:tc>
          <w:tcPr>
            <w:tcW w:w="1105" w:type="dxa"/>
          </w:tcPr>
          <w:p w14:paraId="16471B7A" w14:textId="77777777" w:rsidR="004722E8" w:rsidRPr="00A45FE7" w:rsidRDefault="004722E8" w:rsidP="000B56E4">
            <w:pPr>
              <w:spacing w:line="240" w:lineRule="auto"/>
              <w:rPr>
                <w:b/>
              </w:rPr>
            </w:pPr>
            <w:r w:rsidRPr="00A45FE7">
              <w:rPr>
                <w:b/>
              </w:rPr>
              <w:t>True Break Points</w:t>
            </w:r>
          </w:p>
        </w:tc>
        <w:tc>
          <w:tcPr>
            <w:tcW w:w="1244" w:type="dxa"/>
          </w:tcPr>
          <w:p w14:paraId="40F5D3F0" w14:textId="77777777" w:rsidR="004722E8" w:rsidRPr="00A45FE7" w:rsidRDefault="004722E8" w:rsidP="000B56E4">
            <w:pPr>
              <w:spacing w:line="240" w:lineRule="auto"/>
              <w:rPr>
                <w:b/>
              </w:rPr>
            </w:pPr>
            <w:r w:rsidRPr="00A45FE7">
              <w:rPr>
                <w:b/>
              </w:rPr>
              <w:t>Coverage probability for L</w:t>
            </w:r>
            <w:r w:rsidRPr="00A45FE7">
              <w:rPr>
                <w:b/>
                <w:vertAlign w:val="subscript"/>
              </w:rPr>
              <w:t>1,</w:t>
            </w:r>
            <w:r w:rsidRPr="00A45FE7">
              <w:rPr>
                <w:b/>
              </w:rPr>
              <w:t xml:space="preserve"> L</w:t>
            </w:r>
            <w:r w:rsidRPr="00A45FE7">
              <w:rPr>
                <w:b/>
                <w:vertAlign w:val="subscript"/>
              </w:rPr>
              <w:t>2</w:t>
            </w:r>
          </w:p>
        </w:tc>
        <w:tc>
          <w:tcPr>
            <w:tcW w:w="1241" w:type="dxa"/>
          </w:tcPr>
          <w:p w14:paraId="31D07601" w14:textId="77777777" w:rsidR="004722E8" w:rsidRPr="00A45FE7" w:rsidDel="009C2770" w:rsidRDefault="004722E8" w:rsidP="000B56E4">
            <w:pPr>
              <w:spacing w:line="240" w:lineRule="auto"/>
              <w:rPr>
                <w:b/>
              </w:rPr>
            </w:pPr>
            <w:r w:rsidRPr="00A45FE7">
              <w:rPr>
                <w:b/>
              </w:rPr>
              <w:t>Proportion correct latitude, longitude, year</w:t>
            </w:r>
          </w:p>
        </w:tc>
        <w:tc>
          <w:tcPr>
            <w:tcW w:w="1244" w:type="dxa"/>
          </w:tcPr>
          <w:p w14:paraId="06A7166E" w14:textId="5A028727" w:rsidR="004722E8" w:rsidRPr="00A45FE7" w:rsidRDefault="004722E8" w:rsidP="004722E8">
            <w:pPr>
              <w:spacing w:line="240" w:lineRule="auto"/>
              <w:rPr>
                <w:b/>
              </w:rPr>
            </w:pPr>
            <w:r w:rsidRPr="00A45FE7">
              <w:rPr>
                <w:b/>
              </w:rPr>
              <w:t>Coverage probability for L</w:t>
            </w:r>
            <w:r w:rsidRPr="00A45FE7">
              <w:rPr>
                <w:b/>
                <w:vertAlign w:val="subscript"/>
              </w:rPr>
              <w:t>1,</w:t>
            </w:r>
            <w:r w:rsidRPr="00A45FE7">
              <w:rPr>
                <w:b/>
              </w:rPr>
              <w:t xml:space="preserve"> L</w:t>
            </w:r>
            <w:r w:rsidRPr="00A45FE7">
              <w:rPr>
                <w:b/>
                <w:vertAlign w:val="subscript"/>
              </w:rPr>
              <w:t>2</w:t>
            </w:r>
          </w:p>
        </w:tc>
        <w:tc>
          <w:tcPr>
            <w:tcW w:w="1241" w:type="dxa"/>
          </w:tcPr>
          <w:p w14:paraId="250582A7" w14:textId="7D4EE057" w:rsidR="004722E8" w:rsidRPr="00A45FE7" w:rsidRDefault="004722E8" w:rsidP="004722E8">
            <w:pPr>
              <w:spacing w:line="240" w:lineRule="auto"/>
              <w:rPr>
                <w:b/>
              </w:rPr>
            </w:pPr>
            <w:r w:rsidRPr="00A45FE7">
              <w:rPr>
                <w:b/>
              </w:rPr>
              <w:t>Proportion correct latitude, longitude, year</w:t>
            </w:r>
          </w:p>
        </w:tc>
        <w:tc>
          <w:tcPr>
            <w:tcW w:w="550" w:type="dxa"/>
          </w:tcPr>
          <w:p w14:paraId="3F6A539D" w14:textId="55A838FC" w:rsidR="004722E8" w:rsidRPr="00A45FE7" w:rsidRDefault="004722E8" w:rsidP="004722E8">
            <w:pPr>
              <w:spacing w:line="240" w:lineRule="auto"/>
              <w:rPr>
                <w:b/>
              </w:rPr>
            </w:pPr>
            <w:r w:rsidRPr="00A45FE7">
              <w:rPr>
                <w:b/>
              </w:rPr>
              <w:t>Coverage probability for L</w:t>
            </w:r>
            <w:r w:rsidRPr="00A45FE7">
              <w:rPr>
                <w:b/>
                <w:vertAlign w:val="subscript"/>
              </w:rPr>
              <w:t>1,</w:t>
            </w:r>
            <w:r w:rsidRPr="00A45FE7">
              <w:rPr>
                <w:b/>
              </w:rPr>
              <w:t xml:space="preserve"> L</w:t>
            </w:r>
            <w:r w:rsidRPr="00A45FE7">
              <w:rPr>
                <w:b/>
                <w:vertAlign w:val="subscript"/>
              </w:rPr>
              <w:t>2</w:t>
            </w:r>
          </w:p>
        </w:tc>
        <w:tc>
          <w:tcPr>
            <w:tcW w:w="419" w:type="dxa"/>
          </w:tcPr>
          <w:p w14:paraId="79457DA2" w14:textId="3A698670" w:rsidR="004722E8" w:rsidRPr="00A45FE7" w:rsidRDefault="004722E8" w:rsidP="004722E8">
            <w:pPr>
              <w:spacing w:line="240" w:lineRule="auto"/>
              <w:rPr>
                <w:b/>
              </w:rPr>
            </w:pPr>
            <w:r w:rsidRPr="00A45FE7">
              <w:rPr>
                <w:b/>
              </w:rPr>
              <w:t>Proportion correct latitude, longitude, year</w:t>
            </w:r>
          </w:p>
        </w:tc>
      </w:tr>
      <w:tr w:rsidR="00952953" w:rsidRPr="00A45FE7" w14:paraId="7CECF20E" w14:textId="79F1B466" w:rsidTr="000B56E4">
        <w:trPr>
          <w:trHeight w:val="9"/>
        </w:trPr>
        <w:tc>
          <w:tcPr>
            <w:tcW w:w="1023" w:type="dxa"/>
          </w:tcPr>
          <w:p w14:paraId="69EBCA52" w14:textId="77777777" w:rsidR="00952953" w:rsidRPr="00A45FE7" w:rsidRDefault="00952953" w:rsidP="000B56E4">
            <w:pPr>
              <w:spacing w:line="240" w:lineRule="auto"/>
            </w:pPr>
            <w:r w:rsidRPr="00A45FE7">
              <w:t>1</w:t>
            </w:r>
          </w:p>
        </w:tc>
        <w:tc>
          <w:tcPr>
            <w:tcW w:w="1283" w:type="dxa"/>
          </w:tcPr>
          <w:p w14:paraId="15BD9644" w14:textId="77777777" w:rsidR="00952953" w:rsidRPr="00A45FE7" w:rsidRDefault="00952953" w:rsidP="000B56E4">
            <w:pPr>
              <w:spacing w:line="240" w:lineRule="auto"/>
            </w:pPr>
            <w:r w:rsidRPr="00A45FE7">
              <w:t>No spatial breaks</w:t>
            </w:r>
          </w:p>
        </w:tc>
        <w:tc>
          <w:tcPr>
            <w:tcW w:w="1105" w:type="dxa"/>
          </w:tcPr>
          <w:p w14:paraId="253A6674" w14:textId="77777777" w:rsidR="00952953" w:rsidRPr="00A45FE7" w:rsidRDefault="00952953" w:rsidP="000B56E4">
            <w:pPr>
              <w:spacing w:line="240" w:lineRule="auto"/>
            </w:pPr>
            <w:r w:rsidRPr="00A45FE7">
              <w:t>None</w:t>
            </w:r>
          </w:p>
        </w:tc>
        <w:tc>
          <w:tcPr>
            <w:tcW w:w="1244" w:type="dxa"/>
          </w:tcPr>
          <w:p w14:paraId="4C792903" w14:textId="77777777" w:rsidR="00952953" w:rsidRPr="00A45FE7" w:rsidRDefault="00952953" w:rsidP="000B56E4">
            <w:pPr>
              <w:spacing w:line="240" w:lineRule="auto"/>
            </w:pPr>
            <w:r w:rsidRPr="00A45FE7">
              <w:t>0.99, 0.32</w:t>
            </w:r>
          </w:p>
        </w:tc>
        <w:tc>
          <w:tcPr>
            <w:tcW w:w="1241" w:type="dxa"/>
          </w:tcPr>
          <w:p w14:paraId="5F272CC2" w14:textId="77777777" w:rsidR="00952953" w:rsidRPr="00A45FE7" w:rsidRDefault="00952953" w:rsidP="000B56E4">
            <w:pPr>
              <w:spacing w:line="240" w:lineRule="auto"/>
            </w:pPr>
            <w:r w:rsidRPr="00A45FE7">
              <w:t>0.91, 0.84, 0.74</w:t>
            </w:r>
          </w:p>
        </w:tc>
        <w:tc>
          <w:tcPr>
            <w:tcW w:w="1244" w:type="dxa"/>
          </w:tcPr>
          <w:p w14:paraId="4684E5DA" w14:textId="62ADE053" w:rsidR="00952953" w:rsidRPr="00A45FE7" w:rsidRDefault="004722E8">
            <w:pPr>
              <w:spacing w:line="240" w:lineRule="auto"/>
            </w:pPr>
            <w:r>
              <w:t>0.99, 0.34</w:t>
            </w:r>
          </w:p>
        </w:tc>
        <w:tc>
          <w:tcPr>
            <w:tcW w:w="1241" w:type="dxa"/>
          </w:tcPr>
          <w:p w14:paraId="32C3F4B3" w14:textId="6DAA7C98" w:rsidR="00952953" w:rsidRPr="00A45FE7" w:rsidRDefault="004722E8">
            <w:pPr>
              <w:spacing w:line="240" w:lineRule="auto"/>
            </w:pPr>
            <w:r>
              <w:t>0.85, 0.88, 0.77</w:t>
            </w:r>
          </w:p>
        </w:tc>
        <w:tc>
          <w:tcPr>
            <w:tcW w:w="550" w:type="dxa"/>
          </w:tcPr>
          <w:p w14:paraId="14C929A7" w14:textId="4F9C205D" w:rsidR="00952953" w:rsidRPr="00A45FE7" w:rsidRDefault="004722E8">
            <w:pPr>
              <w:spacing w:line="240" w:lineRule="auto"/>
            </w:pPr>
            <w:r>
              <w:t>0.99, 0.34</w:t>
            </w:r>
          </w:p>
        </w:tc>
        <w:tc>
          <w:tcPr>
            <w:tcW w:w="419" w:type="dxa"/>
          </w:tcPr>
          <w:p w14:paraId="48A29355" w14:textId="454507F1" w:rsidR="00952953" w:rsidRPr="00A45FE7" w:rsidRDefault="004722E8">
            <w:pPr>
              <w:spacing w:line="240" w:lineRule="auto"/>
            </w:pPr>
            <w:r>
              <w:t>0.93, 0.93, 0.73</w:t>
            </w:r>
          </w:p>
        </w:tc>
      </w:tr>
      <w:tr w:rsidR="00952953" w:rsidRPr="00A45FE7" w14:paraId="1A561C3D" w14:textId="1FFAFB79" w:rsidTr="000B56E4">
        <w:trPr>
          <w:trHeight w:val="9"/>
        </w:trPr>
        <w:tc>
          <w:tcPr>
            <w:tcW w:w="1023" w:type="dxa"/>
          </w:tcPr>
          <w:p w14:paraId="290EEC49" w14:textId="77777777" w:rsidR="00952953" w:rsidRPr="00A45FE7" w:rsidRDefault="00952953" w:rsidP="000B56E4">
            <w:pPr>
              <w:spacing w:line="240" w:lineRule="auto"/>
            </w:pPr>
            <w:r w:rsidRPr="00A45FE7">
              <w:t>2</w:t>
            </w:r>
          </w:p>
        </w:tc>
        <w:tc>
          <w:tcPr>
            <w:tcW w:w="1283" w:type="dxa"/>
          </w:tcPr>
          <w:p w14:paraId="3C8B8742" w14:textId="77777777" w:rsidR="00952953" w:rsidRPr="00A45FE7" w:rsidRDefault="00952953" w:rsidP="000B56E4">
            <w:pPr>
              <w:spacing w:line="240" w:lineRule="auto"/>
            </w:pPr>
            <w:r w:rsidRPr="00A45FE7">
              <w:t>Single, spatial break in middle of range, with no overlap and strong contrast</w:t>
            </w:r>
          </w:p>
        </w:tc>
        <w:tc>
          <w:tcPr>
            <w:tcW w:w="1105" w:type="dxa"/>
          </w:tcPr>
          <w:p w14:paraId="4FD0C78B" w14:textId="77777777" w:rsidR="00952953" w:rsidRPr="00A45FE7" w:rsidRDefault="00952953" w:rsidP="000B56E4">
            <w:pPr>
              <w:spacing w:line="240" w:lineRule="auto"/>
            </w:pPr>
            <w:r w:rsidRPr="00A45FE7">
              <w:t>25° Latitude and 25° Longitude</w:t>
            </w:r>
          </w:p>
        </w:tc>
        <w:tc>
          <w:tcPr>
            <w:tcW w:w="1244" w:type="dxa"/>
          </w:tcPr>
          <w:p w14:paraId="1783EDCD" w14:textId="77777777" w:rsidR="00952953" w:rsidRPr="00A45FE7" w:rsidRDefault="00952953" w:rsidP="000B56E4">
            <w:pPr>
              <w:spacing w:line="240" w:lineRule="auto"/>
            </w:pPr>
            <w:r w:rsidRPr="00A45FE7">
              <w:t>0.63, 0.25</w:t>
            </w:r>
          </w:p>
        </w:tc>
        <w:tc>
          <w:tcPr>
            <w:tcW w:w="1241" w:type="dxa"/>
          </w:tcPr>
          <w:p w14:paraId="3B467DD5" w14:textId="72EF378A" w:rsidR="00952953" w:rsidRPr="00A45FE7" w:rsidRDefault="00952953" w:rsidP="000B56E4">
            <w:pPr>
              <w:spacing w:line="240" w:lineRule="auto"/>
            </w:pPr>
            <w:r w:rsidRPr="00A45FE7">
              <w:t>0.5, 0.3, 0.89</w:t>
            </w:r>
          </w:p>
        </w:tc>
        <w:tc>
          <w:tcPr>
            <w:tcW w:w="1244" w:type="dxa"/>
          </w:tcPr>
          <w:p w14:paraId="14C0D1CC" w14:textId="1B0527A9" w:rsidR="00952953" w:rsidRPr="00A45FE7" w:rsidRDefault="004722E8">
            <w:pPr>
              <w:spacing w:line="240" w:lineRule="auto"/>
            </w:pPr>
            <w:r>
              <w:t>0.71, 0.24</w:t>
            </w:r>
          </w:p>
        </w:tc>
        <w:tc>
          <w:tcPr>
            <w:tcW w:w="1241" w:type="dxa"/>
          </w:tcPr>
          <w:p w14:paraId="6D40FBC9" w14:textId="23D9E1F0" w:rsidR="00952953" w:rsidRPr="00A45FE7" w:rsidRDefault="004722E8">
            <w:pPr>
              <w:spacing w:line="240" w:lineRule="auto"/>
            </w:pPr>
            <w:r>
              <w:t>0.25, 0.2, 0.85</w:t>
            </w:r>
          </w:p>
        </w:tc>
        <w:tc>
          <w:tcPr>
            <w:tcW w:w="550" w:type="dxa"/>
          </w:tcPr>
          <w:p w14:paraId="7F8789DE" w14:textId="3EF18BC4" w:rsidR="00952953" w:rsidRPr="00A45FE7" w:rsidRDefault="004722E8">
            <w:pPr>
              <w:spacing w:line="240" w:lineRule="auto"/>
            </w:pPr>
            <w:r>
              <w:t>0.68, 0.27</w:t>
            </w:r>
          </w:p>
        </w:tc>
        <w:tc>
          <w:tcPr>
            <w:tcW w:w="419" w:type="dxa"/>
          </w:tcPr>
          <w:p w14:paraId="7A8E1164" w14:textId="4B94DA0A" w:rsidR="00952953" w:rsidRPr="00A45FE7" w:rsidRDefault="004722E8">
            <w:pPr>
              <w:spacing w:line="240" w:lineRule="auto"/>
            </w:pPr>
            <w:r>
              <w:t>0.4, 0.32, 0.86</w:t>
            </w:r>
          </w:p>
        </w:tc>
      </w:tr>
      <w:tr w:rsidR="00952953" w:rsidRPr="00A45FE7" w14:paraId="06BB36DA" w14:textId="373E31A0" w:rsidTr="000B56E4">
        <w:trPr>
          <w:trHeight w:val="9"/>
        </w:trPr>
        <w:tc>
          <w:tcPr>
            <w:tcW w:w="1023" w:type="dxa"/>
          </w:tcPr>
          <w:p w14:paraId="74860B0D" w14:textId="77777777" w:rsidR="00952953" w:rsidRPr="00A45FE7" w:rsidRDefault="00952953" w:rsidP="000B56E4">
            <w:pPr>
              <w:spacing w:line="240" w:lineRule="auto"/>
            </w:pPr>
            <w:r w:rsidRPr="00A45FE7">
              <w:t>3</w:t>
            </w:r>
          </w:p>
        </w:tc>
        <w:tc>
          <w:tcPr>
            <w:tcW w:w="1283" w:type="dxa"/>
          </w:tcPr>
          <w:p w14:paraId="5562E915" w14:textId="76569A36" w:rsidR="00952953" w:rsidRPr="00A45FE7" w:rsidRDefault="004722E8" w:rsidP="000B56E4">
            <w:pPr>
              <w:spacing w:line="240" w:lineRule="auto"/>
            </w:pPr>
            <w:r>
              <w:t>Some overlap between regions</w:t>
            </w:r>
          </w:p>
        </w:tc>
        <w:tc>
          <w:tcPr>
            <w:tcW w:w="1105" w:type="dxa"/>
          </w:tcPr>
          <w:p w14:paraId="4E94B21B" w14:textId="77777777" w:rsidR="00952953" w:rsidRPr="00A45FE7" w:rsidRDefault="00952953" w:rsidP="000B56E4">
            <w:pPr>
              <w:spacing w:line="240" w:lineRule="auto"/>
            </w:pPr>
            <w:r w:rsidRPr="00A45FE7">
              <w:t>Between 20° and 25° Latitude</w:t>
            </w:r>
          </w:p>
        </w:tc>
        <w:tc>
          <w:tcPr>
            <w:tcW w:w="1244" w:type="dxa"/>
          </w:tcPr>
          <w:p w14:paraId="398189BB" w14:textId="77777777" w:rsidR="00952953" w:rsidRPr="00A45FE7" w:rsidRDefault="00952953" w:rsidP="000B56E4">
            <w:pPr>
              <w:spacing w:line="240" w:lineRule="auto"/>
            </w:pPr>
            <w:r w:rsidRPr="00A45FE7">
              <w:t>0.32, 0.19</w:t>
            </w:r>
          </w:p>
        </w:tc>
        <w:tc>
          <w:tcPr>
            <w:tcW w:w="1241" w:type="dxa"/>
          </w:tcPr>
          <w:p w14:paraId="398D8F32" w14:textId="77777777" w:rsidR="00952953" w:rsidRPr="00A45FE7" w:rsidRDefault="00952953" w:rsidP="000B56E4">
            <w:pPr>
              <w:spacing w:line="240" w:lineRule="auto"/>
            </w:pPr>
            <w:r w:rsidRPr="00A45FE7">
              <w:t>0.92, 0.91, 0.89</w:t>
            </w:r>
          </w:p>
        </w:tc>
        <w:tc>
          <w:tcPr>
            <w:tcW w:w="1244" w:type="dxa"/>
          </w:tcPr>
          <w:p w14:paraId="796BC5F0" w14:textId="79EB2BBE" w:rsidR="00952953" w:rsidRPr="00A45FE7" w:rsidRDefault="004722E8">
            <w:pPr>
              <w:spacing w:line="240" w:lineRule="auto"/>
            </w:pPr>
            <w:r>
              <w:t>0.36, 0.21</w:t>
            </w:r>
          </w:p>
        </w:tc>
        <w:tc>
          <w:tcPr>
            <w:tcW w:w="1241" w:type="dxa"/>
          </w:tcPr>
          <w:p w14:paraId="65A53E5A" w14:textId="10E583D0" w:rsidR="00952953" w:rsidRPr="00A45FE7" w:rsidRDefault="004722E8">
            <w:pPr>
              <w:spacing w:line="240" w:lineRule="auto"/>
            </w:pPr>
            <w:r>
              <w:t>0.77, 0.75, 0.83</w:t>
            </w:r>
          </w:p>
        </w:tc>
        <w:tc>
          <w:tcPr>
            <w:tcW w:w="550" w:type="dxa"/>
          </w:tcPr>
          <w:p w14:paraId="3ED52246" w14:textId="07D551CA" w:rsidR="00952953" w:rsidRPr="00A45FE7" w:rsidRDefault="004722E8">
            <w:pPr>
              <w:spacing w:line="240" w:lineRule="auto"/>
            </w:pPr>
            <w:r>
              <w:t>0.33, 0.18</w:t>
            </w:r>
          </w:p>
        </w:tc>
        <w:tc>
          <w:tcPr>
            <w:tcW w:w="419" w:type="dxa"/>
          </w:tcPr>
          <w:p w14:paraId="68028A2F" w14:textId="5C73F31A" w:rsidR="00952953" w:rsidRPr="00A45FE7" w:rsidRDefault="004722E8">
            <w:pPr>
              <w:spacing w:line="240" w:lineRule="auto"/>
            </w:pPr>
            <w:r>
              <w:t>0.88, 0.88, 0.83</w:t>
            </w:r>
          </w:p>
        </w:tc>
      </w:tr>
      <w:tr w:rsidR="00952953" w:rsidRPr="00A45FE7" w14:paraId="773AAFEF" w14:textId="447C1CB8" w:rsidTr="000B56E4">
        <w:trPr>
          <w:trHeight w:val="9"/>
        </w:trPr>
        <w:tc>
          <w:tcPr>
            <w:tcW w:w="1023" w:type="dxa"/>
          </w:tcPr>
          <w:p w14:paraId="5733F9D3" w14:textId="77777777" w:rsidR="00952953" w:rsidRPr="00A45FE7" w:rsidRDefault="00952953" w:rsidP="000B56E4">
            <w:pPr>
              <w:spacing w:line="240" w:lineRule="auto"/>
            </w:pPr>
            <w:r w:rsidRPr="00A45FE7">
              <w:t>4</w:t>
            </w:r>
          </w:p>
        </w:tc>
        <w:tc>
          <w:tcPr>
            <w:tcW w:w="1283" w:type="dxa"/>
          </w:tcPr>
          <w:p w14:paraId="0003E913" w14:textId="77777777" w:rsidR="00952953" w:rsidRPr="00A45FE7" w:rsidRDefault="00952953" w:rsidP="000B56E4">
            <w:pPr>
              <w:spacing w:line="240" w:lineRule="auto"/>
            </w:pPr>
            <w:r w:rsidRPr="00A45FE7">
              <w:t xml:space="preserve">Single spatial break at edge of range with no overlap </w:t>
            </w:r>
          </w:p>
        </w:tc>
        <w:tc>
          <w:tcPr>
            <w:tcW w:w="1105" w:type="dxa"/>
          </w:tcPr>
          <w:p w14:paraId="31113414" w14:textId="77777777" w:rsidR="00952953" w:rsidRPr="00A45FE7" w:rsidRDefault="00952953" w:rsidP="000B56E4">
            <w:pPr>
              <w:spacing w:line="240" w:lineRule="auto"/>
            </w:pPr>
            <w:r w:rsidRPr="00A45FE7">
              <w:t>49° Latitude</w:t>
            </w:r>
          </w:p>
          <w:p w14:paraId="7C07A341" w14:textId="77777777" w:rsidR="00952953" w:rsidRPr="00A45FE7" w:rsidRDefault="00952953" w:rsidP="000B56E4">
            <w:pPr>
              <w:spacing w:line="240" w:lineRule="auto"/>
            </w:pPr>
          </w:p>
        </w:tc>
        <w:tc>
          <w:tcPr>
            <w:tcW w:w="1244" w:type="dxa"/>
          </w:tcPr>
          <w:p w14:paraId="4C0EE0EC" w14:textId="77777777" w:rsidR="00952953" w:rsidRPr="00A45FE7" w:rsidRDefault="00952953" w:rsidP="000B56E4">
            <w:pPr>
              <w:spacing w:line="240" w:lineRule="auto"/>
            </w:pPr>
            <w:r w:rsidRPr="00A45FE7">
              <w:t>0.09, 0.05</w:t>
            </w:r>
          </w:p>
        </w:tc>
        <w:tc>
          <w:tcPr>
            <w:tcW w:w="1241" w:type="dxa"/>
          </w:tcPr>
          <w:p w14:paraId="71D799F8" w14:textId="77777777" w:rsidR="00952953" w:rsidRPr="00A45FE7" w:rsidRDefault="00952953" w:rsidP="000B56E4">
            <w:pPr>
              <w:spacing w:line="240" w:lineRule="auto"/>
            </w:pPr>
            <w:r w:rsidRPr="00A45FE7">
              <w:t>0.04, 0.04, 0.86</w:t>
            </w:r>
          </w:p>
        </w:tc>
        <w:tc>
          <w:tcPr>
            <w:tcW w:w="1244" w:type="dxa"/>
          </w:tcPr>
          <w:p w14:paraId="22282FDF" w14:textId="1163820B" w:rsidR="00952953" w:rsidRPr="00A45FE7" w:rsidRDefault="004722E8">
            <w:pPr>
              <w:spacing w:line="240" w:lineRule="auto"/>
            </w:pPr>
            <w:r>
              <w:t>0.05, 0.03</w:t>
            </w:r>
          </w:p>
        </w:tc>
        <w:tc>
          <w:tcPr>
            <w:tcW w:w="1241" w:type="dxa"/>
          </w:tcPr>
          <w:p w14:paraId="6C4AC1D1" w14:textId="200CBFE0" w:rsidR="00952953" w:rsidRPr="00A45FE7" w:rsidRDefault="004722E8">
            <w:pPr>
              <w:spacing w:line="240" w:lineRule="auto"/>
            </w:pPr>
            <w:r>
              <w:t>0, 0.04, 0.91</w:t>
            </w:r>
          </w:p>
        </w:tc>
        <w:tc>
          <w:tcPr>
            <w:tcW w:w="550" w:type="dxa"/>
          </w:tcPr>
          <w:p w14:paraId="7712D40E" w14:textId="053C1093" w:rsidR="00952953" w:rsidRPr="00A45FE7" w:rsidRDefault="004722E8">
            <w:pPr>
              <w:spacing w:line="240" w:lineRule="auto"/>
            </w:pPr>
            <w:r>
              <w:t>0.13, 0.06</w:t>
            </w:r>
          </w:p>
        </w:tc>
        <w:tc>
          <w:tcPr>
            <w:tcW w:w="419" w:type="dxa"/>
          </w:tcPr>
          <w:p w14:paraId="68668B0B" w14:textId="120BA580" w:rsidR="00952953" w:rsidRPr="00A45FE7" w:rsidRDefault="004722E8">
            <w:pPr>
              <w:spacing w:line="240" w:lineRule="auto"/>
            </w:pPr>
            <w:r>
              <w:t>0.1, 0.02, 0.8</w:t>
            </w:r>
          </w:p>
        </w:tc>
      </w:tr>
      <w:tr w:rsidR="00952953" w:rsidRPr="00A45FE7" w14:paraId="0648F431" w14:textId="40F11AC9" w:rsidTr="000B56E4">
        <w:trPr>
          <w:trHeight w:val="9"/>
        </w:trPr>
        <w:tc>
          <w:tcPr>
            <w:tcW w:w="1023" w:type="dxa"/>
          </w:tcPr>
          <w:p w14:paraId="217C52F2" w14:textId="77777777" w:rsidR="00952953" w:rsidRPr="00A45FE7" w:rsidRDefault="00952953" w:rsidP="000B56E4">
            <w:pPr>
              <w:spacing w:line="240" w:lineRule="auto"/>
            </w:pPr>
            <w:r w:rsidRPr="00A45FE7">
              <w:t>5</w:t>
            </w:r>
          </w:p>
        </w:tc>
        <w:tc>
          <w:tcPr>
            <w:tcW w:w="1283" w:type="dxa"/>
          </w:tcPr>
          <w:p w14:paraId="3986CFC7" w14:textId="77777777" w:rsidR="00952953" w:rsidRPr="00A45FE7" w:rsidRDefault="00952953" w:rsidP="000B56E4">
            <w:pPr>
              <w:spacing w:line="240" w:lineRule="auto"/>
            </w:pPr>
            <w:r w:rsidRPr="00A45FE7">
              <w:t>Single temporal break at year 50 (of 100); no spatial variability</w:t>
            </w:r>
          </w:p>
        </w:tc>
        <w:tc>
          <w:tcPr>
            <w:tcW w:w="1105" w:type="dxa"/>
          </w:tcPr>
          <w:p w14:paraId="03DDD22C" w14:textId="77777777" w:rsidR="00952953" w:rsidRPr="00A45FE7" w:rsidRDefault="00952953" w:rsidP="000B56E4">
            <w:pPr>
              <w:spacing w:line="240" w:lineRule="auto"/>
            </w:pPr>
            <w:r w:rsidRPr="00A45FE7">
              <w:t xml:space="preserve">None for latitude or longitude; all fish under Regime 1 from years 0 to 49 and </w:t>
            </w:r>
            <w:r w:rsidRPr="00A45FE7">
              <w:lastRenderedPageBreak/>
              <w:t>Regime 2 thereafter</w:t>
            </w:r>
          </w:p>
        </w:tc>
        <w:tc>
          <w:tcPr>
            <w:tcW w:w="1244" w:type="dxa"/>
          </w:tcPr>
          <w:p w14:paraId="6FD4A365" w14:textId="77777777" w:rsidR="00952953" w:rsidRPr="00A45FE7" w:rsidRDefault="00952953" w:rsidP="000B56E4">
            <w:pPr>
              <w:spacing w:line="240" w:lineRule="auto"/>
            </w:pPr>
            <w:r w:rsidRPr="00A45FE7">
              <w:lastRenderedPageBreak/>
              <w:t>0.81, 0.36</w:t>
            </w:r>
          </w:p>
        </w:tc>
        <w:tc>
          <w:tcPr>
            <w:tcW w:w="1241" w:type="dxa"/>
          </w:tcPr>
          <w:p w14:paraId="4B8D497C" w14:textId="77777777" w:rsidR="00952953" w:rsidRPr="00A45FE7" w:rsidRDefault="00952953" w:rsidP="000B56E4">
            <w:pPr>
              <w:spacing w:line="240" w:lineRule="auto"/>
            </w:pPr>
            <w:r w:rsidRPr="00A45FE7">
              <w:t>0.93, 0.94, 0.56</w:t>
            </w:r>
          </w:p>
        </w:tc>
        <w:tc>
          <w:tcPr>
            <w:tcW w:w="1244" w:type="dxa"/>
          </w:tcPr>
          <w:p w14:paraId="21E6563C" w14:textId="03A0F38C" w:rsidR="004722E8" w:rsidRDefault="004722E8">
            <w:pPr>
              <w:spacing w:line="240" w:lineRule="auto"/>
            </w:pPr>
            <w:r>
              <w:t>0.75,</w:t>
            </w:r>
          </w:p>
          <w:p w14:paraId="60A8792D" w14:textId="7A40C584" w:rsidR="004722E8" w:rsidRPr="00A45FE7" w:rsidRDefault="004722E8">
            <w:pPr>
              <w:spacing w:line="240" w:lineRule="auto"/>
            </w:pPr>
            <w:r>
              <w:t>0.38</w:t>
            </w:r>
          </w:p>
        </w:tc>
        <w:tc>
          <w:tcPr>
            <w:tcW w:w="1241" w:type="dxa"/>
          </w:tcPr>
          <w:p w14:paraId="44695807" w14:textId="66DB1648" w:rsidR="00952953" w:rsidRPr="00A45FE7" w:rsidRDefault="004722E8">
            <w:pPr>
              <w:spacing w:line="240" w:lineRule="auto"/>
            </w:pPr>
            <w:r>
              <w:t>0.94, 0.97, 0.36</w:t>
            </w:r>
            <w:bookmarkStart w:id="118" w:name="_GoBack"/>
            <w:bookmarkEnd w:id="118"/>
          </w:p>
        </w:tc>
        <w:tc>
          <w:tcPr>
            <w:tcW w:w="550" w:type="dxa"/>
          </w:tcPr>
          <w:p w14:paraId="3B3DACBC" w14:textId="19AFA48A" w:rsidR="00952953" w:rsidRPr="00A45FE7" w:rsidRDefault="004722E8">
            <w:pPr>
              <w:spacing w:line="240" w:lineRule="auto"/>
            </w:pPr>
            <w:r>
              <w:t>0.81, 0.35</w:t>
            </w:r>
          </w:p>
        </w:tc>
        <w:tc>
          <w:tcPr>
            <w:tcW w:w="419" w:type="dxa"/>
          </w:tcPr>
          <w:p w14:paraId="7C9D592C" w14:textId="3E17A665" w:rsidR="00952953" w:rsidRPr="00A45FE7" w:rsidRDefault="004722E8">
            <w:pPr>
              <w:spacing w:line="240" w:lineRule="auto"/>
            </w:pPr>
            <w:r>
              <w:t>0.94, 0.92, 0.49</w:t>
            </w:r>
          </w:p>
        </w:tc>
      </w:tr>
    </w:tbl>
    <w:p w14:paraId="422AD68E" w14:textId="7C297DF5" w:rsidR="00855A9D" w:rsidRDefault="00D437F5" w:rsidP="000B56E4">
      <w:pPr>
        <w:pStyle w:val="Caption"/>
        <w:rPr>
          <w:ins w:id="119" w:author="Maia Kapur" w:date="2019-05-13T09:18:00Z"/>
          <w:i/>
          <w:iCs w:val="0"/>
        </w:rPr>
        <w:sectPr w:rsidR="00855A9D" w:rsidSect="00976DBF">
          <w:pgSz w:w="12240" w:h="15840"/>
          <w:pgMar w:top="1440" w:right="1440" w:bottom="1440" w:left="1440" w:header="720" w:footer="720" w:gutter="0"/>
          <w:lnNumType w:countBy="1" w:restart="continuous"/>
          <w:cols w:space="720"/>
          <w:docGrid w:linePitch="360"/>
        </w:sectPr>
      </w:pPr>
      <w:ins w:id="120" w:author="Maia Kapur" w:date="2019-05-13T09:59:00Z">
        <w:r>
          <w:t>Table A</w:t>
        </w:r>
        <w:r>
          <w:fldChar w:fldCharType="begin"/>
        </w:r>
        <w:r>
          <w:instrText xml:space="preserve"> SEQ Table_A \* ARABIC </w:instrText>
        </w:r>
      </w:ins>
      <w:r>
        <w:fldChar w:fldCharType="separate"/>
      </w:r>
      <w:ins w:id="121" w:author="Maia Kapur" w:date="2019-05-13T09:59:00Z">
        <w:r>
          <w:rPr>
            <w:noProof/>
          </w:rPr>
          <w:t>2</w:t>
        </w:r>
        <w:r>
          <w:fldChar w:fldCharType="end"/>
        </w:r>
      </w:ins>
      <w:ins w:id="122" w:author="Maia Kapur" w:date="2019-05-13T11:47:00Z">
        <w:r w:rsidR="00920B04">
          <w:t>.</w:t>
        </w:r>
      </w:ins>
      <w:ins w:id="123" w:author="Maia Kapur" w:date="2019-05-13T10:00:00Z">
        <w:r>
          <w:t xml:space="preserve"> Summary of true break points,</w:t>
        </w:r>
        <w:r w:rsidRPr="009E0898">
          <w:t xml:space="preserve"> </w:t>
        </w:r>
        <w:r>
          <w:t>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ins>
    </w:p>
    <w:p w14:paraId="55DEAE97" w14:textId="3C74E27B" w:rsidR="001F239F" w:rsidRDefault="00855A9D" w:rsidP="00222845">
      <w:pPr>
        <w:pStyle w:val="Heading1"/>
        <w:spacing w:line="240" w:lineRule="auto"/>
        <w:rPr>
          <w:ins w:id="124" w:author="Maia Kapur" w:date="2019-05-13T10:00:00Z"/>
        </w:rPr>
      </w:pPr>
      <w:ins w:id="125" w:author="Maia Kapur" w:date="2019-05-13T09:18:00Z">
        <w:r>
          <w:rPr>
            <w:lang w:val="en"/>
          </w:rPr>
          <w:lastRenderedPageBreak/>
          <w:t>A.2</w:t>
        </w:r>
      </w:ins>
      <w:r w:rsidR="006F0B3F">
        <w:t xml:space="preserve"> – Additional </w:t>
      </w:r>
      <w:ins w:id="126" w:author="Maia Kapur" w:date="2019-05-13T09:19:00Z">
        <w:r>
          <w:t xml:space="preserve">tables and figures </w:t>
        </w:r>
      </w:ins>
      <w:r w:rsidR="006F0B3F">
        <w:t>from the GAM-based analysis of sablefish size at age.</w:t>
      </w:r>
    </w:p>
    <w:p w14:paraId="3A14F369" w14:textId="77777777" w:rsidR="009C23E1" w:rsidRPr="00CE63AF" w:rsidRDefault="009C23E1">
      <w:pPr>
        <w:rPr>
          <w:ins w:id="127" w:author="Maia Kapur" w:date="2019-05-13T09:19:00Z"/>
        </w:rPr>
        <w:pPrChange w:id="128" w:author="Maia Kapur" w:date="2019-05-13T10:00:00Z">
          <w:pPr>
            <w:pStyle w:val="Heading1"/>
            <w:spacing w:line="240" w:lineRule="auto"/>
          </w:pPr>
        </w:pPrChange>
      </w:pPr>
    </w:p>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29" w:author="Maia Kapur" w:date="2019-05-13T09:20:00Z">
          <w:tblPr>
            <w:tblW w:w="2880" w:type="dxa"/>
            <w:tblLook w:val="04A0" w:firstRow="1" w:lastRow="0" w:firstColumn="1" w:lastColumn="0" w:noHBand="0" w:noVBand="1"/>
          </w:tblPr>
        </w:tblPrChange>
      </w:tblPr>
      <w:tblGrid>
        <w:gridCol w:w="960"/>
        <w:gridCol w:w="960"/>
        <w:gridCol w:w="960"/>
        <w:tblGridChange w:id="130">
          <w:tblGrid>
            <w:gridCol w:w="960"/>
            <w:gridCol w:w="960"/>
            <w:gridCol w:w="960"/>
          </w:tblGrid>
        </w:tblGridChange>
      </w:tblGrid>
      <w:tr w:rsidR="00855A9D" w:rsidRPr="00855A9D" w14:paraId="1ED83AAE" w14:textId="77777777" w:rsidTr="00855A9D">
        <w:trPr>
          <w:trHeight w:val="300"/>
          <w:ins w:id="131" w:author="Maia Kapur" w:date="2019-05-13T09:19:00Z"/>
          <w:trPrChange w:id="132" w:author="Maia Kapur" w:date="2019-05-13T09:20:00Z">
            <w:trPr>
              <w:trHeight w:val="300"/>
            </w:trPr>
          </w:trPrChange>
        </w:trPr>
        <w:tc>
          <w:tcPr>
            <w:tcW w:w="960" w:type="dxa"/>
            <w:shd w:val="clear" w:color="auto" w:fill="auto"/>
            <w:noWrap/>
            <w:vAlign w:val="bottom"/>
            <w:hideMark/>
            <w:tcPrChange w:id="133" w:author="Maia Kapur" w:date="2019-05-13T09:20:00Z">
              <w:tcPr>
                <w:tcW w:w="960" w:type="dxa"/>
                <w:tcBorders>
                  <w:top w:val="nil"/>
                  <w:left w:val="nil"/>
                  <w:bottom w:val="nil"/>
                  <w:right w:val="nil"/>
                </w:tcBorders>
                <w:shd w:val="clear" w:color="auto" w:fill="auto"/>
                <w:noWrap/>
                <w:vAlign w:val="bottom"/>
                <w:hideMark/>
              </w:tcPr>
            </w:tcPrChange>
          </w:tcPr>
          <w:p w14:paraId="7B5292C0" w14:textId="77777777" w:rsidR="00855A9D" w:rsidRPr="00855A9D" w:rsidRDefault="00855A9D" w:rsidP="00EF78D2">
            <w:pPr>
              <w:spacing w:line="240" w:lineRule="auto"/>
              <w:contextualSpacing w:val="0"/>
              <w:rPr>
                <w:ins w:id="134" w:author="Maia Kapur" w:date="2019-05-13T09:19:00Z"/>
                <w:rFonts w:eastAsia="Times New Roman"/>
                <w:b/>
                <w:color w:val="000000"/>
                <w:spacing w:val="0"/>
                <w:kern w:val="0"/>
                <w:rPrChange w:id="135" w:author="Maia Kapur" w:date="2019-05-13T09:19:00Z">
                  <w:rPr>
                    <w:ins w:id="136" w:author="Maia Kapur" w:date="2019-05-13T09:19:00Z"/>
                    <w:rFonts w:ascii="Calibri" w:eastAsia="Times New Roman" w:hAnsi="Calibri" w:cs="Calibri"/>
                    <w:color w:val="000000"/>
                    <w:spacing w:val="0"/>
                    <w:kern w:val="0"/>
                    <w:sz w:val="22"/>
                    <w:szCs w:val="22"/>
                  </w:rPr>
                </w:rPrChange>
              </w:rPr>
            </w:pPr>
            <w:ins w:id="137" w:author="Maia Kapur" w:date="2019-05-13T09:19:00Z">
              <w:r w:rsidRPr="00855A9D">
                <w:rPr>
                  <w:rFonts w:eastAsia="Times New Roman"/>
                  <w:b/>
                  <w:color w:val="000000"/>
                  <w:spacing w:val="0"/>
                  <w:kern w:val="0"/>
                  <w:rPrChange w:id="138" w:author="Maia Kapur" w:date="2019-05-13T09:19:00Z">
                    <w:rPr>
                      <w:rFonts w:ascii="Calibri" w:eastAsia="Times New Roman" w:hAnsi="Calibri" w:cs="Calibri"/>
                      <w:color w:val="000000"/>
                      <w:spacing w:val="0"/>
                      <w:kern w:val="0"/>
                      <w:sz w:val="22"/>
                      <w:szCs w:val="22"/>
                    </w:rPr>
                  </w:rPrChange>
                </w:rPr>
                <w:t>Age</w:t>
              </w:r>
            </w:ins>
          </w:p>
        </w:tc>
        <w:tc>
          <w:tcPr>
            <w:tcW w:w="960" w:type="dxa"/>
            <w:shd w:val="clear" w:color="auto" w:fill="auto"/>
            <w:noWrap/>
            <w:vAlign w:val="bottom"/>
            <w:hideMark/>
            <w:tcPrChange w:id="139" w:author="Maia Kapur" w:date="2019-05-13T09:20:00Z">
              <w:tcPr>
                <w:tcW w:w="960" w:type="dxa"/>
                <w:tcBorders>
                  <w:top w:val="nil"/>
                  <w:left w:val="nil"/>
                  <w:bottom w:val="nil"/>
                  <w:right w:val="nil"/>
                </w:tcBorders>
                <w:shd w:val="clear" w:color="auto" w:fill="auto"/>
                <w:noWrap/>
                <w:vAlign w:val="bottom"/>
                <w:hideMark/>
              </w:tcPr>
            </w:tcPrChange>
          </w:tcPr>
          <w:p w14:paraId="29D4D1AD" w14:textId="77777777" w:rsidR="00855A9D" w:rsidRPr="00855A9D" w:rsidRDefault="00855A9D" w:rsidP="00EF78D2">
            <w:pPr>
              <w:spacing w:line="240" w:lineRule="auto"/>
              <w:contextualSpacing w:val="0"/>
              <w:rPr>
                <w:ins w:id="140" w:author="Maia Kapur" w:date="2019-05-13T09:19:00Z"/>
                <w:rFonts w:eastAsia="Times New Roman"/>
                <w:b/>
                <w:color w:val="000000"/>
                <w:spacing w:val="0"/>
                <w:kern w:val="0"/>
                <w:rPrChange w:id="141" w:author="Maia Kapur" w:date="2019-05-13T09:19:00Z">
                  <w:rPr>
                    <w:ins w:id="142" w:author="Maia Kapur" w:date="2019-05-13T09:19:00Z"/>
                    <w:rFonts w:ascii="Calibri" w:eastAsia="Times New Roman" w:hAnsi="Calibri" w:cs="Calibri"/>
                    <w:color w:val="000000"/>
                    <w:spacing w:val="0"/>
                    <w:kern w:val="0"/>
                    <w:sz w:val="22"/>
                    <w:szCs w:val="22"/>
                  </w:rPr>
                </w:rPrChange>
              </w:rPr>
            </w:pPr>
            <w:ins w:id="143" w:author="Maia Kapur" w:date="2019-05-13T09:19:00Z">
              <w:r w:rsidRPr="00855A9D">
                <w:rPr>
                  <w:rFonts w:eastAsia="Times New Roman"/>
                  <w:b/>
                  <w:color w:val="000000"/>
                  <w:spacing w:val="0"/>
                  <w:kern w:val="0"/>
                  <w:rPrChange w:id="144" w:author="Maia Kapur" w:date="2019-05-13T09:19:00Z">
                    <w:rPr>
                      <w:rFonts w:ascii="Calibri" w:eastAsia="Times New Roman" w:hAnsi="Calibri" w:cs="Calibri"/>
                      <w:color w:val="000000"/>
                      <w:spacing w:val="0"/>
                      <w:kern w:val="0"/>
                      <w:sz w:val="22"/>
                      <w:szCs w:val="22"/>
                    </w:rPr>
                  </w:rPrChange>
                </w:rPr>
                <w:t>Sex</w:t>
              </w:r>
            </w:ins>
          </w:p>
        </w:tc>
        <w:tc>
          <w:tcPr>
            <w:tcW w:w="960" w:type="dxa"/>
            <w:shd w:val="clear" w:color="auto" w:fill="auto"/>
            <w:noWrap/>
            <w:vAlign w:val="bottom"/>
            <w:hideMark/>
            <w:tcPrChange w:id="145" w:author="Maia Kapur" w:date="2019-05-13T09:20:00Z">
              <w:tcPr>
                <w:tcW w:w="960" w:type="dxa"/>
                <w:tcBorders>
                  <w:top w:val="nil"/>
                  <w:left w:val="nil"/>
                  <w:bottom w:val="nil"/>
                  <w:right w:val="nil"/>
                </w:tcBorders>
                <w:shd w:val="clear" w:color="auto" w:fill="auto"/>
                <w:noWrap/>
                <w:vAlign w:val="bottom"/>
                <w:hideMark/>
              </w:tcPr>
            </w:tcPrChange>
          </w:tcPr>
          <w:p w14:paraId="647CB27C" w14:textId="610C0CAC" w:rsidR="00855A9D" w:rsidRPr="00855A9D" w:rsidRDefault="00855A9D" w:rsidP="00EF78D2">
            <w:pPr>
              <w:spacing w:line="240" w:lineRule="auto"/>
              <w:contextualSpacing w:val="0"/>
              <w:rPr>
                <w:ins w:id="146" w:author="Maia Kapur" w:date="2019-05-13T09:19:00Z"/>
                <w:rFonts w:eastAsia="Times New Roman"/>
                <w:b/>
                <w:color w:val="000000"/>
                <w:spacing w:val="0"/>
                <w:kern w:val="0"/>
                <w:rPrChange w:id="147" w:author="Maia Kapur" w:date="2019-05-13T09:19:00Z">
                  <w:rPr>
                    <w:ins w:id="148" w:author="Maia Kapur" w:date="2019-05-13T09:19:00Z"/>
                    <w:rFonts w:ascii="Calibri" w:eastAsia="Times New Roman" w:hAnsi="Calibri" w:cs="Calibri"/>
                    <w:color w:val="000000"/>
                    <w:spacing w:val="0"/>
                    <w:kern w:val="0"/>
                    <w:sz w:val="22"/>
                    <w:szCs w:val="22"/>
                  </w:rPr>
                </w:rPrChange>
              </w:rPr>
            </w:pPr>
            <w:ins w:id="149" w:author="Maia Kapur" w:date="2019-05-13T09:19:00Z">
              <w:r w:rsidRPr="00855A9D">
                <w:rPr>
                  <w:rFonts w:eastAsia="Times New Roman"/>
                  <w:b/>
                  <w:color w:val="000000"/>
                  <w:spacing w:val="0"/>
                  <w:kern w:val="0"/>
                  <w:rPrChange w:id="150" w:author="Maia Kapur" w:date="2019-05-13T09:19:00Z">
                    <w:rPr>
                      <w:rFonts w:eastAsia="Times New Roman"/>
                      <w:color w:val="000000"/>
                      <w:spacing w:val="0"/>
                      <w:kern w:val="0"/>
                    </w:rPr>
                  </w:rPrChange>
                </w:rPr>
                <w:t>n</w:t>
              </w:r>
            </w:ins>
          </w:p>
        </w:tc>
      </w:tr>
      <w:tr w:rsidR="00855A9D" w:rsidRPr="00855A9D" w14:paraId="43FF6070" w14:textId="77777777" w:rsidTr="00855A9D">
        <w:trPr>
          <w:trHeight w:val="300"/>
          <w:ins w:id="151" w:author="Maia Kapur" w:date="2019-05-13T09:19:00Z"/>
          <w:trPrChange w:id="152" w:author="Maia Kapur" w:date="2019-05-13T09:20:00Z">
            <w:trPr>
              <w:trHeight w:val="300"/>
            </w:trPr>
          </w:trPrChange>
        </w:trPr>
        <w:tc>
          <w:tcPr>
            <w:tcW w:w="960" w:type="dxa"/>
            <w:shd w:val="clear" w:color="auto" w:fill="auto"/>
            <w:noWrap/>
            <w:vAlign w:val="bottom"/>
            <w:hideMark/>
            <w:tcPrChange w:id="153" w:author="Maia Kapur" w:date="2019-05-13T09:20:00Z">
              <w:tcPr>
                <w:tcW w:w="960" w:type="dxa"/>
                <w:tcBorders>
                  <w:top w:val="nil"/>
                  <w:left w:val="nil"/>
                  <w:bottom w:val="nil"/>
                  <w:right w:val="nil"/>
                </w:tcBorders>
                <w:shd w:val="clear" w:color="auto" w:fill="auto"/>
                <w:noWrap/>
                <w:vAlign w:val="bottom"/>
                <w:hideMark/>
              </w:tcPr>
            </w:tcPrChange>
          </w:tcPr>
          <w:p w14:paraId="684FF3CF" w14:textId="77777777" w:rsidR="00855A9D" w:rsidRPr="00855A9D" w:rsidRDefault="00855A9D" w:rsidP="00EF78D2">
            <w:pPr>
              <w:spacing w:line="240" w:lineRule="auto"/>
              <w:contextualSpacing w:val="0"/>
              <w:jc w:val="right"/>
              <w:rPr>
                <w:ins w:id="154" w:author="Maia Kapur" w:date="2019-05-13T09:19:00Z"/>
                <w:rFonts w:eastAsia="Times New Roman"/>
                <w:color w:val="000000"/>
                <w:spacing w:val="0"/>
                <w:kern w:val="0"/>
                <w:rPrChange w:id="155" w:author="Maia Kapur" w:date="2019-05-13T09:19:00Z">
                  <w:rPr>
                    <w:ins w:id="156" w:author="Maia Kapur" w:date="2019-05-13T09:19:00Z"/>
                    <w:rFonts w:ascii="Calibri" w:eastAsia="Times New Roman" w:hAnsi="Calibri" w:cs="Calibri"/>
                    <w:color w:val="000000"/>
                    <w:spacing w:val="0"/>
                    <w:kern w:val="0"/>
                    <w:sz w:val="22"/>
                    <w:szCs w:val="22"/>
                  </w:rPr>
                </w:rPrChange>
              </w:rPr>
            </w:pPr>
            <w:ins w:id="157" w:author="Maia Kapur" w:date="2019-05-13T09:19:00Z">
              <w:r w:rsidRPr="00855A9D">
                <w:rPr>
                  <w:rFonts w:eastAsia="Times New Roman"/>
                  <w:color w:val="000000"/>
                  <w:spacing w:val="0"/>
                  <w:kern w:val="0"/>
                  <w:rPrChange w:id="158" w:author="Maia Kapur" w:date="2019-05-13T09:19:00Z">
                    <w:rPr>
                      <w:rFonts w:ascii="Calibri" w:eastAsia="Times New Roman" w:hAnsi="Calibri" w:cs="Calibri"/>
                      <w:color w:val="000000"/>
                      <w:spacing w:val="0"/>
                      <w:kern w:val="0"/>
                      <w:sz w:val="22"/>
                      <w:szCs w:val="22"/>
                    </w:rPr>
                  </w:rPrChange>
                </w:rPr>
                <w:t>4</w:t>
              </w:r>
            </w:ins>
          </w:p>
        </w:tc>
        <w:tc>
          <w:tcPr>
            <w:tcW w:w="960" w:type="dxa"/>
            <w:shd w:val="clear" w:color="auto" w:fill="auto"/>
            <w:noWrap/>
            <w:vAlign w:val="bottom"/>
            <w:hideMark/>
            <w:tcPrChange w:id="159" w:author="Maia Kapur" w:date="2019-05-13T09:20:00Z">
              <w:tcPr>
                <w:tcW w:w="960" w:type="dxa"/>
                <w:tcBorders>
                  <w:top w:val="nil"/>
                  <w:left w:val="nil"/>
                  <w:bottom w:val="nil"/>
                  <w:right w:val="nil"/>
                </w:tcBorders>
                <w:shd w:val="clear" w:color="auto" w:fill="auto"/>
                <w:noWrap/>
                <w:vAlign w:val="bottom"/>
                <w:hideMark/>
              </w:tcPr>
            </w:tcPrChange>
          </w:tcPr>
          <w:p w14:paraId="5E493ACB" w14:textId="77777777" w:rsidR="00855A9D" w:rsidRPr="00855A9D" w:rsidRDefault="00855A9D" w:rsidP="00EF78D2">
            <w:pPr>
              <w:spacing w:line="240" w:lineRule="auto"/>
              <w:contextualSpacing w:val="0"/>
              <w:rPr>
                <w:ins w:id="160" w:author="Maia Kapur" w:date="2019-05-13T09:19:00Z"/>
                <w:rFonts w:eastAsia="Times New Roman"/>
                <w:color w:val="000000"/>
                <w:spacing w:val="0"/>
                <w:kern w:val="0"/>
                <w:rPrChange w:id="161" w:author="Maia Kapur" w:date="2019-05-13T09:19:00Z">
                  <w:rPr>
                    <w:ins w:id="162" w:author="Maia Kapur" w:date="2019-05-13T09:19:00Z"/>
                    <w:rFonts w:ascii="Calibri" w:eastAsia="Times New Roman" w:hAnsi="Calibri" w:cs="Calibri"/>
                    <w:color w:val="000000"/>
                    <w:spacing w:val="0"/>
                    <w:kern w:val="0"/>
                    <w:sz w:val="22"/>
                    <w:szCs w:val="22"/>
                  </w:rPr>
                </w:rPrChange>
              </w:rPr>
            </w:pPr>
            <w:ins w:id="163" w:author="Maia Kapur" w:date="2019-05-13T09:19:00Z">
              <w:r w:rsidRPr="00855A9D">
                <w:rPr>
                  <w:rFonts w:eastAsia="Times New Roman"/>
                  <w:color w:val="000000"/>
                  <w:spacing w:val="0"/>
                  <w:kern w:val="0"/>
                  <w:rPrChange w:id="164" w:author="Maia Kapur" w:date="2019-05-13T09:19:00Z">
                    <w:rPr>
                      <w:rFonts w:ascii="Calibri" w:eastAsia="Times New Roman" w:hAnsi="Calibri" w:cs="Calibri"/>
                      <w:color w:val="000000"/>
                      <w:spacing w:val="0"/>
                      <w:kern w:val="0"/>
                      <w:sz w:val="22"/>
                      <w:szCs w:val="22"/>
                    </w:rPr>
                  </w:rPrChange>
                </w:rPr>
                <w:t>F</w:t>
              </w:r>
            </w:ins>
          </w:p>
        </w:tc>
        <w:tc>
          <w:tcPr>
            <w:tcW w:w="960" w:type="dxa"/>
            <w:shd w:val="clear" w:color="auto" w:fill="auto"/>
            <w:noWrap/>
            <w:vAlign w:val="bottom"/>
            <w:hideMark/>
            <w:tcPrChange w:id="165" w:author="Maia Kapur" w:date="2019-05-13T09:20:00Z">
              <w:tcPr>
                <w:tcW w:w="960" w:type="dxa"/>
                <w:tcBorders>
                  <w:top w:val="nil"/>
                  <w:left w:val="nil"/>
                  <w:bottom w:val="nil"/>
                  <w:right w:val="nil"/>
                </w:tcBorders>
                <w:shd w:val="clear" w:color="auto" w:fill="auto"/>
                <w:noWrap/>
                <w:vAlign w:val="bottom"/>
                <w:hideMark/>
              </w:tcPr>
            </w:tcPrChange>
          </w:tcPr>
          <w:p w14:paraId="3A615B7B" w14:textId="77777777" w:rsidR="00855A9D" w:rsidRPr="00855A9D" w:rsidRDefault="00855A9D" w:rsidP="00EF78D2">
            <w:pPr>
              <w:spacing w:line="240" w:lineRule="auto"/>
              <w:contextualSpacing w:val="0"/>
              <w:jc w:val="right"/>
              <w:rPr>
                <w:ins w:id="166" w:author="Maia Kapur" w:date="2019-05-13T09:19:00Z"/>
                <w:rFonts w:eastAsia="Times New Roman"/>
                <w:color w:val="000000"/>
                <w:spacing w:val="0"/>
                <w:kern w:val="0"/>
                <w:rPrChange w:id="167" w:author="Maia Kapur" w:date="2019-05-13T09:19:00Z">
                  <w:rPr>
                    <w:ins w:id="168" w:author="Maia Kapur" w:date="2019-05-13T09:19:00Z"/>
                    <w:rFonts w:ascii="Calibri" w:eastAsia="Times New Roman" w:hAnsi="Calibri" w:cs="Calibri"/>
                    <w:color w:val="000000"/>
                    <w:spacing w:val="0"/>
                    <w:kern w:val="0"/>
                    <w:sz w:val="22"/>
                    <w:szCs w:val="22"/>
                  </w:rPr>
                </w:rPrChange>
              </w:rPr>
            </w:pPr>
            <w:ins w:id="169" w:author="Maia Kapur" w:date="2019-05-13T09:19:00Z">
              <w:r w:rsidRPr="00855A9D">
                <w:rPr>
                  <w:rFonts w:eastAsia="Times New Roman"/>
                  <w:color w:val="000000"/>
                  <w:spacing w:val="0"/>
                  <w:kern w:val="0"/>
                  <w:rPrChange w:id="170" w:author="Maia Kapur" w:date="2019-05-13T09:19:00Z">
                    <w:rPr>
                      <w:rFonts w:ascii="Calibri" w:eastAsia="Times New Roman" w:hAnsi="Calibri" w:cs="Calibri"/>
                      <w:color w:val="000000"/>
                      <w:spacing w:val="0"/>
                      <w:kern w:val="0"/>
                      <w:sz w:val="22"/>
                      <w:szCs w:val="22"/>
                    </w:rPr>
                  </w:rPrChange>
                </w:rPr>
                <w:t>4366</w:t>
              </w:r>
            </w:ins>
          </w:p>
        </w:tc>
      </w:tr>
      <w:tr w:rsidR="00855A9D" w:rsidRPr="00855A9D" w14:paraId="3885CA02" w14:textId="77777777" w:rsidTr="00855A9D">
        <w:trPr>
          <w:trHeight w:val="300"/>
          <w:ins w:id="171" w:author="Maia Kapur" w:date="2019-05-13T09:19:00Z"/>
          <w:trPrChange w:id="172" w:author="Maia Kapur" w:date="2019-05-13T09:20:00Z">
            <w:trPr>
              <w:trHeight w:val="300"/>
            </w:trPr>
          </w:trPrChange>
        </w:trPr>
        <w:tc>
          <w:tcPr>
            <w:tcW w:w="960" w:type="dxa"/>
            <w:shd w:val="clear" w:color="auto" w:fill="auto"/>
            <w:noWrap/>
            <w:vAlign w:val="bottom"/>
            <w:hideMark/>
            <w:tcPrChange w:id="173" w:author="Maia Kapur" w:date="2019-05-13T09:20:00Z">
              <w:tcPr>
                <w:tcW w:w="960" w:type="dxa"/>
                <w:tcBorders>
                  <w:top w:val="nil"/>
                  <w:left w:val="nil"/>
                  <w:bottom w:val="nil"/>
                  <w:right w:val="nil"/>
                </w:tcBorders>
                <w:shd w:val="clear" w:color="auto" w:fill="auto"/>
                <w:noWrap/>
                <w:vAlign w:val="bottom"/>
                <w:hideMark/>
              </w:tcPr>
            </w:tcPrChange>
          </w:tcPr>
          <w:p w14:paraId="372391F6" w14:textId="77777777" w:rsidR="00855A9D" w:rsidRPr="00855A9D" w:rsidRDefault="00855A9D" w:rsidP="00EF78D2">
            <w:pPr>
              <w:spacing w:line="240" w:lineRule="auto"/>
              <w:contextualSpacing w:val="0"/>
              <w:jc w:val="right"/>
              <w:rPr>
                <w:ins w:id="174" w:author="Maia Kapur" w:date="2019-05-13T09:19:00Z"/>
                <w:rFonts w:eastAsia="Times New Roman"/>
                <w:color w:val="000000"/>
                <w:spacing w:val="0"/>
                <w:kern w:val="0"/>
                <w:rPrChange w:id="175" w:author="Maia Kapur" w:date="2019-05-13T09:19:00Z">
                  <w:rPr>
                    <w:ins w:id="176" w:author="Maia Kapur" w:date="2019-05-13T09:19:00Z"/>
                    <w:rFonts w:ascii="Calibri" w:eastAsia="Times New Roman" w:hAnsi="Calibri" w:cs="Calibri"/>
                    <w:color w:val="000000"/>
                    <w:spacing w:val="0"/>
                    <w:kern w:val="0"/>
                    <w:sz w:val="22"/>
                    <w:szCs w:val="22"/>
                  </w:rPr>
                </w:rPrChange>
              </w:rPr>
            </w:pPr>
            <w:ins w:id="177" w:author="Maia Kapur" w:date="2019-05-13T09:19:00Z">
              <w:r w:rsidRPr="00855A9D">
                <w:rPr>
                  <w:rFonts w:eastAsia="Times New Roman"/>
                  <w:color w:val="000000"/>
                  <w:spacing w:val="0"/>
                  <w:kern w:val="0"/>
                  <w:rPrChange w:id="178" w:author="Maia Kapur" w:date="2019-05-13T09:19:00Z">
                    <w:rPr>
                      <w:rFonts w:ascii="Calibri" w:eastAsia="Times New Roman" w:hAnsi="Calibri" w:cs="Calibri"/>
                      <w:color w:val="000000"/>
                      <w:spacing w:val="0"/>
                      <w:kern w:val="0"/>
                      <w:sz w:val="22"/>
                      <w:szCs w:val="22"/>
                    </w:rPr>
                  </w:rPrChange>
                </w:rPr>
                <w:t>4</w:t>
              </w:r>
            </w:ins>
          </w:p>
        </w:tc>
        <w:tc>
          <w:tcPr>
            <w:tcW w:w="960" w:type="dxa"/>
            <w:shd w:val="clear" w:color="auto" w:fill="auto"/>
            <w:noWrap/>
            <w:vAlign w:val="bottom"/>
            <w:hideMark/>
            <w:tcPrChange w:id="179" w:author="Maia Kapur" w:date="2019-05-13T09:20:00Z">
              <w:tcPr>
                <w:tcW w:w="960" w:type="dxa"/>
                <w:tcBorders>
                  <w:top w:val="nil"/>
                  <w:left w:val="nil"/>
                  <w:bottom w:val="nil"/>
                  <w:right w:val="nil"/>
                </w:tcBorders>
                <w:shd w:val="clear" w:color="auto" w:fill="auto"/>
                <w:noWrap/>
                <w:vAlign w:val="bottom"/>
                <w:hideMark/>
              </w:tcPr>
            </w:tcPrChange>
          </w:tcPr>
          <w:p w14:paraId="6AA36C12" w14:textId="77777777" w:rsidR="00855A9D" w:rsidRPr="00855A9D" w:rsidRDefault="00855A9D" w:rsidP="00EF78D2">
            <w:pPr>
              <w:spacing w:line="240" w:lineRule="auto"/>
              <w:contextualSpacing w:val="0"/>
              <w:rPr>
                <w:ins w:id="180" w:author="Maia Kapur" w:date="2019-05-13T09:19:00Z"/>
                <w:rFonts w:eastAsia="Times New Roman"/>
                <w:color w:val="000000"/>
                <w:spacing w:val="0"/>
                <w:kern w:val="0"/>
                <w:rPrChange w:id="181" w:author="Maia Kapur" w:date="2019-05-13T09:19:00Z">
                  <w:rPr>
                    <w:ins w:id="182" w:author="Maia Kapur" w:date="2019-05-13T09:19:00Z"/>
                    <w:rFonts w:ascii="Calibri" w:eastAsia="Times New Roman" w:hAnsi="Calibri" w:cs="Calibri"/>
                    <w:color w:val="000000"/>
                    <w:spacing w:val="0"/>
                    <w:kern w:val="0"/>
                    <w:sz w:val="22"/>
                    <w:szCs w:val="22"/>
                  </w:rPr>
                </w:rPrChange>
              </w:rPr>
            </w:pPr>
            <w:ins w:id="183" w:author="Maia Kapur" w:date="2019-05-13T09:19:00Z">
              <w:r w:rsidRPr="00855A9D">
                <w:rPr>
                  <w:rFonts w:eastAsia="Times New Roman"/>
                  <w:color w:val="000000"/>
                  <w:spacing w:val="0"/>
                  <w:kern w:val="0"/>
                  <w:rPrChange w:id="184" w:author="Maia Kapur" w:date="2019-05-13T09:19:00Z">
                    <w:rPr>
                      <w:rFonts w:ascii="Calibri" w:eastAsia="Times New Roman" w:hAnsi="Calibri" w:cs="Calibri"/>
                      <w:color w:val="000000"/>
                      <w:spacing w:val="0"/>
                      <w:kern w:val="0"/>
                      <w:sz w:val="22"/>
                      <w:szCs w:val="22"/>
                    </w:rPr>
                  </w:rPrChange>
                </w:rPr>
                <w:t>M</w:t>
              </w:r>
            </w:ins>
          </w:p>
        </w:tc>
        <w:tc>
          <w:tcPr>
            <w:tcW w:w="960" w:type="dxa"/>
            <w:shd w:val="clear" w:color="auto" w:fill="auto"/>
            <w:noWrap/>
            <w:vAlign w:val="bottom"/>
            <w:hideMark/>
            <w:tcPrChange w:id="185" w:author="Maia Kapur" w:date="2019-05-13T09:20:00Z">
              <w:tcPr>
                <w:tcW w:w="960" w:type="dxa"/>
                <w:tcBorders>
                  <w:top w:val="nil"/>
                  <w:left w:val="nil"/>
                  <w:bottom w:val="nil"/>
                  <w:right w:val="nil"/>
                </w:tcBorders>
                <w:shd w:val="clear" w:color="auto" w:fill="auto"/>
                <w:noWrap/>
                <w:vAlign w:val="bottom"/>
                <w:hideMark/>
              </w:tcPr>
            </w:tcPrChange>
          </w:tcPr>
          <w:p w14:paraId="1A75E959" w14:textId="77777777" w:rsidR="00855A9D" w:rsidRPr="00855A9D" w:rsidRDefault="00855A9D" w:rsidP="00EF78D2">
            <w:pPr>
              <w:spacing w:line="240" w:lineRule="auto"/>
              <w:contextualSpacing w:val="0"/>
              <w:jc w:val="right"/>
              <w:rPr>
                <w:ins w:id="186" w:author="Maia Kapur" w:date="2019-05-13T09:19:00Z"/>
                <w:rFonts w:eastAsia="Times New Roman"/>
                <w:color w:val="000000"/>
                <w:spacing w:val="0"/>
                <w:kern w:val="0"/>
                <w:rPrChange w:id="187" w:author="Maia Kapur" w:date="2019-05-13T09:19:00Z">
                  <w:rPr>
                    <w:ins w:id="188" w:author="Maia Kapur" w:date="2019-05-13T09:19:00Z"/>
                    <w:rFonts w:ascii="Calibri" w:eastAsia="Times New Roman" w:hAnsi="Calibri" w:cs="Calibri"/>
                    <w:color w:val="000000"/>
                    <w:spacing w:val="0"/>
                    <w:kern w:val="0"/>
                    <w:sz w:val="22"/>
                    <w:szCs w:val="22"/>
                  </w:rPr>
                </w:rPrChange>
              </w:rPr>
            </w:pPr>
            <w:ins w:id="189" w:author="Maia Kapur" w:date="2019-05-13T09:19:00Z">
              <w:r w:rsidRPr="00855A9D">
                <w:rPr>
                  <w:rFonts w:eastAsia="Times New Roman"/>
                  <w:color w:val="000000"/>
                  <w:spacing w:val="0"/>
                  <w:kern w:val="0"/>
                  <w:rPrChange w:id="190" w:author="Maia Kapur" w:date="2019-05-13T09:19:00Z">
                    <w:rPr>
                      <w:rFonts w:ascii="Calibri" w:eastAsia="Times New Roman" w:hAnsi="Calibri" w:cs="Calibri"/>
                      <w:color w:val="000000"/>
                      <w:spacing w:val="0"/>
                      <w:kern w:val="0"/>
                      <w:sz w:val="22"/>
                      <w:szCs w:val="22"/>
                    </w:rPr>
                  </w:rPrChange>
                </w:rPr>
                <w:t>3204</w:t>
              </w:r>
            </w:ins>
          </w:p>
        </w:tc>
      </w:tr>
      <w:tr w:rsidR="00855A9D" w:rsidRPr="00855A9D" w14:paraId="1E3EB1A4" w14:textId="77777777" w:rsidTr="00855A9D">
        <w:trPr>
          <w:trHeight w:val="300"/>
          <w:ins w:id="191" w:author="Maia Kapur" w:date="2019-05-13T09:19:00Z"/>
          <w:trPrChange w:id="192" w:author="Maia Kapur" w:date="2019-05-13T09:20:00Z">
            <w:trPr>
              <w:trHeight w:val="300"/>
            </w:trPr>
          </w:trPrChange>
        </w:trPr>
        <w:tc>
          <w:tcPr>
            <w:tcW w:w="960" w:type="dxa"/>
            <w:shd w:val="clear" w:color="auto" w:fill="auto"/>
            <w:noWrap/>
            <w:vAlign w:val="bottom"/>
            <w:hideMark/>
            <w:tcPrChange w:id="193" w:author="Maia Kapur" w:date="2019-05-13T09:20:00Z">
              <w:tcPr>
                <w:tcW w:w="960" w:type="dxa"/>
                <w:tcBorders>
                  <w:top w:val="nil"/>
                  <w:left w:val="nil"/>
                  <w:bottom w:val="nil"/>
                  <w:right w:val="nil"/>
                </w:tcBorders>
                <w:shd w:val="clear" w:color="auto" w:fill="auto"/>
                <w:noWrap/>
                <w:vAlign w:val="bottom"/>
                <w:hideMark/>
              </w:tcPr>
            </w:tcPrChange>
          </w:tcPr>
          <w:p w14:paraId="7FA37DEC" w14:textId="77777777" w:rsidR="00855A9D" w:rsidRPr="00855A9D" w:rsidRDefault="00855A9D" w:rsidP="00EF78D2">
            <w:pPr>
              <w:spacing w:line="240" w:lineRule="auto"/>
              <w:contextualSpacing w:val="0"/>
              <w:jc w:val="right"/>
              <w:rPr>
                <w:ins w:id="194" w:author="Maia Kapur" w:date="2019-05-13T09:19:00Z"/>
                <w:rFonts w:eastAsia="Times New Roman"/>
                <w:color w:val="000000"/>
                <w:spacing w:val="0"/>
                <w:kern w:val="0"/>
                <w:rPrChange w:id="195" w:author="Maia Kapur" w:date="2019-05-13T09:19:00Z">
                  <w:rPr>
                    <w:ins w:id="196" w:author="Maia Kapur" w:date="2019-05-13T09:19:00Z"/>
                    <w:rFonts w:ascii="Calibri" w:eastAsia="Times New Roman" w:hAnsi="Calibri" w:cs="Calibri"/>
                    <w:color w:val="000000"/>
                    <w:spacing w:val="0"/>
                    <w:kern w:val="0"/>
                    <w:sz w:val="22"/>
                    <w:szCs w:val="22"/>
                  </w:rPr>
                </w:rPrChange>
              </w:rPr>
            </w:pPr>
            <w:ins w:id="197" w:author="Maia Kapur" w:date="2019-05-13T09:19:00Z">
              <w:r w:rsidRPr="00855A9D">
                <w:rPr>
                  <w:rFonts w:eastAsia="Times New Roman"/>
                  <w:color w:val="000000"/>
                  <w:spacing w:val="0"/>
                  <w:kern w:val="0"/>
                  <w:rPrChange w:id="198" w:author="Maia Kapur" w:date="2019-05-13T09:19:00Z">
                    <w:rPr>
                      <w:rFonts w:ascii="Calibri" w:eastAsia="Times New Roman" w:hAnsi="Calibri" w:cs="Calibri"/>
                      <w:color w:val="000000"/>
                      <w:spacing w:val="0"/>
                      <w:kern w:val="0"/>
                      <w:sz w:val="22"/>
                      <w:szCs w:val="22"/>
                    </w:rPr>
                  </w:rPrChange>
                </w:rPr>
                <w:t>6</w:t>
              </w:r>
            </w:ins>
          </w:p>
        </w:tc>
        <w:tc>
          <w:tcPr>
            <w:tcW w:w="960" w:type="dxa"/>
            <w:shd w:val="clear" w:color="auto" w:fill="auto"/>
            <w:noWrap/>
            <w:vAlign w:val="bottom"/>
            <w:hideMark/>
            <w:tcPrChange w:id="199" w:author="Maia Kapur" w:date="2019-05-13T09:20:00Z">
              <w:tcPr>
                <w:tcW w:w="960" w:type="dxa"/>
                <w:tcBorders>
                  <w:top w:val="nil"/>
                  <w:left w:val="nil"/>
                  <w:bottom w:val="nil"/>
                  <w:right w:val="nil"/>
                </w:tcBorders>
                <w:shd w:val="clear" w:color="auto" w:fill="auto"/>
                <w:noWrap/>
                <w:vAlign w:val="bottom"/>
                <w:hideMark/>
              </w:tcPr>
            </w:tcPrChange>
          </w:tcPr>
          <w:p w14:paraId="3E22C6B6" w14:textId="77777777" w:rsidR="00855A9D" w:rsidRPr="00855A9D" w:rsidRDefault="00855A9D" w:rsidP="00EF78D2">
            <w:pPr>
              <w:spacing w:line="240" w:lineRule="auto"/>
              <w:contextualSpacing w:val="0"/>
              <w:rPr>
                <w:ins w:id="200" w:author="Maia Kapur" w:date="2019-05-13T09:19:00Z"/>
                <w:rFonts w:eastAsia="Times New Roman"/>
                <w:color w:val="000000"/>
                <w:spacing w:val="0"/>
                <w:kern w:val="0"/>
                <w:rPrChange w:id="201" w:author="Maia Kapur" w:date="2019-05-13T09:19:00Z">
                  <w:rPr>
                    <w:ins w:id="202" w:author="Maia Kapur" w:date="2019-05-13T09:19:00Z"/>
                    <w:rFonts w:ascii="Calibri" w:eastAsia="Times New Roman" w:hAnsi="Calibri" w:cs="Calibri"/>
                    <w:color w:val="000000"/>
                    <w:spacing w:val="0"/>
                    <w:kern w:val="0"/>
                    <w:sz w:val="22"/>
                    <w:szCs w:val="22"/>
                  </w:rPr>
                </w:rPrChange>
              </w:rPr>
            </w:pPr>
            <w:ins w:id="203" w:author="Maia Kapur" w:date="2019-05-13T09:19:00Z">
              <w:r w:rsidRPr="00855A9D">
                <w:rPr>
                  <w:rFonts w:eastAsia="Times New Roman"/>
                  <w:color w:val="000000"/>
                  <w:spacing w:val="0"/>
                  <w:kern w:val="0"/>
                  <w:rPrChange w:id="204" w:author="Maia Kapur" w:date="2019-05-13T09:19:00Z">
                    <w:rPr>
                      <w:rFonts w:ascii="Calibri" w:eastAsia="Times New Roman" w:hAnsi="Calibri" w:cs="Calibri"/>
                      <w:color w:val="000000"/>
                      <w:spacing w:val="0"/>
                      <w:kern w:val="0"/>
                      <w:sz w:val="22"/>
                      <w:szCs w:val="22"/>
                    </w:rPr>
                  </w:rPrChange>
                </w:rPr>
                <w:t>F</w:t>
              </w:r>
            </w:ins>
          </w:p>
        </w:tc>
        <w:tc>
          <w:tcPr>
            <w:tcW w:w="960" w:type="dxa"/>
            <w:shd w:val="clear" w:color="auto" w:fill="auto"/>
            <w:noWrap/>
            <w:vAlign w:val="bottom"/>
            <w:hideMark/>
            <w:tcPrChange w:id="205" w:author="Maia Kapur" w:date="2019-05-13T09:20:00Z">
              <w:tcPr>
                <w:tcW w:w="960" w:type="dxa"/>
                <w:tcBorders>
                  <w:top w:val="nil"/>
                  <w:left w:val="nil"/>
                  <w:bottom w:val="nil"/>
                  <w:right w:val="nil"/>
                </w:tcBorders>
                <w:shd w:val="clear" w:color="auto" w:fill="auto"/>
                <w:noWrap/>
                <w:vAlign w:val="bottom"/>
                <w:hideMark/>
              </w:tcPr>
            </w:tcPrChange>
          </w:tcPr>
          <w:p w14:paraId="572E173F" w14:textId="77777777" w:rsidR="00855A9D" w:rsidRPr="00855A9D" w:rsidRDefault="00855A9D" w:rsidP="00EF78D2">
            <w:pPr>
              <w:spacing w:line="240" w:lineRule="auto"/>
              <w:contextualSpacing w:val="0"/>
              <w:jc w:val="right"/>
              <w:rPr>
                <w:ins w:id="206" w:author="Maia Kapur" w:date="2019-05-13T09:19:00Z"/>
                <w:rFonts w:eastAsia="Times New Roman"/>
                <w:color w:val="000000"/>
                <w:spacing w:val="0"/>
                <w:kern w:val="0"/>
                <w:rPrChange w:id="207" w:author="Maia Kapur" w:date="2019-05-13T09:19:00Z">
                  <w:rPr>
                    <w:ins w:id="208" w:author="Maia Kapur" w:date="2019-05-13T09:19:00Z"/>
                    <w:rFonts w:ascii="Calibri" w:eastAsia="Times New Roman" w:hAnsi="Calibri" w:cs="Calibri"/>
                    <w:color w:val="000000"/>
                    <w:spacing w:val="0"/>
                    <w:kern w:val="0"/>
                    <w:sz w:val="22"/>
                    <w:szCs w:val="22"/>
                  </w:rPr>
                </w:rPrChange>
              </w:rPr>
            </w:pPr>
            <w:ins w:id="209" w:author="Maia Kapur" w:date="2019-05-13T09:19:00Z">
              <w:r w:rsidRPr="00855A9D">
                <w:rPr>
                  <w:rFonts w:eastAsia="Times New Roman"/>
                  <w:color w:val="000000"/>
                  <w:spacing w:val="0"/>
                  <w:kern w:val="0"/>
                  <w:rPrChange w:id="210" w:author="Maia Kapur" w:date="2019-05-13T09:19:00Z">
                    <w:rPr>
                      <w:rFonts w:ascii="Calibri" w:eastAsia="Times New Roman" w:hAnsi="Calibri" w:cs="Calibri"/>
                      <w:color w:val="000000"/>
                      <w:spacing w:val="0"/>
                      <w:kern w:val="0"/>
                      <w:sz w:val="22"/>
                      <w:szCs w:val="22"/>
                    </w:rPr>
                  </w:rPrChange>
                </w:rPr>
                <w:t>4413</w:t>
              </w:r>
            </w:ins>
          </w:p>
        </w:tc>
      </w:tr>
      <w:tr w:rsidR="00855A9D" w:rsidRPr="00855A9D" w14:paraId="284D3539" w14:textId="77777777" w:rsidTr="00855A9D">
        <w:trPr>
          <w:trHeight w:val="300"/>
          <w:ins w:id="211" w:author="Maia Kapur" w:date="2019-05-13T09:19:00Z"/>
          <w:trPrChange w:id="212" w:author="Maia Kapur" w:date="2019-05-13T09:20:00Z">
            <w:trPr>
              <w:trHeight w:val="300"/>
            </w:trPr>
          </w:trPrChange>
        </w:trPr>
        <w:tc>
          <w:tcPr>
            <w:tcW w:w="960" w:type="dxa"/>
            <w:shd w:val="clear" w:color="auto" w:fill="auto"/>
            <w:noWrap/>
            <w:vAlign w:val="bottom"/>
            <w:hideMark/>
            <w:tcPrChange w:id="213" w:author="Maia Kapur" w:date="2019-05-13T09:20:00Z">
              <w:tcPr>
                <w:tcW w:w="960" w:type="dxa"/>
                <w:tcBorders>
                  <w:top w:val="nil"/>
                  <w:left w:val="nil"/>
                  <w:bottom w:val="nil"/>
                  <w:right w:val="nil"/>
                </w:tcBorders>
                <w:shd w:val="clear" w:color="auto" w:fill="auto"/>
                <w:noWrap/>
                <w:vAlign w:val="bottom"/>
                <w:hideMark/>
              </w:tcPr>
            </w:tcPrChange>
          </w:tcPr>
          <w:p w14:paraId="6631ADAD" w14:textId="77777777" w:rsidR="00855A9D" w:rsidRPr="00855A9D" w:rsidRDefault="00855A9D" w:rsidP="00EF78D2">
            <w:pPr>
              <w:spacing w:line="240" w:lineRule="auto"/>
              <w:contextualSpacing w:val="0"/>
              <w:jc w:val="right"/>
              <w:rPr>
                <w:ins w:id="214" w:author="Maia Kapur" w:date="2019-05-13T09:19:00Z"/>
                <w:rFonts w:eastAsia="Times New Roman"/>
                <w:color w:val="000000"/>
                <w:spacing w:val="0"/>
                <w:kern w:val="0"/>
                <w:rPrChange w:id="215" w:author="Maia Kapur" w:date="2019-05-13T09:19:00Z">
                  <w:rPr>
                    <w:ins w:id="216" w:author="Maia Kapur" w:date="2019-05-13T09:19:00Z"/>
                    <w:rFonts w:ascii="Calibri" w:eastAsia="Times New Roman" w:hAnsi="Calibri" w:cs="Calibri"/>
                    <w:color w:val="000000"/>
                    <w:spacing w:val="0"/>
                    <w:kern w:val="0"/>
                    <w:sz w:val="22"/>
                    <w:szCs w:val="22"/>
                  </w:rPr>
                </w:rPrChange>
              </w:rPr>
            </w:pPr>
            <w:ins w:id="217" w:author="Maia Kapur" w:date="2019-05-13T09:19:00Z">
              <w:r w:rsidRPr="00855A9D">
                <w:rPr>
                  <w:rFonts w:eastAsia="Times New Roman"/>
                  <w:color w:val="000000"/>
                  <w:spacing w:val="0"/>
                  <w:kern w:val="0"/>
                  <w:rPrChange w:id="218" w:author="Maia Kapur" w:date="2019-05-13T09:19:00Z">
                    <w:rPr>
                      <w:rFonts w:ascii="Calibri" w:eastAsia="Times New Roman" w:hAnsi="Calibri" w:cs="Calibri"/>
                      <w:color w:val="000000"/>
                      <w:spacing w:val="0"/>
                      <w:kern w:val="0"/>
                      <w:sz w:val="22"/>
                      <w:szCs w:val="22"/>
                    </w:rPr>
                  </w:rPrChange>
                </w:rPr>
                <w:t>6</w:t>
              </w:r>
            </w:ins>
          </w:p>
        </w:tc>
        <w:tc>
          <w:tcPr>
            <w:tcW w:w="960" w:type="dxa"/>
            <w:shd w:val="clear" w:color="auto" w:fill="auto"/>
            <w:noWrap/>
            <w:vAlign w:val="bottom"/>
            <w:hideMark/>
            <w:tcPrChange w:id="219" w:author="Maia Kapur" w:date="2019-05-13T09:20:00Z">
              <w:tcPr>
                <w:tcW w:w="960" w:type="dxa"/>
                <w:tcBorders>
                  <w:top w:val="nil"/>
                  <w:left w:val="nil"/>
                  <w:bottom w:val="nil"/>
                  <w:right w:val="nil"/>
                </w:tcBorders>
                <w:shd w:val="clear" w:color="auto" w:fill="auto"/>
                <w:noWrap/>
                <w:vAlign w:val="bottom"/>
                <w:hideMark/>
              </w:tcPr>
            </w:tcPrChange>
          </w:tcPr>
          <w:p w14:paraId="1AE0C288" w14:textId="77777777" w:rsidR="00855A9D" w:rsidRPr="00855A9D" w:rsidRDefault="00855A9D" w:rsidP="00EF78D2">
            <w:pPr>
              <w:spacing w:line="240" w:lineRule="auto"/>
              <w:contextualSpacing w:val="0"/>
              <w:rPr>
                <w:ins w:id="220" w:author="Maia Kapur" w:date="2019-05-13T09:19:00Z"/>
                <w:rFonts w:eastAsia="Times New Roman"/>
                <w:color w:val="000000"/>
                <w:spacing w:val="0"/>
                <w:kern w:val="0"/>
                <w:rPrChange w:id="221" w:author="Maia Kapur" w:date="2019-05-13T09:19:00Z">
                  <w:rPr>
                    <w:ins w:id="222" w:author="Maia Kapur" w:date="2019-05-13T09:19:00Z"/>
                    <w:rFonts w:ascii="Calibri" w:eastAsia="Times New Roman" w:hAnsi="Calibri" w:cs="Calibri"/>
                    <w:color w:val="000000"/>
                    <w:spacing w:val="0"/>
                    <w:kern w:val="0"/>
                    <w:sz w:val="22"/>
                    <w:szCs w:val="22"/>
                  </w:rPr>
                </w:rPrChange>
              </w:rPr>
            </w:pPr>
            <w:ins w:id="223" w:author="Maia Kapur" w:date="2019-05-13T09:19:00Z">
              <w:r w:rsidRPr="00855A9D">
                <w:rPr>
                  <w:rFonts w:eastAsia="Times New Roman"/>
                  <w:color w:val="000000"/>
                  <w:spacing w:val="0"/>
                  <w:kern w:val="0"/>
                  <w:rPrChange w:id="224" w:author="Maia Kapur" w:date="2019-05-13T09:19:00Z">
                    <w:rPr>
                      <w:rFonts w:ascii="Calibri" w:eastAsia="Times New Roman" w:hAnsi="Calibri" w:cs="Calibri"/>
                      <w:color w:val="000000"/>
                      <w:spacing w:val="0"/>
                      <w:kern w:val="0"/>
                      <w:sz w:val="22"/>
                      <w:szCs w:val="22"/>
                    </w:rPr>
                  </w:rPrChange>
                </w:rPr>
                <w:t>M</w:t>
              </w:r>
            </w:ins>
          </w:p>
        </w:tc>
        <w:tc>
          <w:tcPr>
            <w:tcW w:w="960" w:type="dxa"/>
            <w:shd w:val="clear" w:color="auto" w:fill="auto"/>
            <w:noWrap/>
            <w:vAlign w:val="bottom"/>
            <w:hideMark/>
            <w:tcPrChange w:id="225" w:author="Maia Kapur" w:date="2019-05-13T09:20:00Z">
              <w:tcPr>
                <w:tcW w:w="960" w:type="dxa"/>
                <w:tcBorders>
                  <w:top w:val="nil"/>
                  <w:left w:val="nil"/>
                  <w:bottom w:val="nil"/>
                  <w:right w:val="nil"/>
                </w:tcBorders>
                <w:shd w:val="clear" w:color="auto" w:fill="auto"/>
                <w:noWrap/>
                <w:vAlign w:val="bottom"/>
                <w:hideMark/>
              </w:tcPr>
            </w:tcPrChange>
          </w:tcPr>
          <w:p w14:paraId="3B939879" w14:textId="77777777" w:rsidR="00855A9D" w:rsidRPr="00855A9D" w:rsidRDefault="00855A9D" w:rsidP="00EF78D2">
            <w:pPr>
              <w:spacing w:line="240" w:lineRule="auto"/>
              <w:contextualSpacing w:val="0"/>
              <w:jc w:val="right"/>
              <w:rPr>
                <w:ins w:id="226" w:author="Maia Kapur" w:date="2019-05-13T09:19:00Z"/>
                <w:rFonts w:eastAsia="Times New Roman"/>
                <w:color w:val="000000"/>
                <w:spacing w:val="0"/>
                <w:kern w:val="0"/>
                <w:rPrChange w:id="227" w:author="Maia Kapur" w:date="2019-05-13T09:19:00Z">
                  <w:rPr>
                    <w:ins w:id="228" w:author="Maia Kapur" w:date="2019-05-13T09:19:00Z"/>
                    <w:rFonts w:ascii="Calibri" w:eastAsia="Times New Roman" w:hAnsi="Calibri" w:cs="Calibri"/>
                    <w:color w:val="000000"/>
                    <w:spacing w:val="0"/>
                    <w:kern w:val="0"/>
                    <w:sz w:val="22"/>
                    <w:szCs w:val="22"/>
                  </w:rPr>
                </w:rPrChange>
              </w:rPr>
            </w:pPr>
            <w:ins w:id="229" w:author="Maia Kapur" w:date="2019-05-13T09:19:00Z">
              <w:r w:rsidRPr="00855A9D">
                <w:rPr>
                  <w:rFonts w:eastAsia="Times New Roman"/>
                  <w:color w:val="000000"/>
                  <w:spacing w:val="0"/>
                  <w:kern w:val="0"/>
                  <w:rPrChange w:id="230" w:author="Maia Kapur" w:date="2019-05-13T09:19:00Z">
                    <w:rPr>
                      <w:rFonts w:ascii="Calibri" w:eastAsia="Times New Roman" w:hAnsi="Calibri" w:cs="Calibri"/>
                      <w:color w:val="000000"/>
                      <w:spacing w:val="0"/>
                      <w:kern w:val="0"/>
                      <w:sz w:val="22"/>
                      <w:szCs w:val="22"/>
                    </w:rPr>
                  </w:rPrChange>
                </w:rPr>
                <w:t>3404</w:t>
              </w:r>
            </w:ins>
          </w:p>
        </w:tc>
      </w:tr>
      <w:tr w:rsidR="00855A9D" w:rsidRPr="00855A9D" w14:paraId="14A2A842" w14:textId="77777777" w:rsidTr="00855A9D">
        <w:trPr>
          <w:trHeight w:val="300"/>
          <w:ins w:id="231" w:author="Maia Kapur" w:date="2019-05-13T09:19:00Z"/>
          <w:trPrChange w:id="232" w:author="Maia Kapur" w:date="2019-05-13T09:20:00Z">
            <w:trPr>
              <w:trHeight w:val="300"/>
            </w:trPr>
          </w:trPrChange>
        </w:trPr>
        <w:tc>
          <w:tcPr>
            <w:tcW w:w="960" w:type="dxa"/>
            <w:shd w:val="clear" w:color="auto" w:fill="auto"/>
            <w:noWrap/>
            <w:vAlign w:val="bottom"/>
            <w:hideMark/>
            <w:tcPrChange w:id="233" w:author="Maia Kapur" w:date="2019-05-13T09:20:00Z">
              <w:tcPr>
                <w:tcW w:w="960" w:type="dxa"/>
                <w:tcBorders>
                  <w:top w:val="nil"/>
                  <w:left w:val="nil"/>
                  <w:bottom w:val="nil"/>
                  <w:right w:val="nil"/>
                </w:tcBorders>
                <w:shd w:val="clear" w:color="auto" w:fill="auto"/>
                <w:noWrap/>
                <w:vAlign w:val="bottom"/>
                <w:hideMark/>
              </w:tcPr>
            </w:tcPrChange>
          </w:tcPr>
          <w:p w14:paraId="34FF8853" w14:textId="77777777" w:rsidR="00855A9D" w:rsidRPr="00855A9D" w:rsidRDefault="00855A9D" w:rsidP="00EF78D2">
            <w:pPr>
              <w:spacing w:line="240" w:lineRule="auto"/>
              <w:contextualSpacing w:val="0"/>
              <w:jc w:val="right"/>
              <w:rPr>
                <w:ins w:id="234" w:author="Maia Kapur" w:date="2019-05-13T09:19:00Z"/>
                <w:rFonts w:eastAsia="Times New Roman"/>
                <w:color w:val="000000"/>
                <w:spacing w:val="0"/>
                <w:kern w:val="0"/>
                <w:rPrChange w:id="235" w:author="Maia Kapur" w:date="2019-05-13T09:19:00Z">
                  <w:rPr>
                    <w:ins w:id="236" w:author="Maia Kapur" w:date="2019-05-13T09:19:00Z"/>
                    <w:rFonts w:ascii="Calibri" w:eastAsia="Times New Roman" w:hAnsi="Calibri" w:cs="Calibri"/>
                    <w:color w:val="000000"/>
                    <w:spacing w:val="0"/>
                    <w:kern w:val="0"/>
                    <w:sz w:val="22"/>
                    <w:szCs w:val="22"/>
                  </w:rPr>
                </w:rPrChange>
              </w:rPr>
            </w:pPr>
            <w:ins w:id="237" w:author="Maia Kapur" w:date="2019-05-13T09:19:00Z">
              <w:r w:rsidRPr="00855A9D">
                <w:rPr>
                  <w:rFonts w:eastAsia="Times New Roman"/>
                  <w:color w:val="000000"/>
                  <w:spacing w:val="0"/>
                  <w:kern w:val="0"/>
                  <w:rPrChange w:id="238" w:author="Maia Kapur" w:date="2019-05-13T09:19:00Z">
                    <w:rPr>
                      <w:rFonts w:ascii="Calibri" w:eastAsia="Times New Roman" w:hAnsi="Calibri" w:cs="Calibri"/>
                      <w:color w:val="000000"/>
                      <w:spacing w:val="0"/>
                      <w:kern w:val="0"/>
                      <w:sz w:val="22"/>
                      <w:szCs w:val="22"/>
                    </w:rPr>
                  </w:rPrChange>
                </w:rPr>
                <w:t>10</w:t>
              </w:r>
            </w:ins>
          </w:p>
        </w:tc>
        <w:tc>
          <w:tcPr>
            <w:tcW w:w="960" w:type="dxa"/>
            <w:shd w:val="clear" w:color="auto" w:fill="auto"/>
            <w:noWrap/>
            <w:vAlign w:val="bottom"/>
            <w:hideMark/>
            <w:tcPrChange w:id="239" w:author="Maia Kapur" w:date="2019-05-13T09:20:00Z">
              <w:tcPr>
                <w:tcW w:w="960" w:type="dxa"/>
                <w:tcBorders>
                  <w:top w:val="nil"/>
                  <w:left w:val="nil"/>
                  <w:bottom w:val="nil"/>
                  <w:right w:val="nil"/>
                </w:tcBorders>
                <w:shd w:val="clear" w:color="auto" w:fill="auto"/>
                <w:noWrap/>
                <w:vAlign w:val="bottom"/>
                <w:hideMark/>
              </w:tcPr>
            </w:tcPrChange>
          </w:tcPr>
          <w:p w14:paraId="4A1DAFF8" w14:textId="77777777" w:rsidR="00855A9D" w:rsidRPr="00855A9D" w:rsidRDefault="00855A9D" w:rsidP="00EF78D2">
            <w:pPr>
              <w:spacing w:line="240" w:lineRule="auto"/>
              <w:contextualSpacing w:val="0"/>
              <w:rPr>
                <w:ins w:id="240" w:author="Maia Kapur" w:date="2019-05-13T09:19:00Z"/>
                <w:rFonts w:eastAsia="Times New Roman"/>
                <w:color w:val="000000"/>
                <w:spacing w:val="0"/>
                <w:kern w:val="0"/>
                <w:rPrChange w:id="241" w:author="Maia Kapur" w:date="2019-05-13T09:19:00Z">
                  <w:rPr>
                    <w:ins w:id="242" w:author="Maia Kapur" w:date="2019-05-13T09:19:00Z"/>
                    <w:rFonts w:ascii="Calibri" w:eastAsia="Times New Roman" w:hAnsi="Calibri" w:cs="Calibri"/>
                    <w:color w:val="000000"/>
                    <w:spacing w:val="0"/>
                    <w:kern w:val="0"/>
                    <w:sz w:val="22"/>
                    <w:szCs w:val="22"/>
                  </w:rPr>
                </w:rPrChange>
              </w:rPr>
            </w:pPr>
            <w:ins w:id="243" w:author="Maia Kapur" w:date="2019-05-13T09:19:00Z">
              <w:r w:rsidRPr="00855A9D">
                <w:rPr>
                  <w:rFonts w:eastAsia="Times New Roman"/>
                  <w:color w:val="000000"/>
                  <w:spacing w:val="0"/>
                  <w:kern w:val="0"/>
                  <w:rPrChange w:id="244" w:author="Maia Kapur" w:date="2019-05-13T09:19:00Z">
                    <w:rPr>
                      <w:rFonts w:ascii="Calibri" w:eastAsia="Times New Roman" w:hAnsi="Calibri" w:cs="Calibri"/>
                      <w:color w:val="000000"/>
                      <w:spacing w:val="0"/>
                      <w:kern w:val="0"/>
                      <w:sz w:val="22"/>
                      <w:szCs w:val="22"/>
                    </w:rPr>
                  </w:rPrChange>
                </w:rPr>
                <w:t>F</w:t>
              </w:r>
            </w:ins>
          </w:p>
        </w:tc>
        <w:tc>
          <w:tcPr>
            <w:tcW w:w="960" w:type="dxa"/>
            <w:shd w:val="clear" w:color="auto" w:fill="auto"/>
            <w:noWrap/>
            <w:vAlign w:val="bottom"/>
            <w:hideMark/>
            <w:tcPrChange w:id="245" w:author="Maia Kapur" w:date="2019-05-13T09:20:00Z">
              <w:tcPr>
                <w:tcW w:w="960" w:type="dxa"/>
                <w:tcBorders>
                  <w:top w:val="nil"/>
                  <w:left w:val="nil"/>
                  <w:bottom w:val="nil"/>
                  <w:right w:val="nil"/>
                </w:tcBorders>
                <w:shd w:val="clear" w:color="auto" w:fill="auto"/>
                <w:noWrap/>
                <w:vAlign w:val="bottom"/>
                <w:hideMark/>
              </w:tcPr>
            </w:tcPrChange>
          </w:tcPr>
          <w:p w14:paraId="6FF4926F" w14:textId="77777777" w:rsidR="00855A9D" w:rsidRPr="00855A9D" w:rsidRDefault="00855A9D" w:rsidP="00EF78D2">
            <w:pPr>
              <w:spacing w:line="240" w:lineRule="auto"/>
              <w:contextualSpacing w:val="0"/>
              <w:jc w:val="right"/>
              <w:rPr>
                <w:ins w:id="246" w:author="Maia Kapur" w:date="2019-05-13T09:19:00Z"/>
                <w:rFonts w:eastAsia="Times New Roman"/>
                <w:color w:val="000000"/>
                <w:spacing w:val="0"/>
                <w:kern w:val="0"/>
                <w:rPrChange w:id="247" w:author="Maia Kapur" w:date="2019-05-13T09:19:00Z">
                  <w:rPr>
                    <w:ins w:id="248" w:author="Maia Kapur" w:date="2019-05-13T09:19:00Z"/>
                    <w:rFonts w:ascii="Calibri" w:eastAsia="Times New Roman" w:hAnsi="Calibri" w:cs="Calibri"/>
                    <w:color w:val="000000"/>
                    <w:spacing w:val="0"/>
                    <w:kern w:val="0"/>
                    <w:sz w:val="22"/>
                    <w:szCs w:val="22"/>
                  </w:rPr>
                </w:rPrChange>
              </w:rPr>
            </w:pPr>
            <w:ins w:id="249" w:author="Maia Kapur" w:date="2019-05-13T09:19:00Z">
              <w:r w:rsidRPr="00855A9D">
                <w:rPr>
                  <w:rFonts w:eastAsia="Times New Roman"/>
                  <w:color w:val="000000"/>
                  <w:spacing w:val="0"/>
                  <w:kern w:val="0"/>
                  <w:rPrChange w:id="250" w:author="Maia Kapur" w:date="2019-05-13T09:19:00Z">
                    <w:rPr>
                      <w:rFonts w:ascii="Calibri" w:eastAsia="Times New Roman" w:hAnsi="Calibri" w:cs="Calibri"/>
                      <w:color w:val="000000"/>
                      <w:spacing w:val="0"/>
                      <w:kern w:val="0"/>
                      <w:sz w:val="22"/>
                      <w:szCs w:val="22"/>
                    </w:rPr>
                  </w:rPrChange>
                </w:rPr>
                <w:t>2064</w:t>
              </w:r>
            </w:ins>
          </w:p>
        </w:tc>
      </w:tr>
      <w:tr w:rsidR="00855A9D" w:rsidRPr="00855A9D" w14:paraId="75B6265C" w14:textId="77777777" w:rsidTr="00855A9D">
        <w:trPr>
          <w:trHeight w:val="300"/>
          <w:ins w:id="251" w:author="Maia Kapur" w:date="2019-05-13T09:19:00Z"/>
          <w:trPrChange w:id="252" w:author="Maia Kapur" w:date="2019-05-13T09:20:00Z">
            <w:trPr>
              <w:trHeight w:val="300"/>
            </w:trPr>
          </w:trPrChange>
        </w:trPr>
        <w:tc>
          <w:tcPr>
            <w:tcW w:w="960" w:type="dxa"/>
            <w:shd w:val="clear" w:color="auto" w:fill="auto"/>
            <w:noWrap/>
            <w:vAlign w:val="bottom"/>
            <w:hideMark/>
            <w:tcPrChange w:id="253" w:author="Maia Kapur" w:date="2019-05-13T09:20:00Z">
              <w:tcPr>
                <w:tcW w:w="960" w:type="dxa"/>
                <w:tcBorders>
                  <w:top w:val="nil"/>
                  <w:left w:val="nil"/>
                  <w:bottom w:val="nil"/>
                  <w:right w:val="nil"/>
                </w:tcBorders>
                <w:shd w:val="clear" w:color="auto" w:fill="auto"/>
                <w:noWrap/>
                <w:vAlign w:val="bottom"/>
                <w:hideMark/>
              </w:tcPr>
            </w:tcPrChange>
          </w:tcPr>
          <w:p w14:paraId="3F1DB03D" w14:textId="77777777" w:rsidR="00855A9D" w:rsidRPr="00855A9D" w:rsidRDefault="00855A9D" w:rsidP="00EF78D2">
            <w:pPr>
              <w:spacing w:line="240" w:lineRule="auto"/>
              <w:contextualSpacing w:val="0"/>
              <w:jc w:val="right"/>
              <w:rPr>
                <w:ins w:id="254" w:author="Maia Kapur" w:date="2019-05-13T09:19:00Z"/>
                <w:rFonts w:eastAsia="Times New Roman"/>
                <w:color w:val="000000"/>
                <w:spacing w:val="0"/>
                <w:kern w:val="0"/>
                <w:rPrChange w:id="255" w:author="Maia Kapur" w:date="2019-05-13T09:19:00Z">
                  <w:rPr>
                    <w:ins w:id="256" w:author="Maia Kapur" w:date="2019-05-13T09:19:00Z"/>
                    <w:rFonts w:ascii="Calibri" w:eastAsia="Times New Roman" w:hAnsi="Calibri" w:cs="Calibri"/>
                    <w:color w:val="000000"/>
                    <w:spacing w:val="0"/>
                    <w:kern w:val="0"/>
                    <w:sz w:val="22"/>
                    <w:szCs w:val="22"/>
                  </w:rPr>
                </w:rPrChange>
              </w:rPr>
            </w:pPr>
            <w:ins w:id="257" w:author="Maia Kapur" w:date="2019-05-13T09:19:00Z">
              <w:r w:rsidRPr="00855A9D">
                <w:rPr>
                  <w:rFonts w:eastAsia="Times New Roman"/>
                  <w:color w:val="000000"/>
                  <w:spacing w:val="0"/>
                  <w:kern w:val="0"/>
                  <w:rPrChange w:id="258" w:author="Maia Kapur" w:date="2019-05-13T09:19:00Z">
                    <w:rPr>
                      <w:rFonts w:ascii="Calibri" w:eastAsia="Times New Roman" w:hAnsi="Calibri" w:cs="Calibri"/>
                      <w:color w:val="000000"/>
                      <w:spacing w:val="0"/>
                      <w:kern w:val="0"/>
                      <w:sz w:val="22"/>
                      <w:szCs w:val="22"/>
                    </w:rPr>
                  </w:rPrChange>
                </w:rPr>
                <w:t>10</w:t>
              </w:r>
            </w:ins>
          </w:p>
        </w:tc>
        <w:tc>
          <w:tcPr>
            <w:tcW w:w="960" w:type="dxa"/>
            <w:shd w:val="clear" w:color="auto" w:fill="auto"/>
            <w:noWrap/>
            <w:vAlign w:val="bottom"/>
            <w:hideMark/>
            <w:tcPrChange w:id="259" w:author="Maia Kapur" w:date="2019-05-13T09:20:00Z">
              <w:tcPr>
                <w:tcW w:w="960" w:type="dxa"/>
                <w:tcBorders>
                  <w:top w:val="nil"/>
                  <w:left w:val="nil"/>
                  <w:bottom w:val="nil"/>
                  <w:right w:val="nil"/>
                </w:tcBorders>
                <w:shd w:val="clear" w:color="auto" w:fill="auto"/>
                <w:noWrap/>
                <w:vAlign w:val="bottom"/>
                <w:hideMark/>
              </w:tcPr>
            </w:tcPrChange>
          </w:tcPr>
          <w:p w14:paraId="70FED9D7" w14:textId="77777777" w:rsidR="00855A9D" w:rsidRPr="00855A9D" w:rsidRDefault="00855A9D" w:rsidP="00EF78D2">
            <w:pPr>
              <w:spacing w:line="240" w:lineRule="auto"/>
              <w:contextualSpacing w:val="0"/>
              <w:rPr>
                <w:ins w:id="260" w:author="Maia Kapur" w:date="2019-05-13T09:19:00Z"/>
                <w:rFonts w:eastAsia="Times New Roman"/>
                <w:color w:val="000000"/>
                <w:spacing w:val="0"/>
                <w:kern w:val="0"/>
                <w:rPrChange w:id="261" w:author="Maia Kapur" w:date="2019-05-13T09:19:00Z">
                  <w:rPr>
                    <w:ins w:id="262" w:author="Maia Kapur" w:date="2019-05-13T09:19:00Z"/>
                    <w:rFonts w:ascii="Calibri" w:eastAsia="Times New Roman" w:hAnsi="Calibri" w:cs="Calibri"/>
                    <w:color w:val="000000"/>
                    <w:spacing w:val="0"/>
                    <w:kern w:val="0"/>
                    <w:sz w:val="22"/>
                    <w:szCs w:val="22"/>
                  </w:rPr>
                </w:rPrChange>
              </w:rPr>
            </w:pPr>
            <w:ins w:id="263" w:author="Maia Kapur" w:date="2019-05-13T09:19:00Z">
              <w:r w:rsidRPr="00855A9D">
                <w:rPr>
                  <w:rFonts w:eastAsia="Times New Roman"/>
                  <w:color w:val="000000"/>
                  <w:spacing w:val="0"/>
                  <w:kern w:val="0"/>
                  <w:rPrChange w:id="264" w:author="Maia Kapur" w:date="2019-05-13T09:19:00Z">
                    <w:rPr>
                      <w:rFonts w:ascii="Calibri" w:eastAsia="Times New Roman" w:hAnsi="Calibri" w:cs="Calibri"/>
                      <w:color w:val="000000"/>
                      <w:spacing w:val="0"/>
                      <w:kern w:val="0"/>
                      <w:sz w:val="22"/>
                      <w:szCs w:val="22"/>
                    </w:rPr>
                  </w:rPrChange>
                </w:rPr>
                <w:t>M</w:t>
              </w:r>
            </w:ins>
          </w:p>
        </w:tc>
        <w:tc>
          <w:tcPr>
            <w:tcW w:w="960" w:type="dxa"/>
            <w:shd w:val="clear" w:color="auto" w:fill="auto"/>
            <w:noWrap/>
            <w:vAlign w:val="bottom"/>
            <w:hideMark/>
            <w:tcPrChange w:id="265" w:author="Maia Kapur" w:date="2019-05-13T09:20:00Z">
              <w:tcPr>
                <w:tcW w:w="960" w:type="dxa"/>
                <w:tcBorders>
                  <w:top w:val="nil"/>
                  <w:left w:val="nil"/>
                  <w:bottom w:val="nil"/>
                  <w:right w:val="nil"/>
                </w:tcBorders>
                <w:shd w:val="clear" w:color="auto" w:fill="auto"/>
                <w:noWrap/>
                <w:vAlign w:val="bottom"/>
                <w:hideMark/>
              </w:tcPr>
            </w:tcPrChange>
          </w:tcPr>
          <w:p w14:paraId="7BF80A75" w14:textId="77777777" w:rsidR="00855A9D" w:rsidRPr="00855A9D" w:rsidRDefault="00855A9D" w:rsidP="00EF78D2">
            <w:pPr>
              <w:spacing w:line="240" w:lineRule="auto"/>
              <w:contextualSpacing w:val="0"/>
              <w:jc w:val="right"/>
              <w:rPr>
                <w:ins w:id="266" w:author="Maia Kapur" w:date="2019-05-13T09:19:00Z"/>
                <w:rFonts w:eastAsia="Times New Roman"/>
                <w:color w:val="000000"/>
                <w:spacing w:val="0"/>
                <w:kern w:val="0"/>
                <w:rPrChange w:id="267" w:author="Maia Kapur" w:date="2019-05-13T09:19:00Z">
                  <w:rPr>
                    <w:ins w:id="268" w:author="Maia Kapur" w:date="2019-05-13T09:19:00Z"/>
                    <w:rFonts w:ascii="Calibri" w:eastAsia="Times New Roman" w:hAnsi="Calibri" w:cs="Calibri"/>
                    <w:color w:val="000000"/>
                    <w:spacing w:val="0"/>
                    <w:kern w:val="0"/>
                    <w:sz w:val="22"/>
                    <w:szCs w:val="22"/>
                  </w:rPr>
                </w:rPrChange>
              </w:rPr>
            </w:pPr>
            <w:ins w:id="269" w:author="Maia Kapur" w:date="2019-05-13T09:19:00Z">
              <w:r w:rsidRPr="00855A9D">
                <w:rPr>
                  <w:rFonts w:eastAsia="Times New Roman"/>
                  <w:color w:val="000000"/>
                  <w:spacing w:val="0"/>
                  <w:kern w:val="0"/>
                  <w:rPrChange w:id="270" w:author="Maia Kapur" w:date="2019-05-13T09:19:00Z">
                    <w:rPr>
                      <w:rFonts w:ascii="Calibri" w:eastAsia="Times New Roman" w:hAnsi="Calibri" w:cs="Calibri"/>
                      <w:color w:val="000000"/>
                      <w:spacing w:val="0"/>
                      <w:kern w:val="0"/>
                      <w:sz w:val="22"/>
                      <w:szCs w:val="22"/>
                    </w:rPr>
                  </w:rPrChange>
                </w:rPr>
                <w:t>1765</w:t>
              </w:r>
            </w:ins>
          </w:p>
        </w:tc>
      </w:tr>
      <w:tr w:rsidR="00855A9D" w:rsidRPr="00855A9D" w14:paraId="1F7DEE29" w14:textId="77777777" w:rsidTr="00855A9D">
        <w:trPr>
          <w:trHeight w:val="300"/>
          <w:ins w:id="271" w:author="Maia Kapur" w:date="2019-05-13T09:19:00Z"/>
          <w:trPrChange w:id="272" w:author="Maia Kapur" w:date="2019-05-13T09:20:00Z">
            <w:trPr>
              <w:trHeight w:val="300"/>
            </w:trPr>
          </w:trPrChange>
        </w:trPr>
        <w:tc>
          <w:tcPr>
            <w:tcW w:w="960" w:type="dxa"/>
            <w:shd w:val="clear" w:color="auto" w:fill="auto"/>
            <w:noWrap/>
            <w:vAlign w:val="bottom"/>
            <w:hideMark/>
            <w:tcPrChange w:id="273" w:author="Maia Kapur" w:date="2019-05-13T09:20:00Z">
              <w:tcPr>
                <w:tcW w:w="960" w:type="dxa"/>
                <w:tcBorders>
                  <w:top w:val="nil"/>
                  <w:left w:val="nil"/>
                  <w:bottom w:val="nil"/>
                  <w:right w:val="nil"/>
                </w:tcBorders>
                <w:shd w:val="clear" w:color="auto" w:fill="auto"/>
                <w:noWrap/>
                <w:vAlign w:val="bottom"/>
                <w:hideMark/>
              </w:tcPr>
            </w:tcPrChange>
          </w:tcPr>
          <w:p w14:paraId="67EA7B00" w14:textId="77777777" w:rsidR="00855A9D" w:rsidRPr="00855A9D" w:rsidRDefault="00855A9D" w:rsidP="00EF78D2">
            <w:pPr>
              <w:spacing w:line="240" w:lineRule="auto"/>
              <w:contextualSpacing w:val="0"/>
              <w:jc w:val="right"/>
              <w:rPr>
                <w:ins w:id="274" w:author="Maia Kapur" w:date="2019-05-13T09:19:00Z"/>
                <w:rFonts w:eastAsia="Times New Roman"/>
                <w:color w:val="000000"/>
                <w:spacing w:val="0"/>
                <w:kern w:val="0"/>
                <w:rPrChange w:id="275" w:author="Maia Kapur" w:date="2019-05-13T09:19:00Z">
                  <w:rPr>
                    <w:ins w:id="276" w:author="Maia Kapur" w:date="2019-05-13T09:19:00Z"/>
                    <w:rFonts w:ascii="Calibri" w:eastAsia="Times New Roman" w:hAnsi="Calibri" w:cs="Calibri"/>
                    <w:color w:val="000000"/>
                    <w:spacing w:val="0"/>
                    <w:kern w:val="0"/>
                    <w:sz w:val="22"/>
                    <w:szCs w:val="22"/>
                  </w:rPr>
                </w:rPrChange>
              </w:rPr>
            </w:pPr>
            <w:ins w:id="277" w:author="Maia Kapur" w:date="2019-05-13T09:19:00Z">
              <w:r w:rsidRPr="00855A9D">
                <w:rPr>
                  <w:rFonts w:eastAsia="Times New Roman"/>
                  <w:color w:val="000000"/>
                  <w:spacing w:val="0"/>
                  <w:kern w:val="0"/>
                  <w:rPrChange w:id="278" w:author="Maia Kapur" w:date="2019-05-13T09:19:00Z">
                    <w:rPr>
                      <w:rFonts w:ascii="Calibri" w:eastAsia="Times New Roman" w:hAnsi="Calibri" w:cs="Calibri"/>
                      <w:color w:val="000000"/>
                      <w:spacing w:val="0"/>
                      <w:kern w:val="0"/>
                      <w:sz w:val="22"/>
                      <w:szCs w:val="22"/>
                    </w:rPr>
                  </w:rPrChange>
                </w:rPr>
                <w:t>30</w:t>
              </w:r>
            </w:ins>
          </w:p>
        </w:tc>
        <w:tc>
          <w:tcPr>
            <w:tcW w:w="960" w:type="dxa"/>
            <w:shd w:val="clear" w:color="auto" w:fill="auto"/>
            <w:noWrap/>
            <w:vAlign w:val="bottom"/>
            <w:hideMark/>
            <w:tcPrChange w:id="279" w:author="Maia Kapur" w:date="2019-05-13T09:20:00Z">
              <w:tcPr>
                <w:tcW w:w="960" w:type="dxa"/>
                <w:tcBorders>
                  <w:top w:val="nil"/>
                  <w:left w:val="nil"/>
                  <w:bottom w:val="nil"/>
                  <w:right w:val="nil"/>
                </w:tcBorders>
                <w:shd w:val="clear" w:color="auto" w:fill="auto"/>
                <w:noWrap/>
                <w:vAlign w:val="bottom"/>
                <w:hideMark/>
              </w:tcPr>
            </w:tcPrChange>
          </w:tcPr>
          <w:p w14:paraId="297D9847" w14:textId="77777777" w:rsidR="00855A9D" w:rsidRPr="00855A9D" w:rsidRDefault="00855A9D" w:rsidP="00EF78D2">
            <w:pPr>
              <w:spacing w:line="240" w:lineRule="auto"/>
              <w:contextualSpacing w:val="0"/>
              <w:rPr>
                <w:ins w:id="280" w:author="Maia Kapur" w:date="2019-05-13T09:19:00Z"/>
                <w:rFonts w:eastAsia="Times New Roman"/>
                <w:color w:val="000000"/>
                <w:spacing w:val="0"/>
                <w:kern w:val="0"/>
                <w:rPrChange w:id="281" w:author="Maia Kapur" w:date="2019-05-13T09:19:00Z">
                  <w:rPr>
                    <w:ins w:id="282" w:author="Maia Kapur" w:date="2019-05-13T09:19:00Z"/>
                    <w:rFonts w:ascii="Calibri" w:eastAsia="Times New Roman" w:hAnsi="Calibri" w:cs="Calibri"/>
                    <w:color w:val="000000"/>
                    <w:spacing w:val="0"/>
                    <w:kern w:val="0"/>
                    <w:sz w:val="22"/>
                    <w:szCs w:val="22"/>
                  </w:rPr>
                </w:rPrChange>
              </w:rPr>
            </w:pPr>
            <w:ins w:id="283" w:author="Maia Kapur" w:date="2019-05-13T09:19:00Z">
              <w:r w:rsidRPr="00855A9D">
                <w:rPr>
                  <w:rFonts w:eastAsia="Times New Roman"/>
                  <w:color w:val="000000"/>
                  <w:spacing w:val="0"/>
                  <w:kern w:val="0"/>
                  <w:rPrChange w:id="284" w:author="Maia Kapur" w:date="2019-05-13T09:19:00Z">
                    <w:rPr>
                      <w:rFonts w:ascii="Calibri" w:eastAsia="Times New Roman" w:hAnsi="Calibri" w:cs="Calibri"/>
                      <w:color w:val="000000"/>
                      <w:spacing w:val="0"/>
                      <w:kern w:val="0"/>
                      <w:sz w:val="22"/>
                      <w:szCs w:val="22"/>
                    </w:rPr>
                  </w:rPrChange>
                </w:rPr>
                <w:t>F</w:t>
              </w:r>
            </w:ins>
          </w:p>
        </w:tc>
        <w:tc>
          <w:tcPr>
            <w:tcW w:w="960" w:type="dxa"/>
            <w:shd w:val="clear" w:color="auto" w:fill="auto"/>
            <w:noWrap/>
            <w:vAlign w:val="bottom"/>
            <w:hideMark/>
            <w:tcPrChange w:id="285" w:author="Maia Kapur" w:date="2019-05-13T09:20:00Z">
              <w:tcPr>
                <w:tcW w:w="960" w:type="dxa"/>
                <w:tcBorders>
                  <w:top w:val="nil"/>
                  <w:left w:val="nil"/>
                  <w:bottom w:val="nil"/>
                  <w:right w:val="nil"/>
                </w:tcBorders>
                <w:shd w:val="clear" w:color="auto" w:fill="auto"/>
                <w:noWrap/>
                <w:vAlign w:val="bottom"/>
                <w:hideMark/>
              </w:tcPr>
            </w:tcPrChange>
          </w:tcPr>
          <w:p w14:paraId="52479723" w14:textId="77777777" w:rsidR="00855A9D" w:rsidRPr="00855A9D" w:rsidRDefault="00855A9D" w:rsidP="00EF78D2">
            <w:pPr>
              <w:spacing w:line="240" w:lineRule="auto"/>
              <w:contextualSpacing w:val="0"/>
              <w:jc w:val="right"/>
              <w:rPr>
                <w:ins w:id="286" w:author="Maia Kapur" w:date="2019-05-13T09:19:00Z"/>
                <w:rFonts w:eastAsia="Times New Roman"/>
                <w:color w:val="000000"/>
                <w:spacing w:val="0"/>
                <w:kern w:val="0"/>
                <w:rPrChange w:id="287" w:author="Maia Kapur" w:date="2019-05-13T09:19:00Z">
                  <w:rPr>
                    <w:ins w:id="288" w:author="Maia Kapur" w:date="2019-05-13T09:19:00Z"/>
                    <w:rFonts w:ascii="Calibri" w:eastAsia="Times New Roman" w:hAnsi="Calibri" w:cs="Calibri"/>
                    <w:color w:val="000000"/>
                    <w:spacing w:val="0"/>
                    <w:kern w:val="0"/>
                    <w:sz w:val="22"/>
                    <w:szCs w:val="22"/>
                  </w:rPr>
                </w:rPrChange>
              </w:rPr>
            </w:pPr>
            <w:ins w:id="289" w:author="Maia Kapur" w:date="2019-05-13T09:19:00Z">
              <w:r w:rsidRPr="00855A9D">
                <w:rPr>
                  <w:rFonts w:eastAsia="Times New Roman"/>
                  <w:color w:val="000000"/>
                  <w:spacing w:val="0"/>
                  <w:kern w:val="0"/>
                  <w:rPrChange w:id="290" w:author="Maia Kapur" w:date="2019-05-13T09:19:00Z">
                    <w:rPr>
                      <w:rFonts w:ascii="Calibri" w:eastAsia="Times New Roman" w:hAnsi="Calibri" w:cs="Calibri"/>
                      <w:color w:val="000000"/>
                      <w:spacing w:val="0"/>
                      <w:kern w:val="0"/>
                      <w:sz w:val="22"/>
                      <w:szCs w:val="22"/>
                    </w:rPr>
                  </w:rPrChange>
                </w:rPr>
                <w:t>168</w:t>
              </w:r>
            </w:ins>
          </w:p>
        </w:tc>
      </w:tr>
      <w:tr w:rsidR="00855A9D" w:rsidRPr="00855A9D" w14:paraId="2EA9B510" w14:textId="77777777" w:rsidTr="00855A9D">
        <w:trPr>
          <w:trHeight w:val="300"/>
          <w:ins w:id="291" w:author="Maia Kapur" w:date="2019-05-13T09:19:00Z"/>
          <w:trPrChange w:id="292" w:author="Maia Kapur" w:date="2019-05-13T09:20:00Z">
            <w:trPr>
              <w:trHeight w:val="300"/>
            </w:trPr>
          </w:trPrChange>
        </w:trPr>
        <w:tc>
          <w:tcPr>
            <w:tcW w:w="960" w:type="dxa"/>
            <w:shd w:val="clear" w:color="auto" w:fill="auto"/>
            <w:noWrap/>
            <w:vAlign w:val="bottom"/>
            <w:hideMark/>
            <w:tcPrChange w:id="293" w:author="Maia Kapur" w:date="2019-05-13T09:20:00Z">
              <w:tcPr>
                <w:tcW w:w="960" w:type="dxa"/>
                <w:tcBorders>
                  <w:top w:val="nil"/>
                  <w:left w:val="nil"/>
                  <w:bottom w:val="nil"/>
                  <w:right w:val="nil"/>
                </w:tcBorders>
                <w:shd w:val="clear" w:color="auto" w:fill="auto"/>
                <w:noWrap/>
                <w:vAlign w:val="bottom"/>
                <w:hideMark/>
              </w:tcPr>
            </w:tcPrChange>
          </w:tcPr>
          <w:p w14:paraId="3D266992" w14:textId="77777777" w:rsidR="00855A9D" w:rsidRPr="00855A9D" w:rsidRDefault="00855A9D" w:rsidP="00EF78D2">
            <w:pPr>
              <w:spacing w:line="240" w:lineRule="auto"/>
              <w:contextualSpacing w:val="0"/>
              <w:jc w:val="right"/>
              <w:rPr>
                <w:ins w:id="294" w:author="Maia Kapur" w:date="2019-05-13T09:19:00Z"/>
                <w:rFonts w:eastAsia="Times New Roman"/>
                <w:color w:val="000000"/>
                <w:spacing w:val="0"/>
                <w:kern w:val="0"/>
                <w:rPrChange w:id="295" w:author="Maia Kapur" w:date="2019-05-13T09:19:00Z">
                  <w:rPr>
                    <w:ins w:id="296" w:author="Maia Kapur" w:date="2019-05-13T09:19:00Z"/>
                    <w:rFonts w:ascii="Calibri" w:eastAsia="Times New Roman" w:hAnsi="Calibri" w:cs="Calibri"/>
                    <w:color w:val="000000"/>
                    <w:spacing w:val="0"/>
                    <w:kern w:val="0"/>
                    <w:sz w:val="22"/>
                    <w:szCs w:val="22"/>
                  </w:rPr>
                </w:rPrChange>
              </w:rPr>
            </w:pPr>
            <w:ins w:id="297" w:author="Maia Kapur" w:date="2019-05-13T09:19:00Z">
              <w:r w:rsidRPr="00855A9D">
                <w:rPr>
                  <w:rFonts w:eastAsia="Times New Roman"/>
                  <w:color w:val="000000"/>
                  <w:spacing w:val="0"/>
                  <w:kern w:val="0"/>
                  <w:rPrChange w:id="298" w:author="Maia Kapur" w:date="2019-05-13T09:19:00Z">
                    <w:rPr>
                      <w:rFonts w:ascii="Calibri" w:eastAsia="Times New Roman" w:hAnsi="Calibri" w:cs="Calibri"/>
                      <w:color w:val="000000"/>
                      <w:spacing w:val="0"/>
                      <w:kern w:val="0"/>
                      <w:sz w:val="22"/>
                      <w:szCs w:val="22"/>
                    </w:rPr>
                  </w:rPrChange>
                </w:rPr>
                <w:t>30</w:t>
              </w:r>
            </w:ins>
          </w:p>
        </w:tc>
        <w:tc>
          <w:tcPr>
            <w:tcW w:w="960" w:type="dxa"/>
            <w:shd w:val="clear" w:color="auto" w:fill="auto"/>
            <w:noWrap/>
            <w:vAlign w:val="bottom"/>
            <w:hideMark/>
            <w:tcPrChange w:id="299" w:author="Maia Kapur" w:date="2019-05-13T09:20:00Z">
              <w:tcPr>
                <w:tcW w:w="960" w:type="dxa"/>
                <w:tcBorders>
                  <w:top w:val="nil"/>
                  <w:left w:val="nil"/>
                  <w:bottom w:val="nil"/>
                  <w:right w:val="nil"/>
                </w:tcBorders>
                <w:shd w:val="clear" w:color="auto" w:fill="auto"/>
                <w:noWrap/>
                <w:vAlign w:val="bottom"/>
                <w:hideMark/>
              </w:tcPr>
            </w:tcPrChange>
          </w:tcPr>
          <w:p w14:paraId="05ACD53E" w14:textId="77777777" w:rsidR="00855A9D" w:rsidRPr="00855A9D" w:rsidRDefault="00855A9D" w:rsidP="00EF78D2">
            <w:pPr>
              <w:spacing w:line="240" w:lineRule="auto"/>
              <w:contextualSpacing w:val="0"/>
              <w:rPr>
                <w:ins w:id="300" w:author="Maia Kapur" w:date="2019-05-13T09:19:00Z"/>
                <w:rFonts w:eastAsia="Times New Roman"/>
                <w:color w:val="000000"/>
                <w:spacing w:val="0"/>
                <w:kern w:val="0"/>
                <w:rPrChange w:id="301" w:author="Maia Kapur" w:date="2019-05-13T09:19:00Z">
                  <w:rPr>
                    <w:ins w:id="302" w:author="Maia Kapur" w:date="2019-05-13T09:19:00Z"/>
                    <w:rFonts w:ascii="Calibri" w:eastAsia="Times New Roman" w:hAnsi="Calibri" w:cs="Calibri"/>
                    <w:color w:val="000000"/>
                    <w:spacing w:val="0"/>
                    <w:kern w:val="0"/>
                    <w:sz w:val="22"/>
                    <w:szCs w:val="22"/>
                  </w:rPr>
                </w:rPrChange>
              </w:rPr>
            </w:pPr>
            <w:ins w:id="303" w:author="Maia Kapur" w:date="2019-05-13T09:19:00Z">
              <w:r w:rsidRPr="00855A9D">
                <w:rPr>
                  <w:rFonts w:eastAsia="Times New Roman"/>
                  <w:color w:val="000000"/>
                  <w:spacing w:val="0"/>
                  <w:kern w:val="0"/>
                  <w:rPrChange w:id="304" w:author="Maia Kapur" w:date="2019-05-13T09:19:00Z">
                    <w:rPr>
                      <w:rFonts w:ascii="Calibri" w:eastAsia="Times New Roman" w:hAnsi="Calibri" w:cs="Calibri"/>
                      <w:color w:val="000000"/>
                      <w:spacing w:val="0"/>
                      <w:kern w:val="0"/>
                      <w:sz w:val="22"/>
                      <w:szCs w:val="22"/>
                    </w:rPr>
                  </w:rPrChange>
                </w:rPr>
                <w:t>M</w:t>
              </w:r>
            </w:ins>
          </w:p>
        </w:tc>
        <w:tc>
          <w:tcPr>
            <w:tcW w:w="960" w:type="dxa"/>
            <w:shd w:val="clear" w:color="auto" w:fill="auto"/>
            <w:noWrap/>
            <w:vAlign w:val="bottom"/>
            <w:hideMark/>
            <w:tcPrChange w:id="305" w:author="Maia Kapur" w:date="2019-05-13T09:20:00Z">
              <w:tcPr>
                <w:tcW w:w="960" w:type="dxa"/>
                <w:tcBorders>
                  <w:top w:val="nil"/>
                  <w:left w:val="nil"/>
                  <w:bottom w:val="nil"/>
                  <w:right w:val="nil"/>
                </w:tcBorders>
                <w:shd w:val="clear" w:color="auto" w:fill="auto"/>
                <w:noWrap/>
                <w:vAlign w:val="bottom"/>
                <w:hideMark/>
              </w:tcPr>
            </w:tcPrChange>
          </w:tcPr>
          <w:p w14:paraId="527D5EC6" w14:textId="77777777" w:rsidR="00855A9D" w:rsidRPr="00855A9D" w:rsidRDefault="00855A9D" w:rsidP="00EF78D2">
            <w:pPr>
              <w:spacing w:line="240" w:lineRule="auto"/>
              <w:contextualSpacing w:val="0"/>
              <w:jc w:val="right"/>
              <w:rPr>
                <w:ins w:id="306" w:author="Maia Kapur" w:date="2019-05-13T09:19:00Z"/>
                <w:rFonts w:eastAsia="Times New Roman"/>
                <w:color w:val="000000"/>
                <w:spacing w:val="0"/>
                <w:kern w:val="0"/>
                <w:rPrChange w:id="307" w:author="Maia Kapur" w:date="2019-05-13T09:19:00Z">
                  <w:rPr>
                    <w:ins w:id="308" w:author="Maia Kapur" w:date="2019-05-13T09:19:00Z"/>
                    <w:rFonts w:ascii="Calibri" w:eastAsia="Times New Roman" w:hAnsi="Calibri" w:cs="Calibri"/>
                    <w:color w:val="000000"/>
                    <w:spacing w:val="0"/>
                    <w:kern w:val="0"/>
                    <w:sz w:val="22"/>
                    <w:szCs w:val="22"/>
                  </w:rPr>
                </w:rPrChange>
              </w:rPr>
            </w:pPr>
            <w:ins w:id="309" w:author="Maia Kapur" w:date="2019-05-13T09:19:00Z">
              <w:r w:rsidRPr="00855A9D">
                <w:rPr>
                  <w:rFonts w:eastAsia="Times New Roman"/>
                  <w:color w:val="000000"/>
                  <w:spacing w:val="0"/>
                  <w:kern w:val="0"/>
                  <w:rPrChange w:id="310" w:author="Maia Kapur" w:date="2019-05-13T09:19:00Z">
                    <w:rPr>
                      <w:rFonts w:ascii="Calibri" w:eastAsia="Times New Roman" w:hAnsi="Calibri" w:cs="Calibri"/>
                      <w:color w:val="000000"/>
                      <w:spacing w:val="0"/>
                      <w:kern w:val="0"/>
                      <w:sz w:val="22"/>
                      <w:szCs w:val="22"/>
                    </w:rPr>
                  </w:rPrChange>
                </w:rPr>
                <w:t>231</w:t>
              </w:r>
            </w:ins>
          </w:p>
        </w:tc>
      </w:tr>
    </w:tbl>
    <w:p w14:paraId="4A93C84C" w14:textId="77777777" w:rsidR="00855A9D" w:rsidRDefault="00855A9D" w:rsidP="00855A9D">
      <w:pPr>
        <w:pStyle w:val="Caption"/>
        <w:rPr>
          <w:ins w:id="311" w:author="Maia Kapur" w:date="2019-05-13T11:19:00Z"/>
        </w:rPr>
      </w:pPr>
      <w:ins w:id="312" w:author="Maia Kapur" w:date="2019-05-13T09:20:00Z">
        <w:r>
          <w:t>Table A</w:t>
        </w:r>
        <w:r>
          <w:fldChar w:fldCharType="begin"/>
        </w:r>
        <w:r>
          <w:instrText xml:space="preserve"> SEQ Table_A \* ARABIC </w:instrText>
        </w:r>
      </w:ins>
      <w:r>
        <w:fldChar w:fldCharType="separate"/>
      </w:r>
      <w:ins w:id="313" w:author="Maia Kapur" w:date="2019-05-13T09:59:00Z">
        <w:r w:rsidR="00D437F5">
          <w:rPr>
            <w:noProof/>
          </w:rPr>
          <w:t>3</w:t>
        </w:r>
      </w:ins>
      <w:ins w:id="314" w:author="Maia Kapur" w:date="2019-05-13T09:20:00Z">
        <w:r>
          <w:fldChar w:fldCharType="end"/>
        </w:r>
        <w:r>
          <w:t xml:space="preserve">. </w:t>
        </w:r>
      </w:ins>
      <w:ins w:id="315" w:author="Maia Kapur" w:date="2019-05-13T09:19:00Z">
        <w:r>
          <w:t xml:space="preserve">Number of </w:t>
        </w:r>
        <w:proofErr w:type="gramStart"/>
        <w:r>
          <w:t>sablefish</w:t>
        </w:r>
        <w:proofErr w:type="gramEnd"/>
        <w:r>
          <w:t xml:space="preserve"> </w:t>
        </w:r>
      </w:ins>
      <w:ins w:id="316" w:author="Maia Kapur" w:date="2019-05-13T09:20:00Z">
        <w:r w:rsidR="00626771">
          <w:t xml:space="preserve">at key ages </w:t>
        </w:r>
      </w:ins>
      <w:ins w:id="317" w:author="Maia Kapur" w:date="2019-05-13T09:19:00Z">
        <w:r>
          <w:t>by sex and used in full data fitting.</w:t>
        </w:r>
      </w:ins>
    </w:p>
    <w:p w14:paraId="204E7D41" w14:textId="77777777" w:rsidR="00B663CA" w:rsidRDefault="00B663CA" w:rsidP="00B663CA">
      <w:pPr>
        <w:rPr>
          <w:ins w:id="318" w:author="Maia Kapur" w:date="2019-05-13T11:19:00Z"/>
          <w:lang w:val="en"/>
        </w:rPr>
      </w:pPr>
    </w:p>
    <w:p w14:paraId="59C9A48B" w14:textId="77777777" w:rsidR="00B663CA" w:rsidRDefault="00B663CA" w:rsidP="00B663CA">
      <w:pPr>
        <w:rPr>
          <w:ins w:id="319" w:author="Maia Kapur" w:date="2019-05-13T11:19:00Z"/>
          <w:lang w:val="en"/>
        </w:rPr>
        <w:sectPr w:rsidR="00B663CA" w:rsidSect="00976DBF">
          <w:pgSz w:w="12240" w:h="15840"/>
          <w:pgMar w:top="1440" w:right="1440" w:bottom="1440" w:left="1440" w:header="720" w:footer="720" w:gutter="0"/>
          <w:lnNumType w:countBy="1" w:restart="continuous"/>
          <w:cols w:space="720"/>
          <w:docGrid w:linePitch="360"/>
        </w:sectPr>
      </w:pPr>
    </w:p>
    <w:p w14:paraId="26F49EBD" w14:textId="77777777" w:rsidR="00B663CA" w:rsidRDefault="00B663CA" w:rsidP="00B663CA">
      <w:pPr>
        <w:rPr>
          <w:ins w:id="320" w:author="Maia Kapur" w:date="2019-05-13T11:19:00Z"/>
          <w:lang w:val="en"/>
        </w:rPr>
      </w:pPr>
      <w:ins w:id="321" w:author="Maia Kapur" w:date="2019-05-13T11:19:00Z">
        <w:r>
          <w:rPr>
            <w:noProof/>
            <w:lang w:val="en"/>
          </w:rPr>
          <w:lastRenderedPageBreak/>
          <w:drawing>
            <wp:inline distT="0" distB="0" distL="0" distR="0" wp14:anchorId="272D4B7C" wp14:editId="1C0F2B77">
              <wp:extent cx="6324601" cy="758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4601" cy="7589520"/>
                      </a:xfrm>
                      <a:prstGeom prst="rect">
                        <a:avLst/>
                      </a:prstGeom>
                    </pic:spPr>
                  </pic:pic>
                </a:graphicData>
              </a:graphic>
            </wp:inline>
          </w:drawing>
        </w:r>
      </w:ins>
    </w:p>
    <w:p w14:paraId="27F325FE" w14:textId="0052D142" w:rsidR="00952953" w:rsidRDefault="006920A2">
      <w:pPr>
        <w:pStyle w:val="Caption"/>
        <w:rPr>
          <w:ins w:id="322" w:author="Maia Kapur" w:date="2019-05-13T09:19:00Z"/>
          <w:rPrChange w:id="323" w:author="Maia Kapur" w:date="2019-05-13T11:19:00Z">
            <w:rPr>
              <w:ins w:id="324" w:author="Maia Kapur" w:date="2019-05-13T09:19:00Z"/>
            </w:rPr>
          </w:rPrChange>
        </w:rPr>
        <w:sectPr w:rsidR="00952953" w:rsidSect="00976DBF">
          <w:pgSz w:w="12240" w:h="15840"/>
          <w:pgMar w:top="1440" w:right="1440" w:bottom="1440" w:left="1440" w:header="720" w:footer="720" w:gutter="0"/>
          <w:lnNumType w:countBy="1" w:restart="continuous"/>
          <w:cols w:space="720"/>
          <w:docGrid w:linePitch="360"/>
        </w:sectPr>
        <w:pPrChange w:id="325" w:author="Maia Kapur" w:date="2019-05-13T11:45:00Z">
          <w:pPr>
            <w:spacing w:line="240" w:lineRule="auto"/>
            <w:jc w:val="both"/>
          </w:pPr>
        </w:pPrChange>
      </w:pPr>
      <w:ins w:id="326" w:author="Maia Kapur" w:date="2019-05-13T11:36:00Z">
        <w:r>
          <w:lastRenderedPageBreak/>
          <w:t>Figure A</w:t>
        </w:r>
        <w:r>
          <w:fldChar w:fldCharType="begin"/>
        </w:r>
        <w:r>
          <w:instrText xml:space="preserve"> SEQ Figure_A \* ARABIC </w:instrText>
        </w:r>
      </w:ins>
      <w:r>
        <w:fldChar w:fldCharType="separate"/>
      </w:r>
      <w:ins w:id="327" w:author="Maia Kapur" w:date="2019-05-13T11:47:00Z">
        <w:r w:rsidR="00920B04">
          <w:rPr>
            <w:noProof/>
          </w:rPr>
          <w:t>2</w:t>
        </w:r>
      </w:ins>
      <w:ins w:id="328" w:author="Maia Kapur" w:date="2019-05-13T11:36:00Z">
        <w:r>
          <w:fldChar w:fldCharType="end"/>
        </w:r>
        <w:r>
          <w:t xml:space="preserve"> Histogram of detected breakpoints</w:t>
        </w:r>
      </w:ins>
      <w:ins w:id="329" w:author="Maia Kapur" w:date="2019-05-13T11:43:00Z">
        <w:r w:rsidR="00526B81">
          <w:t xml:space="preserve"> (grey bars)</w:t>
        </w:r>
      </w:ins>
      <w:ins w:id="330" w:author="Maia Kapur" w:date="2019-05-13T11:36:00Z">
        <w:r>
          <w:t xml:space="preserve"> from GAM analysis by scenario. Vertical red bars indicate true breakpoints used to generate synthetic populations</w:t>
        </w:r>
      </w:ins>
      <w:ins w:id="331" w:author="Maia Kapur" w:date="2019-05-13T11:44:00Z">
        <w:r w:rsidR="00526B81">
          <w:t>.</w:t>
        </w:r>
      </w:ins>
      <w:ins w:id="332" w:author="Maia Kapur" w:date="2019-05-13T11:45:00Z">
        <w:r w:rsidR="006055D3">
          <w:t xml:space="preserve"> For Scenario 3, the synthetic population overlapped between </w:t>
        </w:r>
        <w:proofErr w:type="gramStart"/>
        <w:r w:rsidR="006055D3">
          <w:t>20 and 25 degrees</w:t>
        </w:r>
        <w:proofErr w:type="gramEnd"/>
        <w:r w:rsidR="006055D3">
          <w:t xml:space="preserve"> latitude and longitude.</w:t>
        </w:r>
      </w:ins>
    </w:p>
    <w:p w14:paraId="0E8BF4E7" w14:textId="77777777" w:rsidR="00855A9D" w:rsidRPr="00855A9D" w:rsidDel="00806AF2" w:rsidRDefault="00855A9D">
      <w:pPr>
        <w:rPr>
          <w:del w:id="333" w:author="Maia Kapur" w:date="2019-05-13T11:45:00Z"/>
          <w:rPrChange w:id="334" w:author="Maia Kapur" w:date="2019-05-13T09:19:00Z">
            <w:rPr>
              <w:del w:id="335" w:author="Maia Kapur" w:date="2019-05-13T11:45:00Z"/>
            </w:rPr>
          </w:rPrChange>
        </w:rPr>
        <w:pPrChange w:id="336" w:author="Maia Kapur" w:date="2019-05-13T09:19:00Z">
          <w:pPr>
            <w:pStyle w:val="Heading1"/>
          </w:pPr>
        </w:pPrChange>
      </w:pPr>
    </w:p>
    <w:p w14:paraId="6E8AFCD3" w14:textId="4D4D28F7" w:rsidR="00855A9D" w:rsidRDefault="00C557F3" w:rsidP="00222845">
      <w:pPr>
        <w:spacing w:line="240" w:lineRule="auto"/>
        <w:rPr>
          <w:ins w:id="337" w:author="Maia Kapur" w:date="2019-05-13T09:18:00Z"/>
        </w:rPr>
      </w:pPr>
      <w:del w:id="338" w:author="Maia Kapur" w:date="2019-05-13T11:19:00Z">
        <w:r w:rsidDel="0011193E">
          <w:delText>Figures A</w:delText>
        </w:r>
      </w:del>
      <w:ins w:id="339" w:author="Maia Kapur" w:date="2019-05-13T11:18:00Z">
        <w:r w:rsidR="0011193E">
          <w:fldChar w:fldCharType="begin"/>
        </w:r>
        <w:r w:rsidR="0011193E">
          <w:instrText xml:space="preserve"> REF _Ref8638745 \h </w:instrText>
        </w:r>
      </w:ins>
      <w:r w:rsidR="0011193E">
        <w:fldChar w:fldCharType="separate"/>
      </w:r>
      <w:ins w:id="340" w:author="Maia Kapur" w:date="2019-05-13T11:44:00Z">
        <w:r w:rsidR="00C00252">
          <w:t>Figure A</w:t>
        </w:r>
        <w:r w:rsidR="00C00252">
          <w:rPr>
            <w:noProof/>
          </w:rPr>
          <w:t>3</w:t>
        </w:r>
      </w:ins>
      <w:ins w:id="341" w:author="Maia Kapur" w:date="2019-05-13T11:18:00Z">
        <w:r w:rsidR="0011193E">
          <w:fldChar w:fldCharType="end"/>
        </w:r>
      </w:ins>
      <w:ins w:id="342" w:author="Maia Kapur" w:date="2019-05-13T11:19:00Z">
        <w:r w:rsidR="0011193E">
          <w:t xml:space="preserve"> through</w:t>
        </w:r>
      </w:ins>
      <w:ins w:id="343" w:author="Maia Kapur" w:date="2019-05-13T11:18:00Z">
        <w:r w:rsidR="0011193E">
          <w:t xml:space="preserve"> </w:t>
        </w:r>
        <w:r w:rsidR="0011193E">
          <w:fldChar w:fldCharType="begin"/>
        </w:r>
        <w:r w:rsidR="0011193E">
          <w:instrText xml:space="preserve"> REF _Ref8638752 \h </w:instrText>
        </w:r>
      </w:ins>
      <w:r w:rsidR="0011193E">
        <w:fldChar w:fldCharType="separate"/>
      </w:r>
      <w:ins w:id="344" w:author="Maia Kapur" w:date="2019-05-13T11:44:00Z">
        <w:r w:rsidR="00C00252">
          <w:t>Figure A</w:t>
        </w:r>
        <w:r w:rsidR="00C00252">
          <w:rPr>
            <w:noProof/>
          </w:rPr>
          <w:t>12</w:t>
        </w:r>
      </w:ins>
      <w:ins w:id="345" w:author="Maia Kapur" w:date="2019-05-13T11:18:00Z">
        <w:r w:rsidR="0011193E">
          <w:fldChar w:fldCharType="end"/>
        </w:r>
      </w:ins>
      <w:del w:id="346" w:author="Maia Kapur" w:date="2019-05-13T11:18:00Z">
        <w:r w:rsidR="002379A2" w:rsidDel="00335A6B">
          <w:delText>2</w:delText>
        </w:r>
      </w:del>
      <w:r>
        <w:t xml:space="preserve"> </w:t>
      </w:r>
      <w:del w:id="347" w:author="Maia Kapur" w:date="2019-05-13T11:19:00Z">
        <w:r w:rsidDel="0011193E">
          <w:delText>– A</w:delText>
        </w:r>
        <w:r w:rsidR="00E775A7" w:rsidDel="0011193E">
          <w:delText>1</w:delText>
        </w:r>
        <w:r w:rsidR="002379A2" w:rsidDel="0011193E">
          <w:delText>1</w:delText>
        </w:r>
        <w:r w:rsidDel="0011193E">
          <w:delText xml:space="preserve"> </w:delText>
        </w:r>
      </w:del>
      <w:r w:rsidR="00134077">
        <w:t xml:space="preserve">are identical in form to Figure </w:t>
      </w:r>
      <w:del w:id="348" w:author="Maia Kapur" w:date="2019-05-13T11:46:00Z">
        <w:r w:rsidR="00134077" w:rsidDel="000A5F08">
          <w:delText xml:space="preserve">6 </w:delText>
        </w:r>
      </w:del>
      <w:ins w:id="349" w:author="Maia Kapur" w:date="2019-05-13T11:46:00Z">
        <w:r w:rsidR="000A5F08">
          <w:t xml:space="preserve">5 and 6 </w:t>
        </w:r>
      </w:ins>
      <w:del w:id="350" w:author="Maia Kapur" w:date="2019-05-13T11:46:00Z">
        <w:r w:rsidR="00134077" w:rsidDel="000A5F08">
          <w:delText xml:space="preserve">and 8 </w:delText>
        </w:r>
      </w:del>
      <w:del w:id="351" w:author="Punt, Andre (O&amp;A, Hobart)" w:date="2019-04-22T06:24:00Z">
        <w:r w:rsidR="00134077" w:rsidDel="0085512E">
          <w:delText>from the</w:delText>
        </w:r>
      </w:del>
      <w:ins w:id="352" w:author="Punt, Andre (O&amp;A, Hobart)" w:date="2019-04-22T06:24:00Z">
        <w:r w:rsidR="0085512E">
          <w:t>in</w:t>
        </w:r>
      </w:ins>
      <w:r w:rsidR="00134077">
        <w:t xml:space="preserve"> main</w:t>
      </w:r>
      <w:del w:id="353" w:author="Punt, Andre (O&amp;A, Hobart)" w:date="2019-04-22T06:24:00Z">
        <w:r w:rsidR="00134077" w:rsidDel="0085512E">
          <w:delText xml:space="preserve"> manuscript</w:delText>
        </w:r>
      </w:del>
      <w:ins w:id="354" w:author="Punt, Andre (O&amp;A, Hobart)" w:date="2019-04-22T06:24:00Z">
        <w:r w:rsidR="0085512E">
          <w:t xml:space="preserve"> text</w:t>
        </w:r>
      </w:ins>
      <w:r w:rsidR="00134077">
        <w:t xml:space="preserve">, which presented results for </w:t>
      </w:r>
      <w:r w:rsidR="00E45816">
        <w:t xml:space="preserve">age </w:t>
      </w:r>
      <w:del w:id="355" w:author="Maia Kapur" w:date="2019-05-13T09:15:00Z">
        <w:r w:rsidR="00E45816" w:rsidDel="002B773C">
          <w:delText>four</w:delText>
        </w:r>
        <w:r w:rsidR="00134077" w:rsidDel="002B773C">
          <w:delText xml:space="preserve"> </w:delText>
        </w:r>
      </w:del>
      <w:ins w:id="356" w:author="Maia Kapur" w:date="2019-05-13T09:15:00Z">
        <w:r w:rsidR="002B773C">
          <w:t xml:space="preserve">six </w:t>
        </w:r>
      </w:ins>
      <w:r w:rsidR="00134077">
        <w:t xml:space="preserve">female sablefish. These plots contain results for ages </w:t>
      </w:r>
      <w:del w:id="357" w:author="Maia Kapur" w:date="2019-05-13T09:15:00Z">
        <w:r w:rsidR="00134077" w:rsidDel="002B773C">
          <w:delText xml:space="preserve">6 </w:delText>
        </w:r>
      </w:del>
      <w:ins w:id="358" w:author="Maia Kapur" w:date="2019-05-13T11:46:00Z">
        <w:r w:rsidR="00245429">
          <w:t>four</w:t>
        </w:r>
      </w:ins>
      <w:ins w:id="359" w:author="Maia Kapur" w:date="2019-05-13T09:15:00Z">
        <w:r w:rsidR="002B773C">
          <w:t xml:space="preserve"> </w:t>
        </w:r>
      </w:ins>
      <w:r w:rsidR="00134077">
        <w:t xml:space="preserve">and </w:t>
      </w:r>
      <w:del w:id="360" w:author="Maia Kapur" w:date="2019-05-13T11:46:00Z">
        <w:r w:rsidR="00134077" w:rsidDel="00245429">
          <w:delText xml:space="preserve">30 </w:delText>
        </w:r>
      </w:del>
      <w:ins w:id="361" w:author="Maia Kapur" w:date="2019-05-13T11:46:00Z">
        <w:r w:rsidR="00245429">
          <w:t xml:space="preserve">thirty </w:t>
        </w:r>
      </w:ins>
      <w:r w:rsidR="00134077">
        <w:t xml:space="preserve">for males and females, and age-four males. </w:t>
      </w:r>
    </w:p>
    <w:p w14:paraId="21BB3140" w14:textId="4BFEF2FF" w:rsidR="00855A9D" w:rsidRDefault="00855A9D" w:rsidP="00222845">
      <w:pPr>
        <w:spacing w:line="240" w:lineRule="auto"/>
        <w:rPr>
          <w:ins w:id="362" w:author="Maia Kapur" w:date="2019-05-13T09:18:00Z"/>
        </w:rPr>
      </w:pPr>
    </w:p>
    <w:p w14:paraId="0EBD0724" w14:textId="525B517F" w:rsidR="00855A9D" w:rsidRDefault="00855A9D" w:rsidP="00222845">
      <w:pPr>
        <w:spacing w:line="240" w:lineRule="auto"/>
        <w:rPr>
          <w:ins w:id="363" w:author="Maia Kapur" w:date="2019-05-13T09:18:00Z"/>
        </w:rPr>
      </w:pPr>
    </w:p>
    <w:p w14:paraId="14525712" w14:textId="77777777" w:rsidR="00855A9D" w:rsidRDefault="00855A9D" w:rsidP="00222845">
      <w:pPr>
        <w:spacing w:line="240" w:lineRule="auto"/>
        <w:rPr>
          <w:ins w:id="364" w:author="Maia Kapur" w:date="2019-05-13T09:18:00Z"/>
        </w:rPr>
      </w:pPr>
    </w:p>
    <w:p w14:paraId="3698AD6D" w14:textId="7FE57B61" w:rsidR="00134077" w:rsidRDefault="00134077">
      <w:pPr>
        <w:spacing w:line="240" w:lineRule="auto"/>
        <w:pPrChange w:id="365" w:author="Maia Kapur" w:date="2019-05-13T09:18:00Z">
          <w:pPr/>
        </w:pPrChange>
      </w:pPr>
      <w:r>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2BF1A534" w:rsidR="00914492" w:rsidRDefault="00134077" w:rsidP="0090493F">
      <w:pPr>
        <w:pStyle w:val="Caption"/>
        <w:sectPr w:rsidR="00914492" w:rsidSect="00976DBF">
          <w:pgSz w:w="12240" w:h="15840"/>
          <w:pgMar w:top="1440" w:right="1440" w:bottom="1440" w:left="1440" w:header="720" w:footer="720" w:gutter="0"/>
          <w:lnNumType w:countBy="1" w:restart="continuous"/>
          <w:cols w:space="720"/>
          <w:docGrid w:linePitch="360"/>
        </w:sectPr>
      </w:pPr>
      <w:bookmarkStart w:id="366" w:name="_Ref8638745"/>
      <w:r>
        <w:t>Figure A</w:t>
      </w:r>
      <w:r>
        <w:fldChar w:fldCharType="begin"/>
      </w:r>
      <w:r>
        <w:instrText xml:space="preserve"> SEQ Figure_A \* ARABIC </w:instrText>
      </w:r>
      <w:r>
        <w:fldChar w:fldCharType="separate"/>
      </w:r>
      <w:ins w:id="367" w:author="Maia Kapur" w:date="2019-05-13T11:36:00Z">
        <w:r w:rsidR="006920A2">
          <w:rPr>
            <w:noProof/>
          </w:rPr>
          <w:t>3</w:t>
        </w:r>
      </w:ins>
      <w:del w:id="368" w:author="Maia Kapur" w:date="2019-05-13T11:36:00Z">
        <w:r w:rsidR="0090493F" w:rsidDel="006920A2">
          <w:rPr>
            <w:noProof/>
          </w:rPr>
          <w:delText>2</w:delText>
        </w:r>
      </w:del>
      <w:r>
        <w:fldChar w:fldCharType="end"/>
      </w:r>
      <w:bookmarkEnd w:id="366"/>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pPr>
        <w:pStyle w:val="Caption"/>
        <w:pPrChange w:id="369" w:author="Maia Kapur" w:date="2019-05-13T09:18:00Z">
          <w:pPr>
            <w:pStyle w:val="Caption"/>
            <w:spacing w:line="360" w:lineRule="auto"/>
          </w:pPr>
        </w:pPrChange>
      </w:pPr>
      <w:r>
        <w:rPr>
          <w:noProof/>
          <w:lang w:val="en-AU" w:eastAsia="en-AU"/>
        </w:rPr>
        <w:lastRenderedPageBreak/>
        <w:drawing>
          <wp:inline distT="0" distB="0" distL="0" distR="0" wp14:anchorId="7577B722" wp14:editId="4CA2D9FF">
            <wp:extent cx="5934075"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5" cy="7417594"/>
                    </a:xfrm>
                    <a:prstGeom prst="rect">
                      <a:avLst/>
                    </a:prstGeom>
                    <a:noFill/>
                    <a:ln>
                      <a:noFill/>
                    </a:ln>
                  </pic:spPr>
                </pic:pic>
              </a:graphicData>
            </a:graphic>
          </wp:inline>
        </w:drawing>
      </w:r>
    </w:p>
    <w:p w14:paraId="591423B1" w14:textId="00F3613C" w:rsidR="00134077" w:rsidRDefault="00914492" w:rsidP="0090493F">
      <w:pPr>
        <w:pStyle w:val="Caption"/>
      </w:pPr>
      <w:r>
        <w:t>Figure A</w:t>
      </w:r>
      <w:r>
        <w:fldChar w:fldCharType="begin"/>
      </w:r>
      <w:r>
        <w:instrText xml:space="preserve"> SEQ Figure_A \* ARABIC </w:instrText>
      </w:r>
      <w:r>
        <w:fldChar w:fldCharType="separate"/>
      </w:r>
      <w:ins w:id="370" w:author="Maia Kapur" w:date="2019-05-13T11:36:00Z">
        <w:r w:rsidR="006920A2">
          <w:rPr>
            <w:noProof/>
          </w:rPr>
          <w:t>4</w:t>
        </w:r>
      </w:ins>
      <w:del w:id="371" w:author="Maia Kapur" w:date="2019-05-13T11:36:00Z">
        <w:r w:rsidR="0090493F" w:rsidDel="006920A2">
          <w:rPr>
            <w:noProof/>
          </w:rPr>
          <w:delText>3</w:delText>
        </w:r>
      </w:del>
      <w:r>
        <w:fldChar w:fldCharType="end"/>
      </w:r>
      <w:r>
        <w:t xml:space="preserve"> (</w:t>
      </w:r>
      <w:proofErr w:type="spellStart"/>
      <w:proofErr w:type="gramStart"/>
      <w:r>
        <w:t>a,c</w:t>
      </w:r>
      <w:proofErr w:type="gramEnd"/>
      <w:r>
        <w:t>,e</w:t>
      </w:r>
      <w:proofErr w:type="spellEnd"/>
      <w:r>
        <w:t xml:space="preserve">) Plots of smoothers for </w:t>
      </w:r>
      <w:r w:rsidRPr="00D75A95">
        <w:t>Year</w:t>
      </w:r>
      <w:r>
        <w:t>, Latitude, and Longitude, and first derivatives thereof for age-four male sablefish (</w:t>
      </w:r>
      <w:proofErr w:type="spellStart"/>
      <w:r>
        <w:t>b,d,f</w:t>
      </w:r>
      <w:proofErr w:type="spellEnd"/>
      <w:r>
        <w:t>).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pPr>
        <w:spacing w:line="240" w:lineRule="auto"/>
        <w:pPrChange w:id="372" w:author="Maia Kapur" w:date="2019-05-13T09:18:00Z">
          <w:pPr/>
        </w:pPrChange>
      </w:pPr>
      <w:r>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6E9D49EF"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ins w:id="373" w:author="Maia Kapur" w:date="2019-05-13T11:36:00Z">
        <w:r w:rsidR="006920A2">
          <w:rPr>
            <w:noProof/>
          </w:rPr>
          <w:t>5</w:t>
        </w:r>
      </w:ins>
      <w:del w:id="374" w:author="Maia Kapur" w:date="2019-05-13T11:36:00Z">
        <w:r w:rsidR="0090493F" w:rsidDel="006920A2">
          <w:rPr>
            <w:noProof/>
          </w:rPr>
          <w:delText>4</w:delText>
        </w:r>
      </w:del>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2D5051CD"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ins w:id="375" w:author="Maia Kapur" w:date="2019-05-13T11:36:00Z">
        <w:r w:rsidR="006920A2">
          <w:rPr>
            <w:noProof/>
          </w:rPr>
          <w:t>6</w:t>
        </w:r>
      </w:ins>
      <w:del w:id="376" w:author="Maia Kapur" w:date="2019-05-13T11:36:00Z">
        <w:r w:rsidR="0090493F" w:rsidDel="006920A2">
          <w:rPr>
            <w:noProof/>
          </w:rPr>
          <w:delText>5</w:delText>
        </w:r>
      </w:del>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5125E678" w:rsidR="00E76355" w:rsidRDefault="00E76355" w:rsidP="0090493F">
      <w:pPr>
        <w:pStyle w:val="Caption"/>
      </w:pPr>
      <w:r>
        <w:rPr>
          <w:noProof/>
          <w:lang w:val="en-AU" w:eastAsia="en-AU"/>
        </w:rPr>
        <w:lastRenderedPageBreak/>
        <w:drawing>
          <wp:inline distT="0" distB="0" distL="0" distR="0" wp14:anchorId="51076A38" wp14:editId="4F04640B">
            <wp:extent cx="5934075"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5"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ins w:id="377" w:author="Maia Kapur" w:date="2019-05-13T11:36:00Z">
        <w:r w:rsidR="006920A2">
          <w:rPr>
            <w:noProof/>
          </w:rPr>
          <w:t>7</w:t>
        </w:r>
      </w:ins>
      <w:del w:id="378" w:author="Maia Kapur" w:date="2019-05-13T11:36:00Z">
        <w:r w:rsidR="0090493F" w:rsidDel="006920A2">
          <w:rPr>
            <w:noProof/>
          </w:rPr>
          <w:delText>6</w:delText>
        </w:r>
      </w:del>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male age six</w:t>
      </w:r>
      <w:r>
        <w:t xml:space="preserve"> 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2B8F8F2A" w14:textId="3449EB05" w:rsidR="00134077" w:rsidRDefault="00134077">
      <w:pPr>
        <w:pStyle w:val="Caption"/>
        <w:pPrChange w:id="379" w:author="Maia Kapur" w:date="2019-05-13T09:18:00Z">
          <w:pPr>
            <w:pStyle w:val="Caption"/>
            <w:spacing w:line="360" w:lineRule="auto"/>
          </w:pPr>
        </w:pPrChange>
      </w:pPr>
    </w:p>
    <w:p w14:paraId="5FFD8DB6" w14:textId="1AF997E2" w:rsidR="00134077" w:rsidRDefault="00134077" w:rsidP="0090493F">
      <w:pPr>
        <w:pStyle w:val="Caption"/>
      </w:pPr>
      <w:r>
        <w:rPr>
          <w:noProof/>
          <w:lang w:val="en-AU" w:eastAsia="en-AU"/>
        </w:rPr>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ins w:id="380" w:author="Maia Kapur" w:date="2019-05-13T11:36:00Z">
        <w:r w:rsidR="006920A2">
          <w:rPr>
            <w:noProof/>
          </w:rPr>
          <w:t>8</w:t>
        </w:r>
      </w:ins>
      <w:del w:id="381" w:author="Maia Kapur" w:date="2019-05-13T11:36:00Z">
        <w:r w:rsidR="0090493F" w:rsidDel="006920A2">
          <w:rPr>
            <w:noProof/>
          </w:rPr>
          <w:delText>7</w:delText>
        </w:r>
      </w:del>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pPr>
        <w:pStyle w:val="Caption"/>
        <w:sectPr w:rsidR="00E76355" w:rsidSect="00976DBF">
          <w:pgSz w:w="12240" w:h="15840"/>
          <w:pgMar w:top="1440" w:right="1440" w:bottom="1440" w:left="1440" w:header="720" w:footer="720" w:gutter="0"/>
          <w:lnNumType w:countBy="1" w:restart="continuous"/>
          <w:cols w:space="720"/>
          <w:docGrid w:linePitch="360"/>
        </w:sectPr>
        <w:pPrChange w:id="382" w:author="Maia Kapur" w:date="2019-05-13T09:18:00Z">
          <w:pPr>
            <w:pStyle w:val="Caption"/>
            <w:spacing w:line="360" w:lineRule="auto"/>
          </w:pPr>
        </w:pPrChange>
      </w:pPr>
    </w:p>
    <w:p w14:paraId="02234CC1" w14:textId="11BEA17C" w:rsidR="00E76355" w:rsidRPr="006F0B3F" w:rsidRDefault="00E76355" w:rsidP="0090493F">
      <w:pPr>
        <w:pStyle w:val="Caption"/>
      </w:pPr>
      <w:r>
        <w:rPr>
          <w:noProof/>
          <w:lang w:val="en-AU" w:eastAsia="en-AU"/>
        </w:rPr>
        <w:lastRenderedPageBreak/>
        <w:drawing>
          <wp:inline distT="0" distB="0" distL="0" distR="0" wp14:anchorId="1F442C28" wp14:editId="409AE3A9">
            <wp:extent cx="5934075"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34075"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ins w:id="383" w:author="Maia Kapur" w:date="2019-05-13T11:36:00Z">
        <w:r w:rsidR="006920A2">
          <w:rPr>
            <w:noProof/>
          </w:rPr>
          <w:t>9</w:t>
        </w:r>
      </w:ins>
      <w:del w:id="384" w:author="Maia Kapur" w:date="2019-05-13T11:36:00Z">
        <w:r w:rsidR="0090493F" w:rsidDel="006920A2">
          <w:rPr>
            <w:noProof/>
          </w:rPr>
          <w:delText>8</w:delText>
        </w:r>
      </w:del>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 xml:space="preserve">female age thirty </w:t>
      </w:r>
      <w:r>
        <w:t>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56ACF7D6" w14:textId="07F8F6F6" w:rsidR="00134077" w:rsidRDefault="00134077">
      <w:pPr>
        <w:pStyle w:val="Caption"/>
        <w:pPrChange w:id="385" w:author="Maia Kapur" w:date="2019-05-13T09:18:00Z">
          <w:pPr>
            <w:pStyle w:val="Caption"/>
            <w:spacing w:line="360" w:lineRule="auto"/>
          </w:pPr>
        </w:pPrChange>
      </w:pPr>
    </w:p>
    <w:p w14:paraId="676E046D" w14:textId="62E0A923" w:rsidR="00134077" w:rsidRDefault="00134077" w:rsidP="0090493F">
      <w:pPr>
        <w:pStyle w:val="Caption"/>
      </w:pPr>
      <w:r>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ins w:id="386" w:author="Maia Kapur" w:date="2019-05-13T11:36:00Z">
        <w:r w:rsidR="006920A2">
          <w:rPr>
            <w:noProof/>
          </w:rPr>
          <w:t>10</w:t>
        </w:r>
      </w:ins>
      <w:del w:id="387" w:author="Maia Kapur" w:date="2019-05-13T11:36:00Z">
        <w:r w:rsidR="0090493F" w:rsidDel="006920A2">
          <w:rPr>
            <w:noProof/>
          </w:rPr>
          <w:delText>9</w:delText>
        </w:r>
      </w:del>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pPr>
        <w:pStyle w:val="Caption"/>
        <w:pPrChange w:id="388" w:author="Maia Kapur" w:date="2019-05-13T09:18:00Z">
          <w:pPr>
            <w:pStyle w:val="Caption"/>
            <w:spacing w:line="360" w:lineRule="auto"/>
          </w:pPr>
        </w:pPrChange>
      </w:pPr>
    </w:p>
    <w:p w14:paraId="2B970AB6" w14:textId="59A5FBF1" w:rsidR="00B830A4" w:rsidRDefault="00A03368" w:rsidP="0090493F">
      <w:pPr>
        <w:pStyle w:val="Caption"/>
        <w:sectPr w:rsidR="00B830A4"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735134E8" wp14:editId="0D35A7CF">
            <wp:extent cx="5934075"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34075" cy="7417594"/>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ins w:id="389" w:author="Maia Kapur" w:date="2019-05-13T11:36:00Z">
        <w:r w:rsidR="006920A2">
          <w:rPr>
            <w:noProof/>
          </w:rPr>
          <w:t>11</w:t>
        </w:r>
      </w:ins>
      <w:del w:id="390" w:author="Maia Kapur" w:date="2019-05-13T11:36:00Z">
        <w:r w:rsidR="0090493F" w:rsidDel="006920A2">
          <w:rPr>
            <w:noProof/>
          </w:rPr>
          <w:delText>10</w:delText>
        </w:r>
      </w:del>
      <w:r w:rsidR="007F0CE3">
        <w:fldChar w:fldCharType="end"/>
      </w:r>
      <w:r w:rsidR="007F0CE3">
        <w:t xml:space="preserve"> (</w:t>
      </w:r>
      <w:proofErr w:type="spellStart"/>
      <w:proofErr w:type="gramStart"/>
      <w:r w:rsidR="007F0CE3">
        <w:t>a,c</w:t>
      </w:r>
      <w:proofErr w:type="gramEnd"/>
      <w:r w:rsidR="007F0CE3">
        <w:t>,e</w:t>
      </w:r>
      <w:proofErr w:type="spellEnd"/>
      <w:r w:rsidR="007F0CE3">
        <w:t xml:space="preserve">) Plots of smoothers for </w:t>
      </w:r>
      <w:r w:rsidR="007F0CE3" w:rsidRPr="00D75A95">
        <w:t>Year</w:t>
      </w:r>
      <w:r w:rsidR="007F0CE3">
        <w:t xml:space="preserve">, Latitude, and Longitude, and first derivatives thereof for </w:t>
      </w:r>
      <w:r w:rsidR="001C2C6B">
        <w:t>male age thirty</w:t>
      </w:r>
      <w:r w:rsidR="007F0CE3">
        <w:t xml:space="preserve"> sablefish (</w:t>
      </w:r>
      <w:proofErr w:type="spellStart"/>
      <w:r w:rsidR="007F0CE3">
        <w:t>b,d,f</w:t>
      </w:r>
      <w:proofErr w:type="spellEnd"/>
      <w:r w:rsidR="007F0CE3">
        <w:t>). Red lines indicate latitudes or longitudes that produced the highest first 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pPr>
        <w:pStyle w:val="Caption"/>
        <w:rPr>
          <w:iCs w:val="0"/>
        </w:rPr>
        <w:pPrChange w:id="391" w:author="Maia Kapur" w:date="2019-05-13T09:18:00Z">
          <w:pPr>
            <w:pStyle w:val="Caption"/>
            <w:spacing w:line="360" w:lineRule="auto"/>
          </w:pPr>
        </w:pPrChange>
      </w:pPr>
      <w:r>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15562728" w:rsidR="0090493F" w:rsidRDefault="00DC2511" w:rsidP="00222845">
      <w:pPr>
        <w:pStyle w:val="Caption"/>
        <w:rPr>
          <w:ins w:id="392" w:author="Maia Kapur" w:date="2019-05-13T09:54:00Z"/>
        </w:rPr>
        <w:sectPr w:rsidR="0090493F" w:rsidSect="00976DBF">
          <w:pgSz w:w="12240" w:h="15840"/>
          <w:pgMar w:top="1440" w:right="1440" w:bottom="1440" w:left="1440" w:header="720" w:footer="720" w:gutter="0"/>
          <w:lnNumType w:countBy="1" w:restart="continuous"/>
          <w:cols w:space="720"/>
          <w:docGrid w:linePitch="360"/>
        </w:sectPr>
      </w:pPr>
      <w:bookmarkStart w:id="393" w:name="_Ref8638752"/>
      <w:r>
        <w:t>Figure A</w:t>
      </w:r>
      <w:r>
        <w:fldChar w:fldCharType="begin"/>
      </w:r>
      <w:r>
        <w:instrText xml:space="preserve"> SEQ Figure_A \* ARABIC </w:instrText>
      </w:r>
      <w:r>
        <w:fldChar w:fldCharType="separate"/>
      </w:r>
      <w:ins w:id="394" w:author="Maia Kapur" w:date="2019-05-13T11:36:00Z">
        <w:r w:rsidR="006920A2">
          <w:rPr>
            <w:noProof/>
          </w:rPr>
          <w:t>12</w:t>
        </w:r>
      </w:ins>
      <w:del w:id="395" w:author="Maia Kapur" w:date="2019-05-13T11:36:00Z">
        <w:r w:rsidR="0090493F" w:rsidDel="006920A2">
          <w:rPr>
            <w:noProof/>
          </w:rPr>
          <w:delText>11</w:delText>
        </w:r>
      </w:del>
      <w:r>
        <w:fldChar w:fldCharType="end"/>
      </w:r>
      <w:bookmarkEnd w:id="393"/>
      <w:r w:rsidR="00E775A7">
        <w:t xml:space="preserve"> </w:t>
      </w:r>
      <w:r w:rsidR="00F705A6" w:rsidRPr="001824C5">
        <w:rPr>
          <w:i/>
        </w:rPr>
        <w:t>L</w:t>
      </w:r>
      <w:r w:rsidR="00F705A6" w:rsidRPr="001824C5">
        <w:rPr>
          <w:i/>
          <w:vertAlign w:val="subscript"/>
        </w:rPr>
        <w:t>∞</w:t>
      </w:r>
      <w:r w:rsidR="00F705A6">
        <w:t xml:space="preserve"> </w:t>
      </w:r>
      <w:r w:rsidR="00E775A7">
        <w:t>estimates for 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t>
      </w:r>
      <w:r w:rsidR="00D32F4C">
        <w:t xml:space="preserve">that </w:t>
      </w:r>
      <w:r w:rsidR="00BF362B">
        <w:t xml:space="preserve">shared overlapping ranges for </w:t>
      </w:r>
      <w:proofErr w:type="spellStart"/>
      <w:r w:rsidR="00BF362B">
        <w:t>Linf</w:t>
      </w:r>
      <w:proofErr w:type="spellEnd"/>
      <w:r w:rsidR="00BF362B">
        <w:t xml:space="preserve">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w:t>
      </w:r>
      <w:commentRangeStart w:id="396"/>
      <w:r w:rsidR="00BF362B">
        <w:t>analysis</w:t>
      </w:r>
      <w:commentRangeEnd w:id="396"/>
      <w:r w:rsidR="00223EC7">
        <w:rPr>
          <w:rStyle w:val="CommentReference"/>
          <w:rFonts w:eastAsiaTheme="minorHAnsi"/>
          <w:iCs w:val="0"/>
          <w:spacing w:val="0"/>
          <w:kern w:val="0"/>
          <w:lang w:val="en-US"/>
        </w:rPr>
        <w:commentReference w:id="396"/>
      </w:r>
      <w:r w:rsidR="00BF362B">
        <w:t>.</w:t>
      </w:r>
    </w:p>
    <w:p w14:paraId="0D482CA5" w14:textId="611790CD" w:rsidR="0090493F" w:rsidRDefault="0090493F" w:rsidP="0090493F">
      <w:pPr>
        <w:pStyle w:val="Caption"/>
        <w:rPr>
          <w:ins w:id="397" w:author="Maia Kapur" w:date="2019-05-13T09:55:00Z"/>
        </w:rPr>
      </w:pPr>
      <w:ins w:id="398" w:author="Maia Kapur" w:date="2019-05-13T09:55:00Z">
        <w:r>
          <w:rPr>
            <w:noProof/>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ins>
    </w:p>
    <w:p w14:paraId="113FF204" w14:textId="4A7A5D73" w:rsidR="00CA2760" w:rsidRDefault="0090493F">
      <w:pPr>
        <w:pStyle w:val="Caption"/>
        <w:sectPr w:rsidR="00CA2760" w:rsidSect="00976DBF">
          <w:pgSz w:w="12240" w:h="15840"/>
          <w:pgMar w:top="1440" w:right="1440" w:bottom="1440" w:left="1440" w:header="720" w:footer="720" w:gutter="0"/>
          <w:lnNumType w:countBy="1" w:restart="continuous"/>
          <w:cols w:space="720"/>
          <w:docGrid w:linePitch="360"/>
        </w:sectPr>
      </w:pPr>
      <w:ins w:id="399" w:author="Maia Kapur" w:date="2019-05-13T09:54:00Z">
        <w:r>
          <w:t xml:space="preserve">Figure A </w:t>
        </w:r>
        <w:r>
          <w:fldChar w:fldCharType="begin"/>
        </w:r>
        <w:r>
          <w:instrText xml:space="preserve"> SEQ Figure_A \* ARABIC </w:instrText>
        </w:r>
      </w:ins>
      <w:r>
        <w:fldChar w:fldCharType="separate"/>
      </w:r>
      <w:ins w:id="400" w:author="Maia Kapur" w:date="2019-05-13T11:36:00Z">
        <w:r w:rsidR="006920A2">
          <w:rPr>
            <w:noProof/>
          </w:rPr>
          <w:t>13</w:t>
        </w:r>
      </w:ins>
      <w:ins w:id="401" w:author="Maia Kapur" w:date="2019-05-13T09:54:00Z">
        <w:r>
          <w:fldChar w:fldCharType="end"/>
        </w:r>
        <w:r>
          <w:t xml:space="preserve"> Fits of von </w:t>
        </w:r>
        <w:proofErr w:type="spellStart"/>
        <w:r>
          <w:t>Bertalanffy</w:t>
        </w:r>
        <w:proofErr w:type="spellEnd"/>
        <w:r>
          <w:t xml:space="preserve"> growth function (black lines) to data for Phase 1 </w:t>
        </w:r>
        <w:proofErr w:type="spellStart"/>
        <w:r>
          <w:t>spatio</w:t>
        </w:r>
        <w:proofErr w:type="spellEnd"/>
        <w:r>
          <w:t>-temporal aggregation. Points are raw survey data colored by their source. Line types denote whether fit is for early, late or pooled time period.</w:t>
        </w:r>
      </w:ins>
    </w:p>
    <w:p w14:paraId="036B834B" w14:textId="027C88AD" w:rsidR="008D4C75" w:rsidRDefault="008D4C75">
      <w:pPr>
        <w:pStyle w:val="Caption"/>
        <w:rPr>
          <w:i/>
        </w:rPr>
      </w:pPr>
      <w:r>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01BCA044" w:rsidR="007E1CCD" w:rsidRDefault="008D4C75">
      <w:pPr>
        <w:pStyle w:val="Caption"/>
        <w:rPr>
          <w:ins w:id="402" w:author="Maia Kapur" w:date="2019-05-13T09:16:00Z"/>
        </w:rPr>
        <w:sectPr w:rsidR="007E1CCD"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ins w:id="403" w:author="Maia Kapur" w:date="2019-05-13T11:36:00Z">
        <w:r w:rsidR="006920A2">
          <w:rPr>
            <w:noProof/>
          </w:rPr>
          <w:t>14</w:t>
        </w:r>
      </w:ins>
      <w:del w:id="404" w:author="Maia Kapur" w:date="2019-05-13T09:54:00Z">
        <w:r w:rsidR="007E1CCD" w:rsidDel="0090493F">
          <w:rPr>
            <w:noProof/>
          </w:rPr>
          <w:delText>12</w:delText>
        </w:r>
      </w:del>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 xml:space="preserve">aggregation phase, where a time break at 2010 was only applied to both sexes for regions 3, 4 and 5; </w:t>
      </w:r>
      <w:del w:id="405" w:author="Maia Kapur" w:date="2019-05-13T09:55:00Z">
        <w:r w:rsidR="00CA2760" w:rsidDel="00640358">
          <w:delText xml:space="preserve">regions </w:delText>
        </w:r>
      </w:del>
      <w:ins w:id="406" w:author="Maia Kapur" w:date="2019-05-13T09:55:00Z">
        <w:r w:rsidR="00640358">
          <w:t xml:space="preserve">Regions </w:t>
        </w:r>
      </w:ins>
      <w:del w:id="407" w:author="Maia Kapur" w:date="2019-05-13T09:55:00Z">
        <w:r w:rsidR="00CA2760" w:rsidDel="00640358">
          <w:delText xml:space="preserve">one </w:delText>
        </w:r>
      </w:del>
      <w:ins w:id="408" w:author="Maia Kapur" w:date="2019-05-13T09:55:00Z">
        <w:r w:rsidR="00640358">
          <w:t xml:space="preserve">1 </w:t>
        </w:r>
      </w:ins>
      <w:r w:rsidR="00CA2760">
        <w:t>and 2 use data for all years combined</w:t>
      </w:r>
      <w:r w:rsidR="007C4F92">
        <w:t xml:space="preserve"> yet estimate sexes separately</w:t>
      </w:r>
      <w:r w:rsidR="00CA2760">
        <w:t xml:space="preserve">. Bars represent 95% confidence intervals. </w:t>
      </w:r>
    </w:p>
    <w:p w14:paraId="377DA526" w14:textId="25D228A5" w:rsidR="00DC2511" w:rsidRDefault="007E1CCD">
      <w:pPr>
        <w:pStyle w:val="Heading1"/>
        <w:spacing w:line="240" w:lineRule="auto"/>
        <w:rPr>
          <w:ins w:id="409" w:author="Maia Kapur" w:date="2019-05-13T09:16:00Z"/>
        </w:rPr>
        <w:pPrChange w:id="410" w:author="Maia Kapur" w:date="2019-05-13T09:18:00Z">
          <w:pPr>
            <w:pStyle w:val="Heading1"/>
          </w:pPr>
        </w:pPrChange>
      </w:pPr>
      <w:ins w:id="411" w:author="Maia Kapur" w:date="2019-05-13T09:16:00Z">
        <w:r>
          <w:lastRenderedPageBreak/>
          <w:t xml:space="preserve">A.3 STARS </w:t>
        </w:r>
      </w:ins>
      <w:ins w:id="412" w:author="Maia Kapur" w:date="2019-05-13T09:18:00Z">
        <w:r w:rsidR="00222845">
          <w:t>Method Results</w:t>
        </w:r>
      </w:ins>
    </w:p>
    <w:p w14:paraId="6A5E0C16" w14:textId="75A24E91" w:rsidR="007E1CCD" w:rsidRDefault="007E1CCD">
      <w:pPr>
        <w:spacing w:line="240" w:lineRule="auto"/>
        <w:rPr>
          <w:ins w:id="413" w:author="Maia Kapur" w:date="2019-05-13T09:17:00Z"/>
        </w:rPr>
        <w:pPrChange w:id="414" w:author="Maia Kapur" w:date="2019-05-13T09:18:00Z">
          <w:pPr/>
        </w:pPrChange>
      </w:pPr>
      <w:ins w:id="415" w:author="Maia Kapur" w:date="2019-05-13T09:16:00Z">
        <w:r>
          <w:rPr>
            <w:noProof/>
          </w:rPr>
          <w:drawing>
            <wp:inline distT="0" distB="0" distL="0" distR="0" wp14:anchorId="625A5A92" wp14:editId="7E48E341">
              <wp:extent cx="5943600" cy="4322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ins>
    </w:p>
    <w:p w14:paraId="6EACF8AC" w14:textId="1118D3AE" w:rsidR="007E1CCD" w:rsidRDefault="007E1CCD" w:rsidP="00222845">
      <w:pPr>
        <w:pStyle w:val="Caption"/>
        <w:rPr>
          <w:ins w:id="416" w:author="Maia Kapur" w:date="2019-05-13T10:09:00Z"/>
        </w:rPr>
      </w:pPr>
      <w:ins w:id="417" w:author="Maia Kapur" w:date="2019-05-13T09:17:00Z">
        <w:r>
          <w:t>Figure A</w:t>
        </w:r>
        <w:r>
          <w:fldChar w:fldCharType="begin"/>
        </w:r>
        <w:r>
          <w:instrText xml:space="preserve"> SEQ Figure_A \* ARABIC </w:instrText>
        </w:r>
      </w:ins>
      <w:r>
        <w:fldChar w:fldCharType="separate"/>
      </w:r>
      <w:ins w:id="418" w:author="Maia Kapur" w:date="2019-05-13T11:36:00Z">
        <w:r w:rsidR="006920A2">
          <w:rPr>
            <w:noProof/>
          </w:rPr>
          <w:t>15</w:t>
        </w:r>
      </w:ins>
      <w:ins w:id="419" w:author="Maia Kapur" w:date="2019-05-13T09:17:00Z">
        <w:r>
          <w:fldChar w:fldCharType="end"/>
        </w:r>
      </w:ins>
      <w:ins w:id="420" w:author="Maia Kapur" w:date="2019-05-13T11:48:00Z">
        <w:r w:rsidR="00920B04">
          <w:t>.</w:t>
        </w:r>
      </w:ins>
      <w:ins w:id="421" w:author="Maia Kapur" w:date="2019-05-13T09:17:00Z">
        <w:r w:rsidRPr="007E1CCD">
          <w:t xml:space="preserve"> </w:t>
        </w:r>
        <w:r>
          <w:t xml:space="preserve">Using the STARS method </w:t>
        </w:r>
        <w:r>
          <w:fldChar w:fldCharType="begin" w:fldLock="1"/>
        </w:r>
      </w:ins>
      <w:r>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2004)"},"properties":{"noteIndex":0},"schema":"https://github.com/citation-style-language/schema/raw/master/csl-citation.json"}</w:instrText>
      </w:r>
      <w:r>
        <w:fldChar w:fldCharType="separate"/>
      </w:r>
      <w:r w:rsidRPr="007E1CCD">
        <w:rPr>
          <w:noProof/>
        </w:rPr>
        <w:t>(Rodionov, 2004)</w:t>
      </w:r>
      <w:ins w:id="422" w:author="Maia Kapur" w:date="2019-05-13T09:17:00Z">
        <w:r>
          <w:fldChar w:fldCharType="end"/>
        </w:r>
        <w:r>
          <w:t xml:space="preserve"> a) coverage probabilities for the endpoints of the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latitudinal breaks (left), or longitudinal breaks (center) or yearly break (right) were detected.</w:t>
        </w:r>
      </w:ins>
    </w:p>
    <w:p w14:paraId="581A5762" w14:textId="77777777" w:rsidR="000807A7" w:rsidRDefault="000807A7" w:rsidP="000807A7">
      <w:pPr>
        <w:rPr>
          <w:ins w:id="423" w:author="Maia Kapur" w:date="2019-05-13T10:09:00Z"/>
          <w:lang w:val="en"/>
        </w:rPr>
        <w:sectPr w:rsidR="000807A7" w:rsidSect="00976DBF">
          <w:pgSz w:w="12240" w:h="15840"/>
          <w:pgMar w:top="1440" w:right="1440" w:bottom="1440" w:left="1440" w:header="720" w:footer="720" w:gutter="0"/>
          <w:lnNumType w:countBy="1" w:restart="continuous"/>
          <w:cols w:space="720"/>
          <w:docGrid w:linePitch="360"/>
        </w:sectPr>
      </w:pPr>
    </w:p>
    <w:p w14:paraId="6997073A" w14:textId="09BB2EA2" w:rsidR="000807A7" w:rsidRPr="00244024" w:rsidRDefault="000807A7" w:rsidP="000807A7">
      <w:pPr>
        <w:pStyle w:val="Heading1"/>
        <w:rPr>
          <w:ins w:id="424" w:author="Maia Kapur" w:date="2019-05-13T10:09:00Z"/>
          <w:highlight w:val="yellow"/>
          <w:lang w:val="en"/>
          <w:rPrChange w:id="425" w:author="Maia Kapur" w:date="2019-05-13T10:11:00Z">
            <w:rPr>
              <w:ins w:id="426" w:author="Maia Kapur" w:date="2019-05-13T10:09:00Z"/>
              <w:lang w:val="en"/>
            </w:rPr>
          </w:rPrChange>
        </w:rPr>
      </w:pPr>
      <w:ins w:id="427" w:author="Maia Kapur" w:date="2019-05-13T10:09:00Z">
        <w:r w:rsidRPr="00244024">
          <w:rPr>
            <w:highlight w:val="yellow"/>
            <w:lang w:val="en"/>
            <w:rPrChange w:id="428" w:author="Maia Kapur" w:date="2019-05-13T10:11:00Z">
              <w:rPr>
                <w:lang w:val="en"/>
              </w:rPr>
            </w:rPrChange>
          </w:rPr>
          <w:lastRenderedPageBreak/>
          <w:t>A.4 Sensitivity to sample size</w:t>
        </w:r>
      </w:ins>
    </w:p>
    <w:p w14:paraId="6CF8A28A" w14:textId="312650C7" w:rsidR="000807A7" w:rsidRPr="00CE63AF" w:rsidRDefault="004B5281">
      <w:pPr>
        <w:rPr>
          <w:ins w:id="429" w:author="Maia Kapur" w:date="2019-05-13T09:18:00Z"/>
        </w:rPr>
        <w:pPrChange w:id="430" w:author="Maia Kapur" w:date="2019-05-13T10:09:00Z">
          <w:pPr>
            <w:pStyle w:val="Caption"/>
          </w:pPr>
        </w:pPrChange>
      </w:pPr>
      <w:ins w:id="431" w:author="Maia Kapur" w:date="2019-05-13T10:10:00Z">
        <w:r w:rsidRPr="00244024">
          <w:rPr>
            <w:highlight w:val="yellow"/>
            <w:lang w:val="en"/>
            <w:rPrChange w:id="432" w:author="Maia Kapur" w:date="2019-05-13T10:11:00Z">
              <w:rPr>
                <w:iCs w:val="0"/>
              </w:rPr>
            </w:rPrChange>
          </w:rPr>
          <w:t xml:space="preserve">To examine sensitivity to the </w:t>
        </w:r>
        <w:r w:rsidR="000F5162" w:rsidRPr="00244024">
          <w:rPr>
            <w:highlight w:val="yellow"/>
            <w:lang w:val="en"/>
            <w:rPrChange w:id="433" w:author="Maia Kapur" w:date="2019-05-13T10:11:00Z">
              <w:rPr>
                <w:iCs w:val="0"/>
              </w:rPr>
            </w:rPrChange>
          </w:rPr>
          <w:t xml:space="preserve">number of </w:t>
        </w:r>
        <w:proofErr w:type="gramStart"/>
        <w:r w:rsidR="000F5162" w:rsidRPr="00244024">
          <w:rPr>
            <w:highlight w:val="yellow"/>
            <w:lang w:val="en"/>
            <w:rPrChange w:id="434" w:author="Maia Kapur" w:date="2019-05-13T10:11:00Z">
              <w:rPr>
                <w:iCs w:val="0"/>
              </w:rPr>
            </w:rPrChange>
          </w:rPr>
          <w:t>fish</w:t>
        </w:r>
        <w:proofErr w:type="gramEnd"/>
        <w:r w:rsidR="000F5162" w:rsidRPr="00244024">
          <w:rPr>
            <w:highlight w:val="yellow"/>
            <w:lang w:val="en"/>
            <w:rPrChange w:id="435" w:author="Maia Kapur" w:date="2019-05-13T10:11:00Z">
              <w:rPr>
                <w:iCs w:val="0"/>
              </w:rPr>
            </w:rPrChange>
          </w:rPr>
          <w:t xml:space="preserve"> used to detect </w:t>
        </w:r>
      </w:ins>
      <w:proofErr w:type="spellStart"/>
      <w:ins w:id="436" w:author="Maia Kapur" w:date="2019-05-13T10:11:00Z">
        <w:r w:rsidR="000F5162" w:rsidRPr="00244024">
          <w:rPr>
            <w:highlight w:val="yellow"/>
            <w:lang w:val="en"/>
            <w:rPrChange w:id="437" w:author="Maia Kapur" w:date="2019-05-13T10:11:00Z">
              <w:rPr>
                <w:iCs w:val="0"/>
              </w:rPr>
            </w:rPrChange>
          </w:rPr>
          <w:t>spatio</w:t>
        </w:r>
        <w:proofErr w:type="spellEnd"/>
        <w:r w:rsidR="000F5162" w:rsidRPr="00244024">
          <w:rPr>
            <w:highlight w:val="yellow"/>
            <w:lang w:val="en"/>
            <w:rPrChange w:id="438" w:author="Maia Kapur" w:date="2019-05-13T10:11:00Z">
              <w:rPr>
                <w:iCs w:val="0"/>
              </w:rPr>
            </w:rPrChange>
          </w:rPr>
          <w:t>-temporal breakpoints</w:t>
        </w:r>
      </w:ins>
      <w:ins w:id="439" w:author="Maia Kapur" w:date="2019-05-13T10:10:00Z">
        <w:r w:rsidRPr="00244024">
          <w:rPr>
            <w:highlight w:val="yellow"/>
            <w:lang w:val="en"/>
            <w:rPrChange w:id="440" w:author="Maia Kapur" w:date="2019-05-13T10:11:00Z">
              <w:rPr>
                <w:iCs w:val="0"/>
              </w:rPr>
            </w:rPrChange>
          </w:rPr>
          <w:t>, w</w:t>
        </w:r>
        <w:r w:rsidR="000807A7" w:rsidRPr="00244024">
          <w:rPr>
            <w:highlight w:val="yellow"/>
            <w:lang w:val="en"/>
            <w:rPrChange w:id="441" w:author="Maia Kapur" w:date="2019-05-13T10:11:00Z">
              <w:rPr>
                <w:iCs w:val="0"/>
              </w:rPr>
            </w:rPrChange>
          </w:rPr>
          <w:t>e halved and then doubled the sample size used in the simulation testing component of the GAM-based method.</w:t>
        </w:r>
        <w:r w:rsidR="000807A7">
          <w:rPr>
            <w:lang w:val="en"/>
          </w:rPr>
          <w:t xml:space="preserve"> </w:t>
        </w:r>
      </w:ins>
    </w:p>
    <w:p w14:paraId="2FBD3D7F" w14:textId="591A98FD" w:rsidR="0057595A" w:rsidRDefault="0057595A">
      <w:pPr>
        <w:spacing w:line="240" w:lineRule="auto"/>
        <w:rPr>
          <w:ins w:id="442" w:author="Maia Kapur" w:date="2019-05-13T09:18:00Z"/>
          <w:lang w:val="en"/>
        </w:rPr>
        <w:pPrChange w:id="443" w:author="Maia Kapur" w:date="2019-05-13T09:18:00Z">
          <w:pPr/>
        </w:pPrChange>
      </w:pPr>
    </w:p>
    <w:p w14:paraId="51A09ECB" w14:textId="77777777" w:rsidR="0057595A" w:rsidRPr="00CF36A9" w:rsidRDefault="0057595A">
      <w:pPr>
        <w:pStyle w:val="Heading1"/>
        <w:spacing w:line="240" w:lineRule="auto"/>
        <w:rPr>
          <w:ins w:id="444" w:author="Maia Kapur" w:date="2019-05-13T09:18:00Z"/>
          <w:lang w:val="en"/>
        </w:rPr>
        <w:pPrChange w:id="445" w:author="Maia Kapur" w:date="2019-05-13T09:18:00Z">
          <w:pPr>
            <w:pStyle w:val="Heading1"/>
          </w:pPr>
        </w:pPrChange>
      </w:pPr>
      <w:ins w:id="446" w:author="Maia Kapur" w:date="2019-05-13T09:18:00Z">
        <w:r>
          <w:rPr>
            <w:lang w:val="en"/>
          </w:rPr>
          <w:t>References</w:t>
        </w:r>
      </w:ins>
    </w:p>
    <w:p w14:paraId="19F8AF09" w14:textId="77777777" w:rsidR="0057595A" w:rsidRPr="007E1CCD" w:rsidRDefault="0057595A">
      <w:pPr>
        <w:widowControl w:val="0"/>
        <w:autoSpaceDE w:val="0"/>
        <w:autoSpaceDN w:val="0"/>
        <w:adjustRightInd w:val="0"/>
        <w:spacing w:line="240" w:lineRule="auto"/>
        <w:ind w:left="480" w:hanging="480"/>
        <w:rPr>
          <w:ins w:id="447" w:author="Maia Kapur" w:date="2019-05-13T09:18:00Z"/>
          <w:noProof/>
        </w:rPr>
        <w:pPrChange w:id="448" w:author="Maia Kapur" w:date="2019-05-13T09:18:00Z">
          <w:pPr>
            <w:widowControl w:val="0"/>
            <w:autoSpaceDE w:val="0"/>
            <w:autoSpaceDN w:val="0"/>
            <w:adjustRightInd w:val="0"/>
            <w:ind w:left="480" w:hanging="480"/>
          </w:pPr>
        </w:pPrChange>
      </w:pPr>
      <w:ins w:id="449" w:author="Maia Kapur" w:date="2019-05-13T09:18:00Z">
        <w:r>
          <w:fldChar w:fldCharType="begin" w:fldLock="1"/>
        </w:r>
        <w:r>
          <w:instrText xml:space="preserve">ADDIN Mendeley Bibliography CSL_BIBLIOGRAPHY </w:instrText>
        </w:r>
        <w:r>
          <w:fldChar w:fldCharType="separate"/>
        </w:r>
        <w:r w:rsidRPr="007E1CCD">
          <w:rPr>
            <w:noProof/>
          </w:rPr>
          <w:t>Beverton, R.J.H., Holt, S.J., 1957. On the Dynamics of Exploited Fish Populations, Fisheries Investigations Series 2: Sea Fisheries. https://doi.org/10.1007/BF00044132</w:t>
        </w:r>
      </w:ins>
    </w:p>
    <w:p w14:paraId="745FA536" w14:textId="77777777" w:rsidR="0057595A" w:rsidRDefault="0057595A">
      <w:pPr>
        <w:widowControl w:val="0"/>
        <w:autoSpaceDE w:val="0"/>
        <w:autoSpaceDN w:val="0"/>
        <w:adjustRightInd w:val="0"/>
        <w:spacing w:line="240" w:lineRule="auto"/>
        <w:ind w:left="480" w:hanging="480"/>
        <w:rPr>
          <w:ins w:id="450" w:author="Maia Kapur" w:date="2019-05-13T09:18:00Z"/>
          <w:noProof/>
        </w:rPr>
        <w:pPrChange w:id="451" w:author="Maia Kapur" w:date="2019-05-13T09:18:00Z">
          <w:pPr>
            <w:widowControl w:val="0"/>
            <w:autoSpaceDE w:val="0"/>
            <w:autoSpaceDN w:val="0"/>
            <w:adjustRightInd w:val="0"/>
            <w:ind w:left="480" w:hanging="480"/>
          </w:pPr>
        </w:pPrChange>
      </w:pPr>
      <w:ins w:id="452" w:author="Maia Kapur" w:date="2019-05-13T09:18:00Z">
        <w:r w:rsidRPr="007E1CCD">
          <w:rPr>
            <w:noProof/>
          </w:rPr>
          <w:t>Rodionov, S.N., 2004. A sequential algorithm for testing climate regime shifts. Geophys. Res. Lett. 31, 2–5. https://doi.org/10.1029/2004GL019448</w:t>
        </w:r>
      </w:ins>
    </w:p>
    <w:p w14:paraId="14520A9F" w14:textId="77777777" w:rsidR="0057595A" w:rsidRPr="007E1CCD" w:rsidRDefault="0057595A">
      <w:pPr>
        <w:widowControl w:val="0"/>
        <w:autoSpaceDE w:val="0"/>
        <w:autoSpaceDN w:val="0"/>
        <w:adjustRightInd w:val="0"/>
        <w:spacing w:line="240" w:lineRule="auto"/>
        <w:ind w:left="480" w:hanging="480"/>
        <w:rPr>
          <w:ins w:id="453" w:author="Maia Kapur" w:date="2019-05-13T09:18:00Z"/>
          <w:noProof/>
        </w:rPr>
        <w:pPrChange w:id="454" w:author="Maia Kapur" w:date="2019-05-13T09:18:00Z">
          <w:pPr>
            <w:widowControl w:val="0"/>
            <w:autoSpaceDE w:val="0"/>
            <w:autoSpaceDN w:val="0"/>
            <w:adjustRightInd w:val="0"/>
            <w:ind w:left="480" w:hanging="480"/>
          </w:pPr>
        </w:pPrChange>
      </w:pPr>
    </w:p>
    <w:p w14:paraId="6C6BF8AD" w14:textId="2A6E2EEF" w:rsidR="0057595A" w:rsidRPr="00CE63AF" w:rsidRDefault="0057595A">
      <w:pPr>
        <w:spacing w:line="240" w:lineRule="auto"/>
        <w:pPrChange w:id="455" w:author="Maia Kapur" w:date="2019-05-13T09:18:00Z">
          <w:pPr>
            <w:pStyle w:val="Caption"/>
          </w:pPr>
        </w:pPrChange>
      </w:pPr>
      <w:ins w:id="456" w:author="Maia Kapur" w:date="2019-05-13T09:18:00Z">
        <w:r>
          <w:fldChar w:fldCharType="end"/>
        </w:r>
      </w:ins>
    </w:p>
    <w:sectPr w:rsidR="0057595A" w:rsidRPr="00CE63AF" w:rsidSect="00976DB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Punt, Andre (O&amp;A, Hobart)" w:date="2019-04-22T06:16:00Z" w:initials="PA(H">
    <w:p w14:paraId="2D9A04D8" w14:textId="242B4638" w:rsidR="00952953" w:rsidRDefault="00952953">
      <w:pPr>
        <w:pStyle w:val="CommentText"/>
      </w:pPr>
      <w:r>
        <w:rPr>
          <w:rStyle w:val="CommentReference"/>
        </w:rPr>
        <w:annotationRef/>
      </w:r>
      <w:r>
        <w:t xml:space="preserve">This equation is wrong of the aim is to the growth increment to be log-normal – this is the length after </w:t>
      </w:r>
      <w:proofErr w:type="spellStart"/>
      <w:r>
        <w:t>grwth</w:t>
      </w:r>
      <w:proofErr w:type="spellEnd"/>
    </w:p>
  </w:comment>
  <w:comment w:id="30" w:author="Punt, Andre (O&amp;A, Hobart)" w:date="2019-04-22T06:17:00Z" w:initials="PA(H">
    <w:p w14:paraId="53086FA2" w14:textId="6B517A25" w:rsidR="00952953" w:rsidRDefault="00952953">
      <w:pPr>
        <w:pStyle w:val="CommentText"/>
      </w:pPr>
      <w:r>
        <w:rPr>
          <w:rStyle w:val="CommentReference"/>
        </w:rPr>
        <w:annotationRef/>
      </w:r>
      <w:r>
        <w:t>Sorry but this cannot be correct for an IBM. You should be giving equations for individuals not the population</w:t>
      </w:r>
    </w:p>
  </w:comment>
  <w:comment w:id="36" w:author="Punt, Andre (O&amp;A, Hobart)" w:date="2019-04-22T06:18:00Z" w:initials="PA(H">
    <w:p w14:paraId="24574F03" w14:textId="64C93BB3" w:rsidR="00952953" w:rsidRDefault="00952953">
      <w:pPr>
        <w:pStyle w:val="CommentText"/>
      </w:pPr>
      <w:r>
        <w:rPr>
          <w:rStyle w:val="CommentReference"/>
        </w:rPr>
        <w:annotationRef/>
      </w:r>
      <w:proofErr w:type="gramStart"/>
      <w:r>
        <w:t>So</w:t>
      </w:r>
      <w:proofErr w:type="gramEnd"/>
      <w:r>
        <w:t xml:space="preserve"> you keep track of whether animals are mature or not – usually one calculates the conditional probability of maturing and not the probability of being mature in an IBM</w:t>
      </w:r>
    </w:p>
  </w:comment>
  <w:comment w:id="37" w:author="Punt, Andre (O&amp;A, Hobart)" w:date="2019-04-22T06:19:00Z" w:initials="PA(H">
    <w:p w14:paraId="7E273238" w14:textId="68D0F33F" w:rsidR="00952953" w:rsidRDefault="00952953">
      <w:pPr>
        <w:pStyle w:val="CommentText"/>
      </w:pPr>
      <w:r>
        <w:rPr>
          <w:rStyle w:val="CommentReference"/>
        </w:rPr>
        <w:annotationRef/>
      </w:r>
      <w:r>
        <w:t>Not the normal way</w:t>
      </w:r>
    </w:p>
  </w:comment>
  <w:comment w:id="41" w:author="Punt, Andre (O&amp;A, Hobart)" w:date="2019-04-22T06:20:00Z" w:initials="PA(H">
    <w:p w14:paraId="6CB3DCA2" w14:textId="785348B1" w:rsidR="00952953" w:rsidRDefault="00952953">
      <w:pPr>
        <w:pStyle w:val="CommentText"/>
      </w:pPr>
      <w:r>
        <w:rPr>
          <w:rStyle w:val="CommentReference"/>
        </w:rPr>
        <w:annotationRef/>
      </w:r>
      <w:r>
        <w:t>What happens?</w:t>
      </w:r>
    </w:p>
  </w:comment>
  <w:comment w:id="43" w:author="Punt, Andre (O&amp;A, Hobart)" w:date="2019-04-22T06:21:00Z" w:initials="PA(H">
    <w:p w14:paraId="75B87398" w14:textId="6B20A897" w:rsidR="00952953" w:rsidRDefault="00952953">
      <w:pPr>
        <w:pStyle w:val="CommentText"/>
      </w:pPr>
      <w:r>
        <w:rPr>
          <w:rStyle w:val="CommentReference"/>
        </w:rPr>
        <w:annotationRef/>
      </w:r>
      <w:r>
        <w:t xml:space="preserve">Right justify the </w:t>
      </w:r>
      <w:proofErr w:type="spellStart"/>
      <w:r>
        <w:t>equantion</w:t>
      </w:r>
      <w:proofErr w:type="spellEnd"/>
      <w:r>
        <w:t xml:space="preserve"> numbers</w:t>
      </w:r>
    </w:p>
  </w:comment>
  <w:comment w:id="46" w:author="Punt, Andre (O&amp;A, Hobart)" w:date="2019-04-22T06:20:00Z" w:initials="PA(H">
    <w:p w14:paraId="3BD3855F" w14:textId="76F2367C" w:rsidR="00952953" w:rsidRDefault="00952953">
      <w:pPr>
        <w:pStyle w:val="CommentText"/>
      </w:pPr>
      <w:r>
        <w:rPr>
          <w:rStyle w:val="CommentReference"/>
        </w:rPr>
        <w:annotationRef/>
      </w:r>
      <w:r>
        <w:t>I don’t get this p is maturity – one or zero?</w:t>
      </w:r>
    </w:p>
  </w:comment>
  <w:comment w:id="48" w:author="Punt, Andre (O&amp;A, Hobart)" w:date="2019-04-22T06:21:00Z" w:initials="PA(H">
    <w:p w14:paraId="589EC3E3" w14:textId="0674EE32" w:rsidR="00952953" w:rsidRDefault="00952953">
      <w:pPr>
        <w:pStyle w:val="CommentText"/>
      </w:pPr>
      <w:r>
        <w:rPr>
          <w:rStyle w:val="CommentReference"/>
        </w:rPr>
        <w:annotationRef/>
      </w:r>
      <w:r>
        <w:t>Define SSB0 and how it is computed</w:t>
      </w:r>
    </w:p>
  </w:comment>
  <w:comment w:id="95" w:author="Punt, Andre (O&amp;A, Hobart)" w:date="2019-04-22T06:23:00Z" w:initials="PA(H">
    <w:p w14:paraId="54CAECE8" w14:textId="3A40B8AD" w:rsidR="00952953" w:rsidRDefault="00952953">
      <w:pPr>
        <w:pStyle w:val="CommentText"/>
      </w:pPr>
      <w:r>
        <w:rPr>
          <w:rStyle w:val="CommentReference"/>
        </w:rPr>
        <w:annotationRef/>
      </w:r>
      <w:r>
        <w:t>You used K in the main text</w:t>
      </w:r>
    </w:p>
  </w:comment>
  <w:comment w:id="108" w:author="Punt, Andre (O&amp;A, Hobart)" w:date="2019-04-22T06:23:00Z" w:initials="PA(H">
    <w:p w14:paraId="67A8D835" w14:textId="25618F7C" w:rsidR="00952953" w:rsidRDefault="00952953">
      <w:pPr>
        <w:pStyle w:val="CommentText"/>
      </w:pPr>
      <w:r>
        <w:rPr>
          <w:rStyle w:val="CommentReference"/>
        </w:rPr>
        <w:annotationRef/>
      </w:r>
      <w:r>
        <w:t>Units</w:t>
      </w:r>
    </w:p>
  </w:comment>
  <w:comment w:id="109" w:author="Maia Kapur" w:date="2019-05-13T09:58:00Z" w:initials="MK">
    <w:p w14:paraId="769EDE04" w14:textId="0EBE9136" w:rsidR="00952953" w:rsidRDefault="00952953">
      <w:pPr>
        <w:pStyle w:val="CommentText"/>
      </w:pPr>
      <w:r>
        <w:rPr>
          <w:rStyle w:val="CommentReference"/>
        </w:rPr>
        <w:annotationRef/>
      </w:r>
      <w:r>
        <w:t>B is unitless</w:t>
      </w:r>
    </w:p>
  </w:comment>
  <w:comment w:id="396" w:author="Punt, Andre (O&amp;A, Hobart)" w:date="2019-04-22T06:25:00Z" w:initials="PA(H">
    <w:p w14:paraId="53F946BD" w14:textId="5ED95F34" w:rsidR="00952953" w:rsidRDefault="00952953">
      <w:pPr>
        <w:pStyle w:val="CommentText"/>
      </w:pPr>
      <w:r>
        <w:rPr>
          <w:rStyle w:val="CommentReference"/>
        </w:rPr>
        <w:annotationRef/>
      </w:r>
      <w:r>
        <w:t>Figs A11 and A12 may be A13 and A14 in the main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9A04D8" w15:done="1"/>
  <w15:commentEx w15:paraId="53086FA2" w15:done="0"/>
  <w15:commentEx w15:paraId="24574F03" w15:done="0"/>
  <w15:commentEx w15:paraId="7E273238" w15:done="0"/>
  <w15:commentEx w15:paraId="6CB3DCA2" w15:done="0"/>
  <w15:commentEx w15:paraId="75B87398" w15:done="0"/>
  <w15:commentEx w15:paraId="3BD3855F" w15:done="0"/>
  <w15:commentEx w15:paraId="589EC3E3" w15:done="0"/>
  <w15:commentEx w15:paraId="54CAECE8" w15:done="1"/>
  <w15:commentEx w15:paraId="67A8D835" w15:done="1"/>
  <w15:commentEx w15:paraId="769EDE04" w15:paraIdParent="67A8D835" w15:done="1"/>
  <w15:commentEx w15:paraId="53F946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574F03" w16cid:durableId="2083B389"/>
  <w16cid:commentId w16cid:paraId="7E273238" w16cid:durableId="2083B38A"/>
  <w16cid:commentId w16cid:paraId="6CB3DCA2" w16cid:durableId="2083B38B"/>
  <w16cid:commentId w16cid:paraId="75B87398" w16cid:durableId="2083B38C"/>
  <w16cid:commentId w16cid:paraId="54CAECE8" w16cid:durableId="2083B38E"/>
  <w16cid:commentId w16cid:paraId="67A8D835" w16cid:durableId="2083B38F"/>
  <w16cid:commentId w16cid:paraId="769EDE04" w16cid:durableId="2083BE2E"/>
  <w16cid:commentId w16cid:paraId="53F946BD" w16cid:durableId="2083B3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1BBAA" w14:textId="77777777" w:rsidR="00292DAF" w:rsidRDefault="00292DAF" w:rsidP="001F239F">
      <w:pPr>
        <w:spacing w:line="240" w:lineRule="auto"/>
      </w:pPr>
      <w:r>
        <w:separator/>
      </w:r>
    </w:p>
  </w:endnote>
  <w:endnote w:type="continuationSeparator" w:id="0">
    <w:p w14:paraId="23B99F39" w14:textId="77777777" w:rsidR="00292DAF" w:rsidRDefault="00292DAF"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952953" w:rsidRDefault="00952953">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7FD22D71" w14:textId="77777777" w:rsidR="00952953" w:rsidRDefault="00952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CB3D2" w14:textId="77777777" w:rsidR="00292DAF" w:rsidRDefault="00292DAF" w:rsidP="001F239F">
      <w:pPr>
        <w:spacing w:line="240" w:lineRule="auto"/>
      </w:pPr>
      <w:r>
        <w:separator/>
      </w:r>
    </w:p>
  </w:footnote>
  <w:footnote w:type="continuationSeparator" w:id="0">
    <w:p w14:paraId="0AE60933" w14:textId="77777777" w:rsidR="00292DAF" w:rsidRDefault="00292DAF"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rson w15:author="Punt, Andre (O&amp;A, Hobart)">
    <w15:presenceInfo w15:providerId="AD" w15:userId="S-1-5-21-61289985-2027487937-1858953157-2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41698"/>
    <w:rsid w:val="000807A7"/>
    <w:rsid w:val="000A5F08"/>
    <w:rsid w:val="000B005F"/>
    <w:rsid w:val="000B56E4"/>
    <w:rsid w:val="000F5162"/>
    <w:rsid w:val="001050E6"/>
    <w:rsid w:val="0011193E"/>
    <w:rsid w:val="00116946"/>
    <w:rsid w:val="00121E5C"/>
    <w:rsid w:val="00125E74"/>
    <w:rsid w:val="00134077"/>
    <w:rsid w:val="00140A96"/>
    <w:rsid w:val="00143182"/>
    <w:rsid w:val="00146783"/>
    <w:rsid w:val="00151783"/>
    <w:rsid w:val="00162700"/>
    <w:rsid w:val="001743A1"/>
    <w:rsid w:val="0017504F"/>
    <w:rsid w:val="001B23D7"/>
    <w:rsid w:val="001C2C6B"/>
    <w:rsid w:val="001E319E"/>
    <w:rsid w:val="001F239F"/>
    <w:rsid w:val="00204691"/>
    <w:rsid w:val="00210EFE"/>
    <w:rsid w:val="00222845"/>
    <w:rsid w:val="00223EC7"/>
    <w:rsid w:val="002379A2"/>
    <w:rsid w:val="00244024"/>
    <w:rsid w:val="00245429"/>
    <w:rsid w:val="002578A3"/>
    <w:rsid w:val="0026543A"/>
    <w:rsid w:val="0027343E"/>
    <w:rsid w:val="00282071"/>
    <w:rsid w:val="0028472F"/>
    <w:rsid w:val="00292DAF"/>
    <w:rsid w:val="00295AFD"/>
    <w:rsid w:val="00297D3E"/>
    <w:rsid w:val="002A37FF"/>
    <w:rsid w:val="002B773C"/>
    <w:rsid w:val="002C7356"/>
    <w:rsid w:val="002E43FF"/>
    <w:rsid w:val="002F319F"/>
    <w:rsid w:val="0030752D"/>
    <w:rsid w:val="00335A6B"/>
    <w:rsid w:val="00350BEF"/>
    <w:rsid w:val="00362BDA"/>
    <w:rsid w:val="00364648"/>
    <w:rsid w:val="00392501"/>
    <w:rsid w:val="003B3E0A"/>
    <w:rsid w:val="003C408D"/>
    <w:rsid w:val="003D0184"/>
    <w:rsid w:val="003D163E"/>
    <w:rsid w:val="003D1EE8"/>
    <w:rsid w:val="003D3E19"/>
    <w:rsid w:val="003E1032"/>
    <w:rsid w:val="00445A99"/>
    <w:rsid w:val="00456C25"/>
    <w:rsid w:val="004627AE"/>
    <w:rsid w:val="0046625D"/>
    <w:rsid w:val="004722E8"/>
    <w:rsid w:val="00483B52"/>
    <w:rsid w:val="00495E2D"/>
    <w:rsid w:val="004A00CA"/>
    <w:rsid w:val="004B5281"/>
    <w:rsid w:val="004C7938"/>
    <w:rsid w:val="004E56FA"/>
    <w:rsid w:val="004F21CF"/>
    <w:rsid w:val="004F2D38"/>
    <w:rsid w:val="004F388C"/>
    <w:rsid w:val="0050640D"/>
    <w:rsid w:val="00514264"/>
    <w:rsid w:val="00526B81"/>
    <w:rsid w:val="00544F67"/>
    <w:rsid w:val="0057595A"/>
    <w:rsid w:val="00587FAD"/>
    <w:rsid w:val="005A41F0"/>
    <w:rsid w:val="005B39C6"/>
    <w:rsid w:val="005B3CD6"/>
    <w:rsid w:val="005D13C2"/>
    <w:rsid w:val="006055D3"/>
    <w:rsid w:val="006123F9"/>
    <w:rsid w:val="00616545"/>
    <w:rsid w:val="00626771"/>
    <w:rsid w:val="00627CE2"/>
    <w:rsid w:val="00640358"/>
    <w:rsid w:val="00660368"/>
    <w:rsid w:val="006920A2"/>
    <w:rsid w:val="006952A1"/>
    <w:rsid w:val="006E5F79"/>
    <w:rsid w:val="006F0B3F"/>
    <w:rsid w:val="006F433C"/>
    <w:rsid w:val="00702A14"/>
    <w:rsid w:val="007104DD"/>
    <w:rsid w:val="00712332"/>
    <w:rsid w:val="00721DA1"/>
    <w:rsid w:val="00726858"/>
    <w:rsid w:val="00755BB2"/>
    <w:rsid w:val="00761C5B"/>
    <w:rsid w:val="0077186B"/>
    <w:rsid w:val="0077345F"/>
    <w:rsid w:val="00792E2B"/>
    <w:rsid w:val="007B099E"/>
    <w:rsid w:val="007B4FD6"/>
    <w:rsid w:val="007C4F92"/>
    <w:rsid w:val="007C6A64"/>
    <w:rsid w:val="007E186A"/>
    <w:rsid w:val="007E1CCD"/>
    <w:rsid w:val="007E5291"/>
    <w:rsid w:val="007F0CE3"/>
    <w:rsid w:val="00806AF2"/>
    <w:rsid w:val="008208A7"/>
    <w:rsid w:val="0084401F"/>
    <w:rsid w:val="0085512E"/>
    <w:rsid w:val="00855A9D"/>
    <w:rsid w:val="00863AD1"/>
    <w:rsid w:val="008663D8"/>
    <w:rsid w:val="00887F22"/>
    <w:rsid w:val="0089321B"/>
    <w:rsid w:val="008951FE"/>
    <w:rsid w:val="008D4C75"/>
    <w:rsid w:val="008D53A7"/>
    <w:rsid w:val="008F11C2"/>
    <w:rsid w:val="00900625"/>
    <w:rsid w:val="009018B0"/>
    <w:rsid w:val="0090493F"/>
    <w:rsid w:val="00907471"/>
    <w:rsid w:val="00914492"/>
    <w:rsid w:val="00920B04"/>
    <w:rsid w:val="009417D3"/>
    <w:rsid w:val="00944A54"/>
    <w:rsid w:val="00952953"/>
    <w:rsid w:val="00956348"/>
    <w:rsid w:val="009706E4"/>
    <w:rsid w:val="00976DBF"/>
    <w:rsid w:val="00985465"/>
    <w:rsid w:val="009C23E1"/>
    <w:rsid w:val="009E53D5"/>
    <w:rsid w:val="009F12B0"/>
    <w:rsid w:val="00A03368"/>
    <w:rsid w:val="00A2616C"/>
    <w:rsid w:val="00A413DC"/>
    <w:rsid w:val="00A45FE7"/>
    <w:rsid w:val="00A875F3"/>
    <w:rsid w:val="00A878C2"/>
    <w:rsid w:val="00A90F25"/>
    <w:rsid w:val="00AE1859"/>
    <w:rsid w:val="00B240CD"/>
    <w:rsid w:val="00B5588A"/>
    <w:rsid w:val="00B663CA"/>
    <w:rsid w:val="00B67EDD"/>
    <w:rsid w:val="00B74D88"/>
    <w:rsid w:val="00B830A4"/>
    <w:rsid w:val="00B952AD"/>
    <w:rsid w:val="00B9570B"/>
    <w:rsid w:val="00BA49B6"/>
    <w:rsid w:val="00BA4C54"/>
    <w:rsid w:val="00BB7718"/>
    <w:rsid w:val="00BF362B"/>
    <w:rsid w:val="00C00252"/>
    <w:rsid w:val="00C11A0F"/>
    <w:rsid w:val="00C557F3"/>
    <w:rsid w:val="00C9508E"/>
    <w:rsid w:val="00CA2760"/>
    <w:rsid w:val="00CA30EE"/>
    <w:rsid w:val="00CC6D56"/>
    <w:rsid w:val="00CE3799"/>
    <w:rsid w:val="00CE5099"/>
    <w:rsid w:val="00CE63AF"/>
    <w:rsid w:val="00CF36A9"/>
    <w:rsid w:val="00D0511B"/>
    <w:rsid w:val="00D22326"/>
    <w:rsid w:val="00D25F60"/>
    <w:rsid w:val="00D32F4C"/>
    <w:rsid w:val="00D37AF4"/>
    <w:rsid w:val="00D437F5"/>
    <w:rsid w:val="00D55CA8"/>
    <w:rsid w:val="00D566DD"/>
    <w:rsid w:val="00D5715F"/>
    <w:rsid w:val="00D61EE8"/>
    <w:rsid w:val="00D62A65"/>
    <w:rsid w:val="00DA4376"/>
    <w:rsid w:val="00DA7AF5"/>
    <w:rsid w:val="00DB48E0"/>
    <w:rsid w:val="00DB564F"/>
    <w:rsid w:val="00DC2511"/>
    <w:rsid w:val="00E01183"/>
    <w:rsid w:val="00E45816"/>
    <w:rsid w:val="00E528C1"/>
    <w:rsid w:val="00E54778"/>
    <w:rsid w:val="00E62BA5"/>
    <w:rsid w:val="00E7326A"/>
    <w:rsid w:val="00E76355"/>
    <w:rsid w:val="00E775A7"/>
    <w:rsid w:val="00E85F98"/>
    <w:rsid w:val="00E9779C"/>
    <w:rsid w:val="00EC5C46"/>
    <w:rsid w:val="00EC667E"/>
    <w:rsid w:val="00ED392D"/>
    <w:rsid w:val="00EE0E9B"/>
    <w:rsid w:val="00EE13F1"/>
    <w:rsid w:val="00EF11C4"/>
    <w:rsid w:val="00EF78D2"/>
    <w:rsid w:val="00F22F4B"/>
    <w:rsid w:val="00F30774"/>
    <w:rsid w:val="00F37BDF"/>
    <w:rsid w:val="00F43D94"/>
    <w:rsid w:val="00F64BB8"/>
    <w:rsid w:val="00F705A6"/>
    <w:rsid w:val="00F74C71"/>
    <w:rsid w:val="00F81946"/>
    <w:rsid w:val="00FC654D"/>
    <w:rsid w:val="00FE4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96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F1310-F9D4-4478-AFD1-5DF13C2CD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24</Pages>
  <Words>3037</Words>
  <Characters>17312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Maia Kapur</cp:lastModifiedBy>
  <cp:revision>51</cp:revision>
  <cp:lastPrinted>2019-04-05T19:06:00Z</cp:lastPrinted>
  <dcterms:created xsi:type="dcterms:W3CDTF">2019-04-15T16:39:00Z</dcterms:created>
  <dcterms:modified xsi:type="dcterms:W3CDTF">2019-05-14T20:38:00Z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