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DC00A3" w14:textId="58AA4812" w:rsidR="0084205B" w:rsidRDefault="0084205B" w:rsidP="00560355">
      <w:pPr>
        <w:pStyle w:val="Title"/>
        <w:spacing w:after="0" w:line="276" w:lineRule="auto"/>
      </w:pPr>
      <w:bookmarkStart w:id="0" w:name="_Hlk2088139"/>
      <w:r>
        <w:t>Data driven approach reveals oceanographic features delineate growth zonation in NE pacific sablefi</w:t>
      </w:r>
      <w:bookmarkStart w:id="1" w:name="_GoBack"/>
      <w:bookmarkEnd w:id="1"/>
      <w:r>
        <w:t>sh</w:t>
      </w:r>
    </w:p>
    <w:p w14:paraId="179BC0BE" w14:textId="77777777" w:rsidR="00AD45C5" w:rsidRPr="00AD45C5" w:rsidRDefault="00AD45C5" w:rsidP="00560355">
      <w:pPr>
        <w:spacing w:line="276" w:lineRule="auto"/>
      </w:pPr>
    </w:p>
    <w:p w14:paraId="146DD023" w14:textId="44F3A7E4" w:rsidR="00F502D0" w:rsidRDefault="00F502D0" w:rsidP="00560355">
      <w:pPr>
        <w:spacing w:after="0" w:line="276" w:lineRule="auto"/>
      </w:pPr>
      <w:proofErr w:type="spellStart"/>
      <w:r w:rsidRPr="0010075F">
        <w:t>Kapur</w:t>
      </w:r>
      <w:proofErr w:type="spellEnd"/>
      <w:r w:rsidRPr="0010075F">
        <w:t xml:space="preserve">, M., Haltuch, M., </w:t>
      </w:r>
      <w:r w:rsidR="004A6F3D">
        <w:rPr>
          <w:color w:val="222222"/>
          <w:shd w:val="clear" w:color="auto" w:fill="FFFFFF"/>
        </w:rPr>
        <w:t xml:space="preserve">[others] </w:t>
      </w:r>
      <w:r w:rsidRPr="0010075F">
        <w:t>Punt, A.</w:t>
      </w:r>
    </w:p>
    <w:p w14:paraId="4C37DF5F" w14:textId="77777777" w:rsidR="00AD45C5" w:rsidRPr="004906F5" w:rsidRDefault="00AD45C5" w:rsidP="00560355">
      <w:pPr>
        <w:spacing w:after="0" w:line="276" w:lineRule="auto"/>
      </w:pPr>
    </w:p>
    <w:p w14:paraId="53D67B4C" w14:textId="29BD2344" w:rsidR="00F502D0" w:rsidRDefault="00F502D0" w:rsidP="00560355">
      <w:pPr>
        <w:spacing w:after="0" w:line="276" w:lineRule="auto"/>
      </w:pPr>
      <w:r w:rsidRPr="004906F5">
        <w:t xml:space="preserve">Keywords: growth, von </w:t>
      </w:r>
      <w:proofErr w:type="spellStart"/>
      <w:r>
        <w:t>B</w:t>
      </w:r>
      <w:r w:rsidRPr="004906F5">
        <w:t>ertalanffy</w:t>
      </w:r>
      <w:proofErr w:type="spellEnd"/>
      <w:r w:rsidRPr="004906F5">
        <w:t xml:space="preserve">, </w:t>
      </w:r>
      <w:r w:rsidR="00AB2804">
        <w:t>ecosystem-based fisheries management</w:t>
      </w:r>
      <w:r w:rsidRPr="004906F5">
        <w:t xml:space="preserve">, sablefish, </w:t>
      </w:r>
      <w:r w:rsidR="00F946EC">
        <w:t>spatiotemporal</w:t>
      </w:r>
      <w:r w:rsidRPr="004906F5">
        <w:t xml:space="preserve"> </w:t>
      </w:r>
    </w:p>
    <w:p w14:paraId="384714B4" w14:textId="77777777" w:rsidR="00161E13" w:rsidRDefault="00161E13" w:rsidP="00560355">
      <w:pPr>
        <w:spacing w:line="276" w:lineRule="auto"/>
      </w:pPr>
    </w:p>
    <w:p w14:paraId="6644EF5E" w14:textId="1B44C505" w:rsidR="00F502D0" w:rsidRDefault="00F502D0" w:rsidP="00560355">
      <w:pPr>
        <w:pStyle w:val="Heading1"/>
        <w:spacing w:after="0" w:line="276" w:lineRule="auto"/>
      </w:pPr>
      <w:r>
        <w:t>Abstract</w:t>
      </w:r>
    </w:p>
    <w:bookmarkEnd w:id="0"/>
    <w:p w14:paraId="0E0DCB3D" w14:textId="20852776" w:rsidR="00924E93" w:rsidRDefault="00924E93" w:rsidP="00560355">
      <w:pPr>
        <w:spacing w:after="0" w:line="276" w:lineRule="auto"/>
        <w:rPr>
          <w:rFonts w:cstheme="minorHAnsi"/>
          <w:iCs/>
        </w:rPr>
      </w:pPr>
      <w:r>
        <w:rPr>
          <w:rFonts w:cstheme="minorHAnsi"/>
        </w:rPr>
        <w:t>Renewed interest in the estimation of spatial and temporal variation</w:t>
      </w:r>
      <w:r w:rsidR="00331A46">
        <w:rPr>
          <w:rFonts w:cstheme="minorHAnsi"/>
        </w:rPr>
        <w:t xml:space="preserve"> in</w:t>
      </w:r>
      <w:r w:rsidR="00B10712" w:rsidRPr="00B10712">
        <w:rPr>
          <w:rFonts w:cstheme="minorHAnsi"/>
        </w:rPr>
        <w:t xml:space="preserve"> </w:t>
      </w:r>
      <w:r w:rsidR="00331A46">
        <w:rPr>
          <w:rFonts w:cstheme="minorHAnsi"/>
        </w:rPr>
        <w:t xml:space="preserve">fish </w:t>
      </w:r>
      <w:r w:rsidR="00B10712">
        <w:rPr>
          <w:rFonts w:cstheme="minorHAnsi"/>
        </w:rPr>
        <w:t>traits, such as</w:t>
      </w:r>
      <w:r>
        <w:rPr>
          <w:rFonts w:cstheme="minorHAnsi"/>
        </w:rPr>
        <w:t xml:space="preserve"> body size</w:t>
      </w:r>
      <w:r w:rsidR="002E5AEF">
        <w:rPr>
          <w:rFonts w:cstheme="minorHAnsi"/>
        </w:rPr>
        <w:t>,</w:t>
      </w:r>
      <w:r>
        <w:rPr>
          <w:rFonts w:cstheme="minorHAnsi"/>
        </w:rPr>
        <w:t xml:space="preserve"> is a result of computing advances and the development of spatially-explicit management frameworks. However, many attempts to quantify spatial structure or the distribution of traits utilize </w:t>
      </w:r>
      <w:r>
        <w:rPr>
          <w:rFonts w:cstheme="minorHAnsi"/>
          <w:i/>
        </w:rPr>
        <w:t>a priori</w:t>
      </w:r>
      <w:r>
        <w:rPr>
          <w:rFonts w:cstheme="minorHAnsi"/>
        </w:rPr>
        <w:t xml:space="preserve"> approaches, which involve pre-designated geographic regions and thus cannot detect unanticipated spatial patterns.  We developed a new, data-driven method that uses the first derivative of the spatial smoothing term of a generalized additive model to identify spatial</w:t>
      </w:r>
      <w:r w:rsidR="007C0AAA">
        <w:rPr>
          <w:rFonts w:cstheme="minorHAnsi"/>
        </w:rPr>
        <w:t xml:space="preserve"> zones of variation</w:t>
      </w:r>
      <w:r>
        <w:rPr>
          <w:rFonts w:cstheme="minorHAnsi"/>
        </w:rPr>
        <w:t xml:space="preserve"> in fish length-at-age. We use </w:t>
      </w:r>
      <w:r>
        <w:rPr>
          <w:rFonts w:cstheme="minorHAnsi"/>
          <w:iCs/>
        </w:rPr>
        <w:t xml:space="preserve">simulation testing </w:t>
      </w:r>
      <w:r w:rsidR="0020519A">
        <w:rPr>
          <w:rFonts w:cstheme="minorHAnsi"/>
          <w:iCs/>
        </w:rPr>
        <w:t xml:space="preserve">to </w:t>
      </w:r>
      <w:r w:rsidR="00331A46">
        <w:rPr>
          <w:rFonts w:cstheme="minorHAnsi"/>
          <w:iCs/>
        </w:rPr>
        <w:t xml:space="preserve">evaluate </w:t>
      </w:r>
      <w:r>
        <w:rPr>
          <w:rFonts w:cstheme="minorHAnsi"/>
          <w:iCs/>
        </w:rPr>
        <w:t xml:space="preserve">the method </w:t>
      </w:r>
      <w:r w:rsidR="00827AF5">
        <w:rPr>
          <w:rFonts w:cstheme="minorHAnsi"/>
          <w:iCs/>
        </w:rPr>
        <w:t>across a variety of synthetic, stratified age and length datasets</w:t>
      </w:r>
      <w:r>
        <w:rPr>
          <w:rFonts w:cstheme="minorHAnsi"/>
          <w:iCs/>
        </w:rPr>
        <w:t>, and then apply it to survey data for Northeast (NE) Pacific sablefish (</w:t>
      </w:r>
      <w:proofErr w:type="spellStart"/>
      <w:r>
        <w:rPr>
          <w:rFonts w:cstheme="minorHAnsi"/>
          <w:i/>
          <w:iCs/>
        </w:rPr>
        <w:t>Anoplopoma</w:t>
      </w:r>
      <w:proofErr w:type="spellEnd"/>
      <w:r>
        <w:rPr>
          <w:rFonts w:cstheme="minorHAnsi"/>
          <w:i/>
          <w:iCs/>
        </w:rPr>
        <w:t xml:space="preserve"> fimbria</w:t>
      </w:r>
      <w:r>
        <w:rPr>
          <w:rFonts w:cstheme="minorHAnsi"/>
          <w:iCs/>
        </w:rPr>
        <w:t>).</w:t>
      </w:r>
      <w:r w:rsidR="007C0AAA">
        <w:rPr>
          <w:rFonts w:cstheme="minorHAnsi"/>
          <w:iCs/>
        </w:rPr>
        <w:t xml:space="preserve"> Simulation testing illustrates the robustness of the method across a variety of scenarios related to </w:t>
      </w:r>
      <w:r w:rsidR="00DF580A">
        <w:rPr>
          <w:rFonts w:cstheme="minorHAnsi"/>
          <w:iCs/>
        </w:rPr>
        <w:t>spatially or temporally</w:t>
      </w:r>
      <w:r w:rsidR="007C0AAA">
        <w:rPr>
          <w:rFonts w:cstheme="minorHAnsi"/>
          <w:iCs/>
        </w:rPr>
        <w:t xml:space="preserve"> </w:t>
      </w:r>
      <w:proofErr w:type="gramStart"/>
      <w:r w:rsidR="005B6C7D">
        <w:rPr>
          <w:rFonts w:cstheme="minorHAnsi"/>
          <w:iCs/>
        </w:rPr>
        <w:t>stratified</w:t>
      </w:r>
      <w:proofErr w:type="gramEnd"/>
      <w:r w:rsidR="007C0AAA">
        <w:rPr>
          <w:rFonts w:cstheme="minorHAnsi"/>
          <w:iCs/>
        </w:rPr>
        <w:t xml:space="preserve"> </w:t>
      </w:r>
      <w:r w:rsidR="005B6C7D">
        <w:rPr>
          <w:rFonts w:cstheme="minorHAnsi"/>
          <w:iCs/>
        </w:rPr>
        <w:t>length-at-age</w:t>
      </w:r>
      <w:r w:rsidR="007C0AAA">
        <w:rPr>
          <w:rFonts w:cstheme="minorHAnsi"/>
          <w:iCs/>
        </w:rPr>
        <w:t xml:space="preserve"> data, including strict boundaries, overlapping zones and changes at the extreme of the range</w:t>
      </w:r>
      <w:r w:rsidR="005D7596">
        <w:rPr>
          <w:rFonts w:cstheme="minorHAnsi"/>
          <w:iCs/>
        </w:rPr>
        <w:t xml:space="preserve">. </w:t>
      </w:r>
      <w:r>
        <w:rPr>
          <w:rFonts w:cstheme="minorHAnsi"/>
          <w:iCs/>
        </w:rPr>
        <w:t>Results indicate that NE Pacific sablefish length-at-age increases with latitude, which is consistent with work from the western United States</w:t>
      </w:r>
      <w:r w:rsidR="0050070A">
        <w:rPr>
          <w:rFonts w:cstheme="minorHAnsi"/>
          <w:iCs/>
        </w:rPr>
        <w:t>. M</w:t>
      </w:r>
      <w:r w:rsidR="005D7596">
        <w:rPr>
          <w:rFonts w:cstheme="minorHAnsi"/>
          <w:iCs/>
        </w:rPr>
        <w:t xml:space="preserve">odel-detected </w:t>
      </w:r>
      <w:r w:rsidR="007C0AAA">
        <w:rPr>
          <w:rFonts w:cstheme="minorHAnsi"/>
          <w:iCs/>
        </w:rPr>
        <w:t>spatial breakpoints correspond</w:t>
      </w:r>
      <w:r w:rsidR="0050070A">
        <w:rPr>
          <w:rFonts w:cstheme="minorHAnsi"/>
          <w:iCs/>
        </w:rPr>
        <w:t>ed</w:t>
      </w:r>
      <w:r w:rsidR="007C0AAA">
        <w:rPr>
          <w:rFonts w:cstheme="minorHAnsi"/>
          <w:iCs/>
        </w:rPr>
        <w:t xml:space="preserve"> to major oceanographic features</w:t>
      </w:r>
      <w:r w:rsidR="005B6C7D">
        <w:rPr>
          <w:rFonts w:cstheme="minorHAnsi"/>
          <w:iCs/>
        </w:rPr>
        <w:t>, including the northern end of the Southern California Bight and the bifurcation of the North Pacific Current</w:t>
      </w:r>
      <w:r w:rsidR="000C10D1">
        <w:rPr>
          <w:rFonts w:cstheme="minorHAnsi"/>
          <w:iCs/>
        </w:rPr>
        <w:t>.</w:t>
      </w:r>
      <w:r>
        <w:rPr>
          <w:rFonts w:cstheme="minorHAnsi"/>
          <w:iCs/>
        </w:rPr>
        <w:t xml:space="preserve"> This method has the potential to improve detection of large-scale patterns in fish growth, and aid in the development of </w:t>
      </w:r>
      <w:r w:rsidR="004144D9">
        <w:rPr>
          <w:rFonts w:cstheme="minorHAnsi"/>
          <w:iCs/>
        </w:rPr>
        <w:t>spatiotemporally</w:t>
      </w:r>
      <w:r>
        <w:rPr>
          <w:rFonts w:cstheme="minorHAnsi"/>
          <w:iCs/>
        </w:rPr>
        <w:t xml:space="preserve"> structured population dynamics models to inform</w:t>
      </w:r>
      <w:r w:rsidR="007D7911">
        <w:rPr>
          <w:rFonts w:cstheme="minorHAnsi"/>
          <w:iCs/>
        </w:rPr>
        <w:t xml:space="preserve"> ecosystem-based</w:t>
      </w:r>
      <w:r>
        <w:rPr>
          <w:rFonts w:cstheme="minorHAnsi"/>
          <w:iCs/>
        </w:rPr>
        <w:t xml:space="preserve"> fisheries management. </w:t>
      </w:r>
    </w:p>
    <w:p w14:paraId="423A8E78" w14:textId="77777777" w:rsidR="00924E93" w:rsidRDefault="00924E93" w:rsidP="00560355">
      <w:pPr>
        <w:spacing w:after="0" w:line="276" w:lineRule="auto"/>
        <w:rPr>
          <w:rFonts w:cstheme="minorHAnsi"/>
          <w:iCs/>
        </w:rPr>
        <w:sectPr w:rsidR="00924E93">
          <w:footerReference w:type="default" r:id="rId8"/>
          <w:pgSz w:w="12240" w:h="15840"/>
          <w:pgMar w:top="1440" w:right="1440" w:bottom="1440" w:left="1440" w:header="720" w:footer="720" w:gutter="0"/>
          <w:lnNumType w:countBy="1" w:restart="continuous"/>
          <w:cols w:space="720"/>
        </w:sectPr>
      </w:pPr>
    </w:p>
    <w:p w14:paraId="7A0A3BE6" w14:textId="4E41D4AC" w:rsidR="00F502D0" w:rsidRPr="004906F5" w:rsidRDefault="0023745F" w:rsidP="00560355">
      <w:pPr>
        <w:pStyle w:val="Heading1"/>
        <w:spacing w:before="240" w:after="0" w:line="276" w:lineRule="auto"/>
      </w:pPr>
      <w:r>
        <w:lastRenderedPageBreak/>
        <w:t xml:space="preserve">1 </w:t>
      </w:r>
      <w:r w:rsidR="00F502D0" w:rsidRPr="004906F5">
        <w:t>Introduction</w:t>
      </w:r>
    </w:p>
    <w:p w14:paraId="1AE5C16B" w14:textId="77777777" w:rsidR="00C240B4" w:rsidRPr="009D5078" w:rsidRDefault="00C240B4" w:rsidP="00560355">
      <w:pPr>
        <w:spacing w:after="0" w:line="276" w:lineRule="auto"/>
        <w:ind w:firstLine="360"/>
      </w:pPr>
    </w:p>
    <w:p w14:paraId="59B55C1D" w14:textId="458433A3" w:rsidR="00C240B4" w:rsidRPr="001142BC" w:rsidRDefault="00724656" w:rsidP="00560355">
      <w:pPr>
        <w:pStyle w:val="CommentText"/>
        <w:spacing w:after="0" w:line="276" w:lineRule="auto"/>
        <w:rPr>
          <w:sz w:val="24"/>
          <w:szCs w:val="24"/>
        </w:rPr>
      </w:pPr>
      <w:r w:rsidRPr="001142BC">
        <w:rPr>
          <w:sz w:val="24"/>
          <w:szCs w:val="24"/>
        </w:rPr>
        <w:t>Fish populations can display spatial patterns in their traits which often do not match the scale</w:t>
      </w:r>
      <w:r w:rsidR="0050070A">
        <w:rPr>
          <w:sz w:val="24"/>
          <w:szCs w:val="24"/>
        </w:rPr>
        <w:t xml:space="preserve"> or boundaries</w:t>
      </w:r>
      <w:r w:rsidRPr="001142BC">
        <w:rPr>
          <w:sz w:val="24"/>
          <w:szCs w:val="24"/>
        </w:rPr>
        <w:t xml:space="preserve"> of management </w:t>
      </w:r>
      <w:r w:rsidR="00CA48E9">
        <w:rPr>
          <w:sz w:val="24"/>
          <w:szCs w:val="24"/>
        </w:rPr>
        <w:fldChar w:fldCharType="begin" w:fldLock="1"/>
      </w:r>
      <w:r w:rsidR="002E5AEF">
        <w:rPr>
          <w:sz w:val="24"/>
          <w:szCs w:val="24"/>
        </w:rPr>
        <w:instrText>ADDIN CSL_CITATION {"citationItems":[{"id":"ITEM-1","itemData":{"DOI":"10.1016/j.fishres.2019.01.014","ISSN":"01657836","abstract":"Spatial stock assessments have been developed to address violations of the dynamic pool assumption that the region to be assessed contains a single homogeneous stock. The possibility of such violation is often evident in data that suggest different trends in abundance or catch / survey age- / size-structure among areas that cannot be explained simply by the fishing history among areas. Currently, most stock assessments account for spatial structure using the ‘areas-as-fleets’ approach in which fishery or survey selectivity and catchability are assumed to differ spatially. However, several simulation studies suggest that adopting spatial approaches to stock assessment will improve estimation performance compared to the areas-as-fleets approach or ignoring spatial structure when conducting stock assessments, although at the cost of a larger number of estimable parameters. Spatial approaches to stock assessment and the provision of management advice have been available since the 1950s. However, spatial stock assessments only became adopted for management purposes in the 1990s, with the widespread adoption of the “integrated approach” to stock assessment, which allowed the use of multiple data sets for parameter estimation. The number of spatial stock assessments is now increasing rapidly. This paper outlines some of the key decisions that need to be made when conducting a spatial stock assessment (number of areas, how to model recruitment, movement, growth and dispersal, and model parameterization).","author":[{"dropping-particle":"","family":"Punt","given":"André E.","non-dropping-particle":"","parse-names":false,"suffix":""}],"container-title":"Fisheries Research","id":"ITEM-1","issued":{"date-parts":[["2019"]]},"title":"Spatial stock assessment methods: A viewpoint on current issues and assumptions","type":"article-journal"},"uris":["http://www.mendeley.com/documents/?uuid=9c71f35b-24f4-4589-be48-319a0dd978b9"]},{"id":"ITEM-2","itemData":{"DOI":"10.1139/cjfas-2016-0277","ISSN":"0706-652X","abstract":"This study uses a simulation experiment to demonstrate that bias in estimates of spawning biomass is influenced by the spatial configuration of a stock assessment model, whether survey data are used or not and whether an environmental index is available to inform the spatial distribution of recruitment. Stocks with limited movement of postsettlement fish may be spatially structured due to environmental forces that affect larval dispersal and recruitment distribution or from nonuniform spatial exploitation. Data are frequently aggregated across space in stock assessments, thus disregarding this complex spatial structure and possibly introducing bias into estimates of stock status. An operating model (OM) is created that simulates data that are used in a set of estimation models to assess bias. The following experimental factors are considered: (i) using survey data and environmental indices in the assessment; (ii) using disaggregated data (two regions, as generated by the OM) or aggregated data (one region...","author":[{"dropping-particle":"","family":"Denson","given":"LaTreese S.","non-dropping-particle":"","parse-names":false,"suffix":""},{"dropping-particle":"","family":"Sampson","given":"David B.","non-dropping-particle":"","parse-names":false,"suffix":""},{"dropping-particle":"","family":"Stephens","given":"Andi","non-dropping-particle":"","parse-names":false,"suffix":""}],"container-title":"Canadian Journal of Fisheries and Aquatic Sciences","id":"ITEM-2","issue":"11","issued":{"date-parts":[["2017"]]},"page":"1918-1929","title":"Data needs and spatial structure considerations in stock assessments with regional differences in recruitment and exploitation","type":"article-journal","volume":"74"},"uris":["http://www.mendeley.com/documents/?uuid=48994340-b238-41b8-b30f-235a98d702b7"]}],"mendeley":{"formattedCitation":"(Denson et al., 2017; Punt, 2019)","plainTextFormattedCitation":"(Denson et al., 2017; Punt, 2019)","previouslyFormattedCitation":"(Denson et al., 2017; Punt, 2019)"},"properties":{"noteIndex":0},"schema":"https://github.com/citation-style-language/schema/raw/master/csl-citation.json"}</w:instrText>
      </w:r>
      <w:r w:rsidR="00CA48E9">
        <w:rPr>
          <w:sz w:val="24"/>
          <w:szCs w:val="24"/>
        </w:rPr>
        <w:fldChar w:fldCharType="separate"/>
      </w:r>
      <w:r w:rsidR="009364BC" w:rsidRPr="009364BC">
        <w:rPr>
          <w:noProof/>
          <w:sz w:val="24"/>
          <w:szCs w:val="24"/>
        </w:rPr>
        <w:t>(Denson et al., 2017; Punt, 2019)</w:t>
      </w:r>
      <w:r w:rsidR="00CA48E9">
        <w:rPr>
          <w:sz w:val="24"/>
          <w:szCs w:val="24"/>
        </w:rPr>
        <w:fldChar w:fldCharType="end"/>
      </w:r>
      <w:r w:rsidR="00CA48E9">
        <w:rPr>
          <w:sz w:val="24"/>
          <w:szCs w:val="24"/>
        </w:rPr>
        <w:t>.</w:t>
      </w:r>
      <w:r w:rsidR="008262D4" w:rsidRPr="001142BC">
        <w:rPr>
          <w:sz w:val="24"/>
          <w:szCs w:val="24"/>
        </w:rPr>
        <w:t xml:space="preserve"> </w:t>
      </w:r>
      <w:r w:rsidR="00C240B4" w:rsidRPr="003F6D4D">
        <w:rPr>
          <w:sz w:val="24"/>
          <w:szCs w:val="24"/>
        </w:rPr>
        <w:t xml:space="preserve">Spatially and temporally explicit management frameworks promise to reduce decision uncertainty by resolving population heterogeneity </w:t>
      </w:r>
      <w:r w:rsidR="0081558E" w:rsidRPr="001142BC">
        <w:rPr>
          <w:noProof/>
          <w:sz w:val="24"/>
          <w:szCs w:val="24"/>
        </w:rPr>
        <w:fldChar w:fldCharType="begin" w:fldLock="1"/>
      </w:r>
      <w:r w:rsidR="0081558E" w:rsidRPr="001142BC">
        <w:rPr>
          <w:noProof/>
          <w:sz w:val="24"/>
          <w:szCs w:val="24"/>
        </w:rPr>
        <w:instrText>ADDIN CSL_CITATION {"citationItems":[{"id":"ITEM-1","itemData":{"DOI":"10.1093/icesjms/fsu243","abstract":"Indices of abundance are the bedrock for stock assessments or empirical management procedures used to manage fishery catches for fish popula- tions worldwide, and are generally obtained by processing catch-rate data. Recent research suggests that geostatistical models can explain a sub- stantial portion of variability in catch rates via the location of samples (i.e. whether located in high- or low-density habitats), and thus use available catch-rate data more efficiently than conventional “design-based” or stratified estimators. However, the generality of this conclusion is currently unknownbecause geostatistical models are computationally challenging to simulation-test and have not previously been evaluated using multiple species.Wedevelop a new maximum likelihood estimator for geostatistical index standardization, which uses recent improvements in estimation for Gaussian random fields.Weapply the model to data for 28 groundfish species off the U.S. West Coast and compare results to a previous “strati- fied” index standardization model, which accounts for spatial variation using post-stratification of available data. This demonstrates that the strati- fied model generates a relative index with 60% larger estimation intervals than the geostatistical model. We also apply both models to simulated data and demonstrate (i) that the geostatistical model has well-calibrated confidence intervals (they include the true value at approximately the nominal rate), (ii) that neither model on average under- or overestimates changes in abundance, and (iii) that the geostatistical model has on average 20% lower estimation errors than a stratified model.Wetherefore conclude that the geostatistical model uses survey data more efficiently than the stratified model, and therefore provides a more cost-efficient treatment for historical and ongoing fish sampling data. Keywords:","author":[{"dropping-particle":"","family":"Thorson","given":"James T.","non-dropping-particle":"","parse-names":false,"suffix":""},{"dropping-particle":"","family":"Shelton","given":"Andrew O","non-dropping-particle":"","parse-names":false,"suffix":""},{"dropping-particle":"","family":"Ward","given":"Eric J","non-dropping-particle":"","parse-names":false,"suffix":""},{"dropping-particle":"","family":"Skaug","given":"Hans J","non-dropping-particle":"","parse-names":false,"suffix":""}],"container-title":"ICES Journal of Marine Science","id":"ITEM-1","issue":"5","issued":{"date-parts":[["2015"]]},"page":"1297-1310","title":"Geostatistical delta-generalized linear mixed models improve precision for estimated abundance indices for West Coast groundfishes.","type":"article-journal","volume":"72"},"uris":["http://www.mendeley.com/documents/?uuid=ae3974c2-31d5-4578-93bd-6cc08b742496"]}],"mendeley":{"formattedCitation":"(Thorson et al., 2015)","plainTextFormattedCitation":"(Thorson et al., 2015)","previouslyFormattedCitation":"(Thorson et al., 2015)"},"properties":{"noteIndex":0},"schema":"https://github.com/citation-style-language/schema/raw/master/csl-citation.json"}</w:instrText>
      </w:r>
      <w:r w:rsidR="0081558E" w:rsidRPr="001142BC">
        <w:rPr>
          <w:noProof/>
          <w:sz w:val="24"/>
          <w:szCs w:val="24"/>
        </w:rPr>
        <w:fldChar w:fldCharType="separate"/>
      </w:r>
      <w:r w:rsidR="0081558E" w:rsidRPr="001142BC">
        <w:rPr>
          <w:noProof/>
          <w:sz w:val="24"/>
          <w:szCs w:val="24"/>
        </w:rPr>
        <w:t>(Thorson et al., 2015)</w:t>
      </w:r>
      <w:r w:rsidR="0081558E" w:rsidRPr="001142BC">
        <w:rPr>
          <w:noProof/>
          <w:sz w:val="24"/>
          <w:szCs w:val="24"/>
        </w:rPr>
        <w:fldChar w:fldCharType="end"/>
      </w:r>
      <w:r w:rsidR="009D5078" w:rsidRPr="001142BC">
        <w:rPr>
          <w:noProof/>
          <w:sz w:val="24"/>
          <w:szCs w:val="24"/>
        </w:rPr>
        <w:t xml:space="preserve">. </w:t>
      </w:r>
      <w:r w:rsidR="00C240B4" w:rsidRPr="003F6D4D">
        <w:rPr>
          <w:sz w:val="24"/>
          <w:szCs w:val="24"/>
        </w:rPr>
        <w:t xml:space="preserve">Computational limitations long prevented widespread adoption of these </w:t>
      </w:r>
      <w:r w:rsidR="008262D4" w:rsidRPr="003F6D4D">
        <w:rPr>
          <w:sz w:val="24"/>
          <w:szCs w:val="24"/>
        </w:rPr>
        <w:t>tools, but</w:t>
      </w:r>
      <w:r w:rsidR="00C240B4" w:rsidRPr="003F6D4D">
        <w:rPr>
          <w:sz w:val="24"/>
          <w:szCs w:val="24"/>
        </w:rPr>
        <w:t xml:space="preserve"> recent advances have driven renewed interest </w:t>
      </w:r>
      <w:r w:rsidR="0081558E" w:rsidRPr="003F6D4D">
        <w:rPr>
          <w:sz w:val="24"/>
          <w:szCs w:val="24"/>
        </w:rPr>
        <w:fldChar w:fldCharType="begin" w:fldLock="1"/>
      </w:r>
      <w:r w:rsidR="00E273B9">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assessments","type":"article-journal"},"uris":["http://www.mendeley.com/documents/?uuid=8666f353-e0b8-492a-8d65-436ec4e028f0"]},{"id":"ITEM-2","itemData":{"DOI":"10.1016/j.fishres.2019.03.006","ISSN":"01657836","abstract":"Summer flounder (Paralichthys dentatus) are an economically and ecologically important fish on the Northeast U.S. shelf. There is evidence that their spatial distribution has shifted over time. However, there are conflicting reports on the importance of various potential drivers of the shift. Here, we investigate whether the stock has shifted and the extent to which this can be attributed to changes in abundance, size-structure, environmental variables, and fishing. We do so using a vector-autoregressive spatio-temporal model that incorporates data from two seasonal bottom trawl surveys that together span the nearshore and offshore Northeast US shelf over the past 41 years. We find that the summer flounder distribution has shifted north and east in both the spring and fall. The shift is observed in both recruits and spawners, with recruits shifting northward faster than spawners, suggesting that increased spawner abundance may not be driving the shift in recruits. We find that only a small portion of the variability in distribution can be attributed to changes in abundance, fishing, or environmental covariates. Instead, the shift is most strongly attributed to unidentified factors.","author":[{"dropping-particle":"","family":"Perretti","given":"Charles T.","non-dropping-particle":"","parse-names":false,"suffix":""},{"dropping-particle":"","family":"Thorson","given":"James T.","non-dropping-particle":"","parse-names":false,"suffix":""}],"container-title":"Fisheries Research","id":"ITEM-2","issue":"November 2018","issued":{"date-parts":[["2019"]]},"page":"62-68","publisher":"Elsevier","title":"Spatio-temporal dynamics of summer flounder (Paralichthys dentatus) on the Northeast US shelf","type":"article-journal","volume":"215"},"uris":["http://www.mendeley.com/documents/?uuid=e7f479e5-5f8f-4080-a0fe-5fbef4720d1e"]}],"mendeley":{"formattedCitation":"(Perretti and Thorson, 2019; Thorson, 2019a)","plainTextFormattedCitation":"(Perretti and Thorson, 2019; Thorson, 2019a)","previouslyFormattedCitation":"(Perretti and Thorson, 2019; Thorson, 2019a)"},"properties":{"noteIndex":0},"schema":"https://github.com/citation-style-language/schema/raw/master/csl-citation.json"}</w:instrText>
      </w:r>
      <w:r w:rsidR="0081558E" w:rsidRPr="003F6D4D">
        <w:rPr>
          <w:sz w:val="24"/>
          <w:szCs w:val="24"/>
        </w:rPr>
        <w:fldChar w:fldCharType="separate"/>
      </w:r>
      <w:r w:rsidR="002E5AEF" w:rsidRPr="002E5AEF">
        <w:rPr>
          <w:noProof/>
          <w:sz w:val="24"/>
          <w:szCs w:val="24"/>
        </w:rPr>
        <w:t>(Perretti and Thorson, 2019; Thorson, 2019a)</w:t>
      </w:r>
      <w:r w:rsidR="0081558E" w:rsidRPr="003F6D4D">
        <w:rPr>
          <w:sz w:val="24"/>
          <w:szCs w:val="24"/>
        </w:rPr>
        <w:fldChar w:fldCharType="end"/>
      </w:r>
      <w:r w:rsidR="00C240B4" w:rsidRPr="003F6D4D">
        <w:rPr>
          <w:sz w:val="24"/>
          <w:szCs w:val="24"/>
        </w:rPr>
        <w:t>.</w:t>
      </w:r>
      <w:r w:rsidR="003F6D4D">
        <w:rPr>
          <w:sz w:val="24"/>
          <w:szCs w:val="24"/>
        </w:rPr>
        <w:t xml:space="preserve"> </w:t>
      </w:r>
      <w:r w:rsidR="00C240B4" w:rsidRPr="003F6D4D">
        <w:rPr>
          <w:sz w:val="24"/>
          <w:szCs w:val="24"/>
        </w:rPr>
        <w:t xml:space="preserve">Quantifying spatial </w:t>
      </w:r>
      <w:r w:rsidR="004477B5">
        <w:rPr>
          <w:sz w:val="24"/>
          <w:szCs w:val="24"/>
        </w:rPr>
        <w:t xml:space="preserve">and/or temporal </w:t>
      </w:r>
      <w:r w:rsidR="00C240B4" w:rsidRPr="003F6D4D">
        <w:rPr>
          <w:sz w:val="24"/>
          <w:szCs w:val="24"/>
        </w:rPr>
        <w:t xml:space="preserve">variability in fish </w:t>
      </w:r>
      <w:r w:rsidR="00411364">
        <w:rPr>
          <w:sz w:val="24"/>
          <w:szCs w:val="24"/>
        </w:rPr>
        <w:t>length</w:t>
      </w:r>
      <w:r w:rsidR="00C240B4" w:rsidRPr="003F6D4D">
        <w:rPr>
          <w:sz w:val="24"/>
          <w:szCs w:val="24"/>
        </w:rPr>
        <w:t xml:space="preserve"> </w:t>
      </w:r>
      <w:r w:rsidR="0050070A">
        <w:rPr>
          <w:sz w:val="24"/>
          <w:szCs w:val="24"/>
        </w:rPr>
        <w:t xml:space="preserve">at age </w:t>
      </w:r>
      <w:r w:rsidR="00C240B4" w:rsidRPr="003F6D4D">
        <w:rPr>
          <w:sz w:val="24"/>
          <w:szCs w:val="24"/>
        </w:rPr>
        <w:t>is particularly relevant</w:t>
      </w:r>
      <w:r w:rsidR="002D6E05" w:rsidRPr="003F6D4D">
        <w:rPr>
          <w:sz w:val="24"/>
          <w:szCs w:val="24"/>
        </w:rPr>
        <w:t xml:space="preserve"> to </w:t>
      </w:r>
      <w:r w:rsidR="002D6E05" w:rsidRPr="001142BC">
        <w:rPr>
          <w:sz w:val="24"/>
          <w:szCs w:val="24"/>
        </w:rPr>
        <w:t>understanding demographic variation of this key trait and can improve the precision of</w:t>
      </w:r>
      <w:r w:rsidR="003F6D4D">
        <w:rPr>
          <w:sz w:val="24"/>
          <w:szCs w:val="24"/>
        </w:rPr>
        <w:t xml:space="preserve"> reference points in</w:t>
      </w:r>
      <w:r w:rsidR="002D6E05" w:rsidRPr="001142BC">
        <w:rPr>
          <w:sz w:val="24"/>
          <w:szCs w:val="24"/>
        </w:rPr>
        <w:t xml:space="preserve"> fisheries</w:t>
      </w:r>
      <w:r w:rsidR="004477B5">
        <w:rPr>
          <w:sz w:val="24"/>
          <w:szCs w:val="24"/>
        </w:rPr>
        <w:t xml:space="preserve"> stock</w:t>
      </w:r>
      <w:r w:rsidR="002D6E05" w:rsidRPr="001142BC">
        <w:rPr>
          <w:sz w:val="24"/>
          <w:szCs w:val="24"/>
        </w:rPr>
        <w:t xml:space="preserve"> assessments </w:t>
      </w:r>
      <w:r w:rsidR="002D6E05" w:rsidRPr="001142BC">
        <w:rPr>
          <w:sz w:val="24"/>
          <w:szCs w:val="24"/>
        </w:rPr>
        <w:fldChar w:fldCharType="begin" w:fldLock="1"/>
      </w:r>
      <w:r w:rsidR="00C94EBC">
        <w:rPr>
          <w:sz w:val="24"/>
          <w:szCs w:val="24"/>
        </w:rPr>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growth","type":"article-journal","volume":"65"},"uris":["http://www.mendeley.com/documents/?uuid=af340c36-4895-4550-94c9-ce34b316b4b7"]},{"id":"ITEM-3","itemData":{"DOI":"10.1139/cjfas-2016-0290","ISSN":"0706-652X","abstract":"Misidentifying spatial population structure may result in harvest levels that are unable to achieve management goals. We developed a spatially explicit simulation model to determine how biological reference points differ among common population structures and to investigate the performance of management quantities that were calculated assuming incorrect spatial population dynamics. Simulated reference points were compared across a range of population structures and connectivity scenarios demonstrating the influence of spatial assumptions on management benchmarks. Simulations also illustrated that applying a harvest level based on misdiagnosed spatial structure leads to biased stock status indicators, overharvesting, or foregone yield. Across the scenarios examined, incorrectly specifying the connectivity dynamics (particularly misdiagnosing source–sink dynamics) was often more detrimental than ignoring spatial structure altogether. However, when the true dynamics exhibited spatial structure, incorrectly a...","author":[{"dropping-particle":"","family":"Goethel","given":"Daniel R.","non-dropping-particle":"","parse-names":false,"suffix":""},{"dropping-particle":"","family":"Berger","given":"Aaron M.","non-dropping-particle":"","parse-names":false,"suffix":""}],"container-title":"Canadian Journal of Fisheries and Aquatic Sciences","id":"ITEM-3","issue":"11","issued":{"date-parts":[["2017"]]},"page":"1878-1894","title":"Accounting for spatial complexities in the calculation of biological reference points: effects of misdiagnosing population structure for stock status indicators","type":"article-journal","volume":"74"},"uris":["http://www.mendeley.com/documents/?uuid=cd46ee98-5bc6-4610-9c97-955a299e5ce2"]}],"mendeley":{"formattedCitation":"(Goethel and Berger, 2017; Punt, 2003; Stawitz et al., 2019)","plainTextFormattedCitation":"(Goethel and Berger, 2017; Punt, 2003; Stawitz et al., 2019)","previouslyFormattedCitation":"(Goethel and Berger, 2017; Punt, 2003; Stawitz et al., 2019)"},"properties":{"noteIndex":0},"schema":"https://github.com/citation-style-language/schema/raw/master/csl-citation.json"}</w:instrText>
      </w:r>
      <w:r w:rsidR="002D6E05" w:rsidRPr="001142BC">
        <w:rPr>
          <w:sz w:val="24"/>
          <w:szCs w:val="24"/>
        </w:rPr>
        <w:fldChar w:fldCharType="separate"/>
      </w:r>
      <w:r w:rsidR="00C94EBC" w:rsidRPr="00C94EBC">
        <w:rPr>
          <w:noProof/>
          <w:sz w:val="24"/>
          <w:szCs w:val="24"/>
        </w:rPr>
        <w:t>(Goethel and Berger, 2017; Punt, 2003; Stawitz et al., 2019)</w:t>
      </w:r>
      <w:r w:rsidR="002D6E05" w:rsidRPr="001142BC">
        <w:rPr>
          <w:sz w:val="24"/>
          <w:szCs w:val="24"/>
        </w:rPr>
        <w:fldChar w:fldCharType="end"/>
      </w:r>
      <w:r w:rsidR="0081558E" w:rsidRPr="003F6D4D">
        <w:rPr>
          <w:sz w:val="24"/>
          <w:szCs w:val="24"/>
        </w:rPr>
        <w:t>.</w:t>
      </w:r>
      <w:r w:rsidR="00C5570A">
        <w:rPr>
          <w:sz w:val="24"/>
          <w:szCs w:val="24"/>
        </w:rPr>
        <w:t xml:space="preserve"> </w:t>
      </w:r>
      <w:r w:rsidR="007C7C5C" w:rsidRPr="003F6D4D">
        <w:rPr>
          <w:sz w:val="24"/>
          <w:szCs w:val="24"/>
        </w:rPr>
        <w:t xml:space="preserve">Typically, spatial and/or </w:t>
      </w:r>
      <w:r w:rsidR="00F946EC">
        <w:rPr>
          <w:sz w:val="24"/>
          <w:szCs w:val="24"/>
        </w:rPr>
        <w:t>spatiotemporal</w:t>
      </w:r>
      <w:r w:rsidR="007C7C5C" w:rsidRPr="003F6D4D">
        <w:rPr>
          <w:sz w:val="24"/>
          <w:szCs w:val="24"/>
        </w:rPr>
        <w:t xml:space="preserve"> investigations of variation in fish traits are either exploratory (identifying correlations between traits and environmental phenomena such as temperature, </w:t>
      </w:r>
      <w:r w:rsidR="008262D4" w:rsidRPr="003F6D4D">
        <w:rPr>
          <w:sz w:val="24"/>
          <w:szCs w:val="24"/>
        </w:rPr>
        <w:t xml:space="preserve">or a proxy such as latitude </w:t>
      </w:r>
      <w:r w:rsidR="007C7C5C" w:rsidRPr="003F6D4D">
        <w:rPr>
          <w:sz w:val="24"/>
          <w:szCs w:val="24"/>
        </w:rPr>
        <w:fldChar w:fldCharType="begin" w:fldLock="1"/>
      </w:r>
      <w:r w:rsidR="00C5570A">
        <w:rPr>
          <w:sz w:val="24"/>
          <w:szCs w:val="24"/>
        </w:rPr>
        <w:instrText>ADDIN CSL_CITATION {"citationItems":[{"id":"ITEM-1","itemData":{"DOI":"10.3354/meps07755","ISBN":"0171-8630","ISSN":"01718630","abstract":"The surgeonfish Ctenochaetus striatus is abundant and widely distributed on reefs throughout the Indian and Pacific Oceans. Population samples at 15 sites that spanned 158 degrees of longitude and 40 degrees of latitude across both hemispheres of the Indian and Pacific oceans allowed us to examine geographic variation in longevity, growth rate and adult size of this species. Samples from 5 sites in the Indian Ocean, 6 in the western Pacific and 4 in the central Pacific provided otolith-based estimates of size-at-age for 1537 individuals. All populations displayed rapid growth to a distinct asymptotic size, a pattern characteristic of many acanthuroid fishes. In both oceans, fish lived longer at higher latitudes; in addition, Indian Ocean populations tended to be shorter-lived than those in the Pacific Ocean. In contrast, growth rate and adult size did not differ between the 2 oceans, and were not related to temperature (as a proxy for latitude) in either the Pacific or the Indian Ocean. Further, we found no relationship between fishing pressure and longevity, growth or adult size across our set of sampling sites, among which fishing pressure on this species varied from intense to zero. We hypothesize that (1) growth and adult size are most responsive to local environmental features unrelated to latitudinal (temperature) effects; and (2) variation in longevity reflects a combination of responses to latitudinal (temperature) gradients and as yet unidentified environmental differences between the Indian and Pacific oceans.","author":[{"dropping-particle":"","family":"Trip","given":"Elizabeth L.","non-dropping-particle":"","parse-names":false,"suffix":""},{"dropping-particle":"","family":"Choat","given":"John H.","non-dropping-particle":"","parse-names":false,"suffix":""},{"dropping-particle":"","family":"Wilson","given":"David T.","non-dropping-particle":"","parse-names":false,"suffix":""},{"dropping-particle":"","family":"Robertson","given":"D. Ross","non-dropping-particle":"","parse-names":false,"suffix":""}],"container-title":"Marine Ecology Progress Series","id":"ITEM-1","issued":{"date-parts":[["2008"]]},"page":"97-109","title":"Inter-oceanic analysis of demographic variation in a widely distributed Indo-Pacific coral reef fish","type":"article-journal","volume":"373"},"uris":["http://www.mendeley.com/documents/?uuid=db3d0d81-8a0d-46d3-af9a-02b217183970"]},{"id":"ITEM-2","itemData":{"DOI":"10.1002/ecy.2127","ISBN":"0000000154871","ISSN":"00129658","PMID":"27935037","abstract":"©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Howard","non-dropping-particle":"","parse-names":false,"suffix":""}],"container-title":"Ecology","id":"ITEM-2","issue":"3","issued":{"date-parts":[["2018"]]},"page":"642-651","title":"Bottom-up processes mediated by social systems drive demographic traits of coral-reef fishes","type":"article-journal","volume":"99"},"uris":["http://www.mendeley.com/documents/?uuid=efeb5820-e46f-42d4-ac02-bc3acca7939b"]},{"id":"ITEM-3","itemData":{"DOI":"10.1007/s10750-009-9762-4","ISBN":"0018-8158","ISSN":"00188158","abstract":"Both fisheries exploitation and increased nutrient loadings strongly affect fish and shellfish abundance and production in estuaries. These stressors do not act independently; instead, they jointly influence food webs, and each affects the sensitivity of species and ecosystems to the other. Nutrient enrichment and the habitat degradation it sometimes causes can affect sustainable yields of fisheries, and fisheries exploitation can affect the ability of estuarine systems to process nutrients. The total biomass of fisheries landings in estuaries and semi-enclosed seas tends to increase with nitrogen loadings in spite of hypoxia, but hypoxia and other negative effects of nutrient over-enrichment cause declines in individual species and in parts of systems most severely affected. More thoroughly integrated management of nutrients and fisheries will permit more effective management responses to systems affected by both stressors, including the application of fisheries regulations to rebuild stocks negatively affected by eutrophication. Reducing fishing mortality may lead to the recovery of depressed populations even when eutrophication contributes to population declines if actions are taken while the population retains sufficient reproductive potential. New advances in modeling, statistics, and technology promise to provide the information needed to improve the understanding and management of systems subject to both nutrient enrichment and fisheries exploitation.","author":[{"dropping-particle":"","family":"Breitburg","given":"D","non-dropping-particle":"","parse-names":false,"suffix":""},{"dropping-particle":"","family":"Craig","given":"J. Kevin","non-dropping-particle":"","parse-names":false,"suffix":""},{"dropping-particle":"","family":"Fulford","given":"R","non-dropping-particle":"","parse-names":false,"suffix":""},{"dropping-particle":"","family":"Rose","given":"K","non-dropping-particle":"","parse-names":false,"suffix":""},{"dropping-particle":"","family":"Boynton","given":"W","non-dropping-particle":"","parse-names":false,"suffix":""},{"dropping-particle":"","family":"Brady","given":"D","non-dropping-particle":"","parse-names":false,"suffix":""},{"dropping-particle":"","family":"Ciotti","given":"B","non-dropping-particle":"","parse-names":false,"suffix":""},{"dropping-particle":"","family":"Diaz","given":"R","non-dropping-particle":"","parse-names":false,"suffix":""},{"dropping-particle":"","family":"Friedland","given":"K","non-dropping-particle":"","parse-names":false,"suffix":""},{"dropping-particle":"","family":"Hagy","given":"J","non-dropping-particle":"","parse-names":false,"suffix":""},{"dropping-particle":"","family":"Hart","given":"D","non-dropping-particle":"","parse-names":false,"suffix":""},{"dropping-particle":"","family":"Hines","given":"A","non-dropping-particle":"","parse-names":false,"suffix":""},{"dropping-particle":"","family":"Houde","given":"E","non-dropping-particle":"","parse-names":false,"suffix":""},{"dropping-particle":"","family":"Kolesar","given":"S","non-dropping-particle":"","parse-names":false,"suffix":""},{"dropping-particle":"","family":"Nixon","given":"S","non-dropping-particle":"","parse-names":false,"suffix":""},{"dropping-particle":"","family":"Rice","given":"J","non-dropping-particle":"","parse-names":false,"suffix":""},{"dropping-particle":"","family":"Secor","given":"D","non-dropping-particle":"","parse-names":false,"suffix":""},{"dropping-particle":"","family":"Targett","given":"T","non-dropping-particle":"","parse-names":false,"suffix":""}],"container-title":"Hydrobiologia","id":"ITEM-3","issue":"1","issued":{"date-parts":[["2009"]]},"page":"31-47","title":"Nutrient enrichment and fisheries exploitation: interactive effects on estuarine living resources and their management","type":"article-journal","volume":"629"},"uris":["http://www.mendeley.com/documents/?uuid=e28347db-c7a1-4322-9731-7436d0700922"]},{"id":"ITEM-4","itemData":{"DOI":"10.1006/jfbi.1999.1159","ISSN":"00221112","abstract":"Higher growth capacity and food conversion efficiency was observed in populations of juvenile halibut from high Hippoglossus hippoglossus compared lower latitudes. In addition, temperature adaptation shown by the lower temperature optimum for growth in the Norwegian population (mean ± S.E. 12.9 ± 0.1°C) compared with the Icelandic and Canadian populations (14.2 ± 0.2 and 13.9 ± 0.3°C respectively), seems to occur. Overall the data support the hypothesis of countergradient variation in growth. These results have implications firstly for selection focusing on growth performance in halibut culture; and secondly, for safe prediction of growth, since if countergradient variation in growth performance occurs one cannot assume automatically that a species will respond to the same set of physiological parameters in the same way throughout its range. (C) 2000 The Fisheries Society of the British Isles.","author":[{"dropping-particle":"","family":"Jonassen","given":"T. M.","non-dropping-particle":"","parse-names":false,"suffix":""},{"dropping-particle":"","family":"Imsland","given":"A. K.","non-dropping-particle":"","parse-names":false,"suffix":""},{"dropping-particle":"","family":"Fitzgerald","given":"R.","non-dropping-particle":"","parse-names":false,"suffix":""},{"dropping-particle":"","family":"Bonga","given":"S. W.","non-dropping-particle":"","parse-names":false,"suffix":""},{"dropping-particle":"V.","family":"Ham","given":"E.","non-dropping-particle":"","parse-names":false,"suffix":""},{"dropping-particle":"","family":"Nævdal","given":"G.","non-dropping-particle":"","parse-names":false,"suffix":""},{"dropping-particle":"","family":"Stefánsson","given":"M. O.","non-dropping-particle":"","parse-names":false,"suffix":""},{"dropping-particle":"","family":"Stefansson","given":"S. O.","non-dropping-particle":"","parse-names":false,"suffix":""}],"container-title":"Journal of Fish Biology","id":"ITEM-4","issue":"2","issued":{"date-parts":[["2000"]]},"page":"279-294","title":"Geographic variation in growth and food conversion efficiency of juvenile Atlantic halibut related to latitude","type":"article-journal","volume":"56"},"uris":["http://www.mendeley.com/documents/?uuid=2f5d33c2-d567-40da-9e3d-0a1ea4f43953"]},{"id":"ITEM-5","itemData":{"ISSN":"00900656","abstract":"Vital rates and energetics of marine fish larvae were examined in relation to tempera- ture to determine if recruitment potential and spawning strategies might vary as a consequence of differences in these traits among species. Litera- ture-derived values of growth rates, mortality rates. larval stage durations, gross growth efficien- cies, and oxygen uptakes were considered. Results were presumed to reflect latitudinal variation among species. Instantaneous daily growth and mortality rates each increased approximately 0.01 per °C increase in temperature. But. there was no significant regression of gross growth efficiency on temperature (mean K) = 0.29), indicating no lati- tudinal relationship. The large increases in growth rate at high temperatures must be supported by increased food consumption, not increased growth efficiency. Oxygen uptakes also increased signifi- cantly in relation to temperature. but relatively slowly compared to growth rates. Larval stage duration was inversely related to growth rate. The potential variability in growth rate was observed to increase with temperature, but the opposite trend was observed for stage duration. Thus. stage dura- tions tended to be both long and potentially vari- able in high latitudes. Because of these characteris- tics it is suggested that early life. density-depen- dent regulation is more probable in high than in low latitudes. The required ingestion to su","author":[{"dropping-particle":"","family":"Houde","given":"E. D.","non-dropping-particle":"","parse-names":false,"suffix":""}],"container-title":"Fishery Bulletin","id":"ITEM-5","issue":"3","issued":{"date-parts":[["1989"]]},"page":"471-495","title":"Comparative growth, mortality, and energetics of marine fish larvae: temperature and implied latitudinal effects","type":"article-journal","volume":"87"},"uris":["http://www.mendeley.com/documents/?uuid=8a2dad14-8fdf-4f8f-b3c8-58751d706977"]}],"mendeley":{"formattedCitation":"(Breitburg et al., 2009; Houde, 1989; Jonassen et al., 2000; Taylor et al., 2018; Trip et al., 2008)","manualFormatting":"[Breitburg et al., 2009; Houde, 1989; Jonassen et al., 2000; Taylor et al., 2018; Trip et al., 2008]","plainTextFormattedCitation":"(Breitburg et al., 2009; Houde, 1989; Jonassen et al., 2000; Taylor et al., 2018; Trip et al., 2008)","previouslyFormattedCitation":"(Breitburg et al., 2009; Houde, 1989; Jonassen et al., 2000; Taylor et al., 2018; Trip et al., 2008)"},"properties":{"noteIndex":0},"schema":"https://github.com/citation-style-language/schema/raw/master/csl-citation.json"}</w:instrText>
      </w:r>
      <w:r w:rsidR="007C7C5C" w:rsidRPr="003F6D4D">
        <w:rPr>
          <w:sz w:val="24"/>
          <w:szCs w:val="24"/>
        </w:rPr>
        <w:fldChar w:fldCharType="separate"/>
      </w:r>
      <w:r w:rsidR="00C5570A">
        <w:rPr>
          <w:noProof/>
          <w:sz w:val="24"/>
          <w:szCs w:val="24"/>
        </w:rPr>
        <w:t>[</w:t>
      </w:r>
      <w:r w:rsidR="008262D4" w:rsidRPr="003F6D4D">
        <w:rPr>
          <w:noProof/>
          <w:sz w:val="24"/>
          <w:szCs w:val="24"/>
        </w:rPr>
        <w:t>Breitburg et al., 2009; Houde, 1989; Jonassen et al., 2000; Taylor et al., 2018; Trip et al., 2008</w:t>
      </w:r>
      <w:r w:rsidR="00C5570A">
        <w:rPr>
          <w:noProof/>
          <w:sz w:val="24"/>
          <w:szCs w:val="24"/>
        </w:rPr>
        <w:t>]</w:t>
      </w:r>
      <w:r w:rsidR="007C7C5C" w:rsidRPr="003F6D4D">
        <w:rPr>
          <w:sz w:val="24"/>
          <w:szCs w:val="24"/>
        </w:rPr>
        <w:fldChar w:fldCharType="end"/>
      </w:r>
      <w:r w:rsidR="007C7C5C" w:rsidRPr="003F6D4D">
        <w:rPr>
          <w:sz w:val="24"/>
          <w:szCs w:val="24"/>
        </w:rPr>
        <w:t xml:space="preserve">) or comparative (determining whether fish traits </w:t>
      </w:r>
      <w:r w:rsidR="0050070A">
        <w:rPr>
          <w:sz w:val="24"/>
          <w:szCs w:val="24"/>
        </w:rPr>
        <w:t>differ</w:t>
      </w:r>
      <w:r w:rsidR="007C7C5C" w:rsidRPr="003F6D4D">
        <w:rPr>
          <w:sz w:val="24"/>
          <w:szCs w:val="24"/>
        </w:rPr>
        <w:t xml:space="preserve"> between </w:t>
      </w:r>
      <w:r w:rsidR="008262D4" w:rsidRPr="003F6D4D">
        <w:rPr>
          <w:sz w:val="24"/>
          <w:szCs w:val="24"/>
        </w:rPr>
        <w:t>two or more</w:t>
      </w:r>
      <w:r w:rsidR="007C7C5C" w:rsidRPr="003F6D4D">
        <w:rPr>
          <w:sz w:val="24"/>
          <w:szCs w:val="24"/>
        </w:rPr>
        <w:t xml:space="preserve"> pre-defined regions or time periods</w:t>
      </w:r>
      <w:r w:rsidR="008262D4" w:rsidRPr="003F6D4D">
        <w:rPr>
          <w:sz w:val="24"/>
          <w:szCs w:val="24"/>
        </w:rPr>
        <w:t xml:space="preserve"> </w:t>
      </w:r>
      <w:r w:rsidR="008262D4" w:rsidRPr="003F6D4D">
        <w:rPr>
          <w:sz w:val="24"/>
          <w:szCs w:val="24"/>
        </w:rPr>
        <w:fldChar w:fldCharType="begin" w:fldLock="1"/>
      </w:r>
      <w:r w:rsidR="00C5570A">
        <w:rPr>
          <w:sz w:val="24"/>
          <w:szCs w:val="24"/>
        </w:rPr>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Research","id":"ITEM-2","issue":"May","issued":{"date-parts":[["2018"]]},"page":"35-43","publisher":"Elsevier","title":"Spatial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management","type":"article-journal","volume":"206"},"uris":["http://www.mendeley.com/documents/?uuid=984b9989-8a2b-4ce9-816f-092748d501bd"]},{"id":"ITEM-3","itemData":{"DOI":"10.1111/j.0022-1112.2006.00985.x","ISBN":"0022-1112","ISSN":"00221112","abstract":"The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Biology","id":"ITEM-3","issue":"3","issued":{"date-parts":[["2006"]]},"page":"905-919","title":"Temporal and spatial variation in potential and realized growth rates of age-0 year northern rock sole","type":"article-journal","volume":"68"},"uris":["http://www.mendeley.com/documents/?uuid=4281a74d-8016-4b7c-92f2-37e29a7374ea"]}],"mendeley":{"formattedCitation":"(Adams et al., 2018; Gertseva et al., 2017; Hurst and Abookire, 2006)","manualFormatting":"[Adams et al., 2018; Gertseva et al., 2017; Hurst and Abookire, 2006]","plainTextFormattedCitation":"(Adams et al., 2018; Gertseva et al., 2017; Hurst and Abookire, 2006)","previouslyFormattedCitation":"(Adams et al., 2018; Gertseva et al., 2017; Hurst and Abookire, 2006)"},"properties":{"noteIndex":0},"schema":"https://github.com/citation-style-language/schema/raw/master/csl-citation.json"}</w:instrText>
      </w:r>
      <w:r w:rsidR="008262D4" w:rsidRPr="003F6D4D">
        <w:rPr>
          <w:sz w:val="24"/>
          <w:szCs w:val="24"/>
        </w:rPr>
        <w:fldChar w:fldCharType="separate"/>
      </w:r>
      <w:r w:rsidR="00C5570A">
        <w:rPr>
          <w:noProof/>
          <w:sz w:val="24"/>
          <w:szCs w:val="24"/>
        </w:rPr>
        <w:t>[</w:t>
      </w:r>
      <w:r w:rsidR="008262D4" w:rsidRPr="003F6D4D">
        <w:rPr>
          <w:noProof/>
          <w:sz w:val="24"/>
          <w:szCs w:val="24"/>
        </w:rPr>
        <w:t>Adams et al., 2018; Gertseva et al., 2017; Hurst and Abookire, 2006</w:t>
      </w:r>
      <w:r w:rsidR="00C5570A">
        <w:rPr>
          <w:noProof/>
          <w:sz w:val="24"/>
          <w:szCs w:val="24"/>
        </w:rPr>
        <w:t>]</w:t>
      </w:r>
      <w:r w:rsidR="008262D4" w:rsidRPr="003F6D4D">
        <w:rPr>
          <w:sz w:val="24"/>
          <w:szCs w:val="24"/>
        </w:rPr>
        <w:fldChar w:fldCharType="end"/>
      </w:r>
      <w:r w:rsidR="008262D4" w:rsidRPr="003F6D4D">
        <w:rPr>
          <w:sz w:val="24"/>
          <w:szCs w:val="24"/>
        </w:rPr>
        <w:t>)</w:t>
      </w:r>
      <w:r w:rsidR="007C7C5C" w:rsidRPr="003F6D4D">
        <w:rPr>
          <w:sz w:val="24"/>
          <w:szCs w:val="24"/>
        </w:rPr>
        <w:t xml:space="preserve">. We set out to develop a </w:t>
      </w:r>
      <w:r w:rsidR="00C5570A">
        <w:rPr>
          <w:sz w:val="24"/>
          <w:szCs w:val="24"/>
        </w:rPr>
        <w:t xml:space="preserve">data-driven </w:t>
      </w:r>
      <w:r w:rsidR="007C7C5C" w:rsidRPr="003F6D4D">
        <w:rPr>
          <w:sz w:val="24"/>
          <w:szCs w:val="24"/>
        </w:rPr>
        <w:t xml:space="preserve">method which would </w:t>
      </w:r>
      <w:r w:rsidR="0050070A" w:rsidRPr="003F6D4D">
        <w:rPr>
          <w:sz w:val="24"/>
          <w:szCs w:val="24"/>
        </w:rPr>
        <w:t xml:space="preserve">simultaneously </w:t>
      </w:r>
      <w:r w:rsidR="008262D4" w:rsidRPr="003F6D4D">
        <w:rPr>
          <w:sz w:val="24"/>
          <w:szCs w:val="24"/>
        </w:rPr>
        <w:t xml:space="preserve">identify spatiotemporal zones between which fish </w:t>
      </w:r>
      <w:r w:rsidR="0050070A">
        <w:rPr>
          <w:sz w:val="24"/>
          <w:szCs w:val="24"/>
        </w:rPr>
        <w:t>length-at-age</w:t>
      </w:r>
      <w:r w:rsidR="008262D4" w:rsidRPr="003F6D4D">
        <w:rPr>
          <w:sz w:val="24"/>
          <w:szCs w:val="24"/>
        </w:rPr>
        <w:t xml:space="preserve"> varies, </w:t>
      </w:r>
      <w:r w:rsidR="0050070A">
        <w:rPr>
          <w:sz w:val="24"/>
          <w:szCs w:val="24"/>
        </w:rPr>
        <w:t>and</w:t>
      </w:r>
      <w:r w:rsidR="008262D4" w:rsidRPr="003F6D4D">
        <w:rPr>
          <w:sz w:val="24"/>
          <w:szCs w:val="24"/>
        </w:rPr>
        <w:t xml:space="preserve"> illustrat</w:t>
      </w:r>
      <w:r w:rsidR="0050070A">
        <w:rPr>
          <w:sz w:val="24"/>
          <w:szCs w:val="24"/>
        </w:rPr>
        <w:t>e</w:t>
      </w:r>
      <w:r w:rsidR="008262D4" w:rsidRPr="003F6D4D">
        <w:rPr>
          <w:sz w:val="24"/>
          <w:szCs w:val="24"/>
        </w:rPr>
        <w:t xml:space="preserve"> correlations </w:t>
      </w:r>
      <w:r w:rsidR="0050070A">
        <w:rPr>
          <w:sz w:val="24"/>
          <w:szCs w:val="24"/>
        </w:rPr>
        <w:t>between</w:t>
      </w:r>
      <w:r w:rsidR="008262D4" w:rsidRPr="003F6D4D">
        <w:rPr>
          <w:sz w:val="24"/>
          <w:szCs w:val="24"/>
        </w:rPr>
        <w:t xml:space="preserve"> growth </w:t>
      </w:r>
      <w:r w:rsidR="0050070A">
        <w:rPr>
          <w:sz w:val="24"/>
          <w:szCs w:val="24"/>
        </w:rPr>
        <w:t>and</w:t>
      </w:r>
      <w:r w:rsidR="008262D4" w:rsidRPr="003F6D4D">
        <w:rPr>
          <w:sz w:val="24"/>
          <w:szCs w:val="24"/>
        </w:rPr>
        <w:t xml:space="preserve"> </w:t>
      </w:r>
      <w:r w:rsidR="00F946EC">
        <w:rPr>
          <w:sz w:val="24"/>
          <w:szCs w:val="24"/>
        </w:rPr>
        <w:t>spatiotemporal</w:t>
      </w:r>
      <w:r w:rsidR="008262D4" w:rsidRPr="003F6D4D">
        <w:rPr>
          <w:sz w:val="24"/>
          <w:szCs w:val="24"/>
        </w:rPr>
        <w:t xml:space="preserve"> covariates (such as an increase with latitude). A method to identify </w:t>
      </w:r>
      <w:r w:rsidR="004477B5">
        <w:rPr>
          <w:sz w:val="24"/>
          <w:szCs w:val="24"/>
        </w:rPr>
        <w:t>such</w:t>
      </w:r>
      <w:r w:rsidR="008262D4" w:rsidRPr="003F6D4D">
        <w:rPr>
          <w:sz w:val="24"/>
          <w:szCs w:val="24"/>
        </w:rPr>
        <w:t xml:space="preserve"> patterns in important population traits can help researchers determine whether the current management scale is appropriate to the dynamics present in the </w:t>
      </w:r>
      <w:r w:rsidR="00F07D97" w:rsidRPr="003F6D4D">
        <w:rPr>
          <w:sz w:val="24"/>
          <w:szCs w:val="24"/>
        </w:rPr>
        <w:t>population</w:t>
      </w:r>
      <w:r w:rsidR="008262D4" w:rsidRPr="003F6D4D">
        <w:rPr>
          <w:sz w:val="24"/>
          <w:szCs w:val="24"/>
        </w:rPr>
        <w:t xml:space="preserve">. Because these dynamics are potentially environmentally linked, such a method can also uncover whether </w:t>
      </w:r>
      <w:r w:rsidR="00F946EC">
        <w:rPr>
          <w:sz w:val="24"/>
          <w:szCs w:val="24"/>
        </w:rPr>
        <w:t>spatiotemporal</w:t>
      </w:r>
      <w:r w:rsidR="008262D4" w:rsidRPr="003F6D4D">
        <w:rPr>
          <w:sz w:val="24"/>
          <w:szCs w:val="24"/>
        </w:rPr>
        <w:t xml:space="preserve"> patterns in such traits correspond to major environmental features</w:t>
      </w:r>
      <w:r w:rsidR="004477B5">
        <w:rPr>
          <w:sz w:val="24"/>
          <w:szCs w:val="24"/>
        </w:rPr>
        <w:t xml:space="preserve"> (like ocean currents) or </w:t>
      </w:r>
      <w:proofErr w:type="spellStart"/>
      <w:r w:rsidR="004477B5">
        <w:rPr>
          <w:sz w:val="24"/>
          <w:szCs w:val="24"/>
        </w:rPr>
        <w:t>forcings</w:t>
      </w:r>
      <w:proofErr w:type="spellEnd"/>
      <w:r w:rsidR="004477B5">
        <w:rPr>
          <w:sz w:val="24"/>
          <w:szCs w:val="24"/>
        </w:rPr>
        <w:t xml:space="preserve"> (such as climactic oscillations), </w:t>
      </w:r>
      <w:r w:rsidR="008262D4" w:rsidRPr="003F6D4D">
        <w:rPr>
          <w:sz w:val="24"/>
          <w:szCs w:val="24"/>
        </w:rPr>
        <w:t xml:space="preserve">which </w:t>
      </w:r>
      <w:r w:rsidR="004477B5">
        <w:rPr>
          <w:sz w:val="24"/>
          <w:szCs w:val="24"/>
        </w:rPr>
        <w:t>are</w:t>
      </w:r>
      <w:r w:rsidR="008262D4" w:rsidRPr="003F6D4D">
        <w:rPr>
          <w:sz w:val="24"/>
          <w:szCs w:val="24"/>
        </w:rPr>
        <w:t xml:space="preserve"> informative towards the </w:t>
      </w:r>
      <w:r w:rsidR="0050070A">
        <w:rPr>
          <w:sz w:val="24"/>
          <w:szCs w:val="24"/>
        </w:rPr>
        <w:t>implementation</w:t>
      </w:r>
      <w:r w:rsidR="008262D4" w:rsidRPr="003F6D4D">
        <w:rPr>
          <w:sz w:val="24"/>
          <w:szCs w:val="24"/>
        </w:rPr>
        <w:t xml:space="preserve"> of ecosystem-based fisheries management.</w:t>
      </w:r>
    </w:p>
    <w:p w14:paraId="44998793" w14:textId="48A7D5F9" w:rsidR="00924E93" w:rsidRDefault="00D72180" w:rsidP="00560355">
      <w:pPr>
        <w:spacing w:after="0" w:line="276" w:lineRule="auto"/>
        <w:ind w:firstLine="360"/>
      </w:pPr>
      <w:r>
        <w:t xml:space="preserve">Fish </w:t>
      </w:r>
      <w:r w:rsidR="00F502D0">
        <w:t xml:space="preserve">somatic growth rates </w:t>
      </w:r>
      <w:r w:rsidR="00F502D0" w:rsidRPr="004906F5">
        <w:t xml:space="preserve">are </w:t>
      </w:r>
      <w:r w:rsidR="00F502D0">
        <w:t>typically</w:t>
      </w:r>
      <w:r w:rsidR="00F502D0" w:rsidRPr="004906F5">
        <w:t xml:space="preserve"> </w:t>
      </w:r>
      <w:r>
        <w:t>modelled</w:t>
      </w:r>
      <w:r w:rsidRPr="004906F5">
        <w:t xml:space="preserve"> </w:t>
      </w:r>
      <w:r w:rsidR="00F502D0" w:rsidRPr="004906F5">
        <w:t xml:space="preserve">using the von </w:t>
      </w:r>
      <w:proofErr w:type="spellStart"/>
      <w:r w:rsidR="00F502D0" w:rsidRPr="004906F5">
        <w:t>Bertalanffy</w:t>
      </w:r>
      <w:proofErr w:type="spellEnd"/>
      <w:r w:rsidR="00F502D0" w:rsidRPr="004906F5">
        <w:t xml:space="preserve">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t>functional form</w:t>
      </w:r>
      <w:r w:rsidR="00F502D0">
        <w:t xml:space="preserve">, with parameters </w:t>
      </w:r>
      <w:r>
        <w:t xml:space="preserve">estimated </w:t>
      </w:r>
      <w:r w:rsidR="00F502D0">
        <w:t xml:space="preserve">using model-fitting procedures. The </w:t>
      </w:r>
      <w:r>
        <w:t xml:space="preserve">spatial </w:t>
      </w:r>
      <w:r w:rsidR="00F502D0">
        <w:t>resolution of the resultant estimates</w:t>
      </w:r>
      <w:r w:rsidR="00924E93">
        <w:t xml:space="preserve"> is</w:t>
      </w:r>
      <w:r w:rsidR="00F502D0">
        <w:t xml:space="preserve"> </w:t>
      </w:r>
      <w:r w:rsidR="00924E93">
        <w:t>necessarily predicated on the aggregation of the data, which is often defined by survey stratification</w:t>
      </w:r>
      <w:r w:rsidR="00C240B4">
        <w:t>, political or management boundaries,</w:t>
      </w:r>
      <w:r w:rsidR="00924E93">
        <w:t xml:space="preserve"> and/or changes in sampling gear</w:t>
      </w:r>
      <w:r w:rsidR="00C240B4">
        <w:t xml:space="preserve">, not necessarily the ecological context of the </w:t>
      </w:r>
      <w:r w:rsidR="00742C57">
        <w:t>population</w:t>
      </w:r>
      <w:r w:rsidR="0081558E">
        <w:t xml:space="preserve"> </w:t>
      </w:r>
      <w:r w:rsidR="0081558E">
        <w:fldChar w:fldCharType="begin" w:fldLock="1"/>
      </w:r>
      <w:r w:rsidR="00F07D97">
        <w:instrText>ADDIN CSL_CITATION {"citationItems":[{"id":"ITEM-1","itemData":{"DOI":"10.1371/journal.pone.0039318","ISBN":"1932-6203 (Electronic)\\r1932-6203 (Linking)","ISSN":"19326203","PMID":"22723993","abstract":"Spatial variation in growth is a common feature of demersal fish populations which often exist as discrete adult sub-populations linked by a pelagic larval stage. However, it remains unclear whether variation in growth occurs at similar spatial scales for populations of highly migratory pelagic species, such as tuna. We examined spatial variation in growth of albacore Thunnus alalunga across 90° of longitude in the South Pacific Ocean from the east coast of Australia to the Pitcairn Islands. Using length-at-age data from a validated ageing method we found evidence for significant variation in length-at-age and growth parameters (L(∞) and k) between sexes and across longitudes. Growth trajectories were similar between sexes up until four years of age, after which the length-at-age for males was, on average, greater than that for females. Males reached an average maximum size more than 8 cm larger than females. Length-at-age and growth parameters were consistently greater at more easterly longitudes than at westerly longitudes for both females and males. Our results provide strong evidence that finer spatial structure exists within the South Pacific albacore stock and raises the question of whether the scale of their \"highly migratory\" nature should be re-assessed. Future stock assessment models for South Pacific albacore should consider sex-specific growth curves and spatial variation in growth within the stock.","author":[{"dropping-particle":"","family":"Williams","given":"Ashley J.","non-dropping-particle":"","parse-names":false,"suffix":""},{"dropping-particle":"","family":"Farley","given":"Jessica H.","non-dropping-particle":"","parse-names":false,"suffix":""},{"dropping-particle":"","family":"Hoyle","given":"Simon D.","non-dropping-particle":"","parse-names":false,"suffix":""},{"dropping-particle":"","family":"Davies","given":"Campbell R.","non-dropping-particle":"","parse-names":false,"suffix":""},{"dropping-particle":"","family":"Nicol","given":"Simon J.","non-dropping-particle":"","parse-names":false,"suffix":""}],"container-title":"PLoS ONE","id":"ITEM-1","issue":"6","issued":{"date-parts":[["2012"]]},"title":"Spatial and sex-specific variation in growth of albacore tuna (Thunnus alalunga) across the South Pacific Ocean","type":"article-journal","volume":"7"},"uris":["http://www.mendeley.com/documents/?uuid=fdfec110-9733-4f24-bcaa-d00ba1c49208"]},{"id":"ITEM-2","itemData":{"DOI":"10.1093/icesjms/fsx016","ISSN":"10959289","abstract":"Marine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Science","id":"ITEM-2","issue":"6","issued":{"date-parts":[["2017"]]},"page":"1602-1613","title":"Spatial growth variability in marine fish: Example from Northeast Pacific groundfish","type":"article-journal","volume":"74"},"uris":["http://www.mendeley.com/documents/?uuid=cfc823de-fd3e-49b4-b54e-3af1e2548502"]},{"id":"ITEM-3","itemData":{"ISBN":"0090-0656","ISSN":"00900656","abstract":"Samples of 11,000 King George whiting (Sillaginodes punctata) from the South Australian commercial and recreational catch, supplemented by research samples, were aged from otoliths. Samples were analyzed from three coastal regions and by sex. Most sampling was undertaken at fish processing plants, from which only fish longer than the legal minimum length were obtained. A left-truncated normal distribution of lengths at monthly age was therefore employed as model likelihood. Mean length-at-monthly-age was described by a generalized von Bertalanffy formula with sinusoidal seasonality. Likelihood standard deviation was modeled to vary allometrically with mean length. A range of related formulas (with 6 to 8 parameters) for seasonal mean length at age were compared. In addition to likelihood ratio tests of relative fit, model selection criteria were a minimum occurrence of high uncertainties (&gt;20% SE), of high correlations (&gt;0.9, &gt;0.95, and &gt;0.99) and of parameter estimates at their biological limits, and we sought a model with a minimum number of parameters. A generalized von Bertalanffy formula with to fixed at 0 was chosen. The truncated likelihood alleviated the overestimation bias of mean length at age that would otherwise accrue from catch samples being restricted to legal sizes.","author":[{"dropping-particle":"","family":"McGarvey","given":"Richard","non-dropping-particle":"","parse-names":false,"suffix":""},{"dropping-particle":"","family":"Fowler","given":"Anthony J.","non-dropping-particle":"","parse-names":false,"suffix":""}],"container-title":"Fishery Bulletin","id":"ITEM-3","issue":"3","issued":{"date-parts":[["2002"]]},"page":"545-558","title":"Seasonal growth of King George whiting (Sillaginodes punctata) estimated from length-at-age samples of the legal-size harvest","type":"article-journal","volume":"100"},"uris":["http://www.mendeley.com/documents/?uuid=c6cc9857-235e-434b-8986-55f612320257"]}],"mendeley":{"formattedCitation":"(Gertseva et al., 2017; McGarvey and Fowler, 2002; Williams et al., 2012)","manualFormatting":"(McGarvey and Fowler, 2002; Williams et al., 2012)","plainTextFormattedCitation":"(Gertseva et al., 2017; McGarvey and Fowler, 2002; Williams et al., 2012)","previouslyFormattedCitation":"(Gertseva et al., 2017; McGarvey and Fowler, 2002; Williams et al., 2012)"},"properties":{"noteIndex":0},"schema":"https://github.com/citation-style-language/schema/raw/master/csl-citation.json"}</w:instrText>
      </w:r>
      <w:r w:rsidR="0081558E">
        <w:fldChar w:fldCharType="separate"/>
      </w:r>
      <w:r w:rsidR="007C7C5C" w:rsidRPr="007C7C5C">
        <w:rPr>
          <w:noProof/>
        </w:rPr>
        <w:t>(McGarvey and Fowler, 2002; Williams et al., 2012)</w:t>
      </w:r>
      <w:r w:rsidR="0081558E">
        <w:fldChar w:fldCharType="end"/>
      </w:r>
      <w:r w:rsidR="00924E93">
        <w:t>.</w:t>
      </w:r>
      <w:r w:rsidR="00C240B4">
        <w:t xml:space="preserve"> </w:t>
      </w:r>
    </w:p>
    <w:p w14:paraId="3F4F410F" w14:textId="344A86A4" w:rsidR="00551B60" w:rsidRDefault="00924E93" w:rsidP="00560355">
      <w:pPr>
        <w:spacing w:after="0" w:line="276" w:lineRule="auto"/>
        <w:ind w:firstLine="360"/>
      </w:pPr>
      <w:r>
        <w:t xml:space="preserve"> </w:t>
      </w:r>
      <w:r w:rsidR="00F502D0">
        <w:t xml:space="preserve">For example, </w:t>
      </w:r>
      <w:r w:rsidR="00220F04">
        <w:t xml:space="preserve">assessments of </w:t>
      </w:r>
      <w:r w:rsidR="00F502D0">
        <w:t>Alaska</w:t>
      </w:r>
      <w:r w:rsidR="002B6126">
        <w:t>n</w:t>
      </w:r>
      <w:r w:rsidR="00F502D0">
        <w:t xml:space="preserve"> sablefish </w:t>
      </w:r>
      <w:r w:rsidR="00220F04">
        <w:t>stocks</w:t>
      </w:r>
      <w:r w:rsidR="00F502D0">
        <w:t xml:space="preserve"> </w:t>
      </w:r>
      <w:r w:rsidR="00D72180">
        <w:t xml:space="preserve">estimated </w:t>
      </w:r>
      <w:r w:rsidR="00F502D0">
        <w:t xml:space="preserve">separate </w:t>
      </w:r>
      <w:r w:rsidR="00F502D0" w:rsidRPr="00AC02E6">
        <w:t>VBGF paramete</w:t>
      </w:r>
      <w:r w:rsidR="00C8377A">
        <w:t>rs</w:t>
      </w:r>
      <w:r w:rsidR="00F502D0" w:rsidRPr="00AC02E6">
        <w:t xml:space="preserve"> for two periods of survey data based on the </w:t>
      </w:r>
      <w:r w:rsidR="00F502D0" w:rsidRPr="00AC02E6">
        <w:rPr>
          <w:i/>
        </w:rPr>
        <w:t>a priori</w:t>
      </w:r>
      <w:r w:rsidR="00F502D0" w:rsidRPr="00AC02E6">
        <w:t xml:space="preserve"> hypothesis that changes in </w:t>
      </w:r>
      <w:r w:rsidR="00C8377A">
        <w:t xml:space="preserve">survey </w:t>
      </w:r>
      <w:r w:rsidR="00F502D0" w:rsidRPr="00AC02E6">
        <w:t xml:space="preserve">gear type would affect fish growth estimates from survey data </w:t>
      </w:r>
      <w:r w:rsidR="00F502D0" w:rsidRPr="00AC02E6">
        <w:fldChar w:fldCharType="begin" w:fldLock="1"/>
      </w:r>
      <w:r w:rsidR="00A77394">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99801","id":"ITEM-3","issue":"November 2017","issued":{"date-parts":[["2017"]]},"page":"576-717","publisher-place":"Juneau, AK.","title":"Assessment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rsidR="00D72180">
        <w:t xml:space="preserve">estimates of </w:t>
      </w:r>
      <w:r w:rsidR="00F502D0">
        <w:t xml:space="preserve">the growth </w:t>
      </w:r>
      <w:r w:rsidR="00987ACA">
        <w:t>curve parameters</w:t>
      </w:r>
      <w:r w:rsidR="00F502D0">
        <w:t xml:space="preserve"> were actually quite similar (see</w:t>
      </w:r>
      <w:r w:rsidR="000E57B8">
        <w:t xml:space="preserve"> </w:t>
      </w:r>
      <w:r w:rsidR="000E57B8">
        <w:fldChar w:fldCharType="begin"/>
      </w:r>
      <w:r w:rsidR="000E57B8">
        <w:instrText xml:space="preserve"> REF _Ref8372254 \h </w:instrText>
      </w:r>
      <w:r w:rsidR="00560355">
        <w:instrText xml:space="preserve"> \* MERGEFORMAT </w:instrText>
      </w:r>
      <w:r w:rsidR="000E57B8">
        <w:fldChar w:fldCharType="separate"/>
      </w:r>
      <w:r w:rsidR="00EF1C91">
        <w:t xml:space="preserve">Table </w:t>
      </w:r>
      <w:r w:rsidR="00EF1C91">
        <w:rPr>
          <w:noProof/>
        </w:rPr>
        <w:t>1</w:t>
      </w:r>
      <w:r w:rsidR="000E57B8">
        <w:fldChar w:fldCharType="end"/>
      </w:r>
      <w:r w:rsidR="00F502D0">
        <w:t xml:space="preserve">). </w:t>
      </w:r>
      <w:r w:rsidR="00B815FF">
        <w:t>M</w:t>
      </w:r>
      <w:r w:rsidR="00F502D0">
        <w:t xml:space="preserve">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00DEA">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2018)","manualFormatting":"(e.g. 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w:t>
      </w:r>
      <w:r w:rsidR="00B815FF">
        <w:rPr>
          <w:noProof/>
        </w:rPr>
        <w:t xml:space="preserve">e.g. </w:t>
      </w:r>
      <w:r w:rsidR="00F502D0" w:rsidRPr="00B46C34">
        <w:rPr>
          <w:noProof/>
        </w:rPr>
        <w:t>Adams et al., 2018)</w:t>
      </w:r>
      <w:r w:rsidR="00F502D0">
        <w:fldChar w:fldCharType="end"/>
      </w:r>
      <w:r w:rsidR="00F502D0">
        <w:t>. S</w:t>
      </w:r>
      <w:r w:rsidR="00F502D0" w:rsidRPr="00AC02E6">
        <w:t xml:space="preserve">uch approaches </w:t>
      </w:r>
      <w:r w:rsidR="00F502D0">
        <w:t>are useful within a management context</w:t>
      </w:r>
      <w:r w:rsidR="00B815FF">
        <w:t xml:space="preserve"> with rigid </w:t>
      </w:r>
      <w:r w:rsidR="009D7443">
        <w:t>spatial</w:t>
      </w:r>
      <w:r w:rsidR="00B815FF">
        <w:t xml:space="preserve"> boundaries</w:t>
      </w:r>
      <w:r w:rsidR="00F502D0">
        <w:t xml:space="preserve">, but do </w:t>
      </w:r>
      <w:r w:rsidR="00F502D0" w:rsidRPr="00AC02E6">
        <w:t xml:space="preserve">not </w:t>
      </w:r>
      <w:r w:rsidR="00987ACA">
        <w:t>represent</w:t>
      </w:r>
      <w:r w:rsidR="00987ACA" w:rsidRPr="00AC02E6">
        <w:t xml:space="preserve"> </w:t>
      </w:r>
      <w:r w:rsidR="00F502D0" w:rsidRPr="00AC02E6">
        <w:t>the underlying</w:t>
      </w:r>
      <w:r w:rsidR="00F502D0">
        <w:t xml:space="preserve"> growth process explicitly, and preclude the discovery of </w:t>
      </w:r>
      <w:r w:rsidR="00BE093A">
        <w:t>spatially-structured trends</w:t>
      </w:r>
      <w:r w:rsidR="00F502D0">
        <w:t xml:space="preserve"> in fish size that </w:t>
      </w:r>
      <w:r w:rsidR="00B815FF">
        <w:t xml:space="preserve">do not match current </w:t>
      </w:r>
      <w:r w:rsidR="00F502D0">
        <w:t xml:space="preserve">management boundaries. </w:t>
      </w:r>
    </w:p>
    <w:p w14:paraId="73A3D70D" w14:textId="37AA4805" w:rsidR="00B0174F" w:rsidRDefault="00B10712" w:rsidP="00560355">
      <w:pPr>
        <w:spacing w:after="0" w:line="276" w:lineRule="auto"/>
        <w:ind w:firstLine="360"/>
      </w:pPr>
      <w:r>
        <w:lastRenderedPageBreak/>
        <w:t xml:space="preserve">Attempts to quantify spatial variation in somatic growth typically face a trade-off </w:t>
      </w:r>
      <w:r w:rsidR="00A51BDE">
        <w:t>between superimposing</w:t>
      </w:r>
      <w:r w:rsidR="00F502D0">
        <w:t xml:space="preserve"> </w:t>
      </w:r>
      <w:r w:rsidRPr="00D62877">
        <w:rPr>
          <w:i/>
        </w:rPr>
        <w:t>a priori</w:t>
      </w:r>
      <w:r>
        <w:t xml:space="preserve"> beliefs about stock structure </w:t>
      </w:r>
      <w:r w:rsidR="00F502D0">
        <w:t xml:space="preserve">or generating purely descriptive models of trait ‘gradients’ across regions or time periods, without a clear </w:t>
      </w:r>
      <w:r w:rsidR="00B815FF">
        <w:t xml:space="preserve">way </w:t>
      </w:r>
      <w:r w:rsidR="00F502D0">
        <w:t xml:space="preserve">to </w:t>
      </w:r>
      <w:r>
        <w:t xml:space="preserve">identify </w:t>
      </w:r>
      <w:r w:rsidR="00F502D0">
        <w:t>significant break points within them</w:t>
      </w:r>
      <w:r w:rsidR="00987ACA">
        <w:t xml:space="preserve"> </w:t>
      </w:r>
      <w:r w:rsidR="006A59E8">
        <w:fldChar w:fldCharType="begin" w:fldLock="1"/>
      </w:r>
      <w:r w:rsidR="00DF7A11">
        <w:instrText>ADDIN CSL_CITATION {"citationItems":[{"id":"ITEM-1","itemData":{"DOI":"10.1016/S0079-6611(01)00044-1","ISBN":"0079-6611","ISSN":"00796611","abstract":"Progress in ecosystem management requires the characterisation of the dynamics of a species' s ecosystem and the influences of climatic oscillations on those dynamics. Within the North Pacific, ecosystem dynamics have been described on decadal-scales (regimes) and have been shown to shift abruptly (regime shifts). The year class success of sablefish (Anoplopoma fimbria) exhibit decadal-scale patterns that relate to decadal-scale patterns in North Pacific climate-ocean conditions. As an example, and a step towards, incorporating the dynamics of marine systems into the stock assessment and management of sablefish, we produce a 'report card' that characterises the species's ecosystem on decadal-scales. This report card consists of a matrix of climatological and oceanographic indices for the North Pacific, and regional environmental and biological indices. It indicates that both Pacific-wide and regionally, conditions were generally good for sablefish year class strength during the 1977-1988 regime, but these favourable conditions did not persist into the 1990s. Exploitation scenarios can be developed around the decadal-scale dynamics in sablefish year class success and their life history, in particular longevity. Fisheries managers can begin to develop exploitation strategies that acknowledge these changes in the sablefish ecosystem. The report card presents an aggregation of parameters that, on average, gives an impression of productivity during a specific regime and can be used to augment present stock assessment and management efforts. ?? 2001 Elsevier Science Ltd. All rights reserved.","author":[{"dropping-particle":"","family":"King","given":"Jacquelynne R.","non-dropping-particle":"","parse-names":false,"suffix":""},{"dropping-particle":"","family":"McFarlane","given":"Gordon A.","non-dropping-particle":"","parse-names":false,"suffix":""},{"dropping-particle":"","family":"Beamish","given":"Richard J.","non-dropping-particle":"","parse-names":false,"suffix":""}],"container-title":"Progress in Oceanography","id":"ITEM-1","issue":"1-4","issued":{"date-parts":[["2001"]]},"page":"619-639","title":"Incorporating the dynamics of marine systems into the stock assessment and management of sablefish","type":"article-journal","volume":"49"},"uris":["http://www.mendeley.com/documents/?uuid=ec314304-b936-4f58-b947-9ad898dbff33"]}],"mendeley":{"formattedCitation":"(King et al., 2001)","plainTextFormattedCitation":"(King et al., 2001)","previouslyFormattedCitation":"(King et al., 2001)"},"properties":{"noteIndex":0},"schema":"https://github.com/citation-style-language/schema/raw/master/csl-citation.json"}</w:instrText>
      </w:r>
      <w:r w:rsidR="006A59E8">
        <w:fldChar w:fldCharType="separate"/>
      </w:r>
      <w:r w:rsidR="006A59E8" w:rsidRPr="006A59E8">
        <w:rPr>
          <w:noProof/>
        </w:rPr>
        <w:t>(King et al., 2001)</w:t>
      </w:r>
      <w:r w:rsidR="006A59E8">
        <w:fldChar w:fldCharType="end"/>
      </w:r>
      <w:r w:rsidR="00F502D0">
        <w:t xml:space="preserve">. This presents a gap </w:t>
      </w:r>
      <w:r w:rsidR="00B815FF">
        <w:t>when</w:t>
      </w:r>
      <w:r w:rsidR="00F502D0">
        <w:t xml:space="preserve"> </w:t>
      </w:r>
      <w:r w:rsidR="00987ACA">
        <w:t>develop</w:t>
      </w:r>
      <w:r w:rsidR="00B815FF">
        <w:t>ing</w:t>
      </w:r>
      <w:r w:rsidR="00987ACA">
        <w:t xml:space="preserve"> </w:t>
      </w:r>
      <w:r w:rsidR="00F502D0">
        <w:t xml:space="preserve">population dynamics models that </w:t>
      </w:r>
      <w:r w:rsidR="00137B84">
        <w:t xml:space="preserve">accurately </w:t>
      </w:r>
      <w:r w:rsidR="00F502D0">
        <w:t xml:space="preserve">represent the structure of managed stocks. The ideal tool is a data-driven method </w:t>
      </w:r>
      <w:r w:rsidR="00987ACA">
        <w:t>that</w:t>
      </w:r>
      <w:r w:rsidRPr="00B10712">
        <w:t xml:space="preserve"> </w:t>
      </w:r>
      <w:r>
        <w:t xml:space="preserve">identifies </w:t>
      </w:r>
      <w:r w:rsidR="00F502D0">
        <w:t xml:space="preserve">break points in fish </w:t>
      </w:r>
      <w:r w:rsidR="009D7443">
        <w:t>size</w:t>
      </w:r>
      <w:r w:rsidR="00F502D0">
        <w:t xml:space="preserve">, which </w:t>
      </w:r>
      <w:r w:rsidR="00F502D0" w:rsidRPr="00130990">
        <w:t xml:space="preserve">can then </w:t>
      </w:r>
      <w:r w:rsidR="00B815FF">
        <w:t xml:space="preserve">be </w:t>
      </w:r>
      <w:r w:rsidR="00F502D0" w:rsidRPr="00130990">
        <w:t>use</w:t>
      </w:r>
      <w:r w:rsidR="00B815FF">
        <w:t>d</w:t>
      </w:r>
      <w:r w:rsidR="00F502D0" w:rsidRPr="00130990">
        <w:t xml:space="preserve"> to aggregate </w:t>
      </w:r>
      <w:r w:rsidR="00B815FF">
        <w:t xml:space="preserve">data </w:t>
      </w:r>
      <w:r w:rsidR="00F502D0" w:rsidRPr="00130990">
        <w:t xml:space="preserve">and estimate parameters of somatic growth. </w:t>
      </w:r>
      <w:r w:rsidR="002360BE">
        <w:t xml:space="preserve">To </w:t>
      </w:r>
      <w:r w:rsidR="004477B5">
        <w:t>meet this need</w:t>
      </w:r>
      <w:r w:rsidR="002360BE">
        <w:t xml:space="preserve"> we present a new method, which uses the first derivative of smooth functions</w:t>
      </w:r>
      <w:r w:rsidR="00721795">
        <w:t xml:space="preserve"> (splines)</w:t>
      </w:r>
      <w:r w:rsidR="002360BE">
        <w:t xml:space="preserve"> from a generalized additive model (GAM) to detect change points in spatially- and temporally-structured fisheries growth data that minimizes the use of pre-supposed stratifications in a simple, rapid computational framework. </w:t>
      </w:r>
      <w:r w:rsidR="00B815FF">
        <w:t>T</w:t>
      </w:r>
      <w:r w:rsidR="00F502D0" w:rsidRPr="00130990">
        <w:t xml:space="preserve">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E273B9">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2019b)","plainTextFormattedCitation":"(Thorson, 2019b)","previouslyFormattedCitation":"(Thorson, 2019b)"},"properties":{"noteIndex":0},"schema":"https://github.com/citation-style-language/schema/raw/master/csl-citation.json"}</w:instrText>
      </w:r>
      <w:r w:rsidR="00F502D0" w:rsidRPr="00130990">
        <w:fldChar w:fldCharType="separate"/>
      </w:r>
      <w:r w:rsidR="002E5AEF" w:rsidRPr="002E5AEF">
        <w:rPr>
          <w:noProof/>
        </w:rPr>
        <w:t>(Thorson, 2019b)</w:t>
      </w:r>
      <w:r w:rsidR="00F502D0" w:rsidRPr="00130990">
        <w:fldChar w:fldCharType="end"/>
      </w:r>
      <w:r w:rsidR="00F502D0" w:rsidRPr="00130990">
        <w:t>. The analysis of first derivatives</w:t>
      </w:r>
      <w:r w:rsidR="004477B5">
        <w:t xml:space="preserve"> of regression splines</w:t>
      </w:r>
      <w:r w:rsidR="00F502D0" w:rsidRPr="00130990">
        <w:t xml:space="preserve"> in GAMs for change-point analysis has </w:t>
      </w:r>
      <w:r w:rsidR="007C4382">
        <w:t xml:space="preserve">been </w:t>
      </w:r>
      <w:r w:rsidR="00F502D0" w:rsidRPr="00130990">
        <w:t>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 xml:space="preserve">. </w:t>
      </w:r>
      <w:r w:rsidR="00B1424C">
        <w:t>The underlying assumption is that the</w:t>
      </w:r>
      <w:r w:rsidR="00B0174F">
        <w:t xml:space="preserve"> rate of change (the first derivative) of a given predictor is an appropriate measure of the direction and magnitude of the predictor-response relationship. The spline itself may be highly non-linear, but predictor values </w:t>
      </w:r>
      <w:r w:rsidR="009D7443">
        <w:t>at</w:t>
      </w:r>
      <w:r w:rsidR="00B0174F">
        <w:t xml:space="preserve"> which the slope of the spline is large</w:t>
      </w:r>
      <w:r w:rsidR="009D7443">
        <w:t>ly positive or negative</w:t>
      </w:r>
      <w:r w:rsidR="00B0174F">
        <w:t xml:space="preserve"> are taken to denote where the response variable is changing</w:t>
      </w:r>
      <w:r w:rsidR="00721795">
        <w:t xml:space="preserve"> the most.</w:t>
      </w:r>
    </w:p>
    <w:p w14:paraId="483523C6" w14:textId="76B966E6" w:rsidR="00B10712" w:rsidRDefault="00B1424C" w:rsidP="00560355">
      <w:pPr>
        <w:spacing w:after="0" w:line="276" w:lineRule="auto"/>
        <w:ind w:firstLine="360"/>
      </w:pPr>
      <w:r>
        <w:t xml:space="preserve"> </w:t>
      </w:r>
      <w:r w:rsidR="002360BE">
        <w:rPr>
          <w:rFonts w:cstheme="minorHAnsi"/>
          <w:iCs/>
        </w:rPr>
        <w:t>Our</w:t>
      </w:r>
      <w:r w:rsidR="00F502D0">
        <w:rPr>
          <w:rFonts w:cstheme="minorHAnsi"/>
          <w:iCs/>
        </w:rPr>
        <w:t xml:space="preserve"> method has the potential to improve detection of large-scale patterns in fish growth, and aid in the development of </w:t>
      </w:r>
      <w:r w:rsidR="005A4A3F">
        <w:rPr>
          <w:rFonts w:cstheme="minorHAnsi"/>
          <w:iCs/>
        </w:rPr>
        <w:t>spatially-</w:t>
      </w:r>
      <w:r w:rsidR="00F502D0">
        <w:rPr>
          <w:rFonts w:cstheme="minorHAnsi"/>
          <w:iCs/>
        </w:rPr>
        <w:t xml:space="preserve">structured population dynamics models. We use simulation to test the robustness of the method </w:t>
      </w:r>
      <w:r w:rsidR="00987ACA">
        <w:rPr>
          <w:rFonts w:cstheme="minorHAnsi"/>
          <w:iCs/>
        </w:rPr>
        <w:t xml:space="preserve">for </w:t>
      </w:r>
      <w:r w:rsidR="00F07D97">
        <w:rPr>
          <w:rFonts w:cstheme="minorHAnsi"/>
          <w:iCs/>
        </w:rPr>
        <w:t xml:space="preserve">synthetic </w:t>
      </w:r>
      <w:r w:rsidR="006665D1">
        <w:rPr>
          <w:rFonts w:cstheme="minorHAnsi"/>
          <w:iCs/>
        </w:rPr>
        <w:t>length</w:t>
      </w:r>
      <w:r w:rsidR="00B815FF">
        <w:rPr>
          <w:rFonts w:cstheme="minorHAnsi"/>
          <w:iCs/>
        </w:rPr>
        <w:t>-</w:t>
      </w:r>
      <w:r w:rsidR="006665D1">
        <w:rPr>
          <w:rFonts w:cstheme="minorHAnsi"/>
          <w:iCs/>
        </w:rPr>
        <w:t>at</w:t>
      </w:r>
      <w:r w:rsidR="00B815FF">
        <w:rPr>
          <w:rFonts w:cstheme="minorHAnsi"/>
          <w:iCs/>
        </w:rPr>
        <w:t>-</w:t>
      </w:r>
      <w:r w:rsidR="006665D1">
        <w:rPr>
          <w:rFonts w:cstheme="minorHAnsi"/>
          <w:iCs/>
        </w:rPr>
        <w:t>age</w:t>
      </w:r>
      <w:r w:rsidR="00F502D0">
        <w:rPr>
          <w:rFonts w:cstheme="minorHAnsi"/>
          <w:iCs/>
        </w:rPr>
        <w:t xml:space="preserve"> data</w:t>
      </w:r>
      <w:r w:rsidR="00BE093A">
        <w:rPr>
          <w:rFonts w:cstheme="minorHAnsi"/>
          <w:iCs/>
        </w:rPr>
        <w:t xml:space="preserve"> of varied</w:t>
      </w:r>
      <w:r w:rsidR="00C8377A">
        <w:rPr>
          <w:rFonts w:cstheme="minorHAnsi"/>
          <w:iCs/>
        </w:rPr>
        <w:t xml:space="preserve"> </w:t>
      </w:r>
      <w:r w:rsidR="00BE093A">
        <w:rPr>
          <w:rFonts w:cstheme="minorHAnsi"/>
          <w:iCs/>
        </w:rPr>
        <w:t>complexity</w:t>
      </w:r>
      <w:r w:rsidR="00F502D0">
        <w:rPr>
          <w:rFonts w:cstheme="minorHAnsi"/>
          <w:iCs/>
        </w:rPr>
        <w:t xml:space="preserve">, and present a case study application to northeast </w:t>
      </w:r>
      <w:r w:rsidR="00C8377A">
        <w:rPr>
          <w:rFonts w:cstheme="minorHAnsi"/>
          <w:iCs/>
        </w:rPr>
        <w:t xml:space="preserve">(NE) </w:t>
      </w:r>
      <w:r w:rsidR="00F502D0">
        <w:rPr>
          <w:rFonts w:cstheme="minorHAnsi"/>
          <w:iCs/>
        </w:rPr>
        <w:t>Pacific sablefish (</w:t>
      </w:r>
      <w:proofErr w:type="spellStart"/>
      <w:r w:rsidR="00F502D0">
        <w:rPr>
          <w:rFonts w:cstheme="minorHAnsi"/>
          <w:i/>
          <w:iCs/>
        </w:rPr>
        <w:t>Anoplopoma</w:t>
      </w:r>
      <w:proofErr w:type="spellEnd"/>
      <w:r w:rsidR="00F502D0">
        <w:rPr>
          <w:rFonts w:cstheme="minorHAnsi"/>
          <w:i/>
          <w:iCs/>
        </w:rPr>
        <w:t xml:space="preserve"> fimbria).</w:t>
      </w:r>
      <w:bookmarkStart w:id="2" w:name="_Hlk1972912"/>
      <w:r w:rsidR="003351C8">
        <w:rPr>
          <w:rFonts w:cstheme="minorHAnsi"/>
          <w:iCs/>
        </w:rPr>
        <w:t xml:space="preserve"> </w:t>
      </w:r>
      <w:r w:rsidR="002360BE">
        <w:t xml:space="preserve">Sablefish are a highly mobile, long-lived, and valuable </w:t>
      </w:r>
      <w:proofErr w:type="spellStart"/>
      <w:r w:rsidR="002360BE">
        <w:t>groundfish</w:t>
      </w:r>
      <w:proofErr w:type="spellEnd"/>
      <w:r w:rsidR="002360BE">
        <w:t xml:space="preserve"> that have high movement rates (10 – 88% annual movement probabilities across Alaska, </w:t>
      </w:r>
      <w:r w:rsidR="002360BE">
        <w:fldChar w:fldCharType="begin" w:fldLock="1"/>
      </w:r>
      <w:r w:rsidR="002360BE">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2360BE">
        <w:fldChar w:fldCharType="separate"/>
      </w:r>
      <w:r w:rsidR="002360BE">
        <w:rPr>
          <w:noProof/>
        </w:rPr>
        <w:t>Hanselman et al. 2015)</w:t>
      </w:r>
      <w:r w:rsidR="002360BE">
        <w:fldChar w:fldCharType="end"/>
      </w:r>
      <w:r w:rsidR="002360BE">
        <w:t xml:space="preserve"> and range from Southern California to the Bering Sea. </w:t>
      </w:r>
      <w:r w:rsidR="00B10712" w:rsidRPr="004906F5">
        <w:t xml:space="preserve">Concurrent population declines across the entire range during the past few decades have increased concern about the status </w:t>
      </w:r>
      <w:r w:rsidR="00B10712">
        <w:t xml:space="preserve">of sablefish </w:t>
      </w:r>
      <w:r w:rsidR="00B10712" w:rsidRPr="004906F5">
        <w:t xml:space="preserve">and </w:t>
      </w:r>
      <w:r w:rsidR="00B10712">
        <w:t xml:space="preserve">interest in identifying the </w:t>
      </w:r>
      <w:r w:rsidR="00B10712" w:rsidRPr="004906F5">
        <w:t>causes of th</w:t>
      </w:r>
      <w:r w:rsidR="00B10712">
        <w:t>e</w:t>
      </w:r>
      <w:r w:rsidR="00B10712" w:rsidRPr="004906F5">
        <w:t xml:space="preserve"> downward trend. </w:t>
      </w:r>
      <w:r w:rsidR="002360BE">
        <w:t xml:space="preserve">Sablefish stock assessment and management occurred independently at regional scales, namely Alaska (AK), British Columbia (BC), and the US West Coast in the California Current (CC), assuming that these are closed stocks. However, recent genetic work has shown that there is little genetic evidence of population differentiation in sablefish across the </w:t>
      </w:r>
      <w:r w:rsidR="002360BE">
        <w:fldChar w:fldCharType="begin" w:fldLock="1"/>
      </w:r>
      <w:r w:rsidR="00A77394">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(Anoplopoma fimbria)","type":"article-journal","volume":"74"},"uris":["http://www.mendeley.com/documents/?uuid=78742f54-fef3-409b-878a-58c572fb91d3"]}],"mendeley":{"formattedCitation":"(Jasonowicz et al., 2017)","plainTextFormattedCitation":"(Jasonowicz et al., 2017)","previouslyFormattedCitation":"(Jasonowicz et al., 2017)"},"properties":{"noteIndex":0},"schema":"https://github.com/citation-style-language/schema/raw/master/csl-citation.json"}</w:instrText>
      </w:r>
      <w:r w:rsidR="002360BE">
        <w:fldChar w:fldCharType="separate"/>
      </w:r>
      <w:r w:rsidR="004F40D2" w:rsidRPr="004F40D2">
        <w:rPr>
          <w:noProof/>
        </w:rPr>
        <w:t>(Jasonowicz et al., 2017)</w:t>
      </w:r>
      <w:r w:rsidR="002360BE">
        <w:fldChar w:fldCharType="end"/>
      </w:r>
      <w:r w:rsidR="002360BE">
        <w:t xml:space="preserve">, though there is evidence for differences in growth rate and size-at-maturity throughout the range </w:t>
      </w:r>
      <w:r w:rsidR="002360BE">
        <w:fldChar w:fldCharType="begin" w:fldLock="1"/>
      </w:r>
      <w:r w:rsidR="002360BE">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rsidR="002360BE">
        <w:fldChar w:fldCharType="separate"/>
      </w:r>
      <w:r w:rsidR="002360BE">
        <w:rPr>
          <w:noProof/>
        </w:rPr>
        <w:t>(McDevitt, 1990)</w:t>
      </w:r>
      <w:r w:rsidR="002360BE">
        <w:fldChar w:fldCharType="end"/>
      </w:r>
      <w:r w:rsidR="002360BE">
        <w:t xml:space="preserve">. This suggests that the current delineation of assessment and management regions is incongruent with the stock’s actual spatial structure and underscores the potential value of developing a population dynamics model that </w:t>
      </w:r>
      <w:r w:rsidR="00B10712" w:rsidRPr="004906F5">
        <w:t xml:space="preserve">represents the heterogeneity of sablefish </w:t>
      </w:r>
      <w:r w:rsidR="00B10712">
        <w:t xml:space="preserve">growth </w:t>
      </w:r>
      <w:r w:rsidR="00B10712" w:rsidRPr="004906F5">
        <w:t>throughout their range</w:t>
      </w:r>
      <w:r w:rsidR="00B10712">
        <w:t xml:space="preserve">. </w:t>
      </w:r>
    </w:p>
    <w:p w14:paraId="52DD1F56" w14:textId="5C181923" w:rsidR="00F502D0" w:rsidRDefault="0023745F" w:rsidP="00560355">
      <w:pPr>
        <w:pStyle w:val="Heading1"/>
        <w:keepNext/>
        <w:keepLines/>
        <w:spacing w:before="240" w:after="0" w:line="276" w:lineRule="auto"/>
      </w:pPr>
      <w:r>
        <w:lastRenderedPageBreak/>
        <w:t xml:space="preserve">2 </w:t>
      </w:r>
      <w:r w:rsidR="00F502D0" w:rsidRPr="004906F5">
        <w:t>Methods</w:t>
      </w:r>
    </w:p>
    <w:p w14:paraId="78156E27" w14:textId="5797D938" w:rsidR="0085796C" w:rsidRPr="0085796C" w:rsidRDefault="0023745F" w:rsidP="00560355">
      <w:pPr>
        <w:pStyle w:val="Heading2"/>
        <w:spacing w:line="276" w:lineRule="auto"/>
      </w:pPr>
      <w:r>
        <w:t xml:space="preserve">2.1 </w:t>
      </w:r>
      <w:r w:rsidR="0085796C">
        <w:t xml:space="preserve">Method </w:t>
      </w:r>
      <w:r w:rsidR="005A4A3F">
        <w:t>s</w:t>
      </w:r>
      <w:r w:rsidR="0085796C">
        <w:t>ummary</w:t>
      </w:r>
    </w:p>
    <w:p w14:paraId="23D1C9B5" w14:textId="562DA221" w:rsidR="00B10712" w:rsidRDefault="00F07D97" w:rsidP="00560355">
      <w:pPr>
        <w:spacing w:before="240" w:after="0" w:line="276" w:lineRule="auto"/>
      </w:pPr>
      <w:r>
        <w:t>T</w:t>
      </w:r>
      <w:r w:rsidR="00231872">
        <w:t xml:space="preserve">he method involves fitting a Generalized Additive Model (GAM) using the </w:t>
      </w:r>
      <w:proofErr w:type="spellStart"/>
      <w:r w:rsidR="00231872">
        <w:t>mgcv</w:t>
      </w:r>
      <w:proofErr w:type="spellEnd"/>
      <w:r w:rsidR="00231872">
        <w:t xml:space="preserve"> package </w:t>
      </w:r>
      <w:r w:rsidR="00231872">
        <w:fldChar w:fldCharType="begin" w:fldLock="1"/>
      </w:r>
      <w:r w:rsidR="00D335A9">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rsidR="00231872">
        <w:fldChar w:fldCharType="separate"/>
      </w:r>
      <w:r w:rsidR="00575CEA" w:rsidRPr="00575CEA">
        <w:rPr>
          <w:noProof/>
        </w:rPr>
        <w:t>(Wood, 2011)</w:t>
      </w:r>
      <w:r w:rsidR="00231872">
        <w:fldChar w:fldCharType="end"/>
      </w:r>
      <w:r w:rsidR="00231872">
        <w:t xml:space="preserve"> in R </w:t>
      </w:r>
      <w:r w:rsidR="00231872">
        <w:fldChar w:fldCharType="begin" w:fldLock="1"/>
      </w:r>
      <w:r w:rsidR="00D335A9">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rsidR="00231872">
        <w:fldChar w:fldCharType="separate"/>
      </w:r>
      <w:r w:rsidR="00575CEA" w:rsidRPr="00575CEA">
        <w:rPr>
          <w:noProof/>
        </w:rPr>
        <w:t>(R Development Core Team, 2011)</w:t>
      </w:r>
      <w:r w:rsidR="00231872">
        <w:fldChar w:fldCharType="end"/>
      </w:r>
      <w:r w:rsidR="00231872">
        <w:t xml:space="preserve"> to </w:t>
      </w:r>
      <w:r w:rsidR="00B10712">
        <w:t>the vector of observed lengths of fish of a single age as the response variable, predicted by separate smoothers for year, latitude, and longitude, i.e.</w:t>
      </w:r>
    </w:p>
    <w:p w14:paraId="1AE6CBC9" w14:textId="1B5BA433" w:rsidR="00231872" w:rsidRPr="005F254B" w:rsidRDefault="00231872" w:rsidP="00560355">
      <w:pPr>
        <w:spacing w:after="0" w:line="276" w:lineRule="auto"/>
        <w:ind w:firstLine="360"/>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EF1C91">
        <w:rPr>
          <w:noProof/>
        </w:rPr>
        <w:t>1</w:t>
      </w:r>
      <w:r>
        <w:rPr>
          <w:noProof/>
        </w:rPr>
        <w:fldChar w:fldCharType="end"/>
      </w:r>
      <w:r>
        <w:t xml:space="preserve"> </w:t>
      </w:r>
      <m:oMath>
        <m:r>
          <w:rPr>
            <w:rFonts w:ascii="Cambria Math" w:hAnsi="Cambria Math"/>
          </w:rPr>
          <m:t>g</m:t>
        </m:r>
        <m:d>
          <m:dPr>
            <m:ctrlPr>
              <w:rPr>
                <w:rFonts w:ascii="Cambria Math" w:hAnsi="Cambria Math"/>
                <w:i/>
              </w:rPr>
            </m:ctrlPr>
          </m:dPr>
          <m:e>
            <m:r>
              <m:rPr>
                <m:sty m:val="bi"/>
              </m:rPr>
              <w:rPr>
                <w:rFonts w:ascii="Cambria Math" w:hAnsi="Cambria Math"/>
              </w:rPr>
              <m:t>E(Y)</m:t>
            </m:r>
          </m:e>
        </m:d>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+f(</m:t>
        </m:r>
        <m:sSub>
          <m:sSubPr>
            <m:ctrlPr>
              <w:rPr>
                <w:rFonts w:ascii="Cambria Math" w:hAnsi="Cambria Math"/>
                <w:i/>
                <w:iCs/>
              </w:rPr>
            </m:ctrlPr>
          </m:sSubPr>
          <m:e>
            <m:r>
              <w:rPr>
                <w:rFonts w:ascii="Cambria Math" w:hAnsi="Cambria Math"/>
              </w:rPr>
              <m:t>k</m:t>
            </m:r>
          </m:e>
          <m:sub>
            <m:r>
              <w:rPr>
                <w:rFonts w:ascii="Cambria Math" w:hAnsi="Cambria Math"/>
              </w:rPr>
              <m:t>t</m:t>
            </m:r>
          </m:sub>
        </m:sSub>
        <m:r>
          <w:rPr>
            <w:rFonts w:ascii="Cambria Math" w:hAnsi="Cambria Math"/>
          </w:rPr>
          <m:t>)+</m:t>
        </m:r>
        <w:bookmarkStart w:id="3" w:name="_Hlk8372025"/>
        <m:sSub>
          <m:sSubPr>
            <m:ctrlPr>
              <w:rPr>
                <w:rFonts w:ascii="Cambria Math" w:hAnsi="Cambria Math"/>
                <w:i/>
                <w:iCs/>
              </w:rPr>
            </m:ctrlPr>
          </m:sSubPr>
          <m:e>
            <m:r>
              <w:rPr>
                <w:rFonts w:ascii="Cambria Math" w:hAnsi="Cambria Math"/>
              </w:rPr>
              <m:t>ϵ</m:t>
            </m:r>
          </m:e>
          <m:sub>
            <m:r>
              <w:rPr>
                <w:rFonts w:ascii="Cambria Math" w:hAnsi="Cambria Math"/>
              </w:rPr>
              <m:t>t</m:t>
            </m:r>
          </m:sub>
        </m:sSub>
      </m:oMath>
      <w:bookmarkEnd w:id="3"/>
    </w:p>
    <w:p w14:paraId="178FD8AD" w14:textId="062FAEBE" w:rsidR="00F502D0" w:rsidRPr="00BE53B7" w:rsidRDefault="00B10712" w:rsidP="00560355">
      <w:pPr>
        <w:spacing w:after="0" w:line="276" w:lineRule="auto"/>
      </w:pPr>
      <w:r>
        <w:t xml:space="preserve">where </w:t>
      </w:r>
      <w:r w:rsidRPr="00D62877">
        <w:rPr>
          <w:b/>
          <w:i/>
        </w:rPr>
        <w:t>E(Y)</w:t>
      </w:r>
      <w:r>
        <w:t xml:space="preserve"> represents the expected mean of fish length, </w:t>
      </w:r>
      <w:r>
        <w:rPr>
          <w:i/>
        </w:rPr>
        <w:t>g</w:t>
      </w:r>
      <w:r>
        <w:t xml:space="preserve"> is an invertible, monotonic</w:t>
      </w:r>
      <w:r w:rsidR="00A51BDE">
        <w:t xml:space="preserve"> link</w:t>
      </w:r>
      <w:r>
        <w:t xml:space="preserve"> function</w:t>
      </w:r>
      <w:r w:rsidRPr="00C30915">
        <w:t xml:space="preserve"> </w:t>
      </w:r>
      <w:r>
        <w:t>(</w:t>
      </w:r>
      <w:r w:rsidR="00A51BDE">
        <w:t>in this case,</w:t>
      </w:r>
      <w:r>
        <w:t xml:space="preserve"> the natural logarithm) that enables mapping from the response scale to the scale of the linear predictor, and the additive effects of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longitude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and year (</w:t>
      </w:r>
      <m:oMath>
        <m:sSub>
          <m:sSubPr>
            <m:ctrlPr>
              <w:rPr>
                <w:rFonts w:ascii="Cambria Math" w:hAnsi="Cambria Math"/>
                <w:i/>
                <w:iCs/>
              </w:rPr>
            </m:ctrlPr>
          </m:sSubPr>
          <m:e>
            <m:r>
              <w:rPr>
                <w:rFonts w:ascii="Cambria Math" w:hAnsi="Cambria Math"/>
              </w:rPr>
              <m:t>x</m:t>
            </m:r>
          </m:e>
          <m:sub>
            <m:r>
              <w:rPr>
                <w:rFonts w:ascii="Cambria Math" w:hAnsi="Cambria Math"/>
              </w:rPr>
              <m:t>t</m:t>
            </m:r>
          </m:sub>
        </m:sSub>
      </m:oMath>
      <w:r>
        <w:t xml:space="preserve">), which are smoothed by </w:t>
      </w:r>
      <w:r w:rsidR="008A679D">
        <w:t>a thin plate regression spline</w:t>
      </w:r>
      <w:r>
        <w:t xml:space="preserve"> </w:t>
      </w:r>
      <w:r w:rsidRPr="00D62877">
        <w:rPr>
          <w:i/>
        </w:rPr>
        <w:t>f</w:t>
      </w:r>
      <w:r>
        <w:t xml:space="preserve">.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rsidR="00FD66D6">
        <w:rPr>
          <w:rFonts w:eastAsiaTheme="minorEastAsia"/>
          <w:iCs/>
        </w:rPr>
        <w:t xml:space="preserve"> is a residual error term. </w:t>
      </w:r>
      <w:r>
        <w:t>The effects of latitude</w:t>
      </w:r>
      <w:r w:rsidR="00F538F2">
        <w:t xml:space="preserve">, </w:t>
      </w:r>
      <w:r>
        <w:t xml:space="preserve">longitude </w:t>
      </w:r>
      <w:r w:rsidR="00F538F2">
        <w:t xml:space="preserve">and year </w:t>
      </w:r>
      <w:r>
        <w:t xml:space="preserve">on expected </w:t>
      </w:r>
      <w:r w:rsidR="00F538F2">
        <w:t>length</w:t>
      </w:r>
      <w:r>
        <w:t>-at-age are estimated as separate smoothers</w:t>
      </w:r>
      <w:r w:rsidR="005721C5">
        <w:t>.</w:t>
      </w:r>
      <w:r w:rsidR="00F502D0">
        <w:t xml:space="preserve"> </w:t>
      </w:r>
      <w:r w:rsidR="008E6D3E" w:rsidRPr="00B03F3F">
        <w:t>To simplify the analysis, we fit the GAM</w:t>
      </w:r>
      <w:r w:rsidR="00B303A7">
        <w:t xml:space="preserve"> to</w:t>
      </w:r>
      <w:r w:rsidR="008E6D3E" w:rsidRPr="00B03F3F">
        <w:t xml:space="preserve"> </w:t>
      </w:r>
      <w:r w:rsidR="005A4A3F">
        <w:t>data for a single age-class</w:t>
      </w:r>
      <w:r w:rsidR="0034490E">
        <w:t xml:space="preserve"> and sex at once</w:t>
      </w:r>
      <w:r w:rsidR="005A4A3F">
        <w:t xml:space="preserve"> (e.g., age six for the</w:t>
      </w:r>
      <w:r w:rsidR="00B303A7">
        <w:t xml:space="preserve"> </w:t>
      </w:r>
      <w:r w:rsidR="008E6D3E" w:rsidRPr="00B03F3F">
        <w:t>simulated datasets</w:t>
      </w:r>
      <w:r w:rsidR="005A4A3F">
        <w:t xml:space="preserve">), </w:t>
      </w:r>
      <w:r w:rsidR="008E6D3E" w:rsidRPr="00B03F3F">
        <w:t>thus precluding the need to control for age or sex.</w:t>
      </w:r>
      <w:r w:rsidR="00800DEA">
        <w:t xml:space="preserve"> </w:t>
      </w:r>
      <w:r w:rsidR="006665D1">
        <w:t xml:space="preserve">Using fish of only a single selected age from all regions also </w:t>
      </w:r>
      <w:r w:rsidR="00EF678E">
        <w:t>minimizes</w:t>
      </w:r>
      <w:r w:rsidR="006665D1">
        <w:t xml:space="preserve"> the concern of </w:t>
      </w:r>
      <w:r w:rsidR="00EF678E">
        <w:t xml:space="preserve">differing survey </w:t>
      </w:r>
      <w:proofErr w:type="spellStart"/>
      <w:r w:rsidR="00EF678E">
        <w:t>selectivities</w:t>
      </w:r>
      <w:proofErr w:type="spellEnd"/>
      <w:r w:rsidR="00EF678E">
        <w:t xml:space="preserve"> between regions.</w:t>
      </w:r>
    </w:p>
    <w:p w14:paraId="2DD9C96B" w14:textId="4D0796E8" w:rsidR="00064049" w:rsidRDefault="00064049" w:rsidP="00560355">
      <w:pPr>
        <w:spacing w:after="0" w:line="276" w:lineRule="auto"/>
        <w:ind w:firstLine="360"/>
      </w:pPr>
      <w:r>
        <w:t xml:space="preserve">The first derivatives of the </w:t>
      </w:r>
      <w:r w:rsidR="00A51BDE">
        <w:t xml:space="preserve">linear predictor </w:t>
      </w:r>
      <w:r>
        <w:t>with respect to latitude</w:t>
      </w:r>
      <w:r w:rsidR="00A75AC1">
        <w:t xml:space="preserve">, </w:t>
      </w:r>
      <w:r>
        <w:t xml:space="preserve">longitude </w:t>
      </w:r>
      <w:r w:rsidR="00A75AC1">
        <w:t xml:space="preserve">and year </w:t>
      </w:r>
      <w:r>
        <w:t xml:space="preserve">are evaluated to identify </w:t>
      </w:r>
      <w:r w:rsidR="00B10712">
        <w:t xml:space="preserve">areas or </w:t>
      </w:r>
      <w:r w:rsidR="00E65D7F">
        <w:t xml:space="preserve">periods </w:t>
      </w:r>
      <w:r w:rsidR="00E65D7F" w:rsidDel="00B10712">
        <w:t>(</w:t>
      </w:r>
      <w:r w:rsidR="00424B2D">
        <w:t>breakpoints) between which</w:t>
      </w:r>
      <w:r>
        <w:t xml:space="preserve"> </w:t>
      </w:r>
      <w:r w:rsidR="00FD20B7">
        <w:t>there is evidence for</w:t>
      </w:r>
      <w:r>
        <w:t xml:space="preserve"> change</w:t>
      </w:r>
      <w:r w:rsidR="00424B2D">
        <w:t>s</w:t>
      </w:r>
      <w:r>
        <w:t xml:space="preserve"> in fish </w:t>
      </w:r>
      <w:r w:rsidR="005A4A3F">
        <w:t>length-at-</w:t>
      </w:r>
      <w:r w:rsidR="00424B2D">
        <w:t>age</w:t>
      </w:r>
      <w:r>
        <w:t xml:space="preserve">. The equations below provide an example using </w:t>
      </w:r>
      <w:proofErr w:type="gramStart"/>
      <w:r>
        <w:t xml:space="preserve">latitude </w:t>
      </w:r>
      <w:proofErr w:type="gramEnd"/>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xml:space="preserve">, but the process </w:t>
      </w:r>
      <w:r w:rsidR="0034490E">
        <w:rPr>
          <w:rFonts w:eastAsiaTheme="minorEastAsia"/>
        </w:rPr>
        <w:t>is</w:t>
      </w:r>
      <w:r w:rsidR="005A4A3F">
        <w:rPr>
          <w:rFonts w:eastAsiaTheme="minorEastAsia"/>
        </w:rPr>
        <w:t xml:space="preserve"> </w:t>
      </w:r>
      <w:r>
        <w:rPr>
          <w:rFonts w:eastAsiaTheme="minorEastAsia"/>
        </w:rPr>
        <w:t>repeated for each smoother.</w:t>
      </w:r>
      <w:r>
        <w:t xml:space="preserve"> The finite differences method (as in </w:t>
      </w:r>
      <w:r>
        <w:fldChar w:fldCharType="begin" w:fldLock="1"/>
      </w:r>
      <w:r w:rsidR="00575CEA">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w:t>
      </w:r>
      <w:r w:rsidR="00ED082B">
        <w:t>of the</w:t>
      </w:r>
      <w:r w:rsidR="0034490E">
        <w:rPr>
          <w:i/>
        </w:rPr>
        <w:t xml:space="preserve"> </w:t>
      </w:r>
      <w:r w:rsidR="00B17EFA">
        <w:t>trend</w:t>
      </w:r>
      <w:r>
        <w:t xml:space="preserve"> from the</w:t>
      </w:r>
      <w:r w:rsidR="0034490E">
        <w:t xml:space="preserve"> fitted</w:t>
      </w:r>
      <w:r>
        <w:t xml:space="preserve"> </w:t>
      </w:r>
      <w:r w:rsidR="00B10712">
        <w:t>GAM</w:t>
      </w:r>
      <w:r>
        <w:t xml:space="preserve">. For instance, the vector of derivatives </w:t>
      </w:r>
      <w:r w:rsidRPr="00F538F2">
        <w:rPr>
          <w:b/>
        </w:rPr>
        <w:t>G</w:t>
      </w:r>
      <w:r>
        <w:rPr>
          <w:b/>
        </w:rPr>
        <w:t xml:space="preserve"> </w:t>
      </w:r>
      <w:r>
        <w:t>for latitude is produced via</w:t>
      </w:r>
      <w:r w:rsidR="00231872">
        <w:t xml:space="preserve"> the following:</w:t>
      </w:r>
    </w:p>
    <w:p w14:paraId="1710E7F0" w14:textId="49780D24" w:rsidR="00064049" w:rsidRDefault="00064049" w:rsidP="00560355">
      <w:pPr>
        <w:pStyle w:val="Caption"/>
        <w:spacing w:after="0" w:line="276" w:lineRule="auto"/>
      </w:pPr>
      <w:r>
        <w:t xml:space="preserve">Equation </w:t>
      </w:r>
      <w:r>
        <w:rPr>
          <w:noProof/>
        </w:rPr>
        <w:fldChar w:fldCharType="begin"/>
      </w:r>
      <w:r>
        <w:rPr>
          <w:noProof/>
        </w:rPr>
        <w:instrText xml:space="preserve"> SEQ Equation \* ARABIC </w:instrText>
      </w:r>
      <w:r>
        <w:rPr>
          <w:noProof/>
        </w:rPr>
        <w:fldChar w:fldCharType="separate"/>
      </w:r>
      <w:r w:rsidR="00EF1C91">
        <w:rPr>
          <w:noProof/>
        </w:rPr>
        <w:t>2</w:t>
      </w:r>
      <w:r>
        <w:rPr>
          <w:noProof/>
        </w:rPr>
        <w:fldChar w:fldCharType="end"/>
      </w:r>
      <w:r w:rsidRPr="00E424C1">
        <w:rPr>
          <w:sz w:val="32"/>
          <w:szCs w:val="32"/>
        </w:rPr>
        <w:t xml:space="preserve"> </w:t>
      </w:r>
      <w:r w:rsidR="00B10712"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 xml:space="preserve">= </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α</m:t>
            </m:r>
          </m:den>
        </m:f>
      </m:oMath>
    </w:p>
    <w:p w14:paraId="6D3CEF8D" w14:textId="2FC3D717" w:rsidR="00B10712" w:rsidRDefault="00B10712" w:rsidP="00560355">
      <w:pPr>
        <w:spacing w:after="0" w:line="276" w:lineRule="auto"/>
      </w:pPr>
      <w:proofErr w:type="gramStart"/>
      <w:r>
        <w:t>where</w:t>
      </w:r>
      <w:proofErr w:type="gramEnd"/>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e>
        </m:d>
      </m:oMath>
      <w:r>
        <w:t xml:space="preserve"> is a vector of predicted </w:t>
      </w:r>
      <w:r w:rsidR="00460C34">
        <w:t xml:space="preserve">fish </w:t>
      </w:r>
      <w:r>
        <w:t xml:space="preserve">lengths at latitudes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oMath>
      <w:r>
        <w:t xml:space="preserve">, </w:t>
      </w:r>
      <w:r w:rsidRPr="002A0D40">
        <w:t xml:space="preserve">where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+α</m:t>
        </m:r>
      </m:oMath>
      <w:r w:rsidRPr="002A0D40">
        <w:t xml:space="preserve"> and</w:t>
      </w:r>
      <m:oMath>
        <m:r>
          <w:rPr>
            <w:rFonts w:ascii="Cambria Math" w:hAnsi="Cambria Math"/>
          </w:rPr>
          <m:t xml:space="preserve"> α</m:t>
        </m:r>
      </m:oMath>
      <w:r w:rsidRPr="002A0D40">
        <w:rPr>
          <w:rFonts w:eastAsiaTheme="minorEastAsia"/>
        </w:rPr>
        <w:t xml:space="preserve"> = 0.001</w:t>
      </w:r>
      <w:r>
        <w:rPr>
          <w:rFonts w:eastAsiaTheme="minorEastAsia"/>
        </w:rPr>
        <w:t xml:space="preserve"> in this analysis,</w:t>
      </w:r>
      <w:r w:rsidRPr="00C2617A">
        <w:t xml:space="preserve"> </w:t>
      </w:r>
      <w:r>
        <w:t xml:space="preserve">with other effects (year, longitude) held constant. Therefore, the numerators of the elements of </w:t>
      </w:r>
      <w:r w:rsidRPr="001A1F35">
        <w:rPr>
          <w:b/>
        </w:rPr>
        <w:t>G</w:t>
      </w:r>
      <w:r>
        <w:t xml:space="preserve"> are the differences between the predicted and observed length over latitudinal </w:t>
      </w:r>
      <w:proofErr w:type="gramStart"/>
      <w:r>
        <w:t xml:space="preserve">interval </w:t>
      </w:r>
      <w:proofErr w:type="gramEnd"/>
      <m:oMath>
        <m:r>
          <w:rPr>
            <w:rFonts w:ascii="Cambria Math" w:hAnsi="Cambria Math"/>
          </w:rPr>
          <m:t>α</m:t>
        </m:r>
      </m:oMath>
      <w:r>
        <w:rPr>
          <w:rFonts w:eastAsiaTheme="minorEastAsia"/>
        </w:rPr>
        <w:t>, which is necessarily small.</w:t>
      </w:r>
      <w:r>
        <w:t xml:space="preserve">  Vector </w:t>
      </w:r>
      <w:r w:rsidRPr="001A1F35">
        <w:rPr>
          <w:b/>
        </w:rPr>
        <w:t xml:space="preserve">G </w:t>
      </w:r>
      <w:r>
        <w:t>is of the same length of the observed dataset.</w:t>
      </w:r>
    </w:p>
    <w:p w14:paraId="23D38391" w14:textId="1A100770" w:rsidR="00F502D0" w:rsidRDefault="00F502D0" w:rsidP="00560355">
      <w:pPr>
        <w:spacing w:after="0" w:line="276" w:lineRule="auto"/>
        <w:ind w:firstLine="360"/>
      </w:pPr>
      <w:r>
        <w:t xml:space="preserve">The uncertainty in derivative estimates are computed </w:t>
      </w:r>
      <w:r w:rsidR="00C2617A">
        <w:t>as</w:t>
      </w:r>
      <w:r>
        <w:t>:</w:t>
      </w:r>
    </w:p>
    <w:p w14:paraId="184A31C7" w14:textId="3AB2F605" w:rsidR="00B67BB0" w:rsidRPr="00E424C1" w:rsidRDefault="00B67BB0" w:rsidP="00560355">
      <w:pPr>
        <w:pStyle w:val="Caption"/>
        <w:spacing w:before="120" w:after="0" w:line="276" w:lineRule="auto"/>
        <w:rPr>
          <w:b/>
        </w:rPr>
      </w:pPr>
      <w:r>
        <w:t xml:space="preserve">Equation </w:t>
      </w:r>
      <w:r>
        <w:rPr>
          <w:noProof/>
        </w:rPr>
        <w:fldChar w:fldCharType="begin"/>
      </w:r>
      <w:r>
        <w:rPr>
          <w:noProof/>
        </w:rPr>
        <w:instrText xml:space="preserve"> SEQ Equation \* ARABIC </w:instrText>
      </w:r>
      <w:r>
        <w:rPr>
          <w:noProof/>
        </w:rPr>
        <w:fldChar w:fldCharType="separate"/>
      </w:r>
      <w:r w:rsidR="00EF1C91">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65C85C02" w:rsidR="00F502D0" w:rsidRDefault="00B67BB0" w:rsidP="00560355">
      <w:pPr>
        <w:spacing w:after="0" w:line="276" w:lineRule="auto"/>
      </w:pPr>
      <w:proofErr w:type="gramStart"/>
      <w:r>
        <w:t>where</w:t>
      </w:r>
      <w:proofErr w:type="gramEnd"/>
      <w:r>
        <w:t xml:space="preserve"> </w:t>
      </w:r>
      <w:r>
        <w:rPr>
          <w:b/>
        </w:rPr>
        <w:t xml:space="preserve">V </w:t>
      </w:r>
      <w:r>
        <w:t xml:space="preserve">is </w:t>
      </w:r>
      <w:r w:rsidR="00515C26">
        <w:t>the</w:t>
      </w:r>
      <w:r w:rsidR="00515C26">
        <w:rPr>
          <w:rFonts w:ascii="Arial" w:hAnsi="Arial" w:cs="Arial"/>
          <w:color w:val="333333"/>
          <w:sz w:val="21"/>
          <w:szCs w:val="21"/>
          <w:shd w:val="clear" w:color="auto" w:fill="FFFFFF"/>
        </w:rPr>
        <w:t> </w:t>
      </w:r>
      <w:r w:rsidR="00515C26" w:rsidRPr="00515C26">
        <w:rPr>
          <w:shd w:val="clear" w:color="auto" w:fill="FFFFFF"/>
        </w:rPr>
        <w:t>variance for the current spline</w:t>
      </w:r>
      <w:r w:rsidR="00637DFE">
        <w:t xml:space="preserve">; </w:t>
      </w:r>
      <w:r>
        <w:t>the square root provides the standard error for each derivative estimate of t</w:t>
      </w:r>
      <w:r w:rsidR="00637DFE">
        <w:t>hat predictor</w:t>
      </w:r>
      <w:r>
        <w:t xml:space="preserve">. </w:t>
      </w:r>
      <w:bookmarkStart w:id="4" w:name="_Hlk3457523"/>
      <w:bookmarkStart w:id="5" w:name="_Hlk2063522"/>
      <w:r w:rsidR="005E0FFF">
        <w:t xml:space="preserve">These steps are repeated </w:t>
      </w:r>
      <w:r w:rsidR="002360BE">
        <w:t xml:space="preserve">across the range </w:t>
      </w:r>
      <w:r w:rsidR="008F627F">
        <w:t xml:space="preserve">of explored </w:t>
      </w:r>
      <w:r w:rsidR="005E0FFF">
        <w:t>years and longitudes</w:t>
      </w:r>
      <w:bookmarkEnd w:id="4"/>
      <w:r w:rsidR="005E0FFF">
        <w:t xml:space="preserve">. For each parameter, we identify </w:t>
      </w:r>
      <w:r w:rsidR="00B10712">
        <w:t xml:space="preserve">at which </w:t>
      </w:r>
      <w:r w:rsidR="00FE67CC">
        <w:t>predictor</w:t>
      </w:r>
      <w:r w:rsidR="00B10712">
        <w:t xml:space="preserve"> value (i.e. latitude) </w:t>
      </w:r>
      <w:r w:rsidR="005E0FFF">
        <w:t xml:space="preserve">the maximum absolute value of the first derivative is </w:t>
      </w:r>
      <w:r w:rsidR="000B4A0E">
        <w:t>obtained;</w:t>
      </w:r>
      <w:r w:rsidR="00615029">
        <w:t xml:space="preserve"> this is rounded to the nearest integer and defined as the “breakpoint”</w:t>
      </w:r>
      <w:r w:rsidR="00CE3A12">
        <w:t xml:space="preserve"> </w:t>
      </w:r>
      <w:r w:rsidR="00B10712">
        <w:t xml:space="preserve">if </w:t>
      </w:r>
      <w:r w:rsidR="00615029">
        <w:t>its 95% confidence interval does not include zero</w:t>
      </w:r>
      <w:r w:rsidR="00F502D0">
        <w:t xml:space="preserve">. </w:t>
      </w:r>
      <w:bookmarkEnd w:id="5"/>
      <w:r w:rsidR="00EB497B">
        <w:fldChar w:fldCharType="begin"/>
      </w:r>
      <w:r w:rsidR="00EB497B">
        <w:instrText xml:space="preserve"> REF _Ref2061301 \h  \* MERGEFORMAT </w:instrText>
      </w:r>
      <w:r w:rsidR="00EB497B">
        <w:fldChar w:fldCharType="separate"/>
      </w:r>
      <w:r w:rsidR="00EF1C91">
        <w:t xml:space="preserve">Figure </w:t>
      </w:r>
      <w:r w:rsidR="00EF1C91">
        <w:rPr>
          <w:noProof/>
        </w:rPr>
        <w:t>1</w:t>
      </w:r>
      <w:r w:rsidR="00EB497B">
        <w:fldChar w:fldCharType="end"/>
      </w:r>
      <w:r w:rsidR="00EB497B">
        <w:t xml:space="preserve"> and </w:t>
      </w:r>
      <w:r w:rsidR="00EB497B">
        <w:fldChar w:fldCharType="begin"/>
      </w:r>
      <w:r w:rsidR="00EB497B">
        <w:instrText xml:space="preserve"> REF _Ref2061305 \h  \* MERGEFORMAT </w:instrText>
      </w:r>
      <w:r w:rsidR="00EB497B">
        <w:fldChar w:fldCharType="separate"/>
      </w:r>
      <w:r w:rsidR="00EF1C91">
        <w:t xml:space="preserve">Figure </w:t>
      </w:r>
      <w:r w:rsidR="00EF1C91">
        <w:rPr>
          <w:noProof/>
        </w:rPr>
        <w:t>2</w:t>
      </w:r>
      <w:r w:rsidR="00EB497B">
        <w:fldChar w:fldCharType="end"/>
      </w:r>
      <w:r w:rsidR="000759C3">
        <w:t xml:space="preserve"> </w:t>
      </w:r>
      <w:r w:rsidR="000B4A0E">
        <w:t xml:space="preserve">illustrate the raw data, smoothers and first derivatives thereof for two </w:t>
      </w:r>
      <w:r w:rsidR="00054388">
        <w:t>synthetic</w:t>
      </w:r>
      <w:r w:rsidR="002360BE">
        <w:t xml:space="preserve"> </w:t>
      </w:r>
      <w:r w:rsidR="000B4A0E">
        <w:t>dataset</w:t>
      </w:r>
      <w:r w:rsidR="00231872">
        <w:t>s</w:t>
      </w:r>
      <w:r w:rsidR="000B4A0E">
        <w:t xml:space="preserve">. </w:t>
      </w:r>
      <w:r w:rsidR="00F502D0">
        <w:t xml:space="preserve">Once identified, the raw length and age data </w:t>
      </w:r>
      <w:r w:rsidR="00615029">
        <w:t xml:space="preserve">(including all ages of fish) </w:t>
      </w:r>
      <w:r w:rsidR="003368A1">
        <w:t>are re-</w:t>
      </w:r>
      <w:r w:rsidR="003368A1">
        <w:lastRenderedPageBreak/>
        <w:t xml:space="preserve">aggregated </w:t>
      </w:r>
      <w:r w:rsidR="002360BE">
        <w:t xml:space="preserve">based on </w:t>
      </w:r>
      <w:r w:rsidR="00F502D0">
        <w:t>the</w:t>
      </w:r>
      <w:r w:rsidR="003368A1">
        <w:t xml:space="preserve"> </w:t>
      </w:r>
      <w:r w:rsidR="002360BE">
        <w:t>identified</w:t>
      </w:r>
      <w:r w:rsidR="00B10712">
        <w:t xml:space="preserve"> </w:t>
      </w:r>
      <w:r w:rsidR="00F502D0">
        <w:t>breakpoints</w:t>
      </w:r>
      <w:r w:rsidR="00B10712">
        <w:t>.</w:t>
      </w:r>
      <w:r w:rsidR="00B10712" w:rsidRPr="00B10712">
        <w:t xml:space="preserve"> </w:t>
      </w:r>
      <w:r w:rsidR="00B10712">
        <w:t xml:space="preserve">For each of these new aggregated data sets, </w:t>
      </w:r>
      <w:r w:rsidR="00F502D0">
        <w:t>the parameters of the VGBF (</w:t>
      </w:r>
      <w:r w:rsidR="00184A9E">
        <w:fldChar w:fldCharType="begin"/>
      </w:r>
      <w:r w:rsidR="00184A9E">
        <w:instrText xml:space="preserve"> REF _Ref5721864 \h </w:instrText>
      </w:r>
      <w:r w:rsidR="00B815FF">
        <w:instrText xml:space="preserve"> \* MERGEFORMAT </w:instrText>
      </w:r>
      <w:r w:rsidR="00184A9E">
        <w:fldChar w:fldCharType="separate"/>
      </w:r>
      <w:r w:rsidR="00EF1C91">
        <w:t xml:space="preserve">Equation </w:t>
      </w:r>
      <w:r w:rsidR="00EF1C91">
        <w:rPr>
          <w:noProof/>
        </w:rPr>
        <w:t>4</w:t>
      </w:r>
      <w:r w:rsidR="00184A9E">
        <w:fldChar w:fldCharType="end"/>
      </w:r>
      <w:r w:rsidR="00184A9E">
        <w:t xml:space="preserve">; </w:t>
      </w:r>
      <w:r w:rsidR="00F502D0" w:rsidRPr="004906F5">
        <w:rPr>
          <w:i/>
        </w:rPr>
        <w:t>L</w:t>
      </w:r>
      <w:r w:rsidR="00F502D0" w:rsidRPr="004906F5">
        <w:rPr>
          <w:i/>
          <w:vertAlign w:val="subscript"/>
        </w:rPr>
        <w:t>∞</w:t>
      </w:r>
      <w:r w:rsidR="00F502D0">
        <w:t xml:space="preserve"> -  </w:t>
      </w:r>
      <w:r w:rsidR="00F502D0" w:rsidRPr="004906F5">
        <w:t>asymptotic length,</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r w:rsidR="00F502D0">
        <w:t>)</w:t>
      </w:r>
      <w:r w:rsidR="00C330E3">
        <w:t xml:space="preserve"> </w:t>
      </w:r>
      <w:r w:rsidR="00320D04">
        <w:t>are</w:t>
      </w:r>
      <w:r w:rsidR="00F502D0">
        <w:t xml:space="preserve"> </w:t>
      </w:r>
      <w:r w:rsidR="003368A1">
        <w:t>estimate</w:t>
      </w:r>
      <w:r w:rsidR="00231872">
        <w:t>d</w:t>
      </w:r>
      <w:r w:rsidR="003368A1">
        <w:t xml:space="preserve"> </w:t>
      </w:r>
      <w:r w:rsidR="00F502D0">
        <w:t>using maximum likelihood</w:t>
      </w:r>
      <w:r w:rsidR="00FD20B7">
        <w:t xml:space="preserve"> (in this study using</w:t>
      </w:r>
      <w:r w:rsidR="00F502D0">
        <w:t xml:space="preserve"> Template Model Builder</w:t>
      </w:r>
      <w:r w:rsidR="00FD20B7">
        <w:t>;</w:t>
      </w:r>
      <w:r w:rsidR="00F502D0">
        <w:t xml:space="preserve"> </w:t>
      </w:r>
      <w:r w:rsidR="00F502D0">
        <w:fldChar w:fldCharType="begin" w:fldLock="1"/>
      </w:r>
      <w:r w:rsidR="00800DEA">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2016)","manualFormatting":"Kristensen et al., 2016","plainTextFormattedCitation":"(Kristensen et al., 2016)","previouslyFormattedCitation":"(Kristensen et al., 2016)"},"properties":{"noteIndex":0},"schema":"https://github.com/citation-style-language/schema/raw/master/csl-citation.json"}</w:instrText>
      </w:r>
      <w:r w:rsidR="00F502D0">
        <w:fldChar w:fldCharType="separate"/>
      </w:r>
      <w:r w:rsidR="00F502D0" w:rsidRPr="008C7E57">
        <w:rPr>
          <w:noProof/>
        </w:rPr>
        <w:t>Kristensen et al., 2016</w:t>
      </w:r>
      <w:r w:rsidR="00F502D0">
        <w:fldChar w:fldCharType="end"/>
      </w:r>
      <w:r w:rsidR="00F502D0">
        <w:t xml:space="preserve"> assum</w:t>
      </w:r>
      <w:r w:rsidR="00FD20B7">
        <w:t>ing</w:t>
      </w:r>
      <w:r w:rsidR="00F502D0">
        <w:t xml:space="preserve"> that the </w:t>
      </w:r>
      <w:r w:rsidR="00F502D0" w:rsidRPr="004906F5">
        <w:rPr>
          <w:rFonts w:eastAsiaTheme="minorEastAsia"/>
        </w:rPr>
        <w:t xml:space="preserve">error </w:t>
      </w:r>
      <w:r w:rsidR="00F502D0">
        <w:rPr>
          <w:rFonts w:eastAsiaTheme="minorEastAsia"/>
        </w:rPr>
        <w:t>is</w:t>
      </w:r>
      <w:r w:rsidR="00F502D0" w:rsidRPr="004906F5">
        <w:rPr>
          <w:rFonts w:eastAsiaTheme="minorEastAsia"/>
        </w:rPr>
        <w:t xml:space="preserve"> normally distributed with zero mean and variance σ</w:t>
      </w:r>
      <w:r w:rsidR="00FD20B7">
        <w:rPr>
          <w:rFonts w:eastAsiaTheme="minorEastAsia"/>
        </w:rPr>
        <w:t>)</w:t>
      </w:r>
      <w:r w:rsidR="00F502D0">
        <w:t xml:space="preserve">. </w:t>
      </w:r>
    </w:p>
    <w:p w14:paraId="5F25DAED" w14:textId="4F829D70" w:rsidR="00EF678E" w:rsidRPr="00EF678E" w:rsidRDefault="00F502D0" w:rsidP="00560355">
      <w:pPr>
        <w:spacing w:before="120" w:after="0" w:line="276" w:lineRule="auto"/>
        <w:rPr>
          <w:rFonts w:eastAsiaTheme="minorEastAsia"/>
        </w:rPr>
      </w:pPr>
      <w:bookmarkStart w:id="6" w:name="_Ref5721864"/>
      <w:r>
        <w:t xml:space="preserve">Equation </w:t>
      </w:r>
      <w:r>
        <w:rPr>
          <w:noProof/>
        </w:rPr>
        <w:fldChar w:fldCharType="begin"/>
      </w:r>
      <w:r>
        <w:rPr>
          <w:noProof/>
        </w:rPr>
        <w:instrText xml:space="preserve"> SEQ Equation \* ARABIC </w:instrText>
      </w:r>
      <w:r>
        <w:rPr>
          <w:noProof/>
        </w:rPr>
        <w:fldChar w:fldCharType="separate"/>
      </w:r>
      <w:r w:rsidR="00EF1C91">
        <w:rPr>
          <w:noProof/>
        </w:rPr>
        <w:t>4</w:t>
      </w:r>
      <w:r>
        <w:rPr>
          <w:noProof/>
        </w:rPr>
        <w:fldChar w:fldCharType="end"/>
      </w:r>
      <w:bookmarkEnd w:id="6"/>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xml:space="preserve">+ ε </m:t>
        </m:r>
      </m:oMath>
    </w:p>
    <w:p w14:paraId="5034D09B" w14:textId="43D78683" w:rsidR="00F502D0" w:rsidRDefault="00F502D0" w:rsidP="00560355">
      <w:pPr>
        <w:spacing w:before="120" w:after="0" w:line="276" w:lineRule="auto"/>
        <w:rPr>
          <w:rFonts w:eastAsiaTheme="minorEastAsia"/>
        </w:rPr>
      </w:pPr>
      <m:oMath>
        <m:r>
          <m:rPr>
            <m:sty m:val="p"/>
          </m:rPr>
          <w:rPr>
            <w:rFonts w:ascii="Cambria Math" w:hAnsi="Cambria Math"/>
          </w:rPr>
          <m:t>ε ~ N(0,σ</m:t>
        </m:r>
      </m:oMath>
      <w:r>
        <w:rPr>
          <w:rFonts w:eastAsiaTheme="minorEastAsia"/>
          <w:vertAlign w:val="superscript"/>
        </w:rPr>
        <w:t>2</w:t>
      </w:r>
      <w:r>
        <w:rPr>
          <w:rFonts w:eastAsiaTheme="minorEastAsia"/>
        </w:rPr>
        <w:t>)</w:t>
      </w:r>
    </w:p>
    <w:p w14:paraId="6563A715" w14:textId="77777777" w:rsidR="00B73EA5" w:rsidRDefault="00B10712" w:rsidP="00560355">
      <w:pPr>
        <w:pStyle w:val="Heading2"/>
        <w:spacing w:line="276" w:lineRule="auto"/>
      </w:pPr>
      <w:r>
        <w:t xml:space="preserve">2.2 </w:t>
      </w:r>
      <w:r w:rsidRPr="00101B12">
        <w:t>Simulation Testing</w:t>
      </w:r>
    </w:p>
    <w:p w14:paraId="062CC497" w14:textId="51EBFD5D" w:rsidR="00715ED3" w:rsidRDefault="00715ED3" w:rsidP="00560355">
      <w:pPr>
        <w:pStyle w:val="Heading3"/>
        <w:spacing w:line="276" w:lineRule="auto"/>
      </w:pPr>
      <w:r>
        <w:t>2.2.1 Outline and design</w:t>
      </w:r>
    </w:p>
    <w:p w14:paraId="1E4940F0" w14:textId="738EBE3D" w:rsidR="00F75BC7" w:rsidRDefault="00AA168A" w:rsidP="00560355">
      <w:pPr>
        <w:spacing w:after="0" w:line="276" w:lineRule="auto"/>
        <w:ind w:firstLine="360"/>
      </w:pPr>
      <w:r>
        <w:t>W</w:t>
      </w:r>
      <w:r w:rsidR="003057E6">
        <w:t xml:space="preserve">e </w:t>
      </w:r>
      <w:r w:rsidR="00FD20B7">
        <w:t xml:space="preserve">conducted </w:t>
      </w:r>
      <w:r w:rsidR="003057E6">
        <w:t>a simulation study</w:t>
      </w:r>
      <w:r w:rsidR="00E424C1">
        <w:t xml:space="preserve"> t</w:t>
      </w:r>
      <w:r>
        <w:t>o evaluate the</w:t>
      </w:r>
      <w:r w:rsidR="003368A1">
        <w:t xml:space="preserve"> performance </w:t>
      </w:r>
      <w:r>
        <w:t xml:space="preserve">of the proposed method, </w:t>
      </w:r>
      <w:r w:rsidR="003057E6">
        <w:t xml:space="preserve">using datasets generated </w:t>
      </w:r>
      <w:r>
        <w:t xml:space="preserve">using </w:t>
      </w:r>
      <w:r w:rsidR="003057E6">
        <w:t>an individual-based model (IBM</w:t>
      </w:r>
      <w:r w:rsidR="00257626">
        <w:t xml:space="preserve">, see </w:t>
      </w:r>
      <w:r w:rsidR="00527F2F">
        <w:t>Supplementary Material</w:t>
      </w:r>
      <w:r w:rsidR="00257626">
        <w:t xml:space="preserve"> for full details</w:t>
      </w:r>
      <w:r w:rsidR="003057E6">
        <w:t xml:space="preserve">). The </w:t>
      </w:r>
      <w:r w:rsidR="00825F33">
        <w:t>IBM is</w:t>
      </w:r>
      <w:r w:rsidR="003057E6">
        <w:t xml:space="preserve"> capable of </w:t>
      </w:r>
      <w:r w:rsidR="002360BE">
        <w:t xml:space="preserve">simulating </w:t>
      </w:r>
      <w:r w:rsidR="003057E6">
        <w:t xml:space="preserve">individual characteristics by following the life history processes (survival, growth, and reproduction) of individual fish. </w:t>
      </w:r>
      <w:r w:rsidR="00B10712">
        <w:t xml:space="preserve">We simulate </w:t>
      </w:r>
      <w:r w:rsidR="003057E6">
        <w:t>spatial variation by generating length</w:t>
      </w:r>
      <w:r w:rsidR="00FD20B7">
        <w:t>-</w:t>
      </w:r>
      <w:r w:rsidR="00257626">
        <w:t>at</w:t>
      </w:r>
      <w:r w:rsidR="00FD20B7">
        <w:t>-</w:t>
      </w:r>
      <w:r w:rsidR="003057E6">
        <w:t xml:space="preserve">age datasets under different </w:t>
      </w:r>
      <w:r w:rsidR="00922BA3">
        <w:t xml:space="preserve">growth ‘Regimes’ (defined as distinct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922BA3">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922BA3">
        <w:t xml:space="preserve"> values, leading to </w:t>
      </w:r>
      <w:proofErr w:type="gramStart"/>
      <w:r w:rsidR="00922BA3">
        <w:t xml:space="preserve">varied </w:t>
      </w:r>
      <w:proofErr w:type="gramEnd"/>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B00F21">
        <w:t>latitudes and longitudes</w:t>
      </w:r>
      <w:r w:rsidR="00C41D19">
        <w:t xml:space="preserve"> to </w:t>
      </w:r>
      <w:r w:rsidR="00922BA3">
        <w:t>fish grown under each Regime</w:t>
      </w:r>
      <w:r w:rsidR="00C41D19">
        <w:t>.</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w:t>
      </w:r>
      <w:r w:rsidR="00D335A9">
        <w:fldChar w:fldCharType="begin" w:fldLock="1"/>
      </w:r>
      <w:r w:rsidR="004F6FFD">
        <w:instrText>ADDIN CSL_CITATION {"citationItems":[{"id":"ITEM-1","itemData":{"DOI":"10.1139/f81-153","ISSN":"0706-652X","abstract":"This paper presents a new comprehensive growth model which includes numerous historical models as special cases. The new model is derived from a concise biological principle which, unlike earlier theories, relates to growth acceleratisrt. Properties of growth curves, such as asymptotic limits or inflection points, are shown to be incidental in this new context. Possible submodels include not only asymptotic growth (such as von Bertalanffy, Richards, Gsmpertz, or logistic growth) but also linear, quadratic, or exponential growth. By simple analysis of variance, the observed data can be used directly in deciding which type of model is most appropriate. The new model is cast in terms of parameters which have stable statistical estimates. From this perspective, it is shown how earlier fomulations sometimes result in an endless computer search for optimal parameter estimates.","author":[{"dropping-particle":"","family":"Schnute","given":"Jon","non-dropping-particle":"","parse-names":false,"suffix":""}],"container-title":"Canadian Journal of Fisheries and Aquatic Sciences","id":"ITEM-1","issued":{"date-parts":[["1981"]]},"page":"1128-1140","title":"A Versatile Growth Model with Statistically Stable Parameters","type":"article-journal","volume":"38"},"uris":["http://www.mendeley.com/documents/?uuid=5a786ed3-0274-4fc0-9890-2ed84cc9cecc"]}],"mendeley":{"formattedCitation":"(Schnute, 1981)","manualFormatting":"(1981)","plainTextFormattedCitation":"(Schnute, 1981)","previouslyFormattedCitation":"(Schnute, 1981)"},"properties":{"noteIndex":0},"schema":"https://github.com/citation-style-language/schema/raw/master/csl-citation.json"}</w:instrText>
      </w:r>
      <w:r w:rsidR="00D335A9">
        <w:fldChar w:fldCharType="separate"/>
      </w:r>
      <w:r w:rsidR="00D335A9" w:rsidRPr="00D335A9">
        <w:rPr>
          <w:noProof/>
        </w:rPr>
        <w:t>(1981)</w:t>
      </w:r>
      <w:r w:rsidR="00D335A9">
        <w:fldChar w:fldCharType="end"/>
      </w:r>
      <w:r w:rsidR="00D335A9">
        <w:t xml:space="preserve"> </w:t>
      </w:r>
      <w:r w:rsidR="00A83B9D">
        <w:t>formulation, whic</w:t>
      </w:r>
      <w:r w:rsidR="00AF2270">
        <w:t xml:space="preserve">h </w:t>
      </w:r>
      <w:r w:rsidR="00A83B9D">
        <w:t xml:space="preserve">requires </w:t>
      </w:r>
      <w:r w:rsidR="003368A1" w:rsidRPr="003D3AD9">
        <w:rPr>
          <w:i/>
        </w:rPr>
        <w:t>k</w:t>
      </w:r>
      <w:r w:rsidR="003368A1">
        <w:t>,</w:t>
      </w:r>
      <w:r w:rsidR="00F75BC7">
        <w:t xml:space="preserve">  </w:t>
      </w:r>
      <w:r w:rsidR="00F75BC7" w:rsidRPr="00B9623A">
        <w:rPr>
          <w:i/>
        </w:rPr>
        <w:t>L</w:t>
      </w:r>
      <w:r w:rsidR="00F75BC7" w:rsidRPr="00B9623A">
        <w:rPr>
          <w:vertAlign w:val="subscript"/>
        </w:rPr>
        <w:t>1</w:t>
      </w:r>
      <w:r w:rsidR="003368A1">
        <w:rPr>
          <w:vertAlign w:val="subscript"/>
        </w:rPr>
        <w:t>,</w:t>
      </w:r>
      <w:r w:rsidR="00F75BC7">
        <w:t xml:space="preserve"> </w:t>
      </w:r>
      <w:r w:rsidR="003418AD">
        <w:t xml:space="preserve">and </w:t>
      </w:r>
      <w:r w:rsidR="00F75BC7" w:rsidRPr="00B9623A">
        <w:rPr>
          <w:i/>
        </w:rPr>
        <w:t>L</w:t>
      </w:r>
      <w:r w:rsidR="00F75BC7" w:rsidRPr="00B9623A">
        <w:rPr>
          <w:vertAlign w:val="subscript"/>
        </w:rPr>
        <w:t>2</w:t>
      </w:r>
      <w:r w:rsidR="004D72BD">
        <w:rPr>
          <w:vertAlign w:val="subscript"/>
        </w:rPr>
        <w:t>,</w:t>
      </w:r>
      <w:r w:rsidR="003368A1">
        <w:t xml:space="preserve"> </w:t>
      </w:r>
      <w:r w:rsidR="00333FDA">
        <w:t>with</w:t>
      </w:r>
      <w:r w:rsidR="003368A1">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computed as</w:t>
      </w:r>
      <w:r w:rsidR="00F75BC7">
        <w:t>:</w:t>
      </w:r>
    </w:p>
    <w:p w14:paraId="3D205EA6" w14:textId="714237CA" w:rsidR="00F75BC7" w:rsidRDefault="00392042" w:rsidP="00560355">
      <w:pPr>
        <w:pStyle w:val="Caption"/>
        <w:spacing w:before="120" w:after="0" w:line="276" w:lineRule="auto"/>
      </w:pPr>
      <w:bookmarkStart w:id="7" w:name="_Ref5721903"/>
      <w:r>
        <w:t xml:space="preserve">Equation </w:t>
      </w:r>
      <w:r w:rsidR="009308CB">
        <w:rPr>
          <w:noProof/>
        </w:rPr>
        <w:fldChar w:fldCharType="begin"/>
      </w:r>
      <w:r w:rsidR="009308CB">
        <w:rPr>
          <w:noProof/>
        </w:rPr>
        <w:instrText xml:space="preserve"> SEQ Equation \* ARABIC </w:instrText>
      </w:r>
      <w:r w:rsidR="009308CB">
        <w:rPr>
          <w:noProof/>
        </w:rPr>
        <w:fldChar w:fldCharType="separate"/>
      </w:r>
      <w:r w:rsidR="00EF1C91">
        <w:rPr>
          <w:noProof/>
        </w:rPr>
        <w:t>5</w:t>
      </w:r>
      <w:r w:rsidR="009308CB">
        <w:rPr>
          <w:noProof/>
        </w:rPr>
        <w:fldChar w:fldCharType="end"/>
      </w:r>
      <w:bookmarkEnd w:id="7"/>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p>
    <w:p w14:paraId="3012175C" w14:textId="5F1E15C0" w:rsidR="00E05953" w:rsidRDefault="003368A1" w:rsidP="00560355">
      <w:pPr>
        <w:spacing w:after="0" w:line="276" w:lineRule="auto"/>
      </w:pPr>
      <w:bookmarkStart w:id="8" w:name="_Hlk2063641"/>
      <w:proofErr w:type="gramStart"/>
      <w:r>
        <w:t>w</w:t>
      </w:r>
      <w:r w:rsidR="00642D5E">
        <w:t>here</w:t>
      </w:r>
      <w:proofErr w:type="gramEnd"/>
      <w:r w:rsidR="00642D5E">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 L</m:t>
            </m:r>
          </m:e>
          <m:sub>
            <m:r>
              <m:rPr>
                <m:sty m:val="p"/>
              </m:rPr>
              <w:rPr>
                <w:rFonts w:ascii="Cambria Math" w:hAnsi="Cambria Math"/>
              </w:rPr>
              <m:t>2</m:t>
            </m:r>
          </m:sub>
        </m:sSub>
      </m:oMath>
      <w:r w:rsidR="00642D5E">
        <w:rPr>
          <w:rFonts w:eastAsiaTheme="minorEastAsia"/>
        </w:rPr>
        <w:t xml:space="preserve"> represent the </w:t>
      </w:r>
      <w:r w:rsidR="00FD20B7">
        <w:rPr>
          <w:rFonts w:eastAsiaTheme="minorEastAsia"/>
        </w:rPr>
        <w:t xml:space="preserve">expected </w:t>
      </w:r>
      <w:r w:rsidR="00642D5E">
        <w:rPr>
          <w:rFonts w:eastAsiaTheme="minorEastAsia"/>
        </w:rPr>
        <w:t>length</w:t>
      </w:r>
      <w:r>
        <w:rPr>
          <w:rFonts w:eastAsiaTheme="minorEastAsia"/>
        </w:rPr>
        <w:t>s</w:t>
      </w:r>
      <w:r w:rsidR="00642D5E">
        <w:rPr>
          <w:rFonts w:eastAsiaTheme="minorEastAsia"/>
        </w:rPr>
        <w:t xml:space="preserve"> of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F97AC5">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w:t>
      </w:r>
      <w:r w:rsidR="00B10712">
        <w:rPr>
          <w:rFonts w:eastAsiaTheme="minorEastAsia"/>
        </w:rPr>
        <w:t>the growth coefficient</w:t>
      </w:r>
      <w:r w:rsidR="00642D5E">
        <w:rPr>
          <w:rFonts w:eastAsiaTheme="minorEastAsia"/>
        </w:rPr>
        <w:t xml:space="preserve">. An individual fish’s </w:t>
      </w:r>
      <w:r>
        <w:rPr>
          <w:rFonts w:eastAsiaTheme="minorEastAsia"/>
        </w:rPr>
        <w:t xml:space="preserve">annual </w:t>
      </w:r>
      <w:r w:rsidR="00642D5E">
        <w:rPr>
          <w:rFonts w:eastAsiaTheme="minorEastAsia"/>
        </w:rPr>
        <w:t xml:space="preserve">growth increment </w:t>
      </w:r>
      <w:r w:rsidR="008A6648">
        <w:rPr>
          <w:rFonts w:eastAsiaTheme="minorEastAsia"/>
        </w:rPr>
        <w:t>is subject to</w:t>
      </w:r>
      <w:r w:rsidR="00642D5E">
        <w:rPr>
          <w:rFonts w:eastAsiaTheme="minorEastAsia"/>
        </w:rPr>
        <w:t xml:space="preserve"> </w:t>
      </w:r>
      <w:r w:rsidR="00AC02E6">
        <w:rPr>
          <w:rFonts w:eastAsiaTheme="minorEastAsia"/>
        </w:rPr>
        <w:t xml:space="preserve">a </w:t>
      </w:r>
      <w:r w:rsidR="009E50E8">
        <w:rPr>
          <w:rFonts w:eastAsiaTheme="minorEastAsia"/>
        </w:rPr>
        <w:t xml:space="preserve">bias-corrected </w:t>
      </w:r>
      <w:r w:rsidR="00642D5E">
        <w:rPr>
          <w:rFonts w:eastAsiaTheme="minorEastAsia"/>
        </w:rPr>
        <w:t>lognormal error term.</w:t>
      </w:r>
      <w:r w:rsidR="00C41D19">
        <w:t xml:space="preserve"> </w:t>
      </w:r>
      <w:r w:rsidR="002360BE">
        <w:t xml:space="preserve">We considered </w:t>
      </w:r>
      <w:r w:rsidR="00DB1D12">
        <w:t>five</w:t>
      </w:r>
      <w:r w:rsidR="002360BE">
        <w:t xml:space="preserve"> growth scenarios consisting of </w:t>
      </w:r>
      <w:r w:rsidR="00E02C5F">
        <w:t>two</w:t>
      </w:r>
      <w:r w:rsidR="002360BE">
        <w:t xml:space="preserve"> different growth </w:t>
      </w:r>
      <w:r w:rsidR="00991E7A">
        <w:t xml:space="preserve">“Regimes” </w:t>
      </w:r>
      <w:r w:rsidR="002360BE">
        <w:rPr>
          <w:rFonts w:eastAsiaTheme="minorEastAsia"/>
        </w:rPr>
        <w:t>with either completely distinct spatial or temporal ranges, or spatial ranges with some overlap.</w:t>
      </w:r>
      <w:r w:rsidR="00585ACF">
        <w:rPr>
          <w:rFonts w:eastAsiaTheme="minorEastAsia"/>
        </w:rPr>
        <w:t xml:space="preserve"> We designed our growth Regimes to mimic the </w:t>
      </w:r>
      <w:r w:rsidR="00401105">
        <w:rPr>
          <w:rFonts w:eastAsiaTheme="minorEastAsia"/>
        </w:rPr>
        <w:t>level</w:t>
      </w:r>
      <w:r w:rsidR="00585ACF">
        <w:rPr>
          <w:rFonts w:eastAsiaTheme="minorEastAsia"/>
        </w:rPr>
        <w:t xml:space="preserve"> of variation </w:t>
      </w:r>
      <w:r w:rsidR="00401105">
        <w:rPr>
          <w:rFonts w:eastAsiaTheme="minorEastAsia"/>
        </w:rPr>
        <w:t xml:space="preserve">in </w:t>
      </w:r>
      <w:bookmarkStart w:id="9" w:name="_Hlk8634348"/>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bookmarkEnd w:id="9"/>
      <w:r w:rsidR="00585ACF">
        <w:rPr>
          <w:rFonts w:eastAsiaTheme="minorEastAsia"/>
        </w:rPr>
        <w:t xml:space="preserve">present in the sablefish dataset, </w:t>
      </w:r>
      <w:r w:rsidR="00401105">
        <w:rPr>
          <w:rFonts w:eastAsiaTheme="minorEastAsia"/>
        </w:rPr>
        <w:t xml:space="preserve">which was as high as </w:t>
      </w:r>
      <w:r w:rsidR="00A1156A">
        <w:rPr>
          <w:rFonts w:eastAsiaTheme="minorEastAsia"/>
        </w:rPr>
        <w:t>2</w:t>
      </w:r>
      <w:r w:rsidR="00B61E81">
        <w:rPr>
          <w:rFonts w:eastAsiaTheme="minorEastAsia"/>
        </w:rPr>
        <w:t>6</w:t>
      </w:r>
      <w:r w:rsidR="00401105">
        <w:rPr>
          <w:rFonts w:eastAsiaTheme="minorEastAsia"/>
        </w:rPr>
        <w:t xml:space="preserve">%. </w:t>
      </w:r>
      <w:r w:rsidR="004C4020">
        <w:rPr>
          <w:rFonts w:eastAsiaTheme="minorEastAsia"/>
        </w:rPr>
        <w:t>In our synthetic population</w:t>
      </w:r>
      <w:r w:rsidR="00401105">
        <w:rPr>
          <w:rFonts w:eastAsiaTheme="minorEastAsia"/>
        </w:rPr>
        <w:t xml:space="preserve"> for</w:t>
      </w:r>
      <w:r w:rsidR="007A17E6">
        <w:rPr>
          <w:rFonts w:eastAsiaTheme="minorEastAsia"/>
        </w:rPr>
        <w:t xml:space="preserve"> </w:t>
      </w:r>
      <w:r w:rsidR="00101B12">
        <w:t xml:space="preserve">Regime 1 </w:t>
      </w:r>
      <w:r w:rsidR="00101B12" w:rsidRPr="007A17E6">
        <w:rPr>
          <w:i/>
        </w:rPr>
        <w:t>L</w:t>
      </w:r>
      <w:r w:rsidR="00473F2A">
        <w:rPr>
          <w:vertAlign w:val="subscript"/>
        </w:rPr>
        <w:t>1</w:t>
      </w:r>
      <w:r w:rsidR="00473F2A">
        <w:t xml:space="preserve"> </w:t>
      </w:r>
      <w:r w:rsidR="00101B12">
        <w:t xml:space="preserve">= </w:t>
      </w:r>
      <w:r w:rsidR="00473F2A">
        <w:t>62</w:t>
      </w:r>
      <w:r w:rsidR="00305278">
        <w:t xml:space="preserve"> </w:t>
      </w:r>
      <w:r w:rsidR="00AC488E">
        <w:t>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101B12">
        <w:t xml:space="preserve"> = </w:t>
      </w:r>
      <w:r w:rsidR="00473F2A">
        <w:t>21</w:t>
      </w:r>
      <w:r w:rsidR="00401105">
        <w:t>5</w:t>
      </w:r>
      <w:r w:rsidR="00305278">
        <w:t xml:space="preserve"> </w:t>
      </w:r>
      <w:r w:rsidR="00473F2A">
        <w:t>cm</w:t>
      </w:r>
      <w:r w:rsidR="00862408">
        <w:t xml:space="preserve"> and </w:t>
      </w:r>
      <w:r w:rsidR="00862408">
        <w:rPr>
          <w:i/>
        </w:rPr>
        <w:t>k</w:t>
      </w:r>
      <w:r w:rsidR="00862408">
        <w:t xml:space="preserve"> = 0.25</w:t>
      </w:r>
      <w:r w:rsidR="00305278">
        <w:t xml:space="preserve"> </w:t>
      </w:r>
      <w:r w:rsidR="00FD20B7">
        <w:t>yr</w:t>
      </w:r>
      <w:r w:rsidR="00FD20B7" w:rsidRPr="00CE3A12">
        <w:rPr>
          <w:vertAlign w:val="superscript"/>
        </w:rPr>
        <w:t>-1</w:t>
      </w:r>
      <w:r w:rsidR="00473F2A">
        <w:t>;</w:t>
      </w:r>
      <w:r w:rsidR="00101B12">
        <w:t xml:space="preserve"> Regime 2</w:t>
      </w:r>
      <w:r w:rsidR="00A1156A">
        <w:t xml:space="preserve"> </w:t>
      </w:r>
      <w:r w:rsidR="00862408">
        <w:t xml:space="preserve">was designed </w:t>
      </w:r>
      <w:r w:rsidR="00401105">
        <w:t xml:space="preserve">using </w:t>
      </w:r>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r w:rsidR="00401105">
        <w:t>parameters 20% higher than Regime 1 (</w:t>
      </w:r>
      <w:r w:rsidR="00401105" w:rsidRPr="007A17E6">
        <w:rPr>
          <w:i/>
        </w:rPr>
        <w:t>L</w:t>
      </w:r>
      <w:r w:rsidR="00401105">
        <w:rPr>
          <w:vertAlign w:val="subscript"/>
        </w:rPr>
        <w:t>1</w:t>
      </w:r>
      <w:r w:rsidR="00401105">
        <w:rPr>
          <w:rFonts w:eastAsiaTheme="minorEastAsia"/>
        </w:rPr>
        <w:t xml:space="preserve"> = 74</w:t>
      </w:r>
      <w:r w:rsidR="00305278">
        <w:rPr>
          <w:rFonts w:eastAsiaTheme="minorEastAsia"/>
        </w:rPr>
        <w:t xml:space="preserve"> </w:t>
      </w:r>
      <w:r w:rsidR="00401105">
        <w:rPr>
          <w:rFonts w:eastAsiaTheme="minorEastAsia"/>
        </w:rPr>
        <w:t xml:space="preserve">cm, and </w:t>
      </w:r>
      <w:r w:rsidR="00401105" w:rsidRPr="007A17E6">
        <w:rPr>
          <w:i/>
        </w:rPr>
        <w:t>L</w:t>
      </w:r>
      <w:r w:rsidR="00FB1765">
        <w:rPr>
          <w:vertAlign w:val="subscript"/>
        </w:rPr>
        <w:t>2</w:t>
      </w:r>
      <w:r w:rsidR="00FB1765">
        <w:rPr>
          <w:rFonts w:eastAsiaTheme="minorEastAsia"/>
        </w:rPr>
        <w:t xml:space="preserve"> =</w:t>
      </w:r>
      <w:r w:rsidR="00401105">
        <w:rPr>
          <w:rFonts w:eastAsiaTheme="minorEastAsia"/>
        </w:rPr>
        <w:t xml:space="preserve"> 258</w:t>
      </w:r>
      <w:r w:rsidR="00305278">
        <w:rPr>
          <w:rFonts w:eastAsiaTheme="minorEastAsia"/>
        </w:rPr>
        <w:t xml:space="preserve"> </w:t>
      </w:r>
      <w:r w:rsidR="00401105">
        <w:rPr>
          <w:rFonts w:eastAsiaTheme="minorEastAsia"/>
        </w:rPr>
        <w:t xml:space="preserve">cm, </w:t>
      </w:r>
      <w:r w:rsidR="00401105">
        <w:rPr>
          <w:i/>
        </w:rPr>
        <w:t>k</w:t>
      </w:r>
      <w:r w:rsidR="00401105">
        <w:t xml:space="preserve"> = 0.25</w:t>
      </w:r>
      <w:r w:rsidR="00305278">
        <w:t xml:space="preserve"> </w:t>
      </w:r>
      <w:r w:rsidR="00401105">
        <w:t>yr</w:t>
      </w:r>
      <w:r w:rsidR="00401105" w:rsidRPr="00CE3A12">
        <w:rPr>
          <w:vertAlign w:val="superscript"/>
        </w:rPr>
        <w:t>-1</w:t>
      </w:r>
      <w:r w:rsidR="00401105">
        <w:t>)</w:t>
      </w:r>
      <w:r w:rsidR="00D60AC2">
        <w:t>.</w:t>
      </w:r>
      <w:r w:rsidR="00862408">
        <w:t xml:space="preserve"> </w:t>
      </w:r>
      <w:r w:rsidR="00585ACF">
        <w:t xml:space="preserve">Expected growth curves for the simulated Regimes are </w:t>
      </w:r>
      <w:r w:rsidR="002A0D40">
        <w:t>present</w:t>
      </w:r>
      <w:r w:rsidR="00585ACF">
        <w:t xml:space="preserve"> in the </w:t>
      </w:r>
      <w:r w:rsidR="00527F2F">
        <w:t>Supplementary Material</w:t>
      </w:r>
      <w:r w:rsidR="00730B78">
        <w:t xml:space="preserve"> Figure A1</w:t>
      </w:r>
      <w:r w:rsidR="00585ACF">
        <w:t>.</w:t>
      </w:r>
    </w:p>
    <w:p w14:paraId="099BA7BD" w14:textId="23582CB9" w:rsidR="00CE3A12" w:rsidRPr="00AB3E57" w:rsidRDefault="00991E7A" w:rsidP="00560355">
      <w:pPr>
        <w:spacing w:after="0" w:line="276" w:lineRule="auto"/>
        <w:ind w:firstLine="360"/>
      </w:pPr>
      <w:r>
        <w:t xml:space="preserve">The simulated spatial extent ranges from 0° to 50° in latitude and longitude. </w:t>
      </w:r>
      <w:r w:rsidR="003057E6">
        <w:t>The</w:t>
      </w:r>
      <w:r w:rsidR="002360BE">
        <w:t>se</w:t>
      </w:r>
      <w:r w:rsidR="003057E6">
        <w:t xml:space="preserve"> </w:t>
      </w:r>
      <w:r w:rsidR="00BD69F5">
        <w:t xml:space="preserve">simulation </w:t>
      </w:r>
      <w:r w:rsidR="003057E6">
        <w:t xml:space="preserve">scenarios </w:t>
      </w:r>
      <w:r w:rsidR="00FD20B7">
        <w:t>(</w:t>
      </w:r>
      <w:r w:rsidR="00C61A6B">
        <w:fldChar w:fldCharType="begin"/>
      </w:r>
      <w:r w:rsidR="00C61A6B">
        <w:instrText xml:space="preserve"> REF _Ref872431 \h </w:instrText>
      </w:r>
      <w:r w:rsidR="007D19A2">
        <w:instrText xml:space="preserve"> \* MERGEFORMAT </w:instrText>
      </w:r>
      <w:r w:rsidR="00C61A6B">
        <w:fldChar w:fldCharType="separate"/>
      </w:r>
      <w:r w:rsidR="00EF1C91">
        <w:t xml:space="preserve">Table </w:t>
      </w:r>
      <w:r w:rsidR="00EF1C91">
        <w:rPr>
          <w:noProof/>
        </w:rPr>
        <w:t>2</w:t>
      </w:r>
      <w:r w:rsidR="00C61A6B">
        <w:fldChar w:fldCharType="end"/>
      </w:r>
      <w:r w:rsidR="00FD20B7">
        <w:t>)</w:t>
      </w:r>
      <w:r w:rsidR="003057E6">
        <w:t xml:space="preserve"> were designed to represent </w:t>
      </w:r>
      <w:r w:rsidR="00CD3EA6">
        <w:t xml:space="preserve">a variety of </w:t>
      </w:r>
      <w:r w:rsidR="00F96D86">
        <w:t xml:space="preserve">possibilities </w:t>
      </w:r>
      <w:r w:rsidR="00CD3EA6">
        <w:t>in spatial growth variation</w:t>
      </w:r>
      <w:r w:rsidR="002B159B">
        <w:t xml:space="preserve">, with one test of the ability to </w:t>
      </w:r>
      <w:r w:rsidR="001B6135">
        <w:t xml:space="preserve">identify </w:t>
      </w:r>
      <w:r w:rsidR="002B159B">
        <w:t>a temporal regime change in growth</w:t>
      </w:r>
      <w:r w:rsidR="00D60AC2">
        <w:t xml:space="preserve">; all simulated datasets were fit using link function </w:t>
      </w:r>
      <w:r w:rsidR="00D60AC2">
        <w:rPr>
          <w:i/>
        </w:rPr>
        <w:t>g</w:t>
      </w:r>
      <w:r w:rsidR="00D60AC2">
        <w:t xml:space="preserve"> with smoothing functions </w:t>
      </w:r>
      <w:r w:rsidR="00D60AC2">
        <w:rPr>
          <w:i/>
        </w:rPr>
        <w:t xml:space="preserve">f </w:t>
      </w:r>
      <w:r w:rsidR="00D60AC2">
        <w:t xml:space="preserve">for both spatial covariates as well as </w:t>
      </w:r>
      <w:r>
        <w:t xml:space="preserve">for </w:t>
      </w:r>
      <w:r w:rsidR="00D60AC2">
        <w:t>year</w:t>
      </w:r>
      <w:r w:rsidR="00C700EA">
        <w:t>.</w:t>
      </w:r>
      <w:r w:rsidR="003F6D4D">
        <w:t xml:space="preserve"> </w:t>
      </w:r>
      <w:r w:rsidR="00AB58CE">
        <w:rPr>
          <w:rFonts w:eastAsiaTheme="minorEastAsia"/>
        </w:rPr>
        <w:t xml:space="preserve">To simulate spatial zones, </w:t>
      </w:r>
      <w:r w:rsidR="00A1156A">
        <w:rPr>
          <w:rFonts w:eastAsiaTheme="minorEastAsia"/>
        </w:rPr>
        <w:t>locations of fish grown under a certain Regime</w:t>
      </w:r>
      <w:r w:rsidR="00AB58CE">
        <w:rPr>
          <w:rFonts w:eastAsiaTheme="minorEastAsia"/>
        </w:rPr>
        <w:t xml:space="preserve"> were sampled from a uniform distribution </w:t>
      </w:r>
      <w:r w:rsidR="00A1156A">
        <w:rPr>
          <w:rFonts w:eastAsiaTheme="minorEastAsia"/>
        </w:rPr>
        <w:t xml:space="preserve">with boundaries defined by the </w:t>
      </w:r>
      <w:proofErr w:type="spellStart"/>
      <w:r w:rsidR="00A1156A">
        <w:rPr>
          <w:rFonts w:eastAsiaTheme="minorEastAsia"/>
        </w:rPr>
        <w:t>spatio</w:t>
      </w:r>
      <w:proofErr w:type="spellEnd"/>
      <w:r w:rsidR="00A1156A">
        <w:rPr>
          <w:rFonts w:eastAsiaTheme="minorEastAsia"/>
        </w:rPr>
        <w:t>-temporal scenario at hand</w:t>
      </w:r>
      <w:r w:rsidR="006A4ECF">
        <w:rPr>
          <w:rFonts w:eastAsiaTheme="minorEastAsia"/>
        </w:rPr>
        <w:t xml:space="preserve"> (see </w:t>
      </w:r>
      <w:r w:rsidR="006A4ECF">
        <w:rPr>
          <w:rFonts w:eastAsiaTheme="minorEastAsia"/>
        </w:rPr>
        <w:fldChar w:fldCharType="begin"/>
      </w:r>
      <w:r w:rsidR="006A4ECF">
        <w:rPr>
          <w:rFonts w:eastAsiaTheme="minorEastAsia"/>
        </w:rPr>
        <w:instrText xml:space="preserve"> REF _Ref2004405 \h </w:instrText>
      </w:r>
      <w:r w:rsidR="00560355">
        <w:rPr>
          <w:rFonts w:eastAsiaTheme="minorEastAsia"/>
        </w:rPr>
        <w:instrText xml:space="preserve"> \* MERGEFORMAT </w:instrText>
      </w:r>
      <w:r w:rsidR="006A4ECF">
        <w:rPr>
          <w:rFonts w:eastAsiaTheme="minorEastAsia"/>
        </w:rPr>
      </w:r>
      <w:r w:rsidR="006A4ECF">
        <w:rPr>
          <w:rFonts w:eastAsiaTheme="minorEastAsia"/>
        </w:rPr>
        <w:fldChar w:fldCharType="separate"/>
      </w:r>
      <w:r w:rsidR="00EF1C91">
        <w:t xml:space="preserve">Figure </w:t>
      </w:r>
      <w:r w:rsidR="00EF1C91">
        <w:rPr>
          <w:noProof/>
        </w:rPr>
        <w:t>3</w:t>
      </w:r>
      <w:r w:rsidR="006A4ECF">
        <w:rPr>
          <w:rFonts w:eastAsiaTheme="minorEastAsia"/>
        </w:rPr>
        <w:fldChar w:fldCharType="end"/>
      </w:r>
      <w:r w:rsidR="006A4ECF">
        <w:rPr>
          <w:rFonts w:eastAsiaTheme="minorEastAsia"/>
        </w:rPr>
        <w:t>)</w:t>
      </w:r>
      <w:r w:rsidR="00AB58CE">
        <w:rPr>
          <w:rFonts w:eastAsiaTheme="minorEastAsia"/>
        </w:rPr>
        <w:t xml:space="preserve">. </w:t>
      </w:r>
      <w:r w:rsidR="00F04629">
        <w:rPr>
          <w:rFonts w:eastAsiaTheme="minorEastAsia"/>
        </w:rPr>
        <w:t xml:space="preserve">In Scenario 1 (no spatial or temporal variation) all fish </w:t>
      </w:r>
      <w:r w:rsidR="00952B81">
        <w:rPr>
          <w:rFonts w:eastAsiaTheme="minorEastAsia"/>
        </w:rPr>
        <w:t>were</w:t>
      </w:r>
      <w:r w:rsidR="00F04629">
        <w:rPr>
          <w:rFonts w:eastAsiaTheme="minorEastAsia"/>
        </w:rPr>
        <w:t xml:space="preserve"> grown under Regime 1 </w:t>
      </w:r>
      <w:r w:rsidR="00952B81">
        <w:rPr>
          <w:rFonts w:eastAsiaTheme="minorEastAsia"/>
        </w:rPr>
        <w:t>with</w:t>
      </w:r>
      <w:r w:rsidR="00F04629">
        <w:t xml:space="preserve"> </w:t>
      </w:r>
      <w:r w:rsidR="00F04629">
        <w:rPr>
          <w:rFonts w:eastAsiaTheme="minorEastAsia"/>
        </w:rPr>
        <w:t xml:space="preserve">latitude and longitude </w:t>
      </w:r>
      <w:r w:rsidR="00F04629">
        <w:t xml:space="preserve">sampled uniformly from 0° to 50°. </w:t>
      </w:r>
      <w:r>
        <w:rPr>
          <w:rFonts w:eastAsiaTheme="minorEastAsia"/>
        </w:rPr>
        <w:t>In Scenario 2,</w:t>
      </w:r>
      <w:r>
        <w:t xml:space="preserve"> </w:t>
      </w:r>
      <w:r w:rsidR="00473F2A">
        <w:rPr>
          <w:rFonts w:eastAsiaTheme="minorEastAsia"/>
        </w:rPr>
        <w:t xml:space="preserve">the latitude and longitude of fish grown under Regime 1 </w:t>
      </w:r>
      <w:r w:rsidR="001B6135">
        <w:rPr>
          <w:rFonts w:eastAsiaTheme="minorEastAsia"/>
        </w:rPr>
        <w:t>we</w:t>
      </w:r>
      <w:r w:rsidR="00473F2A">
        <w:rPr>
          <w:rFonts w:eastAsiaTheme="minorEastAsia"/>
        </w:rPr>
        <w:t xml:space="preserve">re </w:t>
      </w:r>
      <w:r w:rsidR="00473F2A">
        <w:t xml:space="preserve">sampled independently and at random from a uniform distribution between 0° and 25°; fish grown under Regime 2 </w:t>
      </w:r>
      <w:r w:rsidR="00952B81">
        <w:t>had</w:t>
      </w:r>
      <w:r w:rsidR="00473F2A">
        <w:t xml:space="preserve"> </w:t>
      </w:r>
      <w:r w:rsidR="00473F2A">
        <w:rPr>
          <w:rFonts w:eastAsiaTheme="minorEastAsia"/>
        </w:rPr>
        <w:t xml:space="preserve">latitude and longitude </w:t>
      </w:r>
      <w:r w:rsidR="00473F2A">
        <w:t xml:space="preserve">sampled </w:t>
      </w:r>
      <w:r w:rsidR="00303AFC">
        <w:t>uniformly</w:t>
      </w:r>
      <w:r w:rsidR="00473F2A">
        <w:t xml:space="preserve"> from 25° to 50°. </w:t>
      </w:r>
      <w:r>
        <w:t xml:space="preserve">The same approach </w:t>
      </w:r>
      <w:r w:rsidR="00952B81">
        <w:t>was</w:t>
      </w:r>
      <w:r>
        <w:t xml:space="preserve"> applied for </w:t>
      </w:r>
      <w:r>
        <w:lastRenderedPageBreak/>
        <w:t xml:space="preserve">Scenario 3 with the change that fish grown under Regime 2 </w:t>
      </w:r>
      <w:r w:rsidR="00952B81">
        <w:t>had</w:t>
      </w:r>
      <w:r>
        <w:t xml:space="preserve"> </w:t>
      </w:r>
      <w:r>
        <w:rPr>
          <w:rFonts w:eastAsiaTheme="minorEastAsia"/>
        </w:rPr>
        <w:t xml:space="preserve">latitude and longitude </w:t>
      </w:r>
      <w:r>
        <w:t>sampled uniformly from 20° to 50°, thus creating an overlapping zone</w:t>
      </w:r>
      <w:r w:rsidR="00A1156A">
        <w:t xml:space="preserve"> between 20° and 25°</w:t>
      </w:r>
      <w:r>
        <w:t xml:space="preserve">. </w:t>
      </w:r>
      <w:r w:rsidR="00473F2A">
        <w:t xml:space="preserve">In </w:t>
      </w:r>
      <w:r w:rsidR="006A0AAB">
        <w:t>Scenario 4</w:t>
      </w:r>
      <w:r w:rsidR="00473F2A">
        <w:t xml:space="preserve">, fish simulated </w:t>
      </w:r>
      <w:r w:rsidR="00A1156A">
        <w:t>under</w:t>
      </w:r>
      <w:r w:rsidR="00473F2A">
        <w:t xml:space="preserve"> Regime 1 </w:t>
      </w:r>
      <w:r w:rsidR="00715ED3">
        <w:rPr>
          <w:rFonts w:eastAsiaTheme="minorEastAsia"/>
        </w:rPr>
        <w:t>we</w:t>
      </w:r>
      <w:r w:rsidR="00473F2A">
        <w:rPr>
          <w:rFonts w:eastAsiaTheme="minorEastAsia"/>
        </w:rPr>
        <w:t xml:space="preserve">re assigned latitudes and longitudes </w:t>
      </w:r>
      <w:r w:rsidR="00473F2A">
        <w:t xml:space="preserve">sampled independently and at random from a uniform distribution from 1° to 49°, and those simulated under Regime 2 </w:t>
      </w:r>
      <w:r w:rsidR="00AE373C">
        <w:t>had</w:t>
      </w:r>
      <w:r w:rsidR="00473F2A">
        <w:t xml:space="preserve"> coordinates sampled similarly with both latitude and longitude </w:t>
      </w:r>
      <w:r w:rsidR="00DC249D">
        <w:t>ranging</w:t>
      </w:r>
      <w:r w:rsidR="00473F2A">
        <w:t xml:space="preserve"> from 49° to 50°.</w:t>
      </w:r>
      <w:r w:rsidR="00C1213E">
        <w:t xml:space="preserve"> </w:t>
      </w:r>
      <w:r w:rsidR="00C1213E" w:rsidRPr="002F43F1">
        <w:t>Our final simulation scenario</w:t>
      </w:r>
      <w:r w:rsidR="00AF4913">
        <w:t xml:space="preserve"> (Scenario 5)</w:t>
      </w:r>
      <w:r w:rsidR="00C1213E" w:rsidRPr="002F43F1">
        <w:t xml:space="preserve"> </w:t>
      </w:r>
      <w:r w:rsidR="00C1213E">
        <w:t>involved</w:t>
      </w:r>
      <w:r w:rsidR="00C1213E" w:rsidRPr="002F43F1">
        <w:t xml:space="preserve"> temporal changes in growth, with a change from growth Regime 1 to Regime 2 in year 50. This mean</w:t>
      </w:r>
      <w:r w:rsidR="00A1156A">
        <w:t>t</w:t>
      </w:r>
      <w:r w:rsidR="00C1213E" w:rsidRPr="002F43F1">
        <w:t xml:space="preserve"> that the growth increment generally increased for individuals whose lifespan covers this breakpoint</w:t>
      </w:r>
      <w:r w:rsidR="00C1213E">
        <w:t>, though note that</w:t>
      </w:r>
      <w:r w:rsidR="00C1213E" w:rsidRPr="002F43F1">
        <w:t xml:space="preserve"> the GAM is fit to fish of a fixed age. Fish locations for the temporal break scenario are sampled identically to the scenario without spatial variation.</w:t>
      </w:r>
      <w:r w:rsidR="00C1213E">
        <w:t xml:space="preserve"> </w:t>
      </w:r>
      <w:r w:rsidR="00473F2A">
        <w:t xml:space="preserve"> </w:t>
      </w:r>
      <w:r w:rsidR="00297019">
        <w:t>Under each scenario, we generated 100 replicate datasets</w:t>
      </w:r>
      <w:r w:rsidR="005C67E6">
        <w:t>,</w:t>
      </w:r>
      <w:r w:rsidR="002B36AF">
        <w:t xml:space="preserve"> </w:t>
      </w:r>
      <w:r w:rsidR="00322C06" w:rsidRPr="00EB62A9">
        <w:t>which averaged</w:t>
      </w:r>
      <w:r w:rsidR="00F2278E" w:rsidRPr="00EB62A9">
        <w:t xml:space="preserve"> 530</w:t>
      </w:r>
      <w:r w:rsidR="00322C06" w:rsidRPr="00EB62A9">
        <w:t xml:space="preserve"> age-six fish per dataset</w:t>
      </w:r>
      <w:r w:rsidR="00D44E39" w:rsidRPr="00EB62A9">
        <w:t xml:space="preserve"> (we did not find the method’s accuracy sensitive t</w:t>
      </w:r>
      <w:r w:rsidR="00497F73" w:rsidRPr="00EB62A9">
        <w:t>o either halving or reducing the sample size by 25%</w:t>
      </w:r>
      <w:r w:rsidR="00D44E39" w:rsidRPr="00EB62A9">
        <w:t xml:space="preserve">; see </w:t>
      </w:r>
      <w:r w:rsidR="00527F2F">
        <w:t>Supplementary Material Table A2</w:t>
      </w:r>
      <w:r w:rsidR="00D44E39" w:rsidRPr="00EB62A9">
        <w:t>)</w:t>
      </w:r>
      <w:r w:rsidR="00297019" w:rsidRPr="00EB62A9">
        <w:t>.</w:t>
      </w:r>
      <w:r w:rsidR="00297019">
        <w:t xml:space="preserve"> </w:t>
      </w:r>
      <w:r w:rsidR="003057E6">
        <w:t xml:space="preserve"> </w:t>
      </w:r>
      <w:r w:rsidR="00CE3A12">
        <w:t>For all runs, the initial</w:t>
      </w:r>
      <w:r w:rsidR="00CE3A12" w:rsidRPr="008567BF">
        <w:t xml:space="preserve"> </w:t>
      </w:r>
      <w:r w:rsidR="00CE3A12">
        <w:t xml:space="preserve">values for the </w:t>
      </w:r>
      <w:r w:rsidR="00CE3A12" w:rsidRPr="008567BF">
        <w:t>parameter</w:t>
      </w:r>
      <w:r w:rsidR="00CE3A12">
        <w:t>s</w:t>
      </w:r>
      <w:r w:rsidR="00CE3A12" w:rsidRPr="008567BF">
        <w:t xml:space="preserve"> </w:t>
      </w:r>
      <w:r w:rsidR="00CE3A12">
        <w:t xml:space="preserve">were </w:t>
      </w:r>
      <w:r w:rsidR="00CE3A12" w:rsidRPr="003D3AD9">
        <w:rPr>
          <w:i/>
        </w:rPr>
        <w:t>t</w:t>
      </w:r>
      <w:r w:rsidR="00CE3A12" w:rsidRPr="003D3AD9">
        <w:rPr>
          <w:vertAlign w:val="subscript"/>
        </w:rPr>
        <w:t>0</w:t>
      </w:r>
      <w:r w:rsidR="00CE3A12" w:rsidRPr="008567BF">
        <w:t xml:space="preserve"> = 0</w:t>
      </w:r>
      <w:r w:rsidR="00CE3A12">
        <w:t>.1,</w:t>
      </w:r>
      <w:r w:rsidR="00CE3A12" w:rsidRPr="008567BF">
        <w:t xml:space="preserve"> </w:t>
      </w:r>
      <m:oMath>
        <m:r>
          <m:rPr>
            <m:sty m:val="p"/>
          </m:rPr>
          <w:rPr>
            <w:rFonts w:ascii="Cambria Math" w:hAnsi="Cambria Math"/>
          </w:rPr>
          <m:t>log</m:t>
        </m:r>
        <m:r>
          <w:rPr>
            <w:rFonts w:ascii="Cambria Math" w:hAnsi="Cambria Math"/>
          </w:rPr>
          <m:t>(</m:t>
        </m:r>
        <m:r>
          <m:rPr>
            <m:sty m:val="p"/>
          </m:rPr>
          <w:rPr>
            <w:rFonts w:ascii="Cambria Math" w:hAnsi="Cambria Math"/>
          </w:rPr>
          <m:t>σ</m:t>
        </m:r>
        <m:r>
          <w:rPr>
            <w:rFonts w:ascii="Cambria Math" w:eastAsiaTheme="minorEastAsia" w:hAnsi="Cambria Math"/>
          </w:rPr>
          <m:t>)</m:t>
        </m:r>
      </m:oMath>
      <w:r w:rsidR="00CE3A12" w:rsidRPr="008567BF">
        <w:t xml:space="preserve"> </w:t>
      </w:r>
      <w:r w:rsidR="00CE3A12">
        <w:t xml:space="preserve">= 0.1, </w:t>
      </w:r>
      <w:r w:rsidR="00CE3A12" w:rsidRPr="008567BF">
        <w:t xml:space="preserve">with </w:t>
      </w:r>
      <w:r w:rsidR="00CE3A12" w:rsidRPr="003D3AD9">
        <w:rPr>
          <w:i/>
        </w:rPr>
        <w:t>L</w:t>
      </w:r>
      <w:r w:rsidR="00CE3A12" w:rsidRPr="00027205">
        <w:rPr>
          <w:vertAlign w:val="subscript"/>
        </w:rPr>
        <w:t>∞</w:t>
      </w:r>
      <w:r w:rsidR="00CE3A12" w:rsidRPr="008567BF">
        <w:t xml:space="preserve"> = </w:t>
      </w:r>
      <w:r w:rsidR="00CE3A12">
        <w:t xml:space="preserve">150cm and </w:t>
      </w:r>
      <w:r w:rsidR="00CE3A12" w:rsidRPr="003D3AD9">
        <w:rPr>
          <w:i/>
        </w:rPr>
        <w:t>k</w:t>
      </w:r>
      <w:r w:rsidR="00CE3A12" w:rsidRPr="008567BF">
        <w:t xml:space="preserve"> = 0</w:t>
      </w:r>
      <w:r w:rsidR="00CE3A12">
        <w:t>.1</w:t>
      </w:r>
      <w:r w:rsidR="00CE3A12" w:rsidRPr="008567BF">
        <w:t>.</w:t>
      </w:r>
      <w:r w:rsidR="00CE3A12">
        <w:t xml:space="preserve"> The estimation procedure also calculate</w:t>
      </w:r>
      <w:r w:rsidR="00AF4913">
        <w:t>d</w:t>
      </w:r>
      <w:r w:rsidR="00CE3A12">
        <w:t xml:space="preserve"> the predicted length at the endpoints of the estimated growth curve (</w:t>
      </w:r>
      <w:r w:rsidR="00CE3A12">
        <w:fldChar w:fldCharType="begin"/>
      </w:r>
      <w:r w:rsidR="00CE3A12">
        <w:instrText xml:space="preserve"> REF _Ref5721903 \h  \* MERGEFORMAT </w:instrText>
      </w:r>
      <w:r w:rsidR="00CE3A12">
        <w:fldChar w:fldCharType="separate"/>
      </w:r>
      <w:r w:rsidR="00EF1C91">
        <w:t xml:space="preserve">Equation </w:t>
      </w:r>
      <w:r w:rsidR="00EF1C91">
        <w:rPr>
          <w:noProof/>
        </w:rPr>
        <w:t>5</w:t>
      </w:r>
      <w:r w:rsidR="00CE3A12">
        <w:fldChar w:fldCharType="end"/>
      </w:r>
      <w:r w:rsidR="00CE3A12">
        <w:t>; the length at pre-specified minimum (</w:t>
      </w:r>
      <w:r w:rsidR="00CE3A12" w:rsidRPr="00B9623A">
        <w:rPr>
          <w:i/>
        </w:rPr>
        <w:t>L</w:t>
      </w:r>
      <w:r w:rsidR="00CE3A12" w:rsidRPr="00B9623A">
        <w:rPr>
          <w:vertAlign w:val="subscript"/>
        </w:rPr>
        <w:t>1</w:t>
      </w:r>
      <w:r w:rsidR="00CE3A12">
        <w:t>) and maximum ages, (</w:t>
      </w:r>
      <w:r w:rsidR="00CE3A12" w:rsidRPr="00B9623A">
        <w:rPr>
          <w:i/>
        </w:rPr>
        <w:t>L</w:t>
      </w:r>
      <w:r w:rsidR="00CE3A12" w:rsidRPr="00B9623A">
        <w:rPr>
          <w:vertAlign w:val="subscript"/>
        </w:rPr>
        <w:t>2</w:t>
      </w:r>
      <w:r w:rsidR="00CE3A12">
        <w:rPr>
          <w:vertAlign w:val="subscript"/>
        </w:rPr>
        <w:t>)</w:t>
      </w:r>
      <w:r w:rsidR="00CE3A12">
        <w:t xml:space="preserve">, which were 0 and 15 years in the simulation studies). These values and their standard errors </w:t>
      </w:r>
      <w:r w:rsidR="00AF4913">
        <w:t>were</w:t>
      </w:r>
      <w:r w:rsidR="00CE3A12">
        <w:t xml:space="preserve"> used in the evaluation of the method (see Section </w:t>
      </w:r>
      <w:r w:rsidR="00CE3A12">
        <w:fldChar w:fldCharType="begin"/>
      </w:r>
      <w:r w:rsidR="00CE3A12">
        <w:instrText xml:space="preserve"> REF _Ref5258267 \h  \* MERGEFORMAT </w:instrText>
      </w:r>
      <w:r w:rsidR="00CE3A12">
        <w:fldChar w:fldCharType="separate"/>
      </w:r>
      <w:r w:rsidR="00EF1C91" w:rsidRPr="00CE3A12">
        <w:t>2.2.2 Performance metrics</w:t>
      </w:r>
      <w:r w:rsidR="00CE3A12">
        <w:fldChar w:fldCharType="end"/>
      </w:r>
      <w:r w:rsidR="00283D33">
        <w:t>)</w:t>
      </w:r>
      <w:r w:rsidR="00CE3A12">
        <w:t xml:space="preserve">, as </w:t>
      </w:r>
      <w:r w:rsidR="00CE3A12" w:rsidRPr="003D3AD9">
        <w:rPr>
          <w:i/>
        </w:rPr>
        <w:t>L</w:t>
      </w:r>
      <w:r w:rsidR="00CE3A12" w:rsidRPr="00027205">
        <w:rPr>
          <w:vertAlign w:val="subscript"/>
        </w:rPr>
        <w:t>∞</w:t>
      </w:r>
      <w:r w:rsidR="00CE3A12">
        <w:t xml:space="preserve"> and </w:t>
      </w:r>
      <w:r w:rsidR="00CE3A12">
        <w:rPr>
          <w:i/>
        </w:rPr>
        <w:t>k</w:t>
      </w:r>
      <w:r w:rsidR="00CE3A12">
        <w:t xml:space="preserve"> are typically negatively correlated.</w:t>
      </w:r>
    </w:p>
    <w:p w14:paraId="06C25B6F" w14:textId="5EAAFC0C" w:rsidR="00AF7365" w:rsidRDefault="00AF7365" w:rsidP="00560355">
      <w:pPr>
        <w:spacing w:after="0" w:line="276" w:lineRule="auto"/>
        <w:ind w:firstLine="360"/>
      </w:pPr>
    </w:p>
    <w:p w14:paraId="2395614F" w14:textId="5435AA24" w:rsidR="001D6A18" w:rsidRPr="00CE3A12" w:rsidRDefault="0023745F" w:rsidP="00560355">
      <w:pPr>
        <w:pStyle w:val="Heading3"/>
        <w:spacing w:line="276" w:lineRule="auto"/>
      </w:pPr>
      <w:bookmarkStart w:id="10" w:name="_Ref5258267"/>
      <w:r w:rsidRPr="00CE3A12">
        <w:t>2.</w:t>
      </w:r>
      <w:r w:rsidR="00715ED3" w:rsidRPr="00CE3A12">
        <w:t>2.2</w:t>
      </w:r>
      <w:r w:rsidRPr="00CE3A12">
        <w:t xml:space="preserve"> </w:t>
      </w:r>
      <w:r w:rsidR="001D6A18" w:rsidRPr="00CE3A12">
        <w:t xml:space="preserve">Performance </w:t>
      </w:r>
      <w:r w:rsidR="00715ED3" w:rsidRPr="00CE3A12">
        <w:t>m</w:t>
      </w:r>
      <w:r w:rsidR="001D6A18" w:rsidRPr="00CE3A12">
        <w:t>etrics</w:t>
      </w:r>
      <w:bookmarkEnd w:id="10"/>
    </w:p>
    <w:p w14:paraId="5ED8337B" w14:textId="78AE4D71" w:rsidR="009C3DE6" w:rsidRDefault="001D6A18" w:rsidP="00560355">
      <w:pPr>
        <w:spacing w:after="0" w:line="276" w:lineRule="auto"/>
      </w:pPr>
      <w:r>
        <w:t xml:space="preserve">We </w:t>
      </w:r>
      <w:r w:rsidR="008038A0">
        <w:t>considered</w:t>
      </w:r>
      <w:r w:rsidR="00715ED3">
        <w:t xml:space="preserve"> </w:t>
      </w:r>
      <w:r>
        <w:t>two performance metrics: 1) the proportion of simulations</w:t>
      </w:r>
      <w:r w:rsidR="00AF7365">
        <w:t xml:space="preserve"> </w:t>
      </w:r>
      <w:r w:rsidR="00715ED3">
        <w:t>in which</w:t>
      </w:r>
      <w:r>
        <w:t xml:space="preserve"> the correct spatial</w:t>
      </w:r>
      <w:r w:rsidR="0090579B">
        <w:t xml:space="preserve"> and/or temporal</w:t>
      </w:r>
      <w:r>
        <w:t xml:space="preserve"> breakpoints</w:t>
      </w:r>
      <w:r w:rsidR="00715ED3">
        <w:t xml:space="preserve"> were detected -</w:t>
      </w:r>
      <w:r w:rsidR="00E86CA8">
        <w:t xml:space="preserve"> we tabulated the number of </w:t>
      </w:r>
      <w:r w:rsidR="00E27E76">
        <w:t xml:space="preserve">times a breakpoint found using a GAM fit to a dataset </w:t>
      </w:r>
      <w:r w:rsidR="00E86CA8">
        <w:t xml:space="preserve">matched </w:t>
      </w:r>
      <w:r w:rsidR="00DC249D">
        <w:t>the true</w:t>
      </w:r>
      <w:r w:rsidR="00E86CA8">
        <w:t xml:space="preserve"> latitude, longitude, </w:t>
      </w:r>
      <w:r w:rsidR="001E20BC">
        <w:t>year</w:t>
      </w:r>
      <w:r w:rsidR="00E4187E">
        <w:t>;</w:t>
      </w:r>
      <w:r>
        <w:t xml:space="preserve"> and 2) the coverage probabilities </w:t>
      </w:r>
      <w:r w:rsidR="00715ED3">
        <w:t xml:space="preserve">for </w:t>
      </w:r>
      <w:r w:rsidR="00283D33">
        <w:t xml:space="preserve">the endpoints of the growth curve </w:t>
      </w:r>
      <w:r w:rsidR="00283D33" w:rsidRPr="00B9623A">
        <w:rPr>
          <w:i/>
        </w:rPr>
        <w:t>L</w:t>
      </w:r>
      <w:r w:rsidR="00283D33" w:rsidRPr="00B9623A">
        <w:rPr>
          <w:vertAlign w:val="subscript"/>
        </w:rPr>
        <w:t>1</w:t>
      </w:r>
      <w:r w:rsidR="00283D33">
        <w:rPr>
          <w:vertAlign w:val="subscript"/>
        </w:rPr>
        <w:t xml:space="preserve"> </w:t>
      </w:r>
      <w:r w:rsidR="00283D33">
        <w:t xml:space="preserve">and </w:t>
      </w:r>
      <w:r w:rsidR="00283D33" w:rsidRPr="00B9623A">
        <w:rPr>
          <w:i/>
        </w:rPr>
        <w:t>L</w:t>
      </w:r>
      <w:r w:rsidR="00283D33">
        <w:rPr>
          <w:vertAlign w:val="subscript"/>
        </w:rPr>
        <w:t>2</w:t>
      </w:r>
      <w:r>
        <w:t xml:space="preserve">. </w:t>
      </w:r>
      <w:r w:rsidR="009C3DE6">
        <w:t>For all but the scenario with overlapping ranges (</w:t>
      </w:r>
      <w:r w:rsidR="004E2368">
        <w:t>Scenario 3</w:t>
      </w:r>
      <w:r w:rsidR="009C3DE6">
        <w:t xml:space="preserve">), </w:t>
      </w:r>
      <w:r w:rsidR="008038A0">
        <w:t>we only considered the GAM analysis to have correctly identified the true breakpoint if it was an exact match</w:t>
      </w:r>
      <w:r w:rsidR="009C3DE6">
        <w:t>. For the scenario with overlapping ranges, the ‘true’ dataset contained fish grown under Regimes 1 and 2 in a shared region between 20</w:t>
      </w:r>
      <w:r w:rsidR="008344C4">
        <w:t>°</w:t>
      </w:r>
      <w:r w:rsidR="009C3DE6">
        <w:t xml:space="preserve"> and 25</w:t>
      </w:r>
      <w:r w:rsidR="008344C4">
        <w:t xml:space="preserve">° </w:t>
      </w:r>
      <w:r w:rsidR="009C3DE6">
        <w:t>latitude and longitude</w:t>
      </w:r>
      <w:r w:rsidR="00823BC6">
        <w:t xml:space="preserve">, </w:t>
      </w:r>
      <w:r w:rsidR="00DC249D">
        <w:t>so the detected</w:t>
      </w:r>
      <w:r w:rsidR="009C3DE6">
        <w:t xml:space="preserve"> breakpoint was counted as a</w:t>
      </w:r>
      <w:r w:rsidR="004E2BD9">
        <w:t xml:space="preserve">n accurate match </w:t>
      </w:r>
      <w:r w:rsidR="009C3DE6">
        <w:t xml:space="preserve">if it fell within this range. </w:t>
      </w:r>
    </w:p>
    <w:p w14:paraId="524D0014" w14:textId="6EFA769C" w:rsidR="001D6A18" w:rsidRDefault="001D6A18" w:rsidP="00560355">
      <w:pPr>
        <w:spacing w:after="0" w:line="276" w:lineRule="auto"/>
        <w:ind w:firstLine="360"/>
      </w:pPr>
      <w:r>
        <w:t xml:space="preserve">For each </w:t>
      </w:r>
      <w:r w:rsidR="00B60E76">
        <w:t>scenario</w:t>
      </w:r>
      <w:r>
        <w:t>, after aggregating</w:t>
      </w:r>
      <w:r w:rsidR="00B60E76">
        <w:t xml:space="preserve"> each of</w:t>
      </w:r>
      <w:r>
        <w:t xml:space="preserve"> </w:t>
      </w:r>
      <w:r w:rsidR="008038A0">
        <w:t xml:space="preserve">the </w:t>
      </w:r>
      <w:r w:rsidR="00B60E76">
        <w:t xml:space="preserve">100 </w:t>
      </w:r>
      <w:r w:rsidR="008038A0">
        <w:t>simulated data</w:t>
      </w:r>
      <w:r w:rsidR="00B60E76">
        <w:t>sets</w:t>
      </w:r>
      <w:r w:rsidR="008038A0">
        <w:t xml:space="preserve"> into the </w:t>
      </w:r>
      <w:r>
        <w:t xml:space="preserve">GAM-designated </w:t>
      </w:r>
      <w:r w:rsidR="00B41546">
        <w:t>spatiotemporal strata</w:t>
      </w:r>
      <w:r w:rsidR="008A32E0">
        <w:t xml:space="preserve"> and estimating the growth curve</w:t>
      </w:r>
      <w:r>
        <w:t>, we determined whether the 95% confidence interval</w:t>
      </w:r>
      <w:r w:rsidR="00383DB6">
        <w:t>s</w:t>
      </w:r>
      <w:r>
        <w:t xml:space="preserve"> of the estimated fish </w:t>
      </w:r>
      <w:r w:rsidR="006665D1">
        <w:t xml:space="preserve">lengths </w:t>
      </w:r>
      <w:r>
        <w:t>at age</w:t>
      </w:r>
      <w:r w:rsidR="008A32E0">
        <w:t>s</w:t>
      </w:r>
      <w:r>
        <w:t xml:space="preserve"> zero and fifteen</w:t>
      </w:r>
      <w:r w:rsidR="008A32E0">
        <w:t xml:space="preserve"> (our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8A32E0">
        <w:rPr>
          <w:rFonts w:eastAsiaTheme="minorEastAsia"/>
        </w:rP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8A32E0">
        <w:rPr>
          <w:rFonts w:eastAsiaTheme="minorEastAsia"/>
        </w:rPr>
        <w:t>)</w:t>
      </w:r>
      <w:r>
        <w:t xml:space="preserve"> contained the true </w:t>
      </w:r>
      <w:r w:rsidRPr="00555EB1">
        <w:rPr>
          <w:i/>
        </w:rPr>
        <w:t>L</w:t>
      </w:r>
      <w:r w:rsidRPr="00555EB1">
        <w:rPr>
          <w:i/>
          <w:vertAlign w:val="subscript"/>
        </w:rPr>
        <w:t>1</w:t>
      </w:r>
      <w:r>
        <w:t xml:space="preserve"> and </w:t>
      </w:r>
      <w:r w:rsidRPr="00555EB1">
        <w:rPr>
          <w:i/>
        </w:rPr>
        <w:t>L</w:t>
      </w:r>
      <w:r w:rsidRPr="00555EB1">
        <w:rPr>
          <w:i/>
          <w:vertAlign w:val="subscript"/>
        </w:rPr>
        <w:t>2</w:t>
      </w:r>
      <w:r>
        <w:t xml:space="preserve"> values used in the IBM to generate fish from that region. For example, fish generated under Regime 1 and occupying latitudes and longitudes between 0</w:t>
      </w:r>
      <w:r w:rsidR="005D095D">
        <w:t>°</w:t>
      </w:r>
      <w:r>
        <w:t xml:space="preserve"> and 25</w:t>
      </w:r>
      <w:r w:rsidR="005D095D">
        <w:t>°</w:t>
      </w:r>
      <w:r>
        <w:t xml:space="preserve"> may have been re-aggregated</w:t>
      </w:r>
      <w:r w:rsidR="006A39A3">
        <w:t xml:space="preserve"> via the GAM analysis</w:t>
      </w:r>
      <w:r>
        <w:t xml:space="preserve"> into a </w:t>
      </w:r>
      <w:r w:rsidRPr="00555EB1">
        <w:rPr>
          <w:i/>
        </w:rPr>
        <w:t>de facto</w:t>
      </w:r>
      <w:r>
        <w:t xml:space="preserve"> ‘</w:t>
      </w:r>
      <w:r w:rsidR="00555EB1">
        <w:t>R</w:t>
      </w:r>
      <w:r>
        <w:t>egion’ ranging from 0</w:t>
      </w:r>
      <w:r w:rsidR="005D095D">
        <w:t>°</w:t>
      </w:r>
      <w:r>
        <w:t xml:space="preserve"> to 24</w:t>
      </w:r>
      <w:r w:rsidR="005D095D">
        <w:t>°</w:t>
      </w:r>
      <w:r>
        <w:t xml:space="preserve"> degrees</w:t>
      </w:r>
      <w:r w:rsidR="00F14091">
        <w:t xml:space="preserve"> for an “early” period of years 1 through 37; </w:t>
      </w:r>
      <w:r>
        <w:t xml:space="preserve">the parameters of the VBGF </w:t>
      </w:r>
      <w:r w:rsidR="00F14091">
        <w:t xml:space="preserve">were </w:t>
      </w:r>
      <w:r>
        <w:t>estimated</w:t>
      </w:r>
      <w:r w:rsidR="00F14091">
        <w:t xml:space="preserve"> on this per-strata basis</w:t>
      </w:r>
      <w:r>
        <w:t xml:space="preserve">, and </w:t>
      </w:r>
      <w:r w:rsidR="006A39A3">
        <w:t xml:space="preserve">the </w:t>
      </w:r>
      <w:r w:rsidR="00460E61">
        <w:t xml:space="preserve">terminal </w:t>
      </w:r>
      <w:r w:rsidR="00BE4EC5">
        <w:t>lengths</w:t>
      </w:r>
      <w:r w:rsidR="009E50E8">
        <w:t xml:space="preserve"> of the estimated curve </w:t>
      </w:r>
      <w:r w:rsidR="006A39A3">
        <w:t xml:space="preserve">compared to those from </w:t>
      </w:r>
      <w:r w:rsidR="007A6643">
        <w:t xml:space="preserve">which they were generated, </w:t>
      </w:r>
      <w:r w:rsidR="00B27FEE">
        <w:t xml:space="preserve">in this case, </w:t>
      </w:r>
      <w:r w:rsidR="006A39A3">
        <w:t>Regime 1.</w:t>
      </w:r>
      <w:r w:rsidR="00383DB6">
        <w:t xml:space="preserve"> </w:t>
      </w:r>
      <w:r w:rsidR="00257CAD">
        <w:t xml:space="preserve">Fits from the complementary </w:t>
      </w:r>
      <w:r w:rsidR="00257CAD" w:rsidRPr="00555EB1">
        <w:rPr>
          <w:i/>
        </w:rPr>
        <w:t>de facto</w:t>
      </w:r>
      <w:r w:rsidR="00257CAD">
        <w:t xml:space="preserve"> ‘Region’ ranging from 25° to 50°, or a “late” period, would be compared to whichever Regime generated the majority of fish therein. </w:t>
      </w:r>
      <w:r w:rsidR="00DC249D">
        <w:t xml:space="preserve">An estimated endpoint from </w:t>
      </w:r>
      <w:r w:rsidR="00121BC4">
        <w:t>a</w:t>
      </w:r>
      <w:r w:rsidR="00DC249D">
        <w:t xml:space="preserve"> </w:t>
      </w:r>
      <w:r w:rsidR="003C031E">
        <w:t>GAM-defined</w:t>
      </w:r>
      <w:r w:rsidR="00DC249D">
        <w:t xml:space="preserve"> </w:t>
      </w:r>
      <w:r w:rsidR="00DC249D">
        <w:lastRenderedPageBreak/>
        <w:t>Region was considered a match</w:t>
      </w:r>
      <w:r w:rsidR="00591FF0">
        <w:t xml:space="preserve"> if</w:t>
      </w:r>
      <w:r w:rsidR="00DC249D">
        <w:t xml:space="preserve"> the 95% confidence interval for it contained the true (mean) </w:t>
      </w:r>
      <w:r w:rsidR="00715ED3">
        <w:t>value</w:t>
      </w:r>
      <w:r w:rsidR="00C87D44">
        <w:t xml:space="preserve"> of</w:t>
      </w:r>
      <w:r w:rsidR="00D8052C">
        <w:t xml:space="preserve"> </w:t>
      </w:r>
      <w:r w:rsidR="00D8052C" w:rsidRPr="00555EB1">
        <w:rPr>
          <w:i/>
        </w:rPr>
        <w:t>L</w:t>
      </w:r>
      <w:r w:rsidR="00D8052C" w:rsidRPr="00555EB1">
        <w:rPr>
          <w:i/>
          <w:vertAlign w:val="subscript"/>
        </w:rPr>
        <w:t>1</w:t>
      </w:r>
      <w:r w:rsidR="00931609">
        <w:t xml:space="preserve"> or</w:t>
      </w:r>
      <w:r w:rsidR="00D8052C">
        <w:t xml:space="preserve"> </w:t>
      </w:r>
      <w:r w:rsidR="00D8052C" w:rsidRPr="00555EB1">
        <w:rPr>
          <w:i/>
        </w:rPr>
        <w:t>L</w:t>
      </w:r>
      <w:r w:rsidR="00D8052C" w:rsidRPr="00555EB1">
        <w:rPr>
          <w:i/>
          <w:vertAlign w:val="subscript"/>
        </w:rPr>
        <w:t>2</w:t>
      </w:r>
      <w:r w:rsidR="00D8052C">
        <w:t>.</w:t>
      </w:r>
    </w:p>
    <w:p w14:paraId="4FF725FB" w14:textId="3BBDCD49" w:rsidR="002C6B59" w:rsidRPr="002C6B59" w:rsidRDefault="002C6B59" w:rsidP="00FA3BA8">
      <w:pPr>
        <w:spacing w:after="0" w:line="276" w:lineRule="auto"/>
        <w:ind w:firstLine="360"/>
      </w:pPr>
      <w:r>
        <w:t xml:space="preserve">To facilitate comparison between the proposed method and an extant approach, we applied the </w:t>
      </w:r>
      <w:r w:rsidRPr="002C6B59">
        <w:t>sequential t-test analysis of regime shifts (STARS</w:t>
      </w:r>
      <w:r>
        <w:t xml:space="preserve">, </w:t>
      </w:r>
      <w:r>
        <w:fldChar w:fldCharType="begin" w:fldLock="1"/>
      </w:r>
      <w:r w:rsidR="009D5078">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fldChar w:fldCharType="separate"/>
      </w:r>
      <w:r w:rsidRPr="002C6B59">
        <w:rPr>
          <w:noProof/>
        </w:rPr>
        <w:t>Rodionov, 2004)</w:t>
      </w:r>
      <w:r>
        <w:fldChar w:fldCharType="end"/>
      </w:r>
      <w:r>
        <w:t xml:space="preserve"> to our simulated datasets. </w:t>
      </w:r>
      <w:r w:rsidR="0097653B">
        <w:t xml:space="preserve">The STARS method was originally developed to detect climate regime shifts in time-series data, and was noted for its sensitivity to changes towards the end of a </w:t>
      </w:r>
      <w:r w:rsidR="0097653B" w:rsidRPr="00FA3BA8">
        <w:t>series.</w:t>
      </w:r>
      <w:r w:rsidR="008E0FD7" w:rsidRPr="00FA3BA8">
        <w:t xml:space="preserve"> </w:t>
      </w:r>
      <w:r w:rsidR="002D1135" w:rsidRPr="00FA3BA8">
        <w:t>The method simply examines the sequential differences in the value of a t-distribution, and determines whether subsequent measurements (at the next year or latitude, for example) exceed the expected range</w:t>
      </w:r>
      <w:r w:rsidR="002D1135">
        <w:t xml:space="preserve">. </w:t>
      </w:r>
      <w:r w:rsidR="008E0FD7" w:rsidRPr="00FA3BA8">
        <w:t xml:space="preserve">We used a minimum regime ‘length’ of five, meaning </w:t>
      </w:r>
      <w:r w:rsidR="00FA3BA8" w:rsidRPr="00FA3BA8">
        <w:t xml:space="preserve">detected </w:t>
      </w:r>
      <w:r w:rsidR="008E0FD7" w:rsidRPr="00FA3BA8">
        <w:t>shifts</w:t>
      </w:r>
      <w:r w:rsidR="00FA3BA8" w:rsidRPr="00FA3BA8">
        <w:t xml:space="preserve"> </w:t>
      </w:r>
      <w:r w:rsidR="008E0FD7" w:rsidRPr="00FA3BA8">
        <w:t xml:space="preserve">between latitudes, longitudes or years </w:t>
      </w:r>
      <w:r w:rsidR="00FA3BA8" w:rsidRPr="00FA3BA8">
        <w:t xml:space="preserve">must persist for at least five consecutive units, and </w:t>
      </w:r>
      <w:r w:rsidR="00E63843">
        <w:t xml:space="preserve">the default </w:t>
      </w:r>
      <w:r w:rsidR="00FA3BA8" w:rsidRPr="00FA3BA8">
        <w:t>p-value cutoff of 0.05. From the STARS analysis of each dataset, we selected the breakpoint(s) with the largest positive “regime shift index”, which represents a cumulative sum of the normalized anomalies; this is qualitatively similar to the “largest first derivative” metric used in the proposed method. We</w:t>
      </w:r>
      <w:r w:rsidRPr="00FA3BA8">
        <w:t xml:space="preserve"> implemented the same steps, whereby the detected spatial and/or temporal breakpoint(s) were</w:t>
      </w:r>
      <w:r>
        <w:t xml:space="preserve"> used to re-aggregate and estimate growth parameters, and the proportion of accuracy and coverage probabilities for </w:t>
      </w:r>
      <w:r w:rsidRPr="00555EB1">
        <w:rPr>
          <w:i/>
        </w:rPr>
        <w:t>L</w:t>
      </w:r>
      <w:r w:rsidRPr="00555EB1">
        <w:rPr>
          <w:i/>
          <w:vertAlign w:val="subscript"/>
        </w:rPr>
        <w:t>1</w:t>
      </w:r>
      <w:r>
        <w:t xml:space="preserve">, and </w:t>
      </w:r>
      <w:r w:rsidRPr="00555EB1">
        <w:rPr>
          <w:i/>
        </w:rPr>
        <w:t>L</w:t>
      </w:r>
      <w:r w:rsidRPr="00555EB1">
        <w:rPr>
          <w:i/>
          <w:vertAlign w:val="subscript"/>
        </w:rPr>
        <w:t>2</w:t>
      </w:r>
      <w:r>
        <w:rPr>
          <w:i/>
        </w:rPr>
        <w:t xml:space="preserve"> </w:t>
      </w:r>
      <w:r>
        <w:t>tabulated.</w:t>
      </w:r>
    </w:p>
    <w:bookmarkEnd w:id="2"/>
    <w:bookmarkEnd w:id="8"/>
    <w:p w14:paraId="6E1C2CA2" w14:textId="7279A17C" w:rsidR="00555EB1" w:rsidRDefault="0023745F" w:rsidP="00560355">
      <w:pPr>
        <w:pStyle w:val="Heading2"/>
        <w:spacing w:before="240" w:line="276" w:lineRule="auto"/>
      </w:pPr>
      <w:r>
        <w:t xml:space="preserve">2.4 </w:t>
      </w:r>
      <w:r w:rsidR="00E05953">
        <w:t>Application to Northeast Pacific Sablefish</w:t>
      </w:r>
    </w:p>
    <w:p w14:paraId="6A1C8EE7" w14:textId="4FDB057B" w:rsidR="00F13628" w:rsidRPr="00F13628" w:rsidRDefault="00971118" w:rsidP="00560355">
      <w:pPr>
        <w:spacing w:after="0" w:line="276" w:lineRule="auto"/>
        <w:ind w:firstLine="360"/>
      </w:pPr>
      <w:r>
        <w:t xml:space="preserve">We obtained fishery-independent length and age data from the </w:t>
      </w:r>
      <w:r w:rsidR="00842A20" w:rsidRPr="008F0D40">
        <w:t>Bering Sea, Aleutian Islands, and Gulf of Alaska</w:t>
      </w:r>
      <w:r w:rsidR="00842A20" w:rsidDel="00842A20">
        <w:t xml:space="preserve"> </w:t>
      </w:r>
      <w:r w:rsidR="00CB15E0">
        <w:t>Sablefish Longline Survey</w:t>
      </w:r>
      <w:r w:rsidR="00B00740">
        <w:t xml:space="preserve"> </w:t>
      </w:r>
      <w:r w:rsidR="00B00740">
        <w:fldChar w:fldCharType="begin" w:fldLock="1"/>
      </w:r>
      <w:r w:rsidR="00935164">
        <w:instrText>ADDIN CSL_CITATION {"citationItems":[{"id":"ITEM-1","itemData":{"DOI":"10.7289/V5/TM-AFSC-324","author":[{"dropping-particle":"","family":"Rutecki","given":"L","non-dropping-particle":"","parse-names":false,"suffix":""},{"dropping-particle":"","family":"Rodgveller","given":"C J","non-dropping-particle":"","parse-names":false,"suffix":""},{"dropping-particle":"","family":"Lunsford","given":"Chris R.","non-dropping-particle":"","parse-names":false,"suffix":""}],"id":"ITEM-1","issue":"August","issued":{"date-parts":[["2016"]]},"number-of-pages":"1990-2014","publisher-place":"17109 Lena Point Loop Road Juneau, AK 99801","title":"National Marine Fisheries Service Longline Survey Data Report and Survey History , 1990-2014","type":"report"},"uris":["http://www.mendeley.com/documents/?uuid=2eed0212-f63f-4572-b039-fbeb662b95e0"]}],"mendeley":{"formattedCitation":"(Rutecki et al., 2016)","plainTextFormattedCitation":"(Rutecki et al., 2016)","previouslyFormattedCitation":"(Rutecki et al., 2016)"},"properties":{"noteIndex":0},"schema":"https://github.com/citation-style-language/schema/raw/master/csl-citation.json"}</w:instrText>
      </w:r>
      <w:r w:rsidR="00B00740">
        <w:fldChar w:fldCharType="separate"/>
      </w:r>
      <w:r w:rsidR="00F277A3" w:rsidRPr="00F277A3">
        <w:rPr>
          <w:noProof/>
        </w:rPr>
        <w:t>(Rutecki et al., 2016)</w:t>
      </w:r>
      <w:r w:rsidR="00B00740">
        <w:fldChar w:fldCharType="end"/>
      </w:r>
      <w:r>
        <w:t xml:space="preserve"> and </w:t>
      </w:r>
      <w:r w:rsidR="00CB15E0">
        <w:t xml:space="preserve">the </w:t>
      </w:r>
      <w:r w:rsidR="00CB15E0" w:rsidRPr="00CB15E0">
        <w:t xml:space="preserve">U.S. West Coast </w:t>
      </w:r>
      <w:proofErr w:type="spellStart"/>
      <w:r w:rsidR="00CB15E0" w:rsidRPr="00CB15E0">
        <w:t>Groundfish</w:t>
      </w:r>
      <w:proofErr w:type="spellEnd"/>
      <w:r w:rsidR="00CB15E0" w:rsidRPr="00CB15E0">
        <w:t xml:space="preserve"> Bottom Trawl Survey</w:t>
      </w:r>
      <w:r w:rsidR="00BC6F19">
        <w:t xml:space="preserve"> </w:t>
      </w:r>
      <w:r w:rsidR="00BC6F19">
        <w:fldChar w:fldCharType="begin" w:fldLock="1"/>
      </w:r>
      <w:r w:rsidR="00A77394">
        <w:instrText>ADDIN CSL_CITATION {"citationItems":[{"id":"ITEM-1","itemData":{"URL":"https://www.nwfsc.noaa.gov/research/divisions/fram/groundfish/bottom_trawl.cfm","author":[{"dropping-particle":"","family":"Northwest Fisheries Science Center","given":"","non-dropping-particle":"","parse-names":false,"suffix":""}],"id":"ITEM-1","issued":{"date-parts":[["2019"]]},"title":"West Coast Groundfish Bottom Trawl Survey Data - Annual West Coast time series groundfish trawl data collection survey from 2010-06-15 to 2010-08-15.","type":"webpage"},"uris":["http://www.mendeley.com/documents/?uuid=052efd99-d394-4366-a865-444178b4ad98"]}],"mendeley":{"formattedCitation":"(Northwest Fisheries Science Center, 2019)","manualFormatting":"(Northwest Fisheries Science Center, 2019)","plainTextFormattedCitation":"(Northwest Fisheries Science Center, 2019)","previouslyFormattedCitation":"(Northwest Fisheries Science Center, 2019)"},"properties":{"noteIndex":0},"schema":"https://github.com/citation-style-language/schema/raw/master/csl-citation.json"}</w:instrText>
      </w:r>
      <w:r w:rsidR="00BC6F19">
        <w:fldChar w:fldCharType="separate"/>
      </w:r>
      <w:r w:rsidR="00BC6F19" w:rsidRPr="00BC6F19">
        <w:rPr>
          <w:noProof/>
        </w:rPr>
        <w:t>(</w:t>
      </w:r>
      <w:r w:rsidR="00BC6F19">
        <w:rPr>
          <w:noProof/>
        </w:rPr>
        <w:t xml:space="preserve">Northwest Fisheries Science </w:t>
      </w:r>
      <w:r w:rsidR="00BC6F19" w:rsidRPr="00BC6F19">
        <w:rPr>
          <w:noProof/>
        </w:rPr>
        <w:t>Center, 2019)</w:t>
      </w:r>
      <w:r w:rsidR="00BC6F19">
        <w:fldChar w:fldCharType="end"/>
      </w:r>
      <w:r>
        <w:t xml:space="preserve"> conducted annually by the </w:t>
      </w:r>
      <w:r w:rsidR="00CB15E0">
        <w:t>Alaska Fisheries Science Center and Northwest Fisheries Science Center, respectively</w:t>
      </w:r>
      <w:r>
        <w:t>.</w:t>
      </w:r>
      <w:r w:rsidRPr="00971118">
        <w:rPr>
          <w:color w:val="FF0000"/>
        </w:rPr>
        <w:t xml:space="preserve"> </w:t>
      </w:r>
      <w:r w:rsidR="00A905FF">
        <w:t>We also obtained length and age records from the Canadian Department of Fisheries and Oceans</w:t>
      </w:r>
      <w:r w:rsidR="00D60AD8">
        <w:t xml:space="preserve"> </w:t>
      </w:r>
      <w:r w:rsidR="00D60AD8">
        <w:fldChar w:fldCharType="begin" w:fldLock="1"/>
      </w:r>
      <w:r w:rsidR="00F277A3">
        <w:instrText>ADDIN CSL_CITATION {"citationItems":[{"id":"ITEM-1","itemData":{"author":[{"dropping-particle":"","family":"Wyeth","given":"M R","non-dropping-particle":"","parse-names":false,"suffix":""},{"dropping-particle":"","family":"Kronlund","given":"A R","non-dropping-particle":"","parse-names":false,"suffix":""},{"dropping-particle":"","family":"Elfert","given":"M","non-dropping-particle":"","parse-names":false,"suffix":""}],"id":"ITEM-1","issued":{"date-parts":[["2005"]]},"number-of-pages":"105","publisher-place":"Science Branch, Pacific Region Pacific Biological Station Nanaimo, British Columbia V9T 6N7","title":"Summary of the 2005 British Columbia Sablefish (Anoplopoma fimbria) Research and Assessment Survey Canadian Technical Report of Fisheries and Aquatic Sciences 2694","type":"report"},"uris":["http://www.mendeley.com/documents/?uuid=8af21687-5e15-49c2-819a-f0b2248619ab"]}],"mendeley":{"formattedCitation":"(Wyeth et al., 2005)","plainTextFormattedCitation":"(Wyeth et al., 2005)","previouslyFormattedCitation":"(Wyeth et al., 2005)"},"properties":{"noteIndex":0},"schema":"https://github.com/citation-style-language/schema/raw/master/csl-citation.json"}</w:instrText>
      </w:r>
      <w:r w:rsidR="00D60AD8">
        <w:fldChar w:fldCharType="separate"/>
      </w:r>
      <w:r w:rsidR="00D60AD8" w:rsidRPr="00D60AD8">
        <w:rPr>
          <w:noProof/>
        </w:rPr>
        <w:t>(Wyeth et al., 2005)</w:t>
      </w:r>
      <w:r w:rsidR="00D60AD8">
        <w:fldChar w:fldCharType="end"/>
      </w:r>
      <w:r w:rsidR="00D60AD8">
        <w:t xml:space="preserve">; </w:t>
      </w:r>
      <w:r w:rsidR="004B52F9">
        <w:t xml:space="preserve">see </w:t>
      </w:r>
      <w:r w:rsidR="004B52F9">
        <w:fldChar w:fldCharType="begin"/>
      </w:r>
      <w:r w:rsidR="004B52F9">
        <w:instrText xml:space="preserve"> REF _Ref8372254 \h </w:instrText>
      </w:r>
      <w:r w:rsidR="004B52F9">
        <w:fldChar w:fldCharType="separate"/>
      </w:r>
      <w:r w:rsidR="00EF1C91">
        <w:t xml:space="preserve">Table </w:t>
      </w:r>
      <w:r w:rsidR="00EF1C91">
        <w:rPr>
          <w:noProof/>
        </w:rPr>
        <w:t>1</w:t>
      </w:r>
      <w:r w:rsidR="004B52F9">
        <w:fldChar w:fldCharType="end"/>
      </w:r>
      <w:r w:rsidR="004B52F9">
        <w:t xml:space="preserve"> for a summary of survey data used in the application</w:t>
      </w:r>
      <w:r w:rsidR="00A905FF">
        <w:t xml:space="preserve">. </w:t>
      </w:r>
      <w:r w:rsidR="00A04F68">
        <w:t xml:space="preserve">Data from each region included measured length, sex, age, and the starting latitude and longitude which determined the survey station. </w:t>
      </w:r>
      <w:r w:rsidR="006A3AFF">
        <w:t>Due to computational constraints,</w:t>
      </w:r>
      <w:r w:rsidR="00A905FF">
        <w:t xml:space="preserve"> and to avoid disproportionate influence</w:t>
      </w:r>
      <w:r w:rsidR="00A41BB8">
        <w:t xml:space="preserve"> of more heavily-sampled regions on breakpoint estimates</w:t>
      </w:r>
      <w:r w:rsidR="00A905FF">
        <w:t>,</w:t>
      </w:r>
      <w:r w:rsidR="006A3AFF">
        <w:t xml:space="preserve"> we randomly subsampled </w:t>
      </w:r>
      <w:r w:rsidR="00615029">
        <w:t>15,000 total</w:t>
      </w:r>
      <w:r w:rsidR="006A3AFF">
        <w:t xml:space="preserve"> </w:t>
      </w:r>
      <w:r w:rsidR="006A3AFF" w:rsidRPr="00D30CB6">
        <w:t>records from each of the three management regions</w:t>
      </w:r>
      <w:r w:rsidR="00615029" w:rsidRPr="00D30CB6">
        <w:t>.</w:t>
      </w:r>
      <w:r w:rsidR="00C77238">
        <w:t xml:space="preserve"> </w:t>
      </w:r>
      <w:r w:rsidR="00072B99">
        <w:t xml:space="preserve">The subsampling was random with respect to latitude, longitude, age and sex, using the </w:t>
      </w:r>
      <w:proofErr w:type="spellStart"/>
      <w:r w:rsidR="00072B99">
        <w:t>sample_n</w:t>
      </w:r>
      <w:proofErr w:type="spellEnd"/>
      <w:r w:rsidR="00072B99">
        <w:t xml:space="preserve"> function from the package </w:t>
      </w:r>
      <w:proofErr w:type="spellStart"/>
      <w:r w:rsidR="00072B99">
        <w:t>dplyr</w:t>
      </w:r>
      <w:proofErr w:type="spellEnd"/>
      <w:r w:rsidR="00072B99">
        <w:t xml:space="preserve"> </w:t>
      </w:r>
      <w:r w:rsidR="00E275EB">
        <w:fldChar w:fldCharType="begin" w:fldLock="1"/>
      </w:r>
      <w:r w:rsidR="00E275EB">
        <w:instrText>ADDIN CSL_CITATION {"citationItems":[{"id":"ITEM-1","itemData":{"author":[{"dropping-particle":"","family":"Wickham","given":"Hadley","non-dropping-particle":"","parse-names":false,"suffix":""},{"dropping-particle":"","family":"Francois","given":"Romain","non-dropping-particle":"","parse-names":false,"suffix":""},{"dropping-particle":"","family":"Henry","given":"Lionel","non-dropping-particle":"","parse-names":false,"suffix":""},{"dropping-particle":"","family":"Muller","given":"Kirill","non-dropping-particle":"","parse-names":false,"suffix":""}],"id":"ITEM-1","issued":{"date-parts":[["2019"]]},"note":"R package version 0.8.0.1","title":"dplyr: A Grammar of Data Manipulation","type":"article"},"uris":["http://www.mendeley.com/documents/?uuid=5098af6f-94e4-40ae-9970-ee905f6526e8"]}],"mendeley":{"formattedCitation":"(Wickham et al., 2019)","plainTextFormattedCitation":"(Wickham et al., 2019)","previouslyFormattedCitation":"(Wickham et al., 2019)"},"properties":{"noteIndex":0},"schema":"https://github.com/citation-style-language/schema/raw/master/csl-citation.json"}</w:instrText>
      </w:r>
      <w:r w:rsidR="00E275EB">
        <w:fldChar w:fldCharType="separate"/>
      </w:r>
      <w:r w:rsidR="00E275EB" w:rsidRPr="00072B99">
        <w:rPr>
          <w:noProof/>
        </w:rPr>
        <w:t>(Wickham et al., 2019)</w:t>
      </w:r>
      <w:r w:rsidR="00E275EB">
        <w:fldChar w:fldCharType="end"/>
      </w:r>
      <w:r w:rsidR="00E275EB">
        <w:t>.</w:t>
      </w:r>
    </w:p>
    <w:p w14:paraId="42F6AA71" w14:textId="4AB31A8D" w:rsidR="00E275EB" w:rsidRPr="00F13628" w:rsidRDefault="009F1890" w:rsidP="00560355">
      <w:pPr>
        <w:spacing w:after="0" w:line="276" w:lineRule="auto"/>
        <w:ind w:firstLine="360"/>
      </w:pPr>
      <w:r>
        <w:t xml:space="preserve">We </w:t>
      </w:r>
      <w:r w:rsidR="00E275EB">
        <w:t>applied the</w:t>
      </w:r>
      <w:r>
        <w:t xml:space="preserve"> method to identify spatial and temporal breakpoints for each sex separately</w:t>
      </w:r>
      <w:r w:rsidR="00AF2717">
        <w:t xml:space="preserve"> at several key ages: age 4 (before length-at-50%-maturity for both males and females in all regions), age </w:t>
      </w:r>
      <w:r w:rsidR="006D5924">
        <w:t>6</w:t>
      </w:r>
      <w:r w:rsidR="00AF2717">
        <w:t xml:space="preserve"> (after length-at-50%-maturity for both males and females in all regions) and age 30, roughly the length at which sablefish are expected to obtain their maximum </w:t>
      </w:r>
      <w:r w:rsidR="006665D1">
        <w:t xml:space="preserve">length </w:t>
      </w:r>
      <w:r w:rsidR="004F6FFD">
        <w:fldChar w:fldCharType="begin" w:fldLock="1"/>
      </w:r>
      <w:r w:rsidR="00101143">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4F6FFD">
        <w:fldChar w:fldCharType="separate"/>
      </w:r>
      <w:r w:rsidR="004F6FFD" w:rsidRPr="004F6FFD">
        <w:rPr>
          <w:noProof/>
        </w:rPr>
        <w:t>(Johnson et al., 2015)</w:t>
      </w:r>
      <w:r w:rsidR="004F6FFD">
        <w:fldChar w:fldCharType="end"/>
      </w:r>
      <w:r w:rsidR="00AF2717">
        <w:t>.</w:t>
      </w:r>
      <w:r w:rsidR="006D5924">
        <w:t xml:space="preserve"> </w:t>
      </w:r>
      <w:r w:rsidR="00E275EB">
        <w:t xml:space="preserve">Our sampling method described above </w:t>
      </w:r>
      <w:r w:rsidR="00E275EB" w:rsidRPr="00D30CB6">
        <w:t xml:space="preserve">produced a data set with an average of </w:t>
      </w:r>
      <w:r w:rsidR="00E275EB" w:rsidRPr="00825F33">
        <w:t>1315</w:t>
      </w:r>
      <w:r w:rsidR="00E275EB">
        <w:t xml:space="preserve"> </w:t>
      </w:r>
      <w:r w:rsidR="00E275EB" w:rsidRPr="00825F33">
        <w:t>age 4, 1283</w:t>
      </w:r>
      <w:r w:rsidR="00E275EB">
        <w:t xml:space="preserve"> age 6</w:t>
      </w:r>
      <w:r w:rsidR="00E275EB" w:rsidRPr="00825F33">
        <w:t>, and 65</w:t>
      </w:r>
      <w:r w:rsidR="00E275EB">
        <w:t xml:space="preserve"> age 30</w:t>
      </w:r>
      <w:r w:rsidR="00E275EB" w:rsidRPr="00825F33">
        <w:t xml:space="preserve"> </w:t>
      </w:r>
      <w:r w:rsidR="00E275EB" w:rsidRPr="00D30CB6">
        <w:t xml:space="preserve">sablefish </w:t>
      </w:r>
      <w:r w:rsidR="00E275EB">
        <w:t xml:space="preserve">of each sex </w:t>
      </w:r>
      <w:r w:rsidR="00E275EB" w:rsidRPr="00D30CB6">
        <w:t xml:space="preserve">from </w:t>
      </w:r>
      <w:r w:rsidR="00E275EB" w:rsidRPr="003D6955">
        <w:t>ea</w:t>
      </w:r>
      <w:r w:rsidR="00E275EB" w:rsidRPr="00D75A95">
        <w:t>c</w:t>
      </w:r>
      <w:r w:rsidR="00E275EB" w:rsidRPr="005B623D">
        <w:t>h</w:t>
      </w:r>
      <w:r w:rsidR="00E275EB" w:rsidRPr="00B06C3A">
        <w:t xml:space="preserve"> r</w:t>
      </w:r>
      <w:r w:rsidR="00E275EB" w:rsidRPr="008A6F7E">
        <w:t>eg</w:t>
      </w:r>
      <w:r w:rsidR="00E275EB" w:rsidRPr="001958F3">
        <w:t>ion</w:t>
      </w:r>
      <w:r w:rsidR="00E275EB" w:rsidRPr="000B0FA0">
        <w:t>.</w:t>
      </w:r>
      <w:r w:rsidR="00E275EB">
        <w:t xml:space="preserve">  Growth model fitting was performed using all available data from each of the three management regions (</w:t>
      </w:r>
      <w:r w:rsidR="00614FEF">
        <w:t xml:space="preserve">see </w:t>
      </w:r>
      <w:r w:rsidR="00527F2F">
        <w:t>Supplementary Material</w:t>
      </w:r>
      <w:r w:rsidR="00614FEF">
        <w:t xml:space="preserve"> Table A</w:t>
      </w:r>
      <w:r w:rsidR="00272120">
        <w:t>3</w:t>
      </w:r>
      <w:r w:rsidR="00614FEF">
        <w:t xml:space="preserve"> for sample sizes</w:t>
      </w:r>
      <w:r w:rsidR="00E275EB">
        <w:t>).</w:t>
      </w:r>
      <w:r w:rsidR="00E275EB" w:rsidRPr="00D30CB6">
        <w:t xml:space="preserve"> </w:t>
      </w:r>
    </w:p>
    <w:p w14:paraId="1476FCB4" w14:textId="76C01C0C" w:rsidR="008038A0" w:rsidRDefault="00246B09" w:rsidP="009C51E9">
      <w:pPr>
        <w:spacing w:after="0" w:line="276" w:lineRule="auto"/>
        <w:ind w:firstLine="360"/>
      </w:pPr>
      <w:r>
        <w:t xml:space="preserve">In constructing the GAM, we investigated the use of an AR1 temporal structure for the residual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t xml:space="preserve"> with lags of 1 to 3 years, but these models did not improve AICc over the initial model (without autoregressive structure). </w:t>
      </w:r>
      <w:r w:rsidR="006D5924">
        <w:t xml:space="preserve">We re-aggregated </w:t>
      </w:r>
      <w:r w:rsidR="004D3306">
        <w:t xml:space="preserve">all </w:t>
      </w:r>
      <w:r w:rsidR="006D5924">
        <w:t xml:space="preserve">data to match the breakpoints </w:t>
      </w:r>
      <w:r w:rsidR="00261A35">
        <w:lastRenderedPageBreak/>
        <w:t xml:space="preserve">which appeared in the GAM analysis for key ages, </w:t>
      </w:r>
      <w:r w:rsidR="00101143">
        <w:t xml:space="preserve">as well as an ecosystem-based breakpoint at 145°W. </w:t>
      </w:r>
      <w:r w:rsidR="008038A0">
        <w:t xml:space="preserve">We fixed this latter breakpoint based on work by </w:t>
      </w:r>
      <w:r w:rsidR="008038A0">
        <w:rPr>
          <w:noProof/>
        </w:rPr>
        <w:t>Waite and Mueter (2013) who used cluster analysis to delineate unique regions of chlorophyll-</w:t>
      </w:r>
      <w:r w:rsidR="008038A0">
        <w:rPr>
          <w:i/>
          <w:noProof/>
        </w:rPr>
        <w:t>a</w:t>
      </w:r>
      <w:r w:rsidR="008038A0">
        <w:rPr>
          <w:noProof/>
        </w:rPr>
        <w:t xml:space="preserve"> variability, which has been shown </w:t>
      </w:r>
      <w:r w:rsidR="006C271B">
        <w:rPr>
          <w:noProof/>
        </w:rPr>
        <w:t>to be</w:t>
      </w:r>
      <w:r w:rsidR="008038A0">
        <w:rPr>
          <w:noProof/>
        </w:rPr>
        <w:t xml:space="preserve"> influential in the sablefish recruitment process </w:t>
      </w:r>
      <w:r w:rsidR="008038A0">
        <w:rPr>
          <w:noProof/>
        </w:rPr>
        <w:fldChar w:fldCharType="begin" w:fldLock="1"/>
      </w:r>
      <w:r w:rsidR="008038A0">
        <w:rPr>
          <w:noProof/>
        </w:rPr>
        <w:instrText>ADDIN CSL_CITATION {"citationItems":[{"id":"ITEM-1","itemData":{"DOI":"10.1016/j.dsr2.2012.08.024","ISSN":"0967-0645","author":[{"dropping-particle":"","family":"Shotwell","given":"S Kalei","non-dropping-particle":"","parse-names":false,"suffix":""},{"dropping-particle":"","family":"Hanselman","given":"Dana H","non-dropping-particle":"","parse-names":false,"suffix":""},{"dropping-particle":"","family":"Belkin","given":"Igor M","non-dropping-particle":"","parse-names":false,"suffix":""}],"container-title":"Deep-Sea Research Part II","id":"ITEM-1","issue":"0967","issued":{"date-parts":[["2014"]]},"page":"40-53","publisher":"Elsevier","title":"Toward biophysical synergy: Investigating advection along the Polar Front to identify factors influencing Alaska sablefish recruitment","type":"article-journal","volume":"107"},"uris":["http://www.mendeley.com/documents/?uuid=8bc1a3d0-4439-451a-9ad6-e13b266e15c7"]}],"mendeley":{"formattedCitation":"(Shotwell et al., 2014)","plainTextFormattedCitation":"(Shotwell et al., 2014)","previouslyFormattedCitation":"(Shotwell et al., 2014)"},"properties":{"noteIndex":0},"schema":"https://github.com/citation-style-language/schema/raw/master/csl-citation.json"}</w:instrText>
      </w:r>
      <w:r w:rsidR="008038A0">
        <w:rPr>
          <w:noProof/>
        </w:rPr>
        <w:fldChar w:fldCharType="separate"/>
      </w:r>
      <w:r w:rsidR="008038A0">
        <w:rPr>
          <w:noProof/>
        </w:rPr>
        <w:t>(Shotwell et al., 2014)</w:t>
      </w:r>
      <w:r w:rsidR="008038A0">
        <w:rPr>
          <w:noProof/>
        </w:rPr>
        <w:fldChar w:fldCharType="end"/>
      </w:r>
      <w:r w:rsidR="008038A0">
        <w:rPr>
          <w:noProof/>
        </w:rPr>
        <w:t xml:space="preserve"> but by definition such an effect is not detectable in analysis of fish larger and/or older than recruits.</w:t>
      </w:r>
      <w:r w:rsidR="009C51E9">
        <w:rPr>
          <w:noProof/>
        </w:rPr>
        <w:t xml:space="preserve"> </w:t>
      </w:r>
      <w:r w:rsidR="00D57199" w:rsidRPr="00DB4524">
        <w:rPr>
          <w:noProof/>
        </w:rPr>
        <w:t>The North Pacific Fishery Management Council uses this location (</w:t>
      </w:r>
      <w:r w:rsidR="00D57199" w:rsidRPr="00DB4524">
        <w:t>145°W)</w:t>
      </w:r>
      <w:r w:rsidR="00D57199" w:rsidRPr="00DB4524">
        <w:rPr>
          <w:noProof/>
        </w:rPr>
        <w:t xml:space="preserve">, </w:t>
      </w:r>
      <w:r w:rsidR="00DC1EDD">
        <w:rPr>
          <w:noProof/>
        </w:rPr>
        <w:t xml:space="preserve">which </w:t>
      </w:r>
      <w:r w:rsidR="00764D08">
        <w:rPr>
          <w:noProof/>
        </w:rPr>
        <w:t>includes a</w:t>
      </w:r>
      <w:r w:rsidR="00D57199" w:rsidRPr="00DB4524">
        <w:rPr>
          <w:noProof/>
        </w:rPr>
        <w:t xml:space="preserve"> </w:t>
      </w:r>
      <w:r w:rsidR="00DC1EDD">
        <w:rPr>
          <w:noProof/>
        </w:rPr>
        <w:t>cluster</w:t>
      </w:r>
      <w:r w:rsidR="00D57199" w:rsidRPr="00DB4524">
        <w:rPr>
          <w:noProof/>
        </w:rPr>
        <w:t xml:space="preserve"> of several seamounts</w:t>
      </w:r>
      <w:r w:rsidR="00DC1EDD">
        <w:rPr>
          <w:noProof/>
        </w:rPr>
        <w:t xml:space="preserve"> in the Gulf of Alaksa</w:t>
      </w:r>
      <w:r w:rsidR="00D57199" w:rsidRPr="00DB4524">
        <w:rPr>
          <w:noProof/>
        </w:rPr>
        <w:t xml:space="preserve">, to </w:t>
      </w:r>
      <w:r w:rsidR="00DC1EDD">
        <w:rPr>
          <w:noProof/>
        </w:rPr>
        <w:t>delineate</w:t>
      </w:r>
      <w:r w:rsidR="00D57199" w:rsidRPr="00DB4524">
        <w:rPr>
          <w:noProof/>
        </w:rPr>
        <w:t xml:space="preserve"> a groundfish slope habitat conservation area </w:t>
      </w:r>
      <w:r w:rsidR="003C1A99" w:rsidRPr="00DB4524">
        <w:rPr>
          <w:noProof/>
        </w:rPr>
        <w:fldChar w:fldCharType="begin" w:fldLock="1"/>
      </w:r>
      <w:r w:rsidR="00A77394">
        <w:rPr>
          <w:noProof/>
        </w:rPr>
        <w:instrText>ADDIN CSL_CITATION {"citationItems":[{"id":"ITEM-1","itemData":{"author":[{"dropping-particle":"","family":"Siddon","given":"E","non-dropping-particle":"","parse-names":false,"suffix":""},{"dropping-particle":"","family":"Zador","given":"S","non-dropping-particle":"","parse-names":false,"suffix":""}],"container-title":"North Pacific Fishery Management Council 605 W. 4th Avenue, Suite 306 Anchorage, AK 99301","id":"ITEM-1","issue":"December","issued":{"date-parts":[["2018"]]},"title":"Ecosystem Status Report 2018: Eastern Bering Sea","type":"article-journal"},"uris":["http://www.mendeley.com/documents/?uuid=e6392269-1a1a-4c48-bd64-f757e4a82af4"]}],"mendeley":{"formattedCitation":"(Siddon and Zador, 2018)","plainTextFormattedCitation":"(Siddon and Zador, 2018)","previouslyFormattedCitation":"(Siddon and Zador, 2018)"},"properties":{"noteIndex":0},"schema":"https://github.com/citation-style-language/schema/raw/master/csl-citation.json"}</w:instrText>
      </w:r>
      <w:r w:rsidR="003C1A99" w:rsidRPr="00DB4524">
        <w:rPr>
          <w:noProof/>
        </w:rPr>
        <w:fldChar w:fldCharType="separate"/>
      </w:r>
      <w:r w:rsidR="003C1A99" w:rsidRPr="00DB4524">
        <w:rPr>
          <w:noProof/>
        </w:rPr>
        <w:t>(Siddon and Zador, 2018)</w:t>
      </w:r>
      <w:r w:rsidR="003C1A99" w:rsidRPr="00DB4524">
        <w:rPr>
          <w:noProof/>
        </w:rPr>
        <w:fldChar w:fldCharType="end"/>
      </w:r>
      <w:r w:rsidR="003C1A99" w:rsidRPr="00DB4524">
        <w:rPr>
          <w:noProof/>
        </w:rPr>
        <w:t>.</w:t>
      </w:r>
      <w:r w:rsidR="009C51E9">
        <w:rPr>
          <w:noProof/>
        </w:rPr>
        <w:t xml:space="preserve"> </w:t>
      </w:r>
      <w:r w:rsidR="00BD3500">
        <w:t>W</w:t>
      </w:r>
      <w:r w:rsidR="009F78DF">
        <w:t xml:space="preserve">e employed a stepwise exploration of </w:t>
      </w:r>
      <w:r w:rsidR="003229CF">
        <w:t>whether</w:t>
      </w:r>
      <w:r w:rsidR="00D16C49">
        <w:t xml:space="preserve"> estimates of L</w:t>
      </w:r>
      <w:r w:rsidR="00D16C49" w:rsidRPr="00BB0FD7">
        <w:rPr>
          <w:vertAlign w:val="subscript"/>
        </w:rPr>
        <w:t>∞</w:t>
      </w:r>
      <w:r w:rsidR="009F78DF">
        <w:t xml:space="preserve"> </w:t>
      </w:r>
      <w:r w:rsidR="00D16C49">
        <w:t xml:space="preserve">were significantly different between </w:t>
      </w:r>
      <w:r w:rsidR="009C51E9">
        <w:t>regions detected using the method and generated from this ecosystem break</w:t>
      </w:r>
      <w:r w:rsidR="009E50E8" w:rsidRPr="009E50E8">
        <w:t xml:space="preserve"> </w:t>
      </w:r>
      <w:r w:rsidR="00753206">
        <w:t xml:space="preserve">using the entire, non-sub-sampled </w:t>
      </w:r>
      <w:r w:rsidR="009E50E8">
        <w:t>dataset</w:t>
      </w:r>
      <w:r w:rsidR="00BD3500">
        <w:t>.</w:t>
      </w:r>
      <w:r w:rsidR="009F78DF">
        <w:t xml:space="preserve"> </w:t>
      </w:r>
      <w:r w:rsidR="00BD3500">
        <w:t xml:space="preserve">This involved </w:t>
      </w:r>
      <w:r w:rsidR="009F78DF">
        <w:t xml:space="preserve">first </w:t>
      </w:r>
      <w:r w:rsidR="00BD3500">
        <w:t xml:space="preserve">aggregating </w:t>
      </w:r>
      <w:r w:rsidR="009F78DF">
        <w:t xml:space="preserve">and </w:t>
      </w:r>
      <w:r w:rsidR="00BD3500">
        <w:t xml:space="preserve">estimating </w:t>
      </w:r>
      <w:r w:rsidR="009F78DF">
        <w:t xml:space="preserve">the VBGF for ten unique </w:t>
      </w:r>
      <w:r w:rsidR="00F946EC">
        <w:t>spatiotemporal</w:t>
      </w:r>
      <w:r w:rsidR="009F78DF">
        <w:t xml:space="preserve"> strata</w:t>
      </w:r>
      <w:r w:rsidR="0011561C">
        <w:t xml:space="preserve"> for each sex</w:t>
      </w:r>
      <w:r w:rsidR="009F78DF">
        <w:t xml:space="preserve">, defined by </w:t>
      </w:r>
      <w:r w:rsidR="00BB0FD7">
        <w:t xml:space="preserve">the </w:t>
      </w:r>
      <w:r w:rsidR="00CA1E81">
        <w:t>three spatial and one temporal</w:t>
      </w:r>
      <w:r w:rsidR="009E50E8">
        <w:t xml:space="preserve"> </w:t>
      </w:r>
      <w:r w:rsidR="009F78DF">
        <w:t xml:space="preserve">breakpoints found </w:t>
      </w:r>
      <w:r w:rsidR="00CA1E81">
        <w:t>among the</w:t>
      </w:r>
      <w:r w:rsidR="00B350F8">
        <w:t xml:space="preserve"> key ages </w:t>
      </w:r>
      <w:r w:rsidR="00842A20">
        <w:t xml:space="preserve">selected for analysis </w:t>
      </w:r>
      <w:r w:rsidR="00B350F8">
        <w:t xml:space="preserve">using the GAM </w:t>
      </w:r>
      <w:r w:rsidR="00CA1E81">
        <w:t xml:space="preserve">plus the break at </w:t>
      </w:r>
      <w:r w:rsidR="00BB0FD7">
        <w:t xml:space="preserve">the aforementioned </w:t>
      </w:r>
      <w:r w:rsidR="009F78DF">
        <w:t>ecosystem feature</w:t>
      </w:r>
      <w:r w:rsidR="0011561C">
        <w:t>.</w:t>
      </w:r>
      <w:r w:rsidR="009F78DF">
        <w:t xml:space="preserve"> We then examined whether</w:t>
      </w:r>
      <w:r w:rsidR="00D36395">
        <w:t>,</w:t>
      </w:r>
      <w:r w:rsidR="009F78DF">
        <w:t xml:space="preserve"> for any temporally-split datasets from the same region (e.g.</w:t>
      </w:r>
      <w:r w:rsidR="00BD3500">
        <w:t>,</w:t>
      </w:r>
      <w:r w:rsidR="009F78DF">
        <w:t xml:space="preserve"> Region 1 female sablefish data before </w:t>
      </w:r>
      <w:r w:rsidR="0032668E">
        <w:t xml:space="preserve">and during </w:t>
      </w:r>
      <w:r w:rsidR="009F78DF">
        <w:t>2010 and after 2010)</w:t>
      </w:r>
      <w:r w:rsidR="00D36395">
        <w:t>,</w:t>
      </w:r>
      <w:r w:rsidR="009F78DF">
        <w:t xml:space="preserve"> </w:t>
      </w:r>
      <w:r w:rsidR="00D36395">
        <w:t xml:space="preserve">the </w:t>
      </w:r>
      <w:r w:rsidR="009F78DF">
        <w:t xml:space="preserve">95% confidence intervals for </w:t>
      </w:r>
      <w:r w:rsidR="003D1CAA">
        <w:t>L</w:t>
      </w:r>
      <w:r w:rsidR="003D1CAA" w:rsidRPr="00F77ACF">
        <w:rPr>
          <w:vertAlign w:val="subscript"/>
        </w:rPr>
        <w:t>∞</w:t>
      </w:r>
      <w:r w:rsidR="009F78DF">
        <w:t xml:space="preserve"> overlapped. If they did, we pooled the data for that region </w:t>
      </w:r>
      <w:r w:rsidR="00F77ACF">
        <w:t xml:space="preserve">and sex </w:t>
      </w:r>
      <w:r w:rsidR="009F78DF">
        <w:t>for all years. In the second step, we examined if spatially</w:t>
      </w:r>
      <w:r w:rsidR="00BD3500">
        <w:t>-</w:t>
      </w:r>
      <w:r w:rsidR="009F78DF">
        <w:t xml:space="preserve">adjacent regions (from any time period) for the same sex had 95% confidence intervals for </w:t>
      </w:r>
      <w:r w:rsidR="003D1CAA">
        <w:t>L</w:t>
      </w:r>
      <w:r w:rsidR="003D1CAA" w:rsidRPr="00F77ACF">
        <w:rPr>
          <w:vertAlign w:val="subscript"/>
        </w:rPr>
        <w:t>∞</w:t>
      </w:r>
      <w:r w:rsidR="009F78DF">
        <w:t xml:space="preserve"> </w:t>
      </w:r>
      <w:r w:rsidR="00655DDF">
        <w:t>that</w:t>
      </w:r>
      <w:r w:rsidR="009F78DF">
        <w:t xml:space="preserve"> overlapped and combined regions for which this was </w:t>
      </w:r>
      <w:r w:rsidR="00BD3500">
        <w:t xml:space="preserve">the case </w:t>
      </w:r>
      <w:r w:rsidR="009F78DF">
        <w:t>on a by-sex basis.</w:t>
      </w:r>
      <w:r w:rsidR="00322DAC">
        <w:t xml:space="preserve"> </w:t>
      </w:r>
      <w:r w:rsidR="009F78DF">
        <w:t xml:space="preserve">This </w:t>
      </w:r>
      <w:r w:rsidR="00F77ACF">
        <w:t>stepwise approach</w:t>
      </w:r>
      <w:r w:rsidR="009F78DF">
        <w:t xml:space="preserve"> reduces unnecessary partitioning of the data into </w:t>
      </w:r>
      <w:r w:rsidR="003D1CAA">
        <w:t>spatiotemporal</w:t>
      </w:r>
      <w:r w:rsidR="009F78DF">
        <w:t xml:space="preserve"> strata </w:t>
      </w:r>
      <w:r w:rsidR="00BD3500">
        <w:t xml:space="preserve">that </w:t>
      </w:r>
      <w:r w:rsidR="009F78DF">
        <w:t>do not ultimately result in different estimates</w:t>
      </w:r>
      <w:r w:rsidR="00F77ACF">
        <w:t xml:space="preserve"> of L</w:t>
      </w:r>
      <w:r w:rsidR="00F77ACF" w:rsidRPr="00F77ACF">
        <w:rPr>
          <w:vertAlign w:val="subscript"/>
        </w:rPr>
        <w:t>∞</w:t>
      </w:r>
      <w:r w:rsidR="006769D1">
        <w:t xml:space="preserve">, and allowed us to examine whether any of our detected breakpoints or the </w:t>
      </w:r>
      <w:r w:rsidR="006769D1" w:rsidRPr="00764D08">
        <w:rPr>
          <w:i/>
        </w:rPr>
        <w:t>post</w:t>
      </w:r>
      <w:r w:rsidR="00764D08">
        <w:rPr>
          <w:i/>
        </w:rPr>
        <w:t xml:space="preserve"> </w:t>
      </w:r>
      <w:r w:rsidR="006769D1" w:rsidRPr="00764D08">
        <w:rPr>
          <w:i/>
        </w:rPr>
        <w:t>hoc</w:t>
      </w:r>
      <w:r w:rsidR="006769D1">
        <w:t xml:space="preserve"> ecosystem split was informative towards growth estimates.</w:t>
      </w:r>
      <w:r w:rsidR="009F78DF">
        <w:t xml:space="preserve"> Once the most parsimonious structure was identified through this method, we </w:t>
      </w:r>
      <w:r w:rsidR="00322DAC">
        <w:t>generated predicted lengths-at-age for the entire dataset</w:t>
      </w:r>
      <w:r w:rsidR="00CE4FB8">
        <w:t>.</w:t>
      </w:r>
    </w:p>
    <w:p w14:paraId="17B4322E" w14:textId="1C4F7DA8" w:rsidR="009F78DF" w:rsidRDefault="008038A0" w:rsidP="00560355">
      <w:pPr>
        <w:spacing w:after="0" w:line="276" w:lineRule="auto"/>
        <w:ind w:firstLine="360"/>
      </w:pPr>
      <w:r w:rsidDel="008038A0">
        <w:t xml:space="preserve"> </w:t>
      </w:r>
    </w:p>
    <w:p w14:paraId="49EB3BCB" w14:textId="0D32127F" w:rsidR="001A1B0A" w:rsidRDefault="0023745F" w:rsidP="00560355">
      <w:pPr>
        <w:pStyle w:val="Heading1"/>
        <w:keepNext/>
        <w:spacing w:before="240" w:after="0" w:line="276" w:lineRule="auto"/>
      </w:pPr>
      <w:r>
        <w:t xml:space="preserve">3 </w:t>
      </w:r>
      <w:r w:rsidR="001A1B0A" w:rsidRPr="004906F5">
        <w:t>Results</w:t>
      </w:r>
    </w:p>
    <w:p w14:paraId="7B4434C2" w14:textId="0EB32786" w:rsidR="00A837CD" w:rsidRDefault="0023745F" w:rsidP="00560355">
      <w:pPr>
        <w:pStyle w:val="Heading2"/>
        <w:spacing w:before="0" w:line="276" w:lineRule="auto"/>
      </w:pPr>
      <w:bookmarkStart w:id="11" w:name="_Ref5718407"/>
      <w:r>
        <w:t xml:space="preserve">3.1 </w:t>
      </w:r>
      <w:r w:rsidR="00506E17">
        <w:t>Simulation Study</w:t>
      </w:r>
      <w:bookmarkEnd w:id="11"/>
    </w:p>
    <w:p w14:paraId="3DCC6CA4" w14:textId="131452B1" w:rsidR="00C65F22" w:rsidRDefault="00DB2D68" w:rsidP="00764D08">
      <w:pPr>
        <w:spacing w:after="0" w:line="276" w:lineRule="auto"/>
        <w:ind w:firstLine="360"/>
      </w:pPr>
      <w:r>
        <w:t>The simulation study demonstrated that the first-derivative</w:t>
      </w:r>
      <w:r w:rsidR="00CA1E81">
        <w:t xml:space="preserve"> GAM-based</w:t>
      </w:r>
      <w:r>
        <w:t xml:space="preserve"> method </w:t>
      </w:r>
      <w:r w:rsidR="00BD3500">
        <w:t xml:space="preserve">is </w:t>
      </w:r>
      <w:r>
        <w:t xml:space="preserve">able to detect </w:t>
      </w:r>
      <w:r w:rsidR="00555EB1">
        <w:t>both</w:t>
      </w:r>
      <w:r>
        <w:t xml:space="preserve"> spatial</w:t>
      </w:r>
      <w:r w:rsidR="00EA3BBD">
        <w:t xml:space="preserve"> and temporal</w:t>
      </w:r>
      <w:r>
        <w:t xml:space="preserve"> breakpoint</w:t>
      </w:r>
      <w:r w:rsidR="00555EB1">
        <w:t>s correctly</w:t>
      </w:r>
      <w:r>
        <w:t xml:space="preserve"> </w:t>
      </w:r>
      <w:r w:rsidR="009E50E8">
        <w:t>for all but</w:t>
      </w:r>
      <w:r w:rsidR="00CA1E81">
        <w:t xml:space="preserve"> a scenario</w:t>
      </w:r>
      <w:r w:rsidR="006D19D2">
        <w:t xml:space="preserve"> where the spatial break occurred near the edge of the study region at 49°</w:t>
      </w:r>
      <w:r w:rsidR="00555EB1">
        <w:t xml:space="preserve"> latitude and longitude</w:t>
      </w:r>
      <w:r>
        <w:t>.</w:t>
      </w:r>
      <w:r w:rsidR="00C65F22">
        <w:t xml:space="preserve"> </w:t>
      </w:r>
      <w:r w:rsidR="00D825F3">
        <w:t xml:space="preserve"> </w:t>
      </w:r>
      <w:r w:rsidR="00D825F3">
        <w:fldChar w:fldCharType="begin"/>
      </w:r>
      <w:r w:rsidR="00D825F3">
        <w:instrText xml:space="preserve"> REF _Ref8913735 \h </w:instrText>
      </w:r>
      <w:r w:rsidR="00D825F3">
        <w:fldChar w:fldCharType="separate"/>
      </w:r>
      <w:r w:rsidR="00EF1C91">
        <w:t xml:space="preserve">Figure </w:t>
      </w:r>
      <w:r w:rsidR="00EF1C91">
        <w:rPr>
          <w:noProof/>
        </w:rPr>
        <w:t>4</w:t>
      </w:r>
      <w:r w:rsidR="00D825F3">
        <w:fldChar w:fldCharType="end"/>
      </w:r>
      <w:r w:rsidR="00D825F3">
        <w:t xml:space="preserve"> </w:t>
      </w:r>
      <w:r w:rsidR="0040193D">
        <w:t>indicate</w:t>
      </w:r>
      <w:r w:rsidR="00D825F3">
        <w:t>s</w:t>
      </w:r>
      <w:r w:rsidR="0040193D">
        <w:t xml:space="preserve"> the </w:t>
      </w:r>
      <w:r w:rsidR="00DD6D0D">
        <w:t>coverage probabilities and proportion of simulations wherein the correct breakpoint was detected.</w:t>
      </w:r>
      <w:r w:rsidR="00043BC2">
        <w:t xml:space="preserve"> </w:t>
      </w:r>
      <w:r w:rsidR="00527F2F">
        <w:t>Supplementary Material</w:t>
      </w:r>
      <w:r w:rsidR="00CA1E81" w:rsidRPr="00A70944">
        <w:t xml:space="preserve"> </w:t>
      </w:r>
      <w:r w:rsidR="00272120" w:rsidRPr="00A70944">
        <w:t>Figure A2</w:t>
      </w:r>
      <w:r w:rsidR="00CA1E81">
        <w:t xml:space="preserve"> presents a histogram of detected breaks for each scenario.</w:t>
      </w:r>
    </w:p>
    <w:p w14:paraId="4B623BA1" w14:textId="4849C157" w:rsidR="003625DB" w:rsidRDefault="00FF414A" w:rsidP="00764D08">
      <w:pPr>
        <w:spacing w:after="0" w:line="276" w:lineRule="auto"/>
        <w:ind w:firstLine="360"/>
      </w:pPr>
      <w:r>
        <w:t xml:space="preserve">For all scenarios, the method obtained </w:t>
      </w:r>
      <w:r w:rsidR="00C91C53">
        <w:t>the highest</w:t>
      </w:r>
      <w:r>
        <w:t xml:space="preserve"> coverage probabilit</w:t>
      </w:r>
      <w:r w:rsidR="00CA1E81">
        <w:t>ies</w:t>
      </w:r>
      <w:r>
        <w:t xml:space="preserve"> for the length at age zero (</w:t>
      </w:r>
      <w:r w:rsidRPr="00845D2A">
        <w:rPr>
          <w:i/>
        </w:rPr>
        <w:t>L</w:t>
      </w:r>
      <w:r w:rsidRPr="00845D2A">
        <w:rPr>
          <w:i/>
          <w:vertAlign w:val="subscript"/>
        </w:rPr>
        <w:t>1</w:t>
      </w:r>
      <w:r>
        <w:t xml:space="preserve">), </w:t>
      </w:r>
      <w:r w:rsidR="00845D2A">
        <w:t>at</w:t>
      </w:r>
      <w:r>
        <w:t xml:space="preserve"> </w:t>
      </w:r>
      <w:r w:rsidR="00506BD6">
        <w:t>81</w:t>
      </w:r>
      <w:r>
        <w:t xml:space="preserve">%-100% coverage for </w:t>
      </w:r>
      <w:r w:rsidR="00506BD6">
        <w:t xml:space="preserve">three </w:t>
      </w:r>
      <w:r w:rsidR="0076504C">
        <w:t>scenarios</w:t>
      </w:r>
      <w:r>
        <w:t xml:space="preserve"> and </w:t>
      </w:r>
      <w:r w:rsidR="00506BD6">
        <w:t>32</w:t>
      </w:r>
      <w:r>
        <w:t>% in the scenario with overlap</w:t>
      </w:r>
      <w:r w:rsidR="0074747B">
        <w:t xml:space="preserve">. </w:t>
      </w:r>
      <w:r>
        <w:t>Coverage probabilities for length at age 15 (</w:t>
      </w:r>
      <w:r w:rsidRPr="00845D2A">
        <w:rPr>
          <w:i/>
        </w:rPr>
        <w:t>L</w:t>
      </w:r>
      <w:r w:rsidRPr="00845D2A">
        <w:rPr>
          <w:i/>
          <w:vertAlign w:val="subscript"/>
        </w:rPr>
        <w:t>2</w:t>
      </w:r>
      <w:r>
        <w:t xml:space="preserve">) were never </w:t>
      </w:r>
      <w:r w:rsidR="0076504C">
        <w:t xml:space="preserve">greater than </w:t>
      </w:r>
      <w:r w:rsidR="00506BD6">
        <w:t>36</w:t>
      </w:r>
      <w:r>
        <w:t xml:space="preserve">%. In terms of </w:t>
      </w:r>
      <w:r w:rsidR="003625DB">
        <w:t xml:space="preserve">spatial </w:t>
      </w:r>
      <w:r>
        <w:t xml:space="preserve">breakpoint detection, there was not a </w:t>
      </w:r>
      <w:r w:rsidR="00506BD6">
        <w:t>qualitatively strong</w:t>
      </w:r>
      <w:r w:rsidR="00FB4C98">
        <w:t xml:space="preserve"> </w:t>
      </w:r>
      <w:r w:rsidR="009E50E8">
        <w:t xml:space="preserve">difference </w:t>
      </w:r>
      <w:r>
        <w:t>in the method’s ability to correctly detect latitudinal vs. longitudinal breakpoints across scenarios</w:t>
      </w:r>
      <w:r w:rsidR="00506BD6">
        <w:t>.</w:t>
      </w:r>
      <w:r>
        <w:t xml:space="preserve"> </w:t>
      </w:r>
      <w:r w:rsidR="00506BD6">
        <w:t xml:space="preserve">Where </w:t>
      </w:r>
      <w:r w:rsidR="009E50E8">
        <w:t xml:space="preserve">true </w:t>
      </w:r>
      <w:r w:rsidR="00506BD6">
        <w:t>length</w:t>
      </w:r>
      <w:r w:rsidR="009E50E8">
        <w:t>-at-age patterns contained zero spatial breaks, our analysis correctly detected this pattern in</w:t>
      </w:r>
      <w:r>
        <w:t xml:space="preserve"> </w:t>
      </w:r>
      <w:r w:rsidR="00506BD6">
        <w:t>76</w:t>
      </w:r>
      <w:r>
        <w:t xml:space="preserve">% of simulations; there was no discernable pattern to the spurious </w:t>
      </w:r>
      <w:r w:rsidR="00506BD6">
        <w:t xml:space="preserve">spatial </w:t>
      </w:r>
      <w:r>
        <w:t xml:space="preserve">breakpoints identified in the remaining </w:t>
      </w:r>
      <w:r w:rsidR="00AF28E0">
        <w:t xml:space="preserve">simulations. </w:t>
      </w:r>
      <w:r w:rsidR="00FE3528">
        <w:t>The</w:t>
      </w:r>
      <w:r>
        <w:t xml:space="preserve"> method </w:t>
      </w:r>
      <w:r w:rsidR="00506BD6">
        <w:t xml:space="preserve">did poorly at detecting </w:t>
      </w:r>
      <w:r w:rsidR="009E50E8">
        <w:t xml:space="preserve">the accurate breakpoints for </w:t>
      </w:r>
      <w:r w:rsidR="00F277A3">
        <w:t xml:space="preserve">Scenario </w:t>
      </w:r>
      <w:r w:rsidR="00F277A3">
        <w:lastRenderedPageBreak/>
        <w:t>4,</w:t>
      </w:r>
      <w:r w:rsidR="009E50E8">
        <w:t xml:space="preserve"> with a “true” spatial break at 49</w:t>
      </w:r>
      <w:r>
        <w:t xml:space="preserve">°, assigning the break at 50° </w:t>
      </w:r>
      <w:r w:rsidR="00883CE8">
        <w:t xml:space="preserve">latitude and longitude </w:t>
      </w:r>
      <w:r>
        <w:t>in 100% of simulations</w:t>
      </w:r>
      <w:r w:rsidR="00764D08">
        <w:t xml:space="preserve">; similarly, for the scenario with a single breakpoint at 25° degrees, 60% of </w:t>
      </w:r>
      <w:proofErr w:type="spellStart"/>
      <w:r w:rsidR="00764D08">
        <w:t>mis</w:t>
      </w:r>
      <w:proofErr w:type="spellEnd"/>
      <w:r w:rsidR="00764D08">
        <w:t>-detected breakpoints were incorrect by a single degree (assigning latitude and/or longitude to be 24° or 26°).</w:t>
      </w:r>
      <w:r w:rsidR="000C31F1">
        <w:t xml:space="preserve"> </w:t>
      </w:r>
      <w:r w:rsidR="00191AED">
        <w:t>The resultant accuracy of parameter estimates</w:t>
      </w:r>
      <w:r w:rsidR="00506BD6">
        <w:t xml:space="preserve"> for </w:t>
      </w:r>
      <w:r w:rsidR="00764D08">
        <w:t>the</w:t>
      </w:r>
      <w:r w:rsidR="00506BD6">
        <w:t xml:space="preserve"> scenario with a spatial break at 49°</w:t>
      </w:r>
      <w:r w:rsidR="00191AED">
        <w:t xml:space="preserve"> was only 9%</w:t>
      </w:r>
      <w:r w:rsidR="00764D08">
        <w:t>.</w:t>
      </w:r>
      <w:r w:rsidR="007858CE">
        <w:t xml:space="preserve"> Resultant coverage</w:t>
      </w:r>
      <w:r w:rsidR="000C31F1">
        <w:t xml:space="preserve"> probabilities for </w:t>
      </w:r>
      <w:r w:rsidR="00F277A3">
        <w:t>all</w:t>
      </w:r>
      <w:r w:rsidR="007858CE">
        <w:t xml:space="preserve"> scenarios</w:t>
      </w:r>
      <w:r w:rsidR="000C31F1">
        <w:t xml:space="preserve"> </w:t>
      </w:r>
      <w:r w:rsidR="00F277A3">
        <w:t xml:space="preserve">besides Scenario 4 </w:t>
      </w:r>
      <w:r w:rsidR="000C31F1">
        <w:t xml:space="preserve">were much higher. </w:t>
      </w:r>
      <w:r w:rsidR="009E50E8">
        <w:t xml:space="preserve">The method obtained </w:t>
      </w:r>
      <w:r w:rsidR="005A502C">
        <w:t>75</w:t>
      </w:r>
      <w:r w:rsidR="009E50E8">
        <w:t xml:space="preserve">%-90% accuracy in correctly detecting </w:t>
      </w:r>
      <w:r w:rsidR="005A502C">
        <w:t xml:space="preserve">no </w:t>
      </w:r>
      <w:r w:rsidR="009E50E8">
        <w:t>temporal breakpoint</w:t>
      </w:r>
      <w:r w:rsidR="005A502C">
        <w:t>s in scenarios where it was absent</w:t>
      </w:r>
      <w:r w:rsidR="000B4A54">
        <w:t>. T</w:t>
      </w:r>
      <w:r w:rsidR="000C31F1">
        <w:t>here was no discernable pattern to the spurious years assigned to scenarios without actual temporal variability.</w:t>
      </w:r>
    </w:p>
    <w:p w14:paraId="48875BAF" w14:textId="77777777" w:rsidR="00FB4C98" w:rsidRDefault="00FB4C98" w:rsidP="00560355">
      <w:pPr>
        <w:spacing w:after="0" w:line="276" w:lineRule="auto"/>
        <w:ind w:firstLine="360"/>
        <w:rPr>
          <w:ins w:id="12" w:author="Maia Kapur" w:date="2019-05-09T09:33:00Z"/>
        </w:rPr>
      </w:pPr>
    </w:p>
    <w:p w14:paraId="01225238" w14:textId="2A921C1D" w:rsidR="00D12C7C" w:rsidRDefault="00D12C7C" w:rsidP="00560355">
      <w:pPr>
        <w:pStyle w:val="Heading2"/>
        <w:spacing w:line="276" w:lineRule="auto"/>
      </w:pPr>
      <w:r>
        <w:t>3.2 Comparison to STARS Method</w:t>
      </w:r>
    </w:p>
    <w:p w14:paraId="1CB8DE86" w14:textId="37CE27FF" w:rsidR="00D12C7C" w:rsidRPr="00D12C7C" w:rsidRDefault="00D12C7C" w:rsidP="00560355">
      <w:pPr>
        <w:spacing w:after="0" w:line="276" w:lineRule="auto"/>
      </w:pPr>
      <w:r>
        <w:t>The STARS method (</w:t>
      </w:r>
      <w:r w:rsidRPr="00F277A3">
        <w:t>Figure A</w:t>
      </w:r>
      <w:r w:rsidR="00F2278E" w:rsidRPr="00F277A3">
        <w:t>1</w:t>
      </w:r>
      <w:r w:rsidR="00A70944" w:rsidRPr="00F277A3">
        <w:t>5</w:t>
      </w:r>
      <w:r>
        <w:t xml:space="preserve">) was </w:t>
      </w:r>
      <w:r w:rsidR="00BE59CB">
        <w:t xml:space="preserve">inferior to the proposed GAM-based method at detecting spatial or temporal break points for all simulated scenarios with the exception </w:t>
      </w:r>
      <w:r w:rsidR="00F277A3">
        <w:t>of Scenario 4,</w:t>
      </w:r>
      <w:r w:rsidR="00BE59CB">
        <w:t xml:space="preserve"> in which the break was at 49</w:t>
      </w:r>
      <w:r w:rsidR="00FB4C98">
        <w:t>°</w:t>
      </w:r>
      <w:r w:rsidR="00BE59CB">
        <w:t xml:space="preserve"> degrees, the edge of the series</w:t>
      </w:r>
      <w:r w:rsidR="005B235A">
        <w:t>. In that case the</w:t>
      </w:r>
      <w:r w:rsidR="00BE59CB">
        <w:t xml:space="preserve"> STARS method was able to detect the correct latitude in 47% of datasets</w:t>
      </w:r>
      <w:r w:rsidR="005B235A">
        <w:t xml:space="preserve"> and</w:t>
      </w:r>
      <w:r w:rsidR="00BE59CB">
        <w:t xml:space="preserve"> the correct longitude in 44% of datasets. For all other scenarios, it averaged 14% accuracy in detecting latitude, 14% accuracy in detecting longitude, and only 43% accuracy for year breaks (compared to 82%, 75% and 77%, respectively, for the GAM-based method). However, it performed comparably in terms of the coverage probability of </w:t>
      </w:r>
      <w:r w:rsidR="00A13D12" w:rsidRPr="00845D2A">
        <w:rPr>
          <w:i/>
        </w:rPr>
        <w:t>L</w:t>
      </w:r>
      <w:r w:rsidR="00A13D12" w:rsidRPr="00845D2A">
        <w:rPr>
          <w:i/>
          <w:vertAlign w:val="subscript"/>
        </w:rPr>
        <w:t>1</w:t>
      </w:r>
      <w:r w:rsidR="00BE59CB">
        <w:t xml:space="preserve"> (66% vs 69% for the GAM-based method) and slightly better in terms of coverage probability for </w:t>
      </w:r>
      <w:r w:rsidR="00A13D12" w:rsidRPr="00845D2A">
        <w:rPr>
          <w:i/>
        </w:rPr>
        <w:t>L</w:t>
      </w:r>
      <w:r w:rsidR="00A13D12" w:rsidRPr="00845D2A">
        <w:rPr>
          <w:i/>
          <w:vertAlign w:val="subscript"/>
        </w:rPr>
        <w:t>2</w:t>
      </w:r>
      <w:r w:rsidR="00BE59CB">
        <w:t xml:space="preserve">, which was low for both methods across all simulations </w:t>
      </w:r>
      <w:r w:rsidR="00A13D12">
        <w:t>(</w:t>
      </w:r>
      <w:r w:rsidR="00BE59CB">
        <w:t xml:space="preserve">around 38% </w:t>
      </w:r>
      <w:r w:rsidR="00A13D12">
        <w:t xml:space="preserve">for STARS </w:t>
      </w:r>
      <w:r w:rsidR="00BE59CB">
        <w:t xml:space="preserve">versus 25% for the GAM-based method). </w:t>
      </w:r>
    </w:p>
    <w:p w14:paraId="6F75E876" w14:textId="1B6AFEEB" w:rsidR="00506E17" w:rsidRPr="00506E17" w:rsidRDefault="003F6D4D" w:rsidP="00560355">
      <w:pPr>
        <w:pStyle w:val="Heading2"/>
        <w:spacing w:before="240" w:line="276" w:lineRule="auto"/>
      </w:pPr>
      <w:r>
        <w:t>3</w:t>
      </w:r>
      <w:r w:rsidR="0023745F">
        <w:t>.</w:t>
      </w:r>
      <w:r w:rsidR="00D12C7C">
        <w:t xml:space="preserve">3 </w:t>
      </w:r>
      <w:r w:rsidR="00506E17">
        <w:t>Application to NE Pacific Sablefish</w:t>
      </w:r>
      <w:r w:rsidR="007674FF">
        <w:t xml:space="preserve"> </w:t>
      </w:r>
    </w:p>
    <w:p w14:paraId="3B4A80D9" w14:textId="20EFCF64" w:rsidR="00445820" w:rsidRDefault="002869DA" w:rsidP="00AD1295">
      <w:pPr>
        <w:spacing w:after="0" w:line="276" w:lineRule="auto"/>
        <w:ind w:firstLine="360"/>
        <w:rPr>
          <w:ins w:id="13" w:author="Maia Kapur" w:date="2019-05-09T09:16:00Z"/>
        </w:rPr>
      </w:pPr>
      <w:r>
        <w:t>T</w:t>
      </w:r>
      <w:r w:rsidR="00A9532D">
        <w:t>he latitude smoother suggested a general</w:t>
      </w:r>
      <w:r w:rsidR="00981A9D">
        <w:t>ly</w:t>
      </w:r>
      <w:r w:rsidR="00A9532D">
        <w:t xml:space="preserve"> increasing cline</w:t>
      </w:r>
      <w:r w:rsidR="00981A9D">
        <w:t xml:space="preserve"> in </w:t>
      </w:r>
      <w:r w:rsidR="006665D1">
        <w:t>length</w:t>
      </w:r>
      <w:r>
        <w:t>-</w:t>
      </w:r>
      <w:r w:rsidR="006665D1">
        <w:t>at</w:t>
      </w:r>
      <w:r>
        <w:t>-</w:t>
      </w:r>
      <w:r w:rsidR="006665D1">
        <w:t>age</w:t>
      </w:r>
      <w:r w:rsidR="00AF1875">
        <w:t xml:space="preserve"> </w:t>
      </w:r>
      <w:r w:rsidR="00A9532D">
        <w:t xml:space="preserve">with latitude, with a significant breakpoint centered around </w:t>
      </w:r>
      <w:r w:rsidR="00274FD3">
        <w:t xml:space="preserve">50˚N </w:t>
      </w:r>
      <w:r w:rsidR="00A9532D">
        <w:t>(approximately</w:t>
      </w:r>
      <w:r w:rsidR="00842A20">
        <w:t xml:space="preserve"> the northern end of</w:t>
      </w:r>
      <w:r w:rsidR="00A9532D">
        <w:t xml:space="preserve"> Vancouver</w:t>
      </w:r>
      <w:r w:rsidR="00842A20">
        <w:t xml:space="preserve"> Island</w:t>
      </w:r>
      <w:r w:rsidR="00A9532D">
        <w:t>, Canad</w:t>
      </w:r>
      <w:r w:rsidR="00274FD3">
        <w:t xml:space="preserve">a) </w:t>
      </w:r>
      <w:r w:rsidR="00972E6C">
        <w:t xml:space="preserve">detected when the GAM was fit </w:t>
      </w:r>
      <w:r w:rsidR="00274FD3">
        <w:t xml:space="preserve">for age four and six </w:t>
      </w:r>
      <w:r w:rsidR="004862B8">
        <w:t>sable</w:t>
      </w:r>
      <w:r w:rsidR="00274FD3">
        <w:t>fish</w:t>
      </w:r>
      <w:r w:rsidR="00A767F7">
        <w:t xml:space="preserve"> (</w:t>
      </w:r>
      <w:r w:rsidR="00A767F7">
        <w:fldChar w:fldCharType="begin"/>
      </w:r>
      <w:r w:rsidR="00A767F7">
        <w:instrText xml:space="preserve"> REF _Ref532305639 \h </w:instrText>
      </w:r>
      <w:r w:rsidR="00B815FF">
        <w:instrText xml:space="preserve"> \* MERGEFORMAT </w:instrText>
      </w:r>
      <w:r w:rsidR="00A767F7">
        <w:fldChar w:fldCharType="separate"/>
      </w:r>
      <w:r w:rsidR="00EF1C91">
        <w:t xml:space="preserve">Figure </w:t>
      </w:r>
      <w:r w:rsidR="00EF1C91">
        <w:rPr>
          <w:noProof/>
        </w:rPr>
        <w:t>5</w:t>
      </w:r>
      <w:r w:rsidR="00A767F7">
        <w:fldChar w:fldCharType="end"/>
      </w:r>
      <w:r w:rsidR="00B04E49">
        <w:t>c</w:t>
      </w:r>
      <w:r w:rsidR="006F1452">
        <w:t xml:space="preserve"> </w:t>
      </w:r>
      <w:r w:rsidR="005875F9">
        <w:t xml:space="preserve">and </w:t>
      </w:r>
      <w:r w:rsidR="00A767F7">
        <w:fldChar w:fldCharType="begin"/>
      </w:r>
      <w:r w:rsidR="00A767F7">
        <w:instrText xml:space="preserve"> REF _Ref5721192 \h </w:instrText>
      </w:r>
      <w:r w:rsidR="00B815FF">
        <w:instrText xml:space="preserve"> \* MERGEFORMAT </w:instrText>
      </w:r>
      <w:r w:rsidR="00A767F7">
        <w:fldChar w:fldCharType="separate"/>
      </w:r>
      <w:r w:rsidR="00EF1C91">
        <w:t>Figure 6</w:t>
      </w:r>
      <w:r w:rsidR="00A767F7">
        <w:fldChar w:fldCharType="end"/>
      </w:r>
      <w:r w:rsidR="00B04E49">
        <w:t>c</w:t>
      </w:r>
      <w:r w:rsidR="005875F9">
        <w:t xml:space="preserve"> </w:t>
      </w:r>
      <w:r w:rsidR="00527F2F" w:rsidRPr="00527F2F">
        <w:t>and Supplementary Material Figures A4, A7</w:t>
      </w:r>
      <w:r w:rsidR="00B04E49">
        <w:t>)</w:t>
      </w:r>
      <w:r w:rsidR="00274FD3">
        <w:t>.</w:t>
      </w:r>
      <w:r w:rsidR="00AD1295">
        <w:t xml:space="preserve"> Above this breakpoint, female </w:t>
      </w:r>
      <w:r w:rsidR="00AD1295" w:rsidRPr="001824C5">
        <w:rPr>
          <w:i/>
        </w:rPr>
        <w:t>L</w:t>
      </w:r>
      <w:r w:rsidR="00AD1295">
        <w:rPr>
          <w:i/>
          <w:vertAlign w:val="subscript"/>
        </w:rPr>
        <w:t xml:space="preserve">2 </w:t>
      </w:r>
      <w:r w:rsidR="00AD1295">
        <w:t>estimates were consistently over 70</w:t>
      </w:r>
      <w:r w:rsidR="000B1158">
        <w:t xml:space="preserve"> </w:t>
      </w:r>
      <w:r w:rsidR="00AD1295">
        <w:t xml:space="preserve">cm, whereas they were </w:t>
      </w:r>
      <w:r w:rsidR="00C2505F">
        <w:t>consistently</w:t>
      </w:r>
      <w:r w:rsidR="00AD1295">
        <w:t xml:space="preserve"> below 66</w:t>
      </w:r>
      <w:r w:rsidR="00C2505F">
        <w:t xml:space="preserve"> </w:t>
      </w:r>
      <w:r w:rsidR="00AD1295">
        <w:t>cm south of it.</w:t>
      </w:r>
      <w:r w:rsidR="00337245">
        <w:t xml:space="preserve"> </w:t>
      </w:r>
      <w:r w:rsidR="00274FD3">
        <w:t>Both age six and age 30 female sablefish identified a breakpoint of 36˚N</w:t>
      </w:r>
      <w:r w:rsidR="00274FD3" w:rsidDel="00274FD3">
        <w:t xml:space="preserve"> </w:t>
      </w:r>
      <w:r w:rsidR="00274FD3">
        <w:t>(approximately Monterey, CA, USA)</w:t>
      </w:r>
      <w:r w:rsidR="00466B36">
        <w:t xml:space="preserve">. </w:t>
      </w:r>
      <w:r w:rsidR="00AD1295">
        <w:t xml:space="preserve">Both males and females obtained the lowest estimated </w:t>
      </w:r>
      <w:r w:rsidR="00AD1295" w:rsidRPr="001824C5">
        <w:rPr>
          <w:i/>
        </w:rPr>
        <w:t>L</w:t>
      </w:r>
      <w:r w:rsidR="00AD1295">
        <w:rPr>
          <w:i/>
          <w:vertAlign w:val="subscript"/>
        </w:rPr>
        <w:t xml:space="preserve">2 </w:t>
      </w:r>
      <w:r w:rsidR="00AD1295">
        <w:t>south of this breakpoint, at 55 cm for males and 60.43</w:t>
      </w:r>
      <w:r w:rsidR="00B61E81">
        <w:t xml:space="preserve"> </w:t>
      </w:r>
      <w:r w:rsidR="00AD1295">
        <w:t xml:space="preserve">cm for females. </w:t>
      </w:r>
      <w:r w:rsidR="00A15FC8">
        <w:t xml:space="preserve">In all regions, </w:t>
      </w:r>
      <w:r w:rsidR="00A15FC8" w:rsidRPr="001824C5">
        <w:rPr>
          <w:i/>
        </w:rPr>
        <w:t>L</w:t>
      </w:r>
      <w:r w:rsidR="00A15FC8" w:rsidRPr="001824C5">
        <w:rPr>
          <w:i/>
          <w:vertAlign w:val="subscript"/>
        </w:rPr>
        <w:t>∞</w:t>
      </w:r>
      <w:r w:rsidR="00A15FC8">
        <w:t xml:space="preserve"> was higher for female sablefish than males</w:t>
      </w:r>
      <w:r w:rsidR="00D7352E">
        <w:t xml:space="preserve">, and the resultant </w:t>
      </w:r>
      <w:r w:rsidR="00D7352E" w:rsidRPr="001824C5">
        <w:rPr>
          <w:i/>
        </w:rPr>
        <w:t>L</w:t>
      </w:r>
      <w:r w:rsidR="00F51711">
        <w:rPr>
          <w:i/>
          <w:vertAlign w:val="subscript"/>
        </w:rPr>
        <w:t xml:space="preserve">2 </w:t>
      </w:r>
      <w:r w:rsidR="00F51711">
        <w:t>differed</w:t>
      </w:r>
      <w:r w:rsidR="00D7352E">
        <w:t xml:space="preserve"> between regions</w:t>
      </w:r>
      <w:r w:rsidR="00F51711">
        <w:t xml:space="preserve"> within sexes</w:t>
      </w:r>
      <w:r w:rsidR="00D7352E">
        <w:t xml:space="preserve"> by up to 26%. </w:t>
      </w:r>
      <w:r w:rsidR="00F315C8">
        <w:t>The temporal smoother did not exhibit a strong one-way trend</w:t>
      </w:r>
      <w:r w:rsidR="00F91AA8">
        <w:t>, and was flat for age-30 fish of both sexes, though it did detect a break in 2009-2010 for both sexes of age 4 and 6 sablefish</w:t>
      </w:r>
      <w:r w:rsidR="00214A13">
        <w:t>.</w:t>
      </w:r>
      <w:r w:rsidR="003F6D4D">
        <w:t xml:space="preserve"> </w:t>
      </w:r>
      <w:r w:rsidR="00445820">
        <w:t xml:space="preserve">Parameter estimation for this </w:t>
      </w:r>
      <w:r w:rsidR="009E50E8">
        <w:t>initial stratification according to our breakpoints</w:t>
      </w:r>
      <w:r w:rsidR="009E50E8" w:rsidDel="009E50E8">
        <w:t xml:space="preserve"> </w:t>
      </w:r>
      <w:r w:rsidR="00445820">
        <w:t xml:space="preserve">revealed that the 95% confidence intervals for </w:t>
      </w:r>
      <w:r w:rsidR="00445820" w:rsidRPr="001824C5">
        <w:rPr>
          <w:i/>
        </w:rPr>
        <w:t>L</w:t>
      </w:r>
      <w:r w:rsidR="00445820" w:rsidRPr="001824C5">
        <w:rPr>
          <w:i/>
          <w:vertAlign w:val="subscript"/>
        </w:rPr>
        <w:t>∞</w:t>
      </w:r>
      <w:r w:rsidR="00445820">
        <w:t xml:space="preserve"> </w:t>
      </w:r>
      <w:r w:rsidR="007C3C07">
        <w:t xml:space="preserve">between time periods </w:t>
      </w:r>
      <w:r w:rsidR="00445820">
        <w:t xml:space="preserve">overlapped </w:t>
      </w:r>
      <w:r w:rsidR="004E2DEE">
        <w:t xml:space="preserve">for males </w:t>
      </w:r>
      <w:r w:rsidR="007C3C07">
        <w:t>within</w:t>
      </w:r>
      <w:r w:rsidR="004E2DEE">
        <w:t xml:space="preserve"> </w:t>
      </w:r>
      <w:r w:rsidR="00873AEB">
        <w:t xml:space="preserve">all </w:t>
      </w:r>
      <w:r w:rsidR="007C3C07">
        <w:t>R</w:t>
      </w:r>
      <w:r w:rsidR="00873AEB">
        <w:t>egions</w:t>
      </w:r>
      <w:r w:rsidR="004E2DEE">
        <w:t xml:space="preserve"> and for females in Regions 3, 4 and 5</w:t>
      </w:r>
      <w:r w:rsidR="00362196">
        <w:t xml:space="preserve"> </w:t>
      </w:r>
      <w:r w:rsidR="004E2DEE">
        <w:t xml:space="preserve">(see </w:t>
      </w:r>
      <w:r w:rsidR="00527F2F">
        <w:t>Supplementary Material</w:t>
      </w:r>
      <w:r w:rsidR="00362196">
        <w:t xml:space="preserve"> Figure A1</w:t>
      </w:r>
      <w:r w:rsidR="00AD1295">
        <w:t>2</w:t>
      </w:r>
      <w:r w:rsidR="00362196">
        <w:t>)</w:t>
      </w:r>
      <w:r w:rsidR="00445820">
        <w:t>.</w:t>
      </w:r>
      <w:r w:rsidR="00362196">
        <w:t xml:space="preserve"> </w:t>
      </w:r>
      <w:r w:rsidR="009E50E8">
        <w:t xml:space="preserve">After combining </w:t>
      </w:r>
      <w:r w:rsidR="00147E3F">
        <w:t xml:space="preserve">years of data for </w:t>
      </w:r>
      <w:r w:rsidR="009E50E8">
        <w:t xml:space="preserve">region-sex combinations where overlap was found in the second phase, the total number of </w:t>
      </w:r>
      <w:r w:rsidR="00F946EC">
        <w:t>spatiotemporal</w:t>
      </w:r>
      <w:r w:rsidR="009E50E8">
        <w:t xml:space="preserve"> strata was reduced to 13</w:t>
      </w:r>
      <w:r w:rsidR="004E2DEE">
        <w:t>. Once re-aggregated and re-estimated,</w:t>
      </w:r>
      <w:r w:rsidR="00362196">
        <w:t xml:space="preserve"> we did not find overlapping confidence intervals for </w:t>
      </w:r>
      <w:r w:rsidR="00362196" w:rsidRPr="001824C5">
        <w:rPr>
          <w:i/>
        </w:rPr>
        <w:t>L</w:t>
      </w:r>
      <w:r w:rsidR="00362196" w:rsidRPr="001824C5">
        <w:rPr>
          <w:i/>
          <w:vertAlign w:val="subscript"/>
        </w:rPr>
        <w:t>∞</w:t>
      </w:r>
      <w:r w:rsidR="00362196">
        <w:t xml:space="preserve"> for any adjacent regions (</w:t>
      </w:r>
      <w:r w:rsidR="00527F2F">
        <w:t>Supplementary Material</w:t>
      </w:r>
      <w:r w:rsidR="00362196">
        <w:t xml:space="preserve"> Figure A14), so this </w:t>
      </w:r>
      <w:r w:rsidR="008D0425">
        <w:t>setup</w:t>
      </w:r>
      <w:r w:rsidR="00362196">
        <w:t xml:space="preserve"> was retained as our final </w:t>
      </w:r>
      <w:r w:rsidR="008D0425">
        <w:t xml:space="preserve">spatiotemporal </w:t>
      </w:r>
      <w:r w:rsidR="005A19AC">
        <w:t>stratification.</w:t>
      </w:r>
      <w:r w:rsidR="00F922C3">
        <w:t xml:space="preserve"> The stratification consists of three regions bounded on their western border by a </w:t>
      </w:r>
      <w:r w:rsidR="00F922C3">
        <w:lastRenderedPageBreak/>
        <w:t xml:space="preserve">break at 130˚W; from south to north, these regions (labeled 1, 2 and 3 on </w:t>
      </w:r>
      <w:r w:rsidR="00F922C3">
        <w:fldChar w:fldCharType="begin"/>
      </w:r>
      <w:r w:rsidR="00F922C3">
        <w:instrText xml:space="preserve"> REF _Ref5281391 \h </w:instrText>
      </w:r>
      <w:r w:rsidR="00B815FF">
        <w:instrText xml:space="preserve"> \* MERGEFORMAT </w:instrText>
      </w:r>
      <w:r w:rsidR="00F922C3">
        <w:fldChar w:fldCharType="separate"/>
      </w:r>
      <w:r w:rsidR="00EA01EA">
        <w:t xml:space="preserve">Figure </w:t>
      </w:r>
      <w:r w:rsidR="00EA01EA">
        <w:rPr>
          <w:noProof/>
        </w:rPr>
        <w:t>7</w:t>
      </w:r>
      <w:r w:rsidR="00F922C3">
        <w:fldChar w:fldCharType="end"/>
      </w:r>
      <w:r w:rsidR="00F922C3">
        <w:t xml:space="preserve">) are defined by latitudes 36˚N and 50˚N. These breaks correspond generally to Monterey, CA and the northern tip of Vancouver Island, BC. Region 4 consists of </w:t>
      </w:r>
      <w:proofErr w:type="spellStart"/>
      <w:r w:rsidR="00F922C3">
        <w:t>datapoints</w:t>
      </w:r>
      <w:proofErr w:type="spellEnd"/>
      <w:r w:rsidR="00F922C3">
        <w:t xml:space="preserve"> </w:t>
      </w:r>
      <w:r w:rsidR="0030725B">
        <w:t xml:space="preserve">collected between 130˚W and </w:t>
      </w:r>
      <w:r>
        <w:t xml:space="preserve">the </w:t>
      </w:r>
      <w:r w:rsidR="0030725B">
        <w:t>ecosystem break at 145˚W (roughly Cordova, AK).</w:t>
      </w:r>
      <w:r w:rsidR="00F922C3">
        <w:t xml:space="preserve"> </w:t>
      </w:r>
      <w:proofErr w:type="spellStart"/>
      <w:r w:rsidR="0030725B">
        <w:t>Datapoints</w:t>
      </w:r>
      <w:proofErr w:type="spellEnd"/>
      <w:r w:rsidR="0030725B">
        <w:t xml:space="preserve"> collected to the west of the ecosystem break are assigned to Region 5.</w:t>
      </w:r>
    </w:p>
    <w:p w14:paraId="1B573E5E" w14:textId="77777777" w:rsidR="004E2FE6" w:rsidRDefault="004E2FE6" w:rsidP="00560355">
      <w:pPr>
        <w:spacing w:after="0" w:line="276" w:lineRule="auto"/>
        <w:ind w:firstLine="360"/>
      </w:pPr>
    </w:p>
    <w:p w14:paraId="36ECB34D" w14:textId="1132462D" w:rsidR="005D7596" w:rsidRDefault="009E50E8" w:rsidP="00560355">
      <w:pPr>
        <w:pStyle w:val="Heading1"/>
        <w:spacing w:after="0" w:line="276" w:lineRule="auto"/>
      </w:pPr>
      <w:r w:rsidRPr="005D7596">
        <w:t>4 Discussion</w:t>
      </w:r>
    </w:p>
    <w:p w14:paraId="0FBBC157" w14:textId="3D222C66" w:rsidR="007A77A0" w:rsidRDefault="007A77A0" w:rsidP="00560355">
      <w:pPr>
        <w:spacing w:after="0" w:line="276" w:lineRule="auto"/>
        <w:ind w:firstLine="360"/>
        <w:rPr>
          <w:highlight w:val="yellow"/>
        </w:rPr>
      </w:pPr>
      <w:r>
        <w:t xml:space="preserve">We determined that the proposed, GAM-based method was able to accurately detect spatial and temporal breakpoints more frequently than </w:t>
      </w:r>
      <w:r w:rsidR="00EA01EA">
        <w:t>the STARS method</w:t>
      </w:r>
      <w:r>
        <w:t xml:space="preserve">, with the exception of breakpoints occurring at the edge of the study region. For NE Pacific sablefish, we applied the method </w:t>
      </w:r>
      <w:r w:rsidR="00861F63">
        <w:t>to</w:t>
      </w:r>
      <w:r>
        <w:t xml:space="preserve"> each sex separately at a set of </w:t>
      </w:r>
      <w:commentRangeStart w:id="14"/>
      <w:r>
        <w:t>key biological ages</w:t>
      </w:r>
      <w:commentRangeEnd w:id="14"/>
      <w:r w:rsidR="00033E99">
        <w:rPr>
          <w:rStyle w:val="CommentReference"/>
        </w:rPr>
        <w:commentReference w:id="14"/>
      </w:r>
      <w:r>
        <w:t xml:space="preserve"> and determined that sablefish length-at-age differs most significantly across five regions, whose boundaries can be defined by major oceanographic features (the Southern California Bight, and the bifurcation of the North Pacific Current) as well as a known ecosystem boundary in the Gulf of Alaska.  </w:t>
      </w:r>
      <w:r w:rsidRPr="00B62B5E">
        <w:t xml:space="preserve">Below, we discuss the results of the simulation study and provide further guidance on how </w:t>
      </w:r>
      <w:r>
        <w:t>researchers could apply our proposed method to new datasets.</w:t>
      </w:r>
      <w:r w:rsidR="00861F63">
        <w:t xml:space="preserve"> </w:t>
      </w:r>
      <w:r w:rsidR="00861F63" w:rsidRPr="008A56ED">
        <w:t xml:space="preserve">We then </w:t>
      </w:r>
      <w:r w:rsidR="00CF43DC" w:rsidRPr="008A56ED">
        <w:t>discuss the results found during the application to northeast Pacific sablefish, with respect to ecosystem concerns.</w:t>
      </w:r>
    </w:p>
    <w:p w14:paraId="0EACBBBE" w14:textId="1E292957" w:rsidR="00FF414A" w:rsidRDefault="0023745F" w:rsidP="00560355">
      <w:pPr>
        <w:pStyle w:val="Heading2"/>
        <w:spacing w:before="240" w:line="276" w:lineRule="auto"/>
      </w:pPr>
      <w:r>
        <w:t xml:space="preserve">4.2 </w:t>
      </w:r>
      <w:r w:rsidR="00E273B9">
        <w:t>Implications of Simulation Results</w:t>
      </w:r>
    </w:p>
    <w:p w14:paraId="526A7D44" w14:textId="2D31B2A1" w:rsidR="00E273B9" w:rsidRDefault="00FE4723" w:rsidP="00560355">
      <w:pPr>
        <w:spacing w:after="0" w:line="276" w:lineRule="auto"/>
        <w:ind w:firstLine="360"/>
      </w:pPr>
      <w:r>
        <w:t>The</w:t>
      </w:r>
      <w:r w:rsidR="00D62509">
        <w:t xml:space="preserve"> method</w:t>
      </w:r>
      <w:r w:rsidR="00D178A2">
        <w:t xml:space="preserve"> performed best for both performance metric</w:t>
      </w:r>
      <w:r w:rsidR="00883CE8">
        <w:t>s</w:t>
      </w:r>
      <w:r w:rsidR="00D178A2">
        <w:t xml:space="preserve"> for the scenario </w:t>
      </w:r>
      <w:r w:rsidR="009D5F24">
        <w:t xml:space="preserve">in which growth Regimes 1 and 2 overlapped </w:t>
      </w:r>
      <w:r w:rsidR="00D178A2">
        <w:t>(which had the advantage of being ‘matched’ whenever the breakpoint fell within 20° to 25°)</w:t>
      </w:r>
      <w:r w:rsidR="004E2BD9">
        <w:t xml:space="preserve">. The most commonly detected </w:t>
      </w:r>
      <w:r w:rsidR="00883CE8">
        <w:t>break</w:t>
      </w:r>
      <w:r w:rsidR="004E2BD9">
        <w:t>point</w:t>
      </w:r>
      <w:r w:rsidR="00883CE8">
        <w:t xml:space="preserve"> in latitude and longitude</w:t>
      </w:r>
      <w:r w:rsidR="004E2BD9">
        <w:t xml:space="preserve"> for that scenario, before rounding, was the midpoint of this range (22.5°), likely an artifact of the penalization function within the GAM, which seeks to minimize curvature on either side of a given knot (i.e.</w:t>
      </w:r>
      <w:r w:rsidR="00D62509">
        <w:t>,</w:t>
      </w:r>
      <w:r w:rsidR="004E2BD9">
        <w:t xml:space="preserve"> </w:t>
      </w:r>
      <w:r w:rsidR="00D62509">
        <w:t xml:space="preserve">the </w:t>
      </w:r>
      <w:r w:rsidR="004E2BD9">
        <w:t xml:space="preserve">breakpoint). </w:t>
      </w:r>
      <w:r w:rsidR="00E273B9">
        <w:t xml:space="preserve">This penalization function controls the degree of smoothness on the spline and can lead to fitting overly-complex models when unchecked </w:t>
      </w:r>
      <w:r w:rsidR="00E273B9">
        <w:fldChar w:fldCharType="begin" w:fldLock="1"/>
      </w:r>
      <w:r w:rsidR="00C94EBC">
        <w:instrText>ADDIN CSL_CITATION {"citationItems":[{"id":"ITEM-1","itemData":{"DOI":"10.1111/1467-9868.00374","ISSN":"13697412","abstract":"I discuss the production of low rank smoothers for d 1 dimensional data, which can be fitted by regression or penalized regression methods. The smoothers are constructed by a simple transformation and truncation of the basis that arises from the solution of the thin plate spline smoothing problem and are optimal in the sense that the truncation is designed to result in the minimum possible perturbation of the thin plate spline smoothing problem given the dimension of the basis used to construct the smoother. By making use of Lanczos iteration the basis change and truncation are computationally efficient. The smoothers allow the use of ap-proximate thin plate spline models with large data sets, avoid the problems that are associated with 'knot placement' that usually complicate modelling with regression splines or penalized regression splines, provide a sensible way of modelling interaction terms in generalized additive models, provide low rank approximations to generalized smoothing spline models, appropriate for use with large data sets, provide a means for incorporating smooth functions of more than one variable into non-linear models and improve the computational efficiency of penalized likelihood models incorporating thin plate splines. Given that the approach produces spline-like models with a sparse basis, it also provides a natural way of incorporating unpenalized spline-like terms in linear and generalized linear models, and these can be treated just like any other model terms from the point of view of model selection, inference and diagnostics.","author":[{"dropping-particle":"","family":"Wood","given":"Simon N.","non-dropping-particle":"","parse-names":false,"suffix":""}],"container-title":"Journal of the Royal Statistical Society. Series B: Statistical Methodology","id":"ITEM-1","issued":{"date-parts":[["2003"]]},"title":"Thin plate regression splines","type":"article"},"uris":["http://www.mendeley.com/documents/?uuid=6164f335-84e9-49e9-a6ea-d80556c82dfb"]}],"mendeley":{"formattedCitation":"(Wood, 2003)","plainTextFormattedCitation":"(Wood, 2003)","previouslyFormattedCitation":"(Wood, 2003)"},"properties":{"noteIndex":0},"schema":"https://github.com/citation-style-language/schema/raw/master/csl-citation.json"}</w:instrText>
      </w:r>
      <w:r w:rsidR="00E273B9">
        <w:fldChar w:fldCharType="separate"/>
      </w:r>
      <w:r w:rsidR="00E273B9" w:rsidRPr="00E273B9">
        <w:rPr>
          <w:noProof/>
        </w:rPr>
        <w:t>(Wood, 2003)</w:t>
      </w:r>
      <w:r w:rsidR="00E273B9">
        <w:fldChar w:fldCharType="end"/>
      </w:r>
      <w:r w:rsidR="00E273B9">
        <w:t>.</w:t>
      </w:r>
      <w:r w:rsidR="00E273B9" w:rsidRPr="00E273B9">
        <w:t xml:space="preserve"> </w:t>
      </w:r>
      <w:r w:rsidR="00E273B9">
        <w:t xml:space="preserve">Since the purpose of this analysis was diagnostic (the detection of where the spline is changing the most), we were able to avoid undue influence from this parameter by a) selecting </w:t>
      </w:r>
      <w:r w:rsidR="005B42E2">
        <w:t xml:space="preserve">only the value which obtained </w:t>
      </w:r>
      <w:r w:rsidR="00E273B9" w:rsidRPr="00D73DFA">
        <w:t xml:space="preserve">the maximum first derivative and b) </w:t>
      </w:r>
      <w:r w:rsidR="005B42E2">
        <w:t>which had</w:t>
      </w:r>
      <w:r w:rsidR="00E273B9" w:rsidRPr="00D73DFA">
        <w:t xml:space="preserve"> confidence interval</w:t>
      </w:r>
      <w:r w:rsidR="00E273B9">
        <w:t>s</w:t>
      </w:r>
      <w:r w:rsidR="00E273B9" w:rsidRPr="00D73DFA">
        <w:t xml:space="preserve"> </w:t>
      </w:r>
      <w:r w:rsidR="005B42E2">
        <w:t xml:space="preserve">not </w:t>
      </w:r>
      <w:r w:rsidR="00E273B9" w:rsidRPr="00D73DFA">
        <w:t>contain</w:t>
      </w:r>
      <w:r w:rsidR="00E273B9">
        <w:t>ing</w:t>
      </w:r>
      <w:r w:rsidR="00E273B9" w:rsidRPr="00D73DFA">
        <w:t xml:space="preserve"> zero, which </w:t>
      </w:r>
      <w:r w:rsidR="00E273B9">
        <w:t>are</w:t>
      </w:r>
      <w:r w:rsidR="00E273B9" w:rsidRPr="00D73DFA">
        <w:t xml:space="preserve"> common in highly curved splines.</w:t>
      </w:r>
      <w:r w:rsidR="00E273B9">
        <w:t xml:space="preserve"> </w:t>
      </w:r>
      <w:r w:rsidR="00E273B9" w:rsidRPr="0089790E">
        <w:t>This still did not preclude detection of spurious spatial or temporal breaks in ~13% of simulations for which no variability was present</w:t>
      </w:r>
      <w:r w:rsidR="00E273B9">
        <w:t>. However, some erroneous detection can be expected considering inherent noise in our datasets, and that there is no minimum threshold for breakpoint detection; a single, small derivative</w:t>
      </w:r>
      <w:r w:rsidR="00047BCB">
        <w:t xml:space="preserve"> among many zeros</w:t>
      </w:r>
      <w:r w:rsidR="00E273B9">
        <w:t xml:space="preserve"> that did not have a </w:t>
      </w:r>
      <w:r w:rsidR="00047BCB">
        <w:t>confidence interval</w:t>
      </w:r>
      <w:r w:rsidR="00E273B9">
        <w:t xml:space="preserve"> containing zero could be ‘picked’. We evaluated if an autoregressive structure improved our models as length at age can be time-dependent but it did not; this may not be the case for other fisheries.</w:t>
      </w:r>
    </w:p>
    <w:p w14:paraId="5905C13A" w14:textId="79C21839" w:rsidR="00E273B9" w:rsidRPr="008102AB" w:rsidRDefault="00E273B9" w:rsidP="00560355">
      <w:pPr>
        <w:spacing w:after="0" w:line="276" w:lineRule="auto"/>
        <w:ind w:firstLine="360"/>
        <w:rPr>
          <w:highlight w:val="yellow"/>
        </w:rPr>
      </w:pPr>
      <w:r>
        <w:t>The procedure for deciding whether the method was accurate was inherently strict, in that simulations were det</w:t>
      </w:r>
      <w:r w:rsidRPr="00927A47">
        <w:t>ermined inaccurate if the detected breakpoint varied by only one degree (approximately 110 km</w:t>
      </w:r>
      <w:r>
        <w:t>), ex</w:t>
      </w:r>
      <w:r w:rsidRPr="00927A47">
        <w:t xml:space="preserve">cept for the overlapping scenario. As presented in Section </w:t>
      </w:r>
      <w:r w:rsidRPr="00927A47">
        <w:fldChar w:fldCharType="begin"/>
      </w:r>
      <w:r w:rsidRPr="00927A47">
        <w:instrText xml:space="preserve"> REF _Ref5718407 \h  \* MERGEFORMAT </w:instrText>
      </w:r>
      <w:r w:rsidRPr="00927A47">
        <w:fldChar w:fldCharType="separate"/>
      </w:r>
      <w:r w:rsidR="00EF1C91">
        <w:t>3.1</w:t>
      </w:r>
      <w:r w:rsidRPr="00927A47">
        <w:fldChar w:fldCharType="end"/>
      </w:r>
      <w:r w:rsidRPr="00927A47">
        <w:t xml:space="preserve">, these near-misses </w:t>
      </w:r>
      <w:r w:rsidR="00491266">
        <w:t>characterized</w:t>
      </w:r>
      <w:r>
        <w:t xml:space="preserve"> 60% of detections in </w:t>
      </w:r>
      <w:r w:rsidR="00491266">
        <w:t>the scenario with a single breakpoint</w:t>
      </w:r>
      <w:r>
        <w:t xml:space="preserve">; relaxing the matching criteria to include neighboring points would increase the performance for the </w:t>
      </w:r>
      <w:r>
        <w:lastRenderedPageBreak/>
        <w:t xml:space="preserve">spatial </w:t>
      </w:r>
      <w:r w:rsidRPr="005A62A5">
        <w:t>metrics by</w:t>
      </w:r>
      <w:r w:rsidRPr="00CE3A12">
        <w:t xml:space="preserve"> allowing </w:t>
      </w:r>
      <w:r w:rsidR="004D5185">
        <w:t>a greater range of</w:t>
      </w:r>
      <w:r w:rsidRPr="00CE3A12">
        <w:t xml:space="preserve"> detected breakpoints to be counted as correct</w:t>
      </w:r>
      <w:r w:rsidRPr="005A62A5">
        <w:t>. The</w:t>
      </w:r>
      <w:r>
        <w:t xml:space="preserve"> good</w:t>
      </w:r>
      <w:r w:rsidRPr="005A62A5">
        <w:t xml:space="preserve"> performance of the method </w:t>
      </w:r>
      <w:r w:rsidR="004D5185" w:rsidRPr="005A62A5">
        <w:t xml:space="preserve">despite this strictness </w:t>
      </w:r>
      <w:r w:rsidRPr="005A62A5">
        <w:t>is promising.</w:t>
      </w:r>
      <w:r w:rsidR="008102AB" w:rsidRPr="008102AB">
        <w:t xml:space="preserve"> </w:t>
      </w:r>
      <w:r w:rsidR="008102AB">
        <w:t>With these caveats in mind, we envision (and demonstrate) using the method as a tool to identify general regions and periods of change in fish length-at-age, which will necessarily be evaluated against pre-existing knowledge of the fish population and its ecosystem</w:t>
      </w:r>
      <w:r w:rsidR="008102AB" w:rsidRPr="00B62B5E">
        <w:t xml:space="preserve">. </w:t>
      </w:r>
    </w:p>
    <w:p w14:paraId="05CDC50B" w14:textId="65388CC2" w:rsidR="00AB3A3F" w:rsidRDefault="00A90E3A" w:rsidP="002E0D29">
      <w:pPr>
        <w:spacing w:after="0" w:line="276" w:lineRule="auto"/>
        <w:ind w:firstLine="720"/>
      </w:pPr>
      <w:r>
        <w:t xml:space="preserve">We observed a failure of the method to detect breakpoints at the edges, with a true break at 49° consistently being assigned </w:t>
      </w:r>
      <w:r w:rsidR="00FE4723">
        <w:t>as a break at 50°.</w:t>
      </w:r>
      <w:r w:rsidR="00506BD6">
        <w:t xml:space="preserve"> The resultant low coverage probabilities for parameters </w:t>
      </w:r>
      <w:r w:rsidR="00E273B9">
        <w:t>L</w:t>
      </w:r>
      <w:r w:rsidR="00506BD6" w:rsidRPr="00E273B9">
        <w:rPr>
          <w:vertAlign w:val="subscript"/>
        </w:rPr>
        <w:t>1</w:t>
      </w:r>
      <w:r w:rsidR="00506BD6">
        <w:t xml:space="preserve"> and </w:t>
      </w:r>
      <w:r w:rsidR="00E273B9">
        <w:t>L</w:t>
      </w:r>
      <w:r w:rsidR="00506BD6" w:rsidRPr="00E273B9">
        <w:rPr>
          <w:vertAlign w:val="subscript"/>
        </w:rPr>
        <w:t>2</w:t>
      </w:r>
      <w:r w:rsidR="00506BD6">
        <w:t xml:space="preserve"> (9% and 4%, respectively)</w:t>
      </w:r>
      <w:r w:rsidR="004D5185">
        <w:t xml:space="preserve"> in this scenario</w:t>
      </w:r>
      <w:r w:rsidR="00506BD6">
        <w:t xml:space="preserve"> were</w:t>
      </w:r>
      <w:r w:rsidR="00FE4723">
        <w:t xml:space="preserve"> </w:t>
      </w:r>
      <w:r w:rsidR="00506BD6">
        <w:t xml:space="preserve">likely due to the contrast in length-at-age between the two regions, which rendered estimates of the completely aggregated data uninformative. </w:t>
      </w:r>
      <w:r>
        <w:t xml:space="preserve">This suggests that fishery scientists and managers may need alternative tools to detect and appropriately consider variations in growth at the extremes of </w:t>
      </w:r>
      <w:r w:rsidR="00FE4723">
        <w:t>a stock’s</w:t>
      </w:r>
      <w:r w:rsidR="00FE4723" w:rsidRPr="00D73DFA">
        <w:t xml:space="preserve"> spatial domain</w:t>
      </w:r>
      <w:r w:rsidR="00FE4723">
        <w:t>,</w:t>
      </w:r>
      <w:r w:rsidR="00FE4723" w:rsidRPr="00D73DFA">
        <w:t xml:space="preserve"> or </w:t>
      </w:r>
      <w:r>
        <w:t xml:space="preserve">occurring at the present moment. </w:t>
      </w:r>
      <w:r w:rsidR="00FE4723">
        <w:t xml:space="preserve">Such breakdown of detection methods at the margins of a series (at the edges of a study region, or at the end of a time-series) has been documented in </w:t>
      </w:r>
      <w:r w:rsidR="00FE4723" w:rsidRPr="00D73DFA">
        <w:fldChar w:fldCharType="begin" w:fldLock="1"/>
      </w:r>
      <w:r w:rsidR="00FE4723" w:rsidRPr="00D73DFA">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FE4723" w:rsidRPr="00D73DFA">
        <w:fldChar w:fldCharType="separate"/>
      </w:r>
      <w:r w:rsidR="00FE4723" w:rsidRPr="00D73DFA">
        <w:rPr>
          <w:noProof/>
        </w:rPr>
        <w:t>Rodionov (2004)</w:t>
      </w:r>
      <w:r w:rsidR="00FE4723" w:rsidRPr="00D73DFA">
        <w:fldChar w:fldCharType="end"/>
      </w:r>
      <w:r w:rsidR="00296472">
        <w:t>,</w:t>
      </w:r>
      <w:r w:rsidR="00FE4723" w:rsidRPr="00D73DFA">
        <w:t xml:space="preserve"> </w:t>
      </w:r>
      <w:r w:rsidR="00296472">
        <w:t>w</w:t>
      </w:r>
      <w:r>
        <w:t>ho</w:t>
      </w:r>
      <w:r w:rsidR="00FE4723">
        <w:t xml:space="preserve"> </w:t>
      </w:r>
      <w:r>
        <w:t xml:space="preserve">developed a method using sequential t-tests </w:t>
      </w:r>
      <w:r w:rsidR="00AB3A3F">
        <w:t xml:space="preserve">(STARS) </w:t>
      </w:r>
      <w:r>
        <w:t>to perform edge-case detection, and applied it to detect ecosystem regime shifts in the Bering Sea</w:t>
      </w:r>
      <w:r w:rsidR="000E654C">
        <w:t xml:space="preserve"> </w:t>
      </w:r>
      <w:r w:rsidR="000E654C">
        <w:fldChar w:fldCharType="begin" w:fldLock="1"/>
      </w:r>
      <w:r w:rsidR="002C6B59">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000E654C">
        <w:fldChar w:fldCharType="separate"/>
      </w:r>
      <w:r w:rsidR="000E654C" w:rsidRPr="000E654C">
        <w:rPr>
          <w:noProof/>
        </w:rPr>
        <w:t>(Rodionov and Overland, 2005)</w:t>
      </w:r>
      <w:r w:rsidR="000E654C">
        <w:fldChar w:fldCharType="end"/>
      </w:r>
      <w:r>
        <w:t xml:space="preserve">. </w:t>
      </w:r>
      <w:r w:rsidR="002E0D29">
        <w:t>Our</w:t>
      </w:r>
      <w:r w:rsidR="00AB3A3F">
        <w:t xml:space="preserve"> comparison with the STARS method demonstrated that the GAM</w:t>
      </w:r>
      <w:r w:rsidR="009D0759">
        <w:t xml:space="preserve">-based method </w:t>
      </w:r>
      <w:r w:rsidR="00AB3A3F">
        <w:t>performs better at accurately detecting spatial-temporal breakpoints</w:t>
      </w:r>
      <w:r w:rsidR="00476E6A">
        <w:t>,</w:t>
      </w:r>
      <w:r w:rsidR="00AB3A3F">
        <w:t xml:space="preserve"> with the exception of scenarios where the break occurs at the edge of the study system, which was expected. In terms of the coverage probabilities, both methods presented a reduced ability to correctly estimate L</w:t>
      </w:r>
      <w:r w:rsidR="00AB3A3F" w:rsidRPr="00AB3A3F">
        <w:rPr>
          <w:vertAlign w:val="subscript"/>
        </w:rPr>
        <w:t>2</w:t>
      </w:r>
      <w:r w:rsidR="00AB3A3F">
        <w:t xml:space="preserve">, with the STARS method performing slightly better. We believe this outcome is due to two interacting processes: the </w:t>
      </w:r>
      <w:r w:rsidR="001876DD">
        <w:t xml:space="preserve">GAM-based </w:t>
      </w:r>
      <w:r w:rsidR="00AB3A3F">
        <w:t>method’s sensitivity to temporal variation, and bias in parameter estimates due to reduced sample sizes</w:t>
      </w:r>
      <w:r w:rsidR="00336DE3">
        <w:t xml:space="preserve"> </w:t>
      </w:r>
      <w:r w:rsidR="00527F2F">
        <w:t>at high ages</w:t>
      </w:r>
      <w:r w:rsidR="00AB3A3F">
        <w:t xml:space="preserve">. The GAM appeared to be more sensitive to temporal signals in the datasets, and though it correctly detected (or correctly failed to detect) a temporal breakpoint in the majority of datasets, when it </w:t>
      </w:r>
      <w:proofErr w:type="spellStart"/>
      <w:r w:rsidR="00AB3A3F">
        <w:t>mis</w:t>
      </w:r>
      <w:proofErr w:type="spellEnd"/>
      <w:r w:rsidR="00AB3A3F">
        <w:t xml:space="preserve">-detected a year break it did so seemingly at random, thus splitting the dataset into arbitrary groups and harming the accuracy of </w:t>
      </w:r>
      <w:r w:rsidR="001876DD">
        <w:t>estimation</w:t>
      </w:r>
      <w:r w:rsidR="00AB3A3F">
        <w:t xml:space="preserve">. This phenomenon was more pronounced for </w:t>
      </w:r>
      <w:r w:rsidR="00AB3A3F" w:rsidRPr="003F6D4D">
        <w:rPr>
          <w:i/>
        </w:rPr>
        <w:t>L</w:t>
      </w:r>
      <w:r w:rsidR="00AB3A3F" w:rsidRPr="003F6D4D">
        <w:rPr>
          <w:i/>
          <w:vertAlign w:val="subscript"/>
        </w:rPr>
        <w:t>2</w:t>
      </w:r>
      <w:r w:rsidR="00AB3A3F">
        <w:t xml:space="preserve"> since </w:t>
      </w:r>
      <w:r w:rsidR="00AB3A3F" w:rsidRPr="00DA59D1">
        <w:rPr>
          <w:i/>
        </w:rPr>
        <w:t>L</w:t>
      </w:r>
      <w:r w:rsidR="00AB3A3F" w:rsidRPr="00DA59D1">
        <w:rPr>
          <w:i/>
          <w:vertAlign w:val="subscript"/>
        </w:rPr>
        <w:t>2</w:t>
      </w:r>
      <w:r w:rsidR="00AB3A3F">
        <w:rPr>
          <w:i/>
          <w:vertAlign w:val="subscript"/>
        </w:rPr>
        <w:t xml:space="preserve"> </w:t>
      </w:r>
      <w:r w:rsidR="00AB3A3F">
        <w:t xml:space="preserve">relies on fish near the terminal age, of which there are typically fewer, and can lead to bias in the resultant estimate when the already-small sample of fish at age </w:t>
      </w:r>
      <w:r w:rsidR="00AB3A3F">
        <w:rPr>
          <w:i/>
        </w:rPr>
        <w:t>a</w:t>
      </w:r>
      <w:r w:rsidR="00AB3A3F" w:rsidRPr="00DA59D1">
        <w:rPr>
          <w:i/>
          <w:vertAlign w:val="subscript"/>
        </w:rPr>
        <w:t>2</w:t>
      </w:r>
      <w:r w:rsidR="00AB3A3F">
        <w:rPr>
          <w:i/>
          <w:vertAlign w:val="subscript"/>
        </w:rPr>
        <w:t xml:space="preserve"> </w:t>
      </w:r>
      <w:r w:rsidR="00AB3A3F">
        <w:t>is split further due to spurious year detections.</w:t>
      </w:r>
      <w:r w:rsidR="00476E6A" w:rsidRPr="00476E6A">
        <w:t xml:space="preserve"> </w:t>
      </w:r>
      <w:r w:rsidR="00476E6A">
        <w:t xml:space="preserve">However, the t-test approach requires tuning by the researcher to control the level of significance that determines a regime shift (or breakpoint), presenting the same challenge encountered here of spurious and/or missed detections depending on the sensitivity of the statistical test applied </w:t>
      </w:r>
      <w:r w:rsidR="00476E6A">
        <w:fldChar w:fldCharType="begin" w:fldLock="1"/>
      </w:r>
      <w:r w:rsidR="00476E6A">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00476E6A">
        <w:fldChar w:fldCharType="separate"/>
      </w:r>
      <w:r w:rsidR="00476E6A">
        <w:rPr>
          <w:noProof/>
        </w:rPr>
        <w:t>(Rodionov and Overland, 2005)</w:t>
      </w:r>
      <w:r w:rsidR="00476E6A">
        <w:fldChar w:fldCharType="end"/>
      </w:r>
      <w:r w:rsidR="00476E6A">
        <w:t xml:space="preserve">. </w:t>
      </w:r>
      <w:r w:rsidR="00AB3A3F">
        <w:t xml:space="preserve"> </w:t>
      </w:r>
      <w:r w:rsidR="003F2C17">
        <w:t>For</w:t>
      </w:r>
      <w:r w:rsidR="00AB3A3F">
        <w:t xml:space="preserve"> assessment methods </w:t>
      </w:r>
      <w:r w:rsidR="003F2C17">
        <w:t xml:space="preserve">which </w:t>
      </w:r>
      <w:r w:rsidR="00AB3A3F">
        <w:t xml:space="preserve">estimate VBGF growth parameters </w:t>
      </w:r>
      <w:r w:rsidR="003F2C17">
        <w:t>within</w:t>
      </w:r>
      <w:r w:rsidR="00AB3A3F">
        <w:t xml:space="preserve"> the assessment model, this low-data/low-accuracy issue for the terminal length may induce greater uncertainty (e.g., the need for larger priors) until targeted survey sampling can improve precision in less-represented regions.</w:t>
      </w:r>
    </w:p>
    <w:p w14:paraId="228B6A7A" w14:textId="522DAFD8" w:rsidR="00A90E3A" w:rsidRDefault="00436D36" w:rsidP="00AB3A3F">
      <w:pPr>
        <w:spacing w:after="0" w:line="276" w:lineRule="auto"/>
        <w:ind w:firstLine="360"/>
        <w:rPr>
          <w:highlight w:val="yellow"/>
        </w:rPr>
      </w:pPr>
      <w:r>
        <w:t xml:space="preserve">It is also relevant that neither approach is appropriate for extrapolation (prediction beyond the range of covariates, or outside of the ecosystem, used in model </w:t>
      </w:r>
      <w:r w:rsidRPr="00C94EBC">
        <w:t>fitting</w:t>
      </w:r>
      <w:r>
        <w:t>)</w:t>
      </w:r>
      <w:r w:rsidR="00C94EBC">
        <w:t xml:space="preserve">, particularly because they use indirect variables such as latitude which may have nonlinear or inverted relationships with fish physiology in other regions </w:t>
      </w:r>
      <w:r w:rsidR="00C94EBC">
        <w:fldChar w:fldCharType="begin" w:fldLock="1"/>
      </w:r>
      <w:r w:rsidR="004A03C4">
        <w:instrText>ADDIN CSL_CITATION {"citationItems":[{"id":"ITEM-1","itemData":{"DOI":"10.1016/S0304-3800(02)00205-3","ISSN":"03043800","abstract":"Neglect of ecological knowledge is a limiting factor in the use of statistical modelling to predict species distribution. Three components are needed for statistical modelling, an ecological model concerning the ecological theory to be used or tested, a data model concerning the collection and measurement of the data, and a statistical model concerning the statistical theory and methods used. This component framework is reviewed with emphasis on ecological theory. The expected shape of a species response curve to an environmental gradient is a central assumption on which agreement has yet to be reached. The nature of the environmental predictors whether indirect variables, e.g. latitude that have no physiological impact on plants, or direct variables, e.g. temperature also influence the type of response expected. Straight-line relationships between organisms and environment are often used uncritically. Many users of canonical correlation analysis use linear (straight-line) functions to relate ordination axes to variables such as slope and aspect though this is not a necessary part of the method. Some statisticians have used straight lines for species/environment relationships without testing, when evaluating new statistical procedures. Assumptions used in one component often conflict with those in another component. Statistical models can be used to explore ecological theory. Skewed species response curves predominate contrary to the symmetric unimodal curves assumed by some statistical methods. Improvements in statistical modelling can be achieved based on ecological concepts. Examples include incorporating interspecific competition from dominant species; more proximal predictors based on water balance models and spatial autocorrelation procedures to accommodate non-equilibrium vegetation. © 2002 Elsevier Science B.V. All rights reserved.","author":[{"dropping-particle":"","family":"Austin","given":"M. P.","non-dropping-particle":"","parse-names":false,"suffix":""}],"container-title":"Ecological Modelling","id":"ITEM-1","issued":{"date-parts":[["2002"]]},"title":"Spatial prediction of species distribution: An interface between ecological theory and statistical modelling","type":"article-journal"},"uris":["http://www.mendeley.com/documents/?uuid=ed7eed26-c885-415e-b1f8-88a2123c3b34"]}],"mendeley":{"formattedCitation":"(Austin, 2002)","plainTextFormattedCitation":"(Austin, 2002)","previouslyFormattedCitation":"(Austin, 2002)"},"properties":{"noteIndex":0},"schema":"https://github.com/citation-style-language/schema/raw/master/csl-citation.json"}</w:instrText>
      </w:r>
      <w:r w:rsidR="00C94EBC">
        <w:fldChar w:fldCharType="separate"/>
      </w:r>
      <w:r w:rsidR="00C94EBC" w:rsidRPr="00C94EBC">
        <w:rPr>
          <w:noProof/>
        </w:rPr>
        <w:t>(Austin, 2002)</w:t>
      </w:r>
      <w:r w:rsidR="00C94EBC">
        <w:fldChar w:fldCharType="end"/>
      </w:r>
      <w:r>
        <w:t>.</w:t>
      </w:r>
      <w:r w:rsidR="00A90E3A">
        <w:t xml:space="preserve"> </w:t>
      </w:r>
      <w:r w:rsidR="00FE4723" w:rsidRPr="002C6E0C">
        <w:t xml:space="preserve">It is likely there are thresholds in </w:t>
      </w:r>
      <w:r w:rsidR="00FE4723">
        <w:t xml:space="preserve">or types </w:t>
      </w:r>
      <w:r w:rsidR="00FE4723">
        <w:lastRenderedPageBreak/>
        <w:t xml:space="preserve">of </w:t>
      </w:r>
      <w:r w:rsidR="00FE4723" w:rsidRPr="002C6E0C">
        <w:t xml:space="preserve">spatiotemporal growth variation that will be poorly detected by most methods, </w:t>
      </w:r>
      <w:r w:rsidR="00A90E3A">
        <w:t xml:space="preserve">which we see as a </w:t>
      </w:r>
      <w:r w:rsidR="002E421E">
        <w:t>promising area</w:t>
      </w:r>
      <w:r w:rsidR="00A90E3A">
        <w:t xml:space="preserve"> for future research. </w:t>
      </w:r>
    </w:p>
    <w:p w14:paraId="062EA1FF" w14:textId="65E046FF" w:rsidR="00D178A2" w:rsidRPr="00101B63" w:rsidRDefault="00A90E3A" w:rsidP="00560355">
      <w:pPr>
        <w:spacing w:after="0" w:line="276" w:lineRule="auto"/>
        <w:ind w:firstLine="360"/>
        <w:rPr>
          <w:highlight w:val="yellow"/>
        </w:rPr>
      </w:pPr>
      <w:r w:rsidDel="00A90E3A">
        <w:t xml:space="preserve"> </w:t>
      </w:r>
      <w:r w:rsidR="002C6E0C">
        <w:t>E</w:t>
      </w:r>
      <w:r w:rsidR="00DF7A11">
        <w:t>mpirical work has</w:t>
      </w:r>
      <w:r w:rsidR="00101B63" w:rsidRPr="00D73DFA">
        <w:t xml:space="preserve"> suggested that somatic growth in fisheries follows ecosystem gradients rather than management boundaries</w:t>
      </w:r>
      <w:r w:rsidR="00C94EBC">
        <w:t xml:space="preserve"> </w:t>
      </w:r>
      <w:r w:rsidR="00C94EBC">
        <w:fldChar w:fldCharType="begin" w:fldLock="1"/>
      </w:r>
      <w:r w:rsidR="00C0421D">
        <w:instrText>ADDIN CSL_CITATION {"citationItems":[{"id":"ITEM-1","itemData":{"DOI":"10.1002/ecy.2127","ISBN":"0000000154871","ISSN":"00129658","PMID":"27935037","abstract":"©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Howard","non-dropping-particle":"","parse-names":false,"suffix":""}],"container-title":"Ecology","id":"ITEM-1","issue":"3","issued":{"date-parts":[["2018"]]},"page":"642-651","title":"Bottom-up processes mediated by social systems drive demographic traits of coral-reef fishes","type":"article-journal","volume":"99"},"uris":["http://www.mendeley.com/documents/?uuid=efeb5820-e46f-42d4-ac02-bc3acca7939b"]},{"id":"ITEM-2","itemData":{"DOI":"10.1126/science.1135471","ISSN":"00368075","abstract":"A cause-and-effect understanding of climate influences on ecosystems requires evaluation of thermal limits of member species and of their ability to cope with changing temperatures. Laboratory data available for marine fish and invertebrates from various climatic regions led to the hypothesis that, as a unifying principle, a mismatch between the demand for oxygen and the capacity of oxygen supply to tissues is the first mechanism to restrict whole-animal tolerance to thermal extremes. We show in the eelpout, Zoarces viviparus, a bioindicator fish species for environmental monitoring from North and Baltic Seas (Helcom), that thermally limited oxygen delivery closely matches environmental temperatures beyond which growth performance and abundance decrease. Decrements in aerobic performance in warming seas will thus be the first process to cause extinction or relocation to cooler waters.","author":[{"dropping-particle":"","family":"Pörtner","given":"Hans O.","non-dropping-particle":"","parse-names":false,"suffix":""},{"dropping-particle":"","family":"Knust","given":"Rainer","non-dropping-particle":"","parse-names":false,"suffix":""}],"container-title":"Science","id":"ITEM-2","issued":{"date-parts":[["2007"]]},"title":"Climate change affects marine fishes through the oxygen limitation of thermal tolerance","type":"article-journal"},"uris":["http://www.mendeley.com/documents/?uuid=cd49ad01-1890-4c78-af97-6584f68277b8"]}],"mendeley":{"formattedCitation":"(Pörtner and Knust, 2007; Taylor et al., 2018)","plainTextFormattedCitation":"(Pörtner and Knust, 2007; Taylor et al., 2018)","previouslyFormattedCitation":"(Pörtner and Knust, 2007; Taylor et al., 2018)"},"properties":{"noteIndex":0},"schema":"https://github.com/citation-style-language/schema/raw/master/csl-citation.json"}</w:instrText>
      </w:r>
      <w:r w:rsidR="00C94EBC">
        <w:fldChar w:fldCharType="separate"/>
      </w:r>
      <w:r w:rsidR="00F26C2E" w:rsidRPr="00F26C2E">
        <w:rPr>
          <w:noProof/>
        </w:rPr>
        <w:t>(Pörtner and Knust, 2007; Taylor et al., 2018)</w:t>
      </w:r>
      <w:r w:rsidR="00C94EBC">
        <w:fldChar w:fldCharType="end"/>
      </w:r>
      <w:r>
        <w:t>.</w:t>
      </w:r>
      <w:r w:rsidR="00CE3A12">
        <w:t xml:space="preserve"> </w:t>
      </w:r>
      <w:r>
        <w:t>The ongoing emphasis on ecosystem-based fisheries management calls for</w:t>
      </w:r>
      <w:r w:rsidR="00101B63" w:rsidRPr="00D73DFA">
        <w:t xml:space="preserve"> the analysis of fish stocks at meaningful </w:t>
      </w:r>
      <w:r w:rsidR="00DF7A11">
        <w:t>spatial</w:t>
      </w:r>
      <w:r w:rsidR="00101B63" w:rsidRPr="00D73DFA">
        <w:t xml:space="preserve"> scales</w:t>
      </w:r>
      <w:r w:rsidR="00DF7A11">
        <w:t>,</w:t>
      </w:r>
      <w:r w:rsidR="00101B63" w:rsidRPr="00D73DFA">
        <w:t xml:space="preserve"> across which changes can be </w:t>
      </w:r>
      <w:r w:rsidR="00C11749">
        <w:t>detected</w:t>
      </w:r>
      <w:r w:rsidR="00101B63" w:rsidRPr="00D73DFA">
        <w:t>.</w:t>
      </w:r>
      <w:r w:rsidR="00C11749">
        <w:t xml:space="preserve"> Absent an ecosystem-wide analysis, strong directional trends in any</w:t>
      </w:r>
      <w:r w:rsidR="00CE3A12">
        <w:t xml:space="preserve"> generalized additive term</w:t>
      </w:r>
      <w:r w:rsidR="00C11749">
        <w:t xml:space="preserve"> (such as the positive trend with latitude observed</w:t>
      </w:r>
      <w:r w:rsidR="00EE7487">
        <w:t xml:space="preserve"> here</w:t>
      </w:r>
      <w:r w:rsidR="00C11749">
        <w:t xml:space="preserve">) </w:t>
      </w:r>
      <w:r w:rsidR="00A729D3">
        <w:t xml:space="preserve">or a breakpoint at the edge of the study region </w:t>
      </w:r>
      <w:r w:rsidR="00C11749">
        <w:t xml:space="preserve">can be indicative of a </w:t>
      </w:r>
      <w:r w:rsidR="00A729D3">
        <w:t>change somewhere in the margins</w:t>
      </w:r>
      <w:r w:rsidR="00C11749">
        <w:t xml:space="preserve"> and </w:t>
      </w:r>
      <w:r w:rsidR="00CE3A12">
        <w:t>extend the reach</w:t>
      </w:r>
      <w:r w:rsidR="00CE4A1D">
        <w:t xml:space="preserve"> of future survey</w:t>
      </w:r>
      <w:r w:rsidR="00CE3A12">
        <w:t xml:space="preserve"> designs</w:t>
      </w:r>
      <w:r w:rsidR="00CE4A1D">
        <w:t>.</w:t>
      </w:r>
    </w:p>
    <w:p w14:paraId="5053B7B2" w14:textId="4AE7457E" w:rsidR="00BE59CB" w:rsidRDefault="00A90E3A" w:rsidP="00560355">
      <w:pPr>
        <w:spacing w:after="0" w:line="276" w:lineRule="auto"/>
        <w:ind w:firstLine="360"/>
      </w:pPr>
      <w:r>
        <w:t xml:space="preserve">Our </w:t>
      </w:r>
      <w:r w:rsidR="0040193D">
        <w:t>method indicated tradeoffs between the accuracy of breakpoint detection and resultant coverage probabilit</w:t>
      </w:r>
      <w:r w:rsidR="0088027E">
        <w:t>ies</w:t>
      </w:r>
      <w:r w:rsidR="0040193D">
        <w:t xml:space="preserve"> in the estimated growth curve</w:t>
      </w:r>
      <w:r w:rsidR="00304135">
        <w:t xml:space="preserve">, as well as large differences in the coverage </w:t>
      </w:r>
      <w:r w:rsidR="002866F4">
        <w:t xml:space="preserve">probabilities </w:t>
      </w:r>
      <w:r w:rsidR="00304135">
        <w:t xml:space="preserve">of fish </w:t>
      </w:r>
      <w:r w:rsidR="006665D1">
        <w:t xml:space="preserve">length </w:t>
      </w:r>
      <w:r w:rsidR="00304135">
        <w:t>at younger v</w:t>
      </w:r>
      <w:r w:rsidR="005226AD">
        <w:t>ersus</w:t>
      </w:r>
      <w:r w:rsidR="00304135">
        <w:t xml:space="preserve"> </w:t>
      </w:r>
      <w:r w:rsidR="002866F4">
        <w:t>older</w:t>
      </w:r>
      <w:r w:rsidR="00304135">
        <w:t xml:space="preserve"> ages</w:t>
      </w:r>
      <w:r w:rsidR="005130BB">
        <w:t>.</w:t>
      </w:r>
      <w:r w:rsidRPr="00A90E3A">
        <w:t xml:space="preserve"> </w:t>
      </w:r>
      <w:r>
        <w:t xml:space="preserve">We find it encouraging that the approach could correctly detect breakpoints in the scenario with overlapping ranges, which is likely more similar to real-world fish populations than the </w:t>
      </w:r>
      <w:r w:rsidR="003F6D4D">
        <w:t>singular, immediate breakpoints simulated</w:t>
      </w:r>
      <w:r>
        <w:t xml:space="preserve"> in </w:t>
      </w:r>
      <w:r w:rsidR="008A56ED">
        <w:t>other</w:t>
      </w:r>
      <w:r>
        <w:t xml:space="preserve"> </w:t>
      </w:r>
      <w:r w:rsidR="003F6D4D">
        <w:t>scenarios</w:t>
      </w:r>
      <w:r>
        <w:t xml:space="preserve">. However, the assigned ‘zonation’ of these populations necessarily combined fish with contrasting growth curves into a single dataset for estimation, and resulted in a loss in accuracy (coverage probability) for the endpoints of the growth curve. We suggest scientists use the method as a tool to guide the identification of general zones between which </w:t>
      </w:r>
      <w:proofErr w:type="gramStart"/>
      <w:r>
        <w:t>growth</w:t>
      </w:r>
      <w:proofErr w:type="gramEnd"/>
      <w:r>
        <w:t xml:space="preserve"> could vary, and not take detected breakpoint</w:t>
      </w:r>
      <w:r w:rsidR="008A56ED">
        <w:t>s</w:t>
      </w:r>
      <w:r>
        <w:t xml:space="preserve"> as the absolute truth. </w:t>
      </w:r>
      <w:r w:rsidR="009F0300">
        <w:t>Importantly, suggestions of spatial breakpoints produced by the method should necessarily be considered in the context of the ecosystem, and prior knowledge of how the fishery at hand responds to features (e.g.</w:t>
      </w:r>
      <w:r w:rsidR="00EE7487">
        <w:t>,</w:t>
      </w:r>
      <w:r w:rsidR="009F0300">
        <w:t xml:space="preserve"> temperature, depth) which vary with latitude and/or longitude. </w:t>
      </w:r>
    </w:p>
    <w:p w14:paraId="3FE3D783" w14:textId="77777777" w:rsidR="00231A55" w:rsidRDefault="00231A55" w:rsidP="00560355">
      <w:pPr>
        <w:spacing w:after="0" w:line="276" w:lineRule="auto"/>
        <w:ind w:firstLine="360"/>
      </w:pPr>
    </w:p>
    <w:p w14:paraId="19DAB84C" w14:textId="07E7E5CC" w:rsidR="00CE4A1D" w:rsidRDefault="00CE4A1D" w:rsidP="00560355">
      <w:pPr>
        <w:pStyle w:val="Heading2"/>
        <w:spacing w:line="276" w:lineRule="auto"/>
      </w:pPr>
      <w:r>
        <w:t>4.</w:t>
      </w:r>
      <w:r w:rsidR="00D12C7C">
        <w:t xml:space="preserve">4 </w:t>
      </w:r>
      <w:r>
        <w:t>Northeast Pacific Sablefish</w:t>
      </w:r>
    </w:p>
    <w:p w14:paraId="7A5BCE0A" w14:textId="76262EEB" w:rsidR="00555EB1" w:rsidRPr="00555EB1" w:rsidRDefault="00A90E3A" w:rsidP="00560355">
      <w:pPr>
        <w:spacing w:after="0" w:line="276" w:lineRule="auto"/>
      </w:pPr>
      <w:r>
        <w:t xml:space="preserve">Our evaluation of size-at-age for NE Pacific sablefish was directly motivated by the notion that sablefish growth may vary at a scale that is </w:t>
      </w:r>
      <w:r w:rsidR="008A56ED">
        <w:t>different from</w:t>
      </w:r>
      <w:r>
        <w:t xml:space="preserve"> present management boundaries. Estimates of the growth parameters for sablefish are usually based on survey data acquired from chartered commercial trap, trawl or longline vessels (</w:t>
      </w:r>
      <w:r>
        <w:fldChar w:fldCharType="begin"/>
      </w:r>
      <w:r>
        <w:instrText xml:space="preserve"> REF _Ref5376336 \h  \* MERGEFORMAT </w:instrText>
      </w:r>
      <w:r>
        <w:fldChar w:fldCharType="separate"/>
      </w:r>
      <w:r w:rsidR="00EF1C91">
        <w:t xml:space="preserve">Table </w:t>
      </w:r>
      <w:r w:rsidR="00EF1C91">
        <w:rPr>
          <w:noProof/>
        </w:rPr>
        <w:t>3</w:t>
      </w:r>
      <w:r>
        <w:fldChar w:fldCharType="end"/>
      </w:r>
      <w:r>
        <w:t xml:space="preserve">). It is preferable to obtain estimated growth parameters from data collected by a survey, because fishery-dependent information can be </w:t>
      </w:r>
      <w:r w:rsidR="002274CF">
        <w:t xml:space="preserve">systematically </w:t>
      </w:r>
      <w:r>
        <w:t xml:space="preserve">biased due to targeting or gear selectivity </w:t>
      </w:r>
      <w:r>
        <w:fldChar w:fldCharType="begin" w:fldLock="1"/>
      </w:r>
      <w:r>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w:instrText>
      </w:r>
      <w:r>
        <w:instrText> </w:instrText>
      </w:r>
      <w:r>
        <w:instrText>=</w:instrText>
      </w:r>
      <w:r>
        <w:instrText> </w:instrText>
      </w:r>
      <w:r>
        <w:instrText>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fldChar w:fldCharType="separate"/>
      </w:r>
      <w:r>
        <w:rPr>
          <w:noProof/>
        </w:rPr>
        <w:t>(Ricker, 1969)</w:t>
      </w:r>
      <w:r>
        <w:fldChar w:fldCharType="end"/>
      </w:r>
      <w:r>
        <w:t xml:space="preserve">. </w:t>
      </w:r>
      <w:r w:rsidR="002E421E">
        <w:t xml:space="preserve">It </w:t>
      </w:r>
      <w:r w:rsidR="00DF7A11">
        <w:t xml:space="preserve">is curious that the model identified a unique spatial zone (Region 3, </w:t>
      </w:r>
      <w:r w:rsidR="00DF7A11">
        <w:fldChar w:fldCharType="begin"/>
      </w:r>
      <w:r w:rsidR="00DF7A11">
        <w:instrText xml:space="preserve"> REF _Ref5281391 \h </w:instrText>
      </w:r>
      <w:r w:rsidR="00B815FF">
        <w:instrText xml:space="preserve"> \* MERGEFORMAT </w:instrText>
      </w:r>
      <w:r w:rsidR="00DF7A11">
        <w:fldChar w:fldCharType="separate"/>
      </w:r>
      <w:r w:rsidR="00EF1C91">
        <w:t xml:space="preserve">Figure </w:t>
      </w:r>
      <w:r w:rsidR="00EF1C91">
        <w:rPr>
          <w:noProof/>
        </w:rPr>
        <w:t>7</w:t>
      </w:r>
      <w:r w:rsidR="00DF7A11">
        <w:fldChar w:fldCharType="end"/>
      </w:r>
      <w:r w:rsidR="00DF7A11">
        <w:t>) comprised exclusively of sablefish sampled in British Columbia</w:t>
      </w:r>
      <w:r w:rsidR="00233376">
        <w:t xml:space="preserve"> </w:t>
      </w:r>
      <w:r w:rsidR="00A729D3">
        <w:t>(</w:t>
      </w:r>
      <w:r w:rsidR="00233376">
        <w:t xml:space="preserve">though not all BC data </w:t>
      </w:r>
      <w:r w:rsidR="005226AD">
        <w:t xml:space="preserve">were </w:t>
      </w:r>
      <w:r w:rsidR="00233376">
        <w:t xml:space="preserve">encompassed </w:t>
      </w:r>
      <w:r w:rsidR="005226AD">
        <w:t xml:space="preserve">by </w:t>
      </w:r>
      <w:r w:rsidR="00233376">
        <w:t>Region 3</w:t>
      </w:r>
      <w:r w:rsidR="00A729D3">
        <w:t>)</w:t>
      </w:r>
      <w:r w:rsidR="00DF7A11">
        <w:t>.</w:t>
      </w:r>
      <w:r w:rsidR="00233376">
        <w:t xml:space="preserve"> As </w:t>
      </w:r>
      <w:r w:rsidR="00B53149">
        <w:t>anticipated</w:t>
      </w:r>
      <w:r w:rsidR="00233376">
        <w:t xml:space="preserve">, </w:t>
      </w:r>
      <w:r w:rsidR="00233376" w:rsidRPr="00D15776">
        <w:rPr>
          <w:i/>
        </w:rPr>
        <w:t>L</w:t>
      </w:r>
      <w:r w:rsidR="00233376">
        <w:rPr>
          <w:vertAlign w:val="subscript"/>
        </w:rPr>
        <w:t xml:space="preserve">∞ </w:t>
      </w:r>
      <w:r w:rsidR="00233376">
        <w:t xml:space="preserve">estimated for this region for </w:t>
      </w:r>
      <w:r w:rsidR="00A729D3">
        <w:t xml:space="preserve">each sex </w:t>
      </w:r>
      <w:r w:rsidR="00233376">
        <w:t xml:space="preserve">was distinct from </w:t>
      </w:r>
      <w:r w:rsidR="005226AD">
        <w:t xml:space="preserve">that for </w:t>
      </w:r>
      <w:r w:rsidR="00233376">
        <w:t xml:space="preserve">adjacent zones, but it </w:t>
      </w:r>
      <w:r w:rsidR="00B53149">
        <w:t>is possible that the trap-based survey method</w:t>
      </w:r>
      <w:r w:rsidR="008C3639">
        <w:t xml:space="preserve">, unique to BC, </w:t>
      </w:r>
      <w:r w:rsidR="00B53149">
        <w:t xml:space="preserve">exhibits length-based selectivity currently unknown to (and not reflected in) in the current assessment </w:t>
      </w:r>
      <w:r w:rsidR="00B53149">
        <w:fldChar w:fldCharType="begin" w:fldLock="1"/>
      </w:r>
      <w:r w:rsidR="00A77394">
        <w:instrText>ADDIN CSL_CITATION {"citationItems":[{"id":"ITEM-1","itemData":{"abstract":"Sablefish (Anoplopoma fimbria), Courtesy DFO Figure 1: Assessment and management area for sablefish in British Columbia, excluding seamounts. Context: Fisheries and Oceans Canada (DFO) and the British Columbia (BC) Sablefish fishing industry collaborate on a management strategy evaluation (MSE) process intended to develop and implement a transparent and sustainable harvest strategy. The sustainability of harvest strategies is determined by simulation testing of alternative management procedures against operating models that represent a range of hypotheses about uncertain Sablefish stock dynamics. The existing Sablefish operating models were developed in 2010 to represent alternative hypotheses about processes fundamental to population dynamics. These models were fitted to available data for the BC Sablefish fishery to estimate model parameters conditional on each hypothesis for subsequent simulation testing of alternative management procedures. Fisheries Management has requested that Science Branch continue development of the Sablefish operating model to improve model structure and the ability to represent uncertain biological and fishery processes prior to a full collaborative MSE process planned for 2016/2017. This Science Advisory Report is from the January 20, 2016 regional peer review on a revised operating model for Sablefish (Anoplopoma fimbria) in British Columbia, Canada. Additional publications from this meeting will be posted on the Fisheries and Oceans Canada (DFO) Science Advisory Schedule as they become available. Pacific Region Revised Operating Model for BC Sablefish 2 SUMMARY • The British Columbia (BC) Sablefish (Anoplopoma fimbria) harvest strategy is designed around a management procedure that is simulation-tested against operating model scenarios that capture quantifiable uncertainties in Sablefish stock dynamics and fisheries. A revised operating model that accounts for structural mis-specifications and lack of fit to key observations recognized in the 2010 operating model (Cox et al. 2011; DFO 2011) was reviewed at a regional peer review meeting held January 20, 2016. • The revised operating model is a multi-gear, age-structured, statistical catch-at-age model with modifications that include:","author":[{"dropping-particle":"","family":"Department of Fisheries and Oceans","given":"","non-dropping-particle":"","parse-names":false,"suffix":""}],"container-title":"Department of Fisheries and Oceans, Canada, 3190 Hammond Bay Road Nanaimo, BC V9T 6N7","id":"ITEM-1","issue":"April","issued":{"date-parts":[["2016"]]},"title":"A Revised Operating Model for Sablefish (Anoplopoma Fimbria) in British Columbia, Canada","type":"article-journal"},"uris":["http://www.mendeley.com/documents/?uuid=7399ae26-249d-4bb4-bfe8-2f448dd05782"]}],"mendeley":{"formattedCitation":"(Department of Fisheries and Oceans, 2016)","plainTextFormattedCitation":"(Department of Fisheries and Oceans, 2016)","previouslyFormattedCitation":"(Department of Fisheries and Oceans, 2016)"},"properties":{"noteIndex":0},"schema":"https://github.com/citation-style-language/schema/raw/master/csl-citation.json"}</w:instrText>
      </w:r>
      <w:r w:rsidR="00B53149">
        <w:fldChar w:fldCharType="separate"/>
      </w:r>
      <w:r w:rsidR="00A77394" w:rsidRPr="00A77394">
        <w:rPr>
          <w:noProof/>
        </w:rPr>
        <w:t>(Department of Fisheries and Oceans, 2016)</w:t>
      </w:r>
      <w:r w:rsidR="00B53149">
        <w:fldChar w:fldCharType="end"/>
      </w:r>
      <w:r w:rsidR="005226AD">
        <w:t>,</w:t>
      </w:r>
      <w:r w:rsidR="00A729D3">
        <w:t xml:space="preserve"> which </w:t>
      </w:r>
      <w:r w:rsidR="00A72017">
        <w:t xml:space="preserve">then gives rise to </w:t>
      </w:r>
      <w:r w:rsidR="00A729D3">
        <w:t>this result</w:t>
      </w:r>
      <w:r w:rsidR="00B53149">
        <w:t xml:space="preserve">. Selectivity, if determined, can be corrected for via a truncation in the normal distribution for fish obtained </w:t>
      </w:r>
      <w:r w:rsidR="00A729D3">
        <w:t>in</w:t>
      </w:r>
      <w:r w:rsidR="00B53149">
        <w:t xml:space="preserve"> that region; it is</w:t>
      </w:r>
      <w:r w:rsidR="00062352">
        <w:t xml:space="preserve"> also</w:t>
      </w:r>
      <w:r w:rsidR="00B53149">
        <w:t xml:space="preserve"> assumed to be equal to one for all lengths in both the AK Federal </w:t>
      </w:r>
      <w:r w:rsidR="00B53149">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B53149">
        <w:fldChar w:fldCharType="separate"/>
      </w:r>
      <w:r w:rsidR="00B53149" w:rsidRPr="00B53149">
        <w:rPr>
          <w:noProof/>
        </w:rPr>
        <w:t>(Hanselman et al., 2017)</w:t>
      </w:r>
      <w:r w:rsidR="00B53149">
        <w:fldChar w:fldCharType="end"/>
      </w:r>
      <w:r w:rsidR="00B53149">
        <w:t xml:space="preserve"> and </w:t>
      </w:r>
      <w:r w:rsidR="005226AD">
        <w:t xml:space="preserve">the </w:t>
      </w:r>
      <w:r w:rsidR="00B53149">
        <w:t xml:space="preserve">CC </w:t>
      </w:r>
      <w:r w:rsidR="00B53149">
        <w:fldChar w:fldCharType="begin" w:fldLock="1"/>
      </w:r>
      <w:r w:rsidR="007D1370">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B53149">
        <w:fldChar w:fldCharType="separate"/>
      </w:r>
      <w:r w:rsidR="00B53149" w:rsidRPr="00B53149">
        <w:rPr>
          <w:noProof/>
        </w:rPr>
        <w:t>(Johnson et al., 2015)</w:t>
      </w:r>
      <w:r w:rsidR="00B53149">
        <w:fldChar w:fldCharType="end"/>
      </w:r>
      <w:r w:rsidR="00B53149">
        <w:t xml:space="preserve"> assessments</w:t>
      </w:r>
      <w:r w:rsidR="00A72017">
        <w:t xml:space="preserve"> and</w:t>
      </w:r>
      <w:r w:rsidR="00B53149">
        <w:t xml:space="preserve"> so no truncation was performed. Researchers interested in using the method presented here are advised to consider carefully how biases in </w:t>
      </w:r>
      <w:r w:rsidR="00B53149">
        <w:lastRenderedPageBreak/>
        <w:t>their data may emerge as erroneous breakpoints and resultant growth estimates when interpreting results.</w:t>
      </w:r>
    </w:p>
    <w:p w14:paraId="54D252A9" w14:textId="407E5B5A" w:rsidR="007D1370" w:rsidRDefault="00D24852" w:rsidP="00560355">
      <w:pPr>
        <w:spacing w:after="0" w:line="276" w:lineRule="auto"/>
        <w:ind w:firstLine="360"/>
      </w:pPr>
      <w:r>
        <w:t>It is evident from this and previous work</w:t>
      </w:r>
      <w:r w:rsidR="00D37FC3">
        <w:t xml:space="preserve"> </w:t>
      </w:r>
      <w:r w:rsidR="00D37FC3">
        <w:fldChar w:fldCharType="begin" w:fldLock="1"/>
      </w:r>
      <w:r w:rsidR="00FB10EE">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1990)","previouslyFormattedCitation":"(Echave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t xml:space="preserve"> that there is some level of variation in sablefish growth, whether in the growth rates themselves or the spatiotemporal scale at which </w:t>
      </w:r>
      <w:r w:rsidR="00137EBD">
        <w:t>variation in growth</w:t>
      </w:r>
      <w:r>
        <w:t xml:space="preserve"> </w:t>
      </w:r>
      <w:r w:rsidR="00672DDF">
        <w:t>occu</w:t>
      </w:r>
      <w:r>
        <w:t>r</w:t>
      </w:r>
      <w:r w:rsidR="00137EBD">
        <w:t>s</w:t>
      </w:r>
      <w:r>
        <w:t xml:space="preserve">.  </w:t>
      </w:r>
      <w:r w:rsidR="00EE0A9B">
        <w:t xml:space="preserve">Previous work with sablefish data has utilized an </w:t>
      </w:r>
      <w:r w:rsidR="00EE0A9B">
        <w:rPr>
          <w:i/>
        </w:rPr>
        <w:t>a priori</w:t>
      </w:r>
      <w:r w:rsidR="00EE0A9B">
        <w:t xml:space="preserve"> </w:t>
      </w:r>
      <w:r w:rsidR="004D0927">
        <w:t>method</w:t>
      </w:r>
      <w:r w:rsidR="00EE0A9B">
        <w:t xml:space="preserve">, wherein length </w:t>
      </w:r>
      <w:r w:rsidR="000157D3">
        <w:t xml:space="preserve">and age </w:t>
      </w:r>
      <w:r w:rsidR="00EE0A9B">
        <w:t xml:space="preserve">data were aggregated into pre-hypothesized spatial zones and </w:t>
      </w:r>
      <w:r w:rsidR="000157D3">
        <w:t xml:space="preserve">fitted VBGF curves were </w:t>
      </w:r>
      <w:r w:rsidR="00EE0A9B">
        <w:t xml:space="preserve">compared via </w:t>
      </w:r>
      <w:proofErr w:type="spellStart"/>
      <w:r w:rsidR="00EE0A9B">
        <w:t>Akaike’s</w:t>
      </w:r>
      <w:proofErr w:type="spellEnd"/>
      <w:r w:rsidR="00EE0A9B">
        <w:t xml:space="preserve"> Information Criterion. This ‘information-theoretic’ </w:t>
      </w:r>
      <w:r w:rsidR="00EE0A9B">
        <w:fldChar w:fldCharType="begin" w:fldLock="1"/>
      </w:r>
      <w:r w:rsidR="00EE0A9B">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rsidR="00EE0A9B">
        <w:fldChar w:fldCharType="separate"/>
      </w:r>
      <w:r w:rsidR="00EE0A9B" w:rsidRPr="00EE0A9B">
        <w:rPr>
          <w:noProof/>
        </w:rPr>
        <w:t>(Guthery et al., 2003)</w:t>
      </w:r>
      <w:r w:rsidR="00EE0A9B">
        <w:fldChar w:fldCharType="end"/>
      </w:r>
      <w:r w:rsidR="00EE0A9B">
        <w:t xml:space="preserve"> </w:t>
      </w:r>
      <w:r w:rsidR="004D0927">
        <w:t xml:space="preserve">method </w:t>
      </w:r>
      <w:r w:rsidR="00EE0A9B">
        <w:t xml:space="preserve">is fairly straightforward computationally, and has been implemented separately for the California Current </w:t>
      </w:r>
      <w:r w:rsidR="00EE0A9B">
        <w:fldChar w:fldCharType="begin" w:fldLock="1"/>
      </w:r>
      <w:r w:rsidR="00EE0A9B">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rsidR="00EE0A9B">
        <w:fldChar w:fldCharType="separate"/>
      </w:r>
      <w:r w:rsidR="00EE0A9B" w:rsidRPr="00EE0A9B">
        <w:rPr>
          <w:noProof/>
        </w:rPr>
        <w:t>(Gertseva et al., 2017)</w:t>
      </w:r>
      <w:r w:rsidR="00EE0A9B">
        <w:fldChar w:fldCharType="end"/>
      </w:r>
      <w:r w:rsidR="00EE0A9B">
        <w:t xml:space="preserve"> and Alaska </w:t>
      </w:r>
      <w:r w:rsidR="009A5D38">
        <w:t xml:space="preserve">federal sablefish </w:t>
      </w:r>
      <w:r w:rsidR="00EE0A9B">
        <w:t xml:space="preserve">fisheries </w:t>
      </w:r>
      <w:r w:rsidR="00EE0A9B">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rsidR="00EE0A9B">
        <w:fldChar w:fldCharType="separate"/>
      </w:r>
      <w:r w:rsidR="009A5D38" w:rsidRPr="009A5D38">
        <w:rPr>
          <w:noProof/>
        </w:rPr>
        <w:t>(Echave et al., 2012; McDevitt, 1990)</w:t>
      </w:r>
      <w:r w:rsidR="00EE0A9B">
        <w:fldChar w:fldCharType="end"/>
      </w:r>
      <w:r w:rsidR="00EE0A9B">
        <w:t xml:space="preserve">. </w:t>
      </w:r>
      <w:r w:rsidR="00EE0A9B" w:rsidRPr="0000580A">
        <w:t xml:space="preserve">The </w:t>
      </w:r>
      <w:r w:rsidR="0000580A" w:rsidRPr="0000580A">
        <w:t>CC</w:t>
      </w:r>
      <w:r w:rsidR="00EE0A9B" w:rsidRPr="0000580A">
        <w:t xml:space="preserve"> ana</w:t>
      </w:r>
      <w:r w:rsidR="00EE0A9B">
        <w:t xml:space="preserve">lysis identified a statistically significant break in von </w:t>
      </w:r>
      <w:proofErr w:type="spellStart"/>
      <w:r w:rsidR="00EE0A9B">
        <w:t>Bertalanffy</w:t>
      </w:r>
      <w:proofErr w:type="spellEnd"/>
      <w:r w:rsidR="00EE0A9B">
        <w:t xml:space="preserve"> growth parameters for sablefish at approximately 3</w:t>
      </w:r>
      <w:r w:rsidR="00825F33">
        <w:t xml:space="preserve">6° </w:t>
      </w:r>
      <w:r w:rsidR="00EE0A9B">
        <w:t xml:space="preserve">N, between </w:t>
      </w:r>
      <w:r w:rsidR="00707024">
        <w:t xml:space="preserve">Point </w:t>
      </w:r>
      <w:r w:rsidR="00EE0A9B">
        <w:t xml:space="preserve">Conception and Monterey, CA, with additional evidence for an increasing cline in </w:t>
      </w:r>
      <w:r w:rsidR="00EE0A9B" w:rsidRPr="00D15776">
        <w:rPr>
          <w:i/>
        </w:rPr>
        <w:t>L</w:t>
      </w:r>
      <w:r w:rsidR="00707024">
        <w:rPr>
          <w:vertAlign w:val="subscript"/>
        </w:rPr>
        <w:t>∞</w:t>
      </w:r>
      <w:r w:rsidR="00EE0A9B">
        <w:t xml:space="preserve"> with increasing latitude</w:t>
      </w:r>
      <w:r w:rsidR="00DC2CFC">
        <w:t xml:space="preserve"> </w:t>
      </w:r>
      <w:r w:rsidR="0000580A">
        <w:t xml:space="preserve">and a general increase in estimated </w:t>
      </w:r>
      <w:r w:rsidR="0000580A" w:rsidRPr="00D15776">
        <w:rPr>
          <w:i/>
        </w:rPr>
        <w:t>L</w:t>
      </w:r>
      <w:r w:rsidR="0000580A">
        <w:rPr>
          <w:vertAlign w:val="subscript"/>
        </w:rPr>
        <w:t>∞</w:t>
      </w:r>
      <w:r w:rsidR="0000580A">
        <w:t xml:space="preserve"> and </w:t>
      </w:r>
      <w:r w:rsidR="0000580A" w:rsidRPr="00D15776">
        <w:rPr>
          <w:i/>
        </w:rPr>
        <w:t>L</w:t>
      </w:r>
      <w:r w:rsidR="0000580A">
        <w:rPr>
          <w:vertAlign w:val="subscript"/>
        </w:rPr>
        <w:t>2</w:t>
      </w:r>
      <w:r w:rsidR="0000580A">
        <w:t xml:space="preserve"> for more northerly regions</w:t>
      </w:r>
      <w:r w:rsidR="00EE0A9B">
        <w:t>.</w:t>
      </w:r>
      <w:r w:rsidR="00DC2CFC" w:rsidRPr="00DC2CFC">
        <w:t xml:space="preserve"> </w:t>
      </w:r>
      <w:r w:rsidR="00DC2CFC">
        <w:t>These results mirror the trend in our latitudinal smoother (</w:t>
      </w:r>
      <w:r w:rsidR="00DC2CFC">
        <w:fldChar w:fldCharType="begin"/>
      </w:r>
      <w:r w:rsidR="00DC2CFC">
        <w:instrText xml:space="preserve"> REF _Ref532305639 \h </w:instrText>
      </w:r>
      <w:r w:rsidR="00B815FF">
        <w:instrText xml:space="preserve"> \* MERGEFORMAT </w:instrText>
      </w:r>
      <w:r w:rsidR="00DC2CFC">
        <w:fldChar w:fldCharType="separate"/>
      </w:r>
      <w:r w:rsidR="00EF1C91">
        <w:t xml:space="preserve">Figure </w:t>
      </w:r>
      <w:r w:rsidR="00EF1C91">
        <w:rPr>
          <w:noProof/>
        </w:rPr>
        <w:t>5</w:t>
      </w:r>
      <w:r w:rsidR="00DC2CFC">
        <w:fldChar w:fldCharType="end"/>
      </w:r>
      <w:r w:rsidR="00DC2CFC">
        <w:t xml:space="preserve"> and </w:t>
      </w:r>
      <w:r w:rsidR="00DC2CFC">
        <w:fldChar w:fldCharType="begin"/>
      </w:r>
      <w:r w:rsidR="00DC2CFC">
        <w:instrText xml:space="preserve"> REF _Ref5721192 \h </w:instrText>
      </w:r>
      <w:r w:rsidR="00B815FF">
        <w:instrText xml:space="preserve"> \* MERGEFORMAT </w:instrText>
      </w:r>
      <w:r w:rsidR="00DC2CFC">
        <w:fldChar w:fldCharType="separate"/>
      </w:r>
      <w:r w:rsidR="00EF1C91">
        <w:rPr>
          <w:noProof/>
        </w:rPr>
        <w:t>Figure</w:t>
      </w:r>
      <w:r w:rsidR="00EF1C91">
        <w:t xml:space="preserve"> </w:t>
      </w:r>
      <w:r w:rsidR="00EF1C91">
        <w:rPr>
          <w:noProof/>
        </w:rPr>
        <w:t>6</w:t>
      </w:r>
      <w:r w:rsidR="00DC2CFC">
        <w:fldChar w:fldCharType="end"/>
      </w:r>
      <w:r w:rsidR="00DC2CFC">
        <w:t xml:space="preserve">) </w:t>
      </w:r>
      <w:r w:rsidR="00906038">
        <w:t xml:space="preserve">and </w:t>
      </w:r>
      <w:r w:rsidR="00DC2CFC">
        <w:t xml:space="preserve">our detected </w:t>
      </w:r>
      <w:r w:rsidR="00055553">
        <w:t>breakpoint at</w:t>
      </w:r>
      <w:r w:rsidR="00614748">
        <w:t xml:space="preserve"> 36˚N </w:t>
      </w:r>
      <w:r w:rsidR="00DC2CFC">
        <w:t>(</w:t>
      </w:r>
      <w:r w:rsidR="00DC2CFC">
        <w:fldChar w:fldCharType="begin"/>
      </w:r>
      <w:r w:rsidR="00DC2CFC">
        <w:instrText xml:space="preserve"> REF _Ref5281391 \h </w:instrText>
      </w:r>
      <w:r w:rsidR="00B815FF">
        <w:instrText xml:space="preserve"> \* MERGEFORMAT </w:instrText>
      </w:r>
      <w:r w:rsidR="00DC2CFC">
        <w:fldChar w:fldCharType="separate"/>
      </w:r>
      <w:r w:rsidR="00EF1C91">
        <w:t xml:space="preserve">Figure </w:t>
      </w:r>
      <w:r w:rsidR="00EF1C91">
        <w:rPr>
          <w:noProof/>
        </w:rPr>
        <w:t>7</w:t>
      </w:r>
      <w:r w:rsidR="00DC2CFC">
        <w:fldChar w:fldCharType="end"/>
      </w:r>
      <w:r w:rsidR="00DC2CFC">
        <w:t xml:space="preserve">). </w:t>
      </w:r>
      <w:r w:rsidR="00EE0A9B">
        <w:t xml:space="preserve"> </w:t>
      </w:r>
      <w:commentRangeStart w:id="15"/>
      <w:r w:rsidR="00DB3C75">
        <w:t>That work</w:t>
      </w:r>
      <w:r w:rsidR="007A3BAC">
        <w:t xml:space="preserve"> also </w:t>
      </w:r>
      <w:r w:rsidR="00132F6C">
        <w:t xml:space="preserve">found </w:t>
      </w:r>
      <w:r w:rsidR="00DB3C75">
        <w:t>an</w:t>
      </w:r>
      <w:r w:rsidR="007A3BAC">
        <w:t xml:space="preserve"> increase in </w:t>
      </w:r>
      <w:r w:rsidR="007A3BAC" w:rsidRPr="00DB3C75">
        <w:rPr>
          <w:i/>
        </w:rPr>
        <w:t>k</w:t>
      </w:r>
      <w:r w:rsidR="007A3BAC">
        <w:t xml:space="preserve"> </w:t>
      </w:r>
      <w:r w:rsidR="00DB3C75">
        <w:t>estimates</w:t>
      </w:r>
      <w:r w:rsidR="007A3BAC">
        <w:t xml:space="preserve"> </w:t>
      </w:r>
      <w:r w:rsidR="009A5D38">
        <w:t xml:space="preserve">for </w:t>
      </w:r>
      <w:r w:rsidR="005226AD">
        <w:t xml:space="preserve">areas </w:t>
      </w:r>
      <w:r w:rsidR="009A5D38">
        <w:t xml:space="preserve">sampled </w:t>
      </w:r>
      <w:r w:rsidR="0000580A">
        <w:t xml:space="preserve">south of </w:t>
      </w:r>
      <w:r w:rsidR="007A3BAC">
        <w:t>the Vancouver region (ca</w:t>
      </w:r>
      <w:r w:rsidR="00246216">
        <w:t>. 49˚N</w:t>
      </w:r>
      <w:r w:rsidR="007A3BAC">
        <w:t xml:space="preserve">), which was posited to be the result of samples coming from the “southern end of a faster-growing northern stock”, a suggestion supported by our </w:t>
      </w:r>
      <w:r w:rsidR="00614748">
        <w:t>findings of another breakpoint at and 50˚N</w:t>
      </w:r>
      <w:r w:rsidR="007A3BAC">
        <w:t xml:space="preserve">. </w:t>
      </w:r>
      <w:commentRangeEnd w:id="15"/>
      <w:r w:rsidR="00A62EC9">
        <w:rPr>
          <w:rStyle w:val="CommentReference"/>
        </w:rPr>
        <w:commentReference w:id="15"/>
      </w:r>
      <w:r w:rsidR="00055553" w:rsidRPr="00EE0A9B">
        <w:rPr>
          <w:noProof/>
        </w:rPr>
        <w:t>Gertseva et al.</w:t>
      </w:r>
      <w:r w:rsidR="00055553">
        <w:rPr>
          <w:noProof/>
        </w:rPr>
        <w:t xml:space="preserve"> (</w:t>
      </w:r>
      <w:r w:rsidR="00055553" w:rsidRPr="00EE0A9B">
        <w:rPr>
          <w:noProof/>
        </w:rPr>
        <w:t>2017</w:t>
      </w:r>
      <w:r w:rsidR="00055553">
        <w:rPr>
          <w:noProof/>
        </w:rPr>
        <w:t xml:space="preserve">) </w:t>
      </w:r>
      <w:r w:rsidR="00EE0A9B">
        <w:t xml:space="preserve">described how sablefish have been shown to </w:t>
      </w:r>
      <w:r w:rsidR="00F521CD">
        <w:t xml:space="preserve">be </w:t>
      </w:r>
      <w:r w:rsidR="00EE0A9B">
        <w:t xml:space="preserve">highly </w:t>
      </w:r>
      <w:r w:rsidR="00C028AA">
        <w:t>mobile</w:t>
      </w:r>
      <w:r w:rsidR="00EE0A9B">
        <w:t xml:space="preserve">, with ontogenetic </w:t>
      </w:r>
      <w:r w:rsidR="00212215">
        <w:t>movements</w:t>
      </w:r>
      <w:r w:rsidR="00EE0A9B">
        <w:t xml:space="preserve"> of</w:t>
      </w:r>
      <w:r w:rsidR="00212215">
        <w:t>f</w:t>
      </w:r>
      <w:r w:rsidR="00EE0A9B">
        <w:t xml:space="preserve"> the coastal shelf; such combined, complex life patterns could yield higher growth rates in northern regions that interact with a more generalized </w:t>
      </w:r>
      <w:r w:rsidR="00212215">
        <w:t xml:space="preserve">shelf-slope pattern </w:t>
      </w:r>
      <w:r w:rsidR="00F645DA">
        <w:t xml:space="preserve">of ontogenetic movement </w:t>
      </w:r>
      <w:r w:rsidR="00212215">
        <w:t xml:space="preserve">observed in </w:t>
      </w:r>
      <w:proofErr w:type="spellStart"/>
      <w:r w:rsidR="00212215">
        <w:t>groundfish</w:t>
      </w:r>
      <w:proofErr w:type="spellEnd"/>
      <w:r w:rsidR="00212215">
        <w:t xml:space="preserve"> overall. </w:t>
      </w:r>
    </w:p>
    <w:p w14:paraId="6E9068FB" w14:textId="21F7E2BE" w:rsidR="00992E9D" w:rsidRPr="0028653C" w:rsidRDefault="00212215" w:rsidP="0028653C">
      <w:pPr>
        <w:spacing w:after="0" w:line="276" w:lineRule="auto"/>
        <w:ind w:firstLine="360"/>
      </w:pPr>
      <w:r>
        <w:t xml:space="preserve">For Alaska, a </w:t>
      </w:r>
      <w:r w:rsidR="009A5D38">
        <w:t>generalized linear model</w:t>
      </w:r>
      <w:r>
        <w:t xml:space="preserve"> of length as a function of pre-specified </w:t>
      </w:r>
      <w:r w:rsidR="0006514B">
        <w:t>z</w:t>
      </w:r>
      <w:r>
        <w:t xml:space="preserve">ones and time blocks was used to diagnose a ‘regime change’ in sablefish growth </w:t>
      </w:r>
      <w:r w:rsidR="00672DDF">
        <w:t>occur</w:t>
      </w:r>
      <w:r>
        <w:t>ring in 1995, though the authors explain this</w:t>
      </w:r>
      <w:r w:rsidR="009A5D38">
        <w:t xml:space="preserve"> </w:t>
      </w:r>
      <w:r w:rsidR="00CD03F1">
        <w:t>shift</w:t>
      </w:r>
      <w:r>
        <w:t xml:space="preserve"> is </w:t>
      </w:r>
      <w:r w:rsidR="00BD6121">
        <w:t>possibly</w:t>
      </w:r>
      <w:r>
        <w:t xml:space="preserve"> attributable to changes in sampling strategy that </w:t>
      </w:r>
      <w:r w:rsidR="00672DDF">
        <w:t>occur</w:t>
      </w:r>
      <w:r>
        <w:t>red in that year</w:t>
      </w:r>
      <w:r w:rsidR="0059154F">
        <w:t>’s survey</w:t>
      </w:r>
      <w:r>
        <w:t xml:space="preserve">. In the recent AK sablefish assessments, the parameters of the VBGF are time-blocked </w:t>
      </w:r>
      <w:r w:rsidR="00896FAE">
        <w:t xml:space="preserve">accordingly </w:t>
      </w:r>
      <w:r>
        <w:t>(se</w:t>
      </w:r>
      <w:r w:rsidR="0028653C">
        <w:t xml:space="preserve">e </w:t>
      </w:r>
      <w:r w:rsidR="0028653C">
        <w:fldChar w:fldCharType="begin"/>
      </w:r>
      <w:r w:rsidR="0028653C">
        <w:instrText xml:space="preserve"> REF _Ref8372254 \h </w:instrText>
      </w:r>
      <w:r w:rsidR="0028653C">
        <w:fldChar w:fldCharType="separate"/>
      </w:r>
      <w:r w:rsidR="00EF1C91">
        <w:t xml:space="preserve">Table </w:t>
      </w:r>
      <w:r w:rsidR="00EF1C91">
        <w:rPr>
          <w:noProof/>
        </w:rPr>
        <w:t>1</w:t>
      </w:r>
      <w:r w:rsidR="0028653C">
        <w:fldChar w:fldCharType="end"/>
      </w:r>
      <w:r>
        <w:t>)</w:t>
      </w:r>
      <w:r w:rsidR="00CD03F1">
        <w:t xml:space="preserve"> despite caution that the change is not inherent to the population, but likely an artifact of sampling methods</w:t>
      </w:r>
      <w:r>
        <w:t>.</w:t>
      </w:r>
      <w:r w:rsidR="004613FD">
        <w:t xml:space="preserve"> </w:t>
      </w:r>
      <w:r w:rsidR="00CD03F1">
        <w:t>In our analysis (which included data for all regions),</w:t>
      </w:r>
      <w:r w:rsidR="00F65EE9">
        <w:t xml:space="preserve"> the first derivative </w:t>
      </w:r>
      <w:r w:rsidR="0000580A">
        <w:t>did not contain zero</w:t>
      </w:r>
      <w:r w:rsidR="00F65EE9">
        <w:t xml:space="preserve"> in </w:t>
      </w:r>
      <w:r w:rsidR="00CD03F1">
        <w:t>1995</w:t>
      </w:r>
      <w:r w:rsidR="0000580A">
        <w:t xml:space="preserve"> only for age-four fish</w:t>
      </w:r>
      <w:r w:rsidR="0005545E">
        <w:t>,</w:t>
      </w:r>
      <w:r w:rsidR="00F65EE9">
        <w:t xml:space="preserve"> </w:t>
      </w:r>
      <w:r w:rsidR="00CD03F1">
        <w:t>though it was not of</w:t>
      </w:r>
      <w:r w:rsidR="0005545E">
        <w:t xml:space="preserve"> greater magnitude than the </w:t>
      </w:r>
      <w:r w:rsidR="007C5D78">
        <w:t>derivative</w:t>
      </w:r>
      <w:r w:rsidR="0005545E">
        <w:t xml:space="preserve"> </w:t>
      </w:r>
      <w:r w:rsidR="007C5D78">
        <w:t>for</w:t>
      </w:r>
      <w:r w:rsidR="0005545E">
        <w:t xml:space="preserve"> 2010</w:t>
      </w:r>
      <w:r w:rsidR="00CD03F1" w:rsidRPr="00F645DA">
        <w:t>.</w:t>
      </w:r>
      <w:r w:rsidR="00992E9D" w:rsidRPr="00F645DA">
        <w:t xml:space="preserve"> </w:t>
      </w:r>
      <w:r w:rsidR="00F645DA" w:rsidRPr="00F645DA">
        <w:t>This may be indicative of a change in selectivity for age four sablefish, rather than a change in growth.</w:t>
      </w:r>
    </w:p>
    <w:p w14:paraId="33B5B698" w14:textId="00D5CB50" w:rsidR="00614748" w:rsidRDefault="0000580A" w:rsidP="00560355">
      <w:pPr>
        <w:spacing w:after="0" w:line="276" w:lineRule="auto"/>
        <w:ind w:firstLine="360"/>
      </w:pPr>
      <w:r>
        <w:t xml:space="preserve">There are several </w:t>
      </w:r>
      <w:r w:rsidR="00FB5BF5">
        <w:t xml:space="preserve">noteworthy </w:t>
      </w:r>
      <w:r>
        <w:t>trends in the stratified growth estimates</w:t>
      </w:r>
      <w:r w:rsidR="00CA2D55">
        <w:t xml:space="preserve"> (</w:t>
      </w:r>
      <w:r w:rsidR="00CA2D55">
        <w:fldChar w:fldCharType="begin"/>
      </w:r>
      <w:r w:rsidR="00CA2D55">
        <w:instrText xml:space="preserve"> REF _Ref532305683 \h </w:instrText>
      </w:r>
      <w:r w:rsidR="00B815FF">
        <w:instrText xml:space="preserve"> \* MERGEFORMAT </w:instrText>
      </w:r>
      <w:r w:rsidR="00CA2D55">
        <w:fldChar w:fldCharType="separate"/>
      </w:r>
      <w:r w:rsidR="00EF1C91">
        <w:t xml:space="preserve">Figure </w:t>
      </w:r>
      <w:r w:rsidR="00EF1C91">
        <w:rPr>
          <w:noProof/>
        </w:rPr>
        <w:t>8</w:t>
      </w:r>
      <w:r w:rsidR="00CA2D55">
        <w:fldChar w:fldCharType="end"/>
      </w:r>
      <w:r w:rsidR="00CA2D55">
        <w:t>)</w:t>
      </w:r>
      <w:r>
        <w:t xml:space="preserve"> that </w:t>
      </w:r>
      <w:r w:rsidR="003365DC">
        <w:t xml:space="preserve">warrant </w:t>
      </w:r>
      <w:r>
        <w:t xml:space="preserve">future research. </w:t>
      </w:r>
      <w:r w:rsidR="009A4F3C">
        <w:t xml:space="preserve">Firstly, the </w:t>
      </w:r>
      <w:r w:rsidR="009A4F3C">
        <w:rPr>
          <w:i/>
        </w:rPr>
        <w:t>post hoc</w:t>
      </w:r>
      <w:r w:rsidR="009A4F3C">
        <w:t xml:space="preserve"> incorporation of a spatial break at 145°W based on ecosystem data was not ruled out during the significance testing of </w:t>
      </w:r>
      <w:r w:rsidR="009A4F3C" w:rsidRPr="00D15776">
        <w:rPr>
          <w:i/>
        </w:rPr>
        <w:t>L</w:t>
      </w:r>
      <w:r w:rsidR="009A4F3C">
        <w:rPr>
          <w:vertAlign w:val="subscript"/>
        </w:rPr>
        <w:t>∞</w:t>
      </w:r>
      <w:r w:rsidR="009A4F3C">
        <w:t xml:space="preserve">. This supports the notion that environmental features may </w:t>
      </w:r>
      <w:r w:rsidR="00632DD4">
        <w:t xml:space="preserve">result </w:t>
      </w:r>
      <w:r w:rsidR="00C2778F">
        <w:t>in variations</w:t>
      </w:r>
      <w:r w:rsidR="009A4F3C">
        <w:t xml:space="preserve"> in growth, and that the proposed method is amenable to improvements based on the incorporation of climate or ecosystem </w:t>
      </w:r>
      <w:r w:rsidR="00942717">
        <w:t xml:space="preserve">knowledge. In </w:t>
      </w:r>
      <w:r w:rsidR="00614748">
        <w:t xml:space="preserve">the </w:t>
      </w:r>
      <w:r w:rsidR="00942717">
        <w:t xml:space="preserve">future, it is conceivable that the method could explicitly incorporate climactic data (such as temperature, or a factor for an ecological </w:t>
      </w:r>
      <w:r w:rsidR="00942717" w:rsidRPr="00BD380D">
        <w:t>zone)</w:t>
      </w:r>
      <w:r w:rsidR="009A4F3C" w:rsidRPr="00BD380D">
        <w:t>.</w:t>
      </w:r>
      <w:r w:rsidR="00E14252" w:rsidRPr="00BD380D">
        <w:t xml:space="preserve"> Additionally, both latitudinal breakpoints are associated with significant oceanographic features</w:t>
      </w:r>
      <w:r w:rsidR="00046080" w:rsidRPr="00BD380D">
        <w:t xml:space="preserve">, namely the </w:t>
      </w:r>
      <w:r w:rsidR="00FB5BF5">
        <w:t>start</w:t>
      </w:r>
      <w:r w:rsidR="00FB5BF5" w:rsidRPr="00BD380D">
        <w:t xml:space="preserve"> </w:t>
      </w:r>
      <w:r w:rsidR="00046080" w:rsidRPr="00BD380D">
        <w:t>of the southern California Bight at Point Conception (~34°N) and</w:t>
      </w:r>
      <w:r w:rsidR="00E14252" w:rsidRPr="00BD380D">
        <w:t xml:space="preserve"> </w:t>
      </w:r>
      <w:r w:rsidR="00046080" w:rsidRPr="00BD380D">
        <w:t xml:space="preserve">the </w:t>
      </w:r>
      <w:r w:rsidR="00E14252" w:rsidRPr="00BD380D">
        <w:t xml:space="preserve">bifurcation of </w:t>
      </w:r>
      <w:r w:rsidR="00046080" w:rsidRPr="00BD380D">
        <w:t xml:space="preserve">the North Pacific Current, which splits </w:t>
      </w:r>
      <w:r w:rsidR="00046080" w:rsidRPr="00BD380D">
        <w:lastRenderedPageBreak/>
        <w:t xml:space="preserve">into the Alaska and California currents as it approaches the west coast of North America. The location of this bifurcation varies but is generally centered off </w:t>
      </w:r>
      <w:commentRangeStart w:id="16"/>
      <w:r w:rsidR="00046080" w:rsidRPr="00BD380D">
        <w:t xml:space="preserve">southern British Columbia </w:t>
      </w:r>
      <w:commentRangeEnd w:id="16"/>
      <w:r w:rsidR="00A62EC9">
        <w:rPr>
          <w:rStyle w:val="CommentReference"/>
        </w:rPr>
        <w:commentReference w:id="16"/>
      </w:r>
      <w:r w:rsidR="00046080" w:rsidRPr="00BD380D">
        <w:fldChar w:fldCharType="begin" w:fldLock="1"/>
      </w:r>
      <w:r w:rsidR="002B3C33" w:rsidRPr="00BD380D">
        <w:instrText>ADDIN CSL_CITATION {"citationItems":[{"id":"ITEM-1","itemData":{"DOI":"10.1016/j.pocean.2007.08.006","ISSN":"00796611","abstract":"The North Pacific Current (NPC) bifurcates approaching the west coast of North America into a subpolar branch that forms the Alaska Current, and a subtropical branch that includes the California Current. The variability of this current system is discussed using numerical results from a wind-driven, reduced-gravity model. Indices of the strength of the subpolar and subtropical components of the NPC are examined based on output from multi-decadal simulations with the numerical model. This shows periods of both correlated and anti-correlated variability of the subpolar and subtropical gyres. A decomposition of the gyre transport time series indicates that the dominant mode of variability is a \"breathing\" mode in which the subpolar and subtropical gyres co-vary in response to fluctuations in the strength of the NPC. This finding is consistent with an analysis of dynamic height data of limited duration from the array of Argo drifting floats. The variability of the NPC is also examined using sea surface height (SSH) data from satellite altimetry over the period 1993-2005. The leading mode of SSH over the northeast Pacific dominates the variability of the NPC and is shown to be associated with in-phase variations in the transport of the subtropical and subpolar gyres. A strong correlation is found between time-dependent fluctuations in SSH across the NPC and variations in the strength of the transport of the NPC in the model. This agreement provides evidence for variability of the NPC occuring in direct response to large-scale atmospheric forcing. © 2007 Elsevier Ltd. All rights reserved.","author":[{"dropping-particle":"","family":"Cummins","given":"Patrick F.","non-dropping-particle":"","parse-names":false,"suffix":""},{"dropping-particle":"","family":"Freeland","given":"Howard J.","non-dropping-particle":"","parse-names":false,"suffix":""}],"container-title":"Progress in Oceanography","id":"ITEM-1","issue":"2","issued":{"date-parts":[["2007"]]},"page":"253-265","title":"Variability of the North Pacific Current and its bifurcation","type":"article-journal","volume":"75"},"uris":["http://www.mendeley.com/documents/?uuid=cf11fa6f-ac3d-40ee-99bc-1dd7b1c4e1e7"]}],"mendeley":{"formattedCitation":"(Cummins and Freeland, 2007)","plainTextFormattedCitation":"(Cummins and Freeland, 2007)","previouslyFormattedCitation":"(Cummins and Freeland, 2007)"},"properties":{"noteIndex":0},"schema":"https://github.com/citation-style-language/schema/raw/master/csl-citation.json"}</w:instrText>
      </w:r>
      <w:r w:rsidR="00046080" w:rsidRPr="00BD380D">
        <w:fldChar w:fldCharType="separate"/>
      </w:r>
      <w:r w:rsidR="00046080" w:rsidRPr="00BD380D">
        <w:rPr>
          <w:noProof/>
        </w:rPr>
        <w:t>(Cummins and Freeland, 2007)</w:t>
      </w:r>
      <w:r w:rsidR="00046080" w:rsidRPr="00BD380D">
        <w:fldChar w:fldCharType="end"/>
      </w:r>
      <w:r w:rsidR="00046080" w:rsidRPr="00BD380D">
        <w:t>.</w:t>
      </w:r>
      <w:r w:rsidR="002B3C33" w:rsidRPr="00BD380D">
        <w:t xml:space="preserve"> Like the ecosystem split identified in the Gulf of Alaska, these oceanographic feat</w:t>
      </w:r>
      <w:r w:rsidR="002B3C33" w:rsidRPr="007A77A0">
        <w:t xml:space="preserve">ures </w:t>
      </w:r>
      <w:r w:rsidR="00FB5BF5" w:rsidRPr="007A77A0">
        <w:t xml:space="preserve">lead to </w:t>
      </w:r>
      <w:r w:rsidR="002B3C33" w:rsidRPr="007A77A0">
        <w:t xml:space="preserve">distinct zones of productivity </w:t>
      </w:r>
      <w:r w:rsidR="002B3C33" w:rsidRPr="007A77A0">
        <w:fldChar w:fldCharType="begin" w:fldLock="1"/>
      </w:r>
      <w:r w:rsidR="00523065" w:rsidRPr="007A77A0">
        <w:instrText>ADDIN CSL_CITATION {"citationItems":[{"id":"ITEM-1","itemData":{"DOI":"10.1016/j.pocean.2009.05.002","ISSN":"00796611","abstract":"Surface chlorophyll (CHL) measured at the Scripps Pier in the Southern California Bight (SCB) for 18 years (1983-2000) reveals that the spring bloom occurs with irregular timing and intensity each year, unlike sea-surface temperature (SST), which is dominated by a regular seasonal cycle. In the 1990s, the spring bloom occurred earlier in the year and with larger amplitudes compared to those of the 1980s. Seasonal anomalies of the Pier CHL have no significant correlation with local winds, local SST, or upwelling index, which implies that classical coastal upwelling is not directly responsible for driving chlorophyll variations in nearshore SCB. The annual mean Pier CHL exhibits an increasing trend, whereas the Pier SST has no evident concomitant trend during the CHL observation period. The interannual variation of the Pier CHL is not correlated with tropical El Niño or La Niña conditions over the entire observing period. However, the Pier CHL was significantly influenced by El Nino/Southern Oscillation during the 1997/1998 El Niño and 1998/1999 La Niña transition period. The Pier CHL is highly coherent at long periods (3-7 years) with nearby offshore in situ surface CHL at the CalCOFI (California Cooperative Fisheries Investigations) station 93.27. © 2009 Elsevier Ltd. All rights reserved.","author":[{"dropping-particle":"","family":"Kim","given":"Hey Jin","non-dropping-particle":"","parse-names":false,"suffix":""},{"dropping-particle":"","family":"Miller","given":"Arthur J.","non-dropping-particle":"","parse-names":false,"suffix":""},{"dropping-particle":"","family":"McGowan","given":"John","non-dropping-particle":"","parse-names":false,"suffix":""},{"dropping-particle":"","family":"Carter","given":"Melissa L.","non-dropping-particle":"","parse-names":false,"suffix":""}],"container-title":"Progress in Oceanography","id":"ITEM-1","issue":"2","issued":{"date-parts":[["2009"]]},"page":"137-147","publisher":"Elsevier Ltd","title":"Coastal phytoplankton blooms in the Southern California Bight","type":"article-journal","volume":"82"},"uris":["http://www.mendeley.com/documents/?uuid=f7f9e4e1-9a5a-43c3-984b-da39750f6385"]},{"id":"ITEM-2","itemData":{"DOI":"10.1139/f01-009","ISSN":"0706-652X","abstract":"A 15-year zooplankton time series collected off southern Vancouver Island (48-49°N) shows large interannual anomalies of biomass for most major zooplankton species. Variations within groups of ecologically similar species have been more extreme (often 10-fold or greater) than the variation in total biomass (four- to six-fold). For both total biomass and species groups, the zooplankton anomalies develop and persist over time spans of several years and are correlated across a large spatial scale (&gt;100 km longshore). One dominant mode of recent zooplankton variation was a 1990-1998 cumulative shift to a more \"southerly\" copepod and chaetognath fauna: order-of-magnitude declines in several species endemic to the Northeast Pacific continental shelf and order-of-magnitude increases of species endemic to the California Current (35-45°N). This trend abruptly reversed in 1999. A second major mode of zooplankton variability consisted of roughly mirror-image fluctuations in the abundance of euphausiids versus subarctic oceanic copepods. Zooplankton anomalies were correlated with year-to-year changes in several physical environmental indices. The patterns of covariance suggest that zooplankton community composition responds strongly to ocean climate fluctuations and in particular to changing current patterns.","author":[{"dropping-particle":"","family":"Mackas","given":"D L","non-dropping-particle":"","parse-names":false,"suffix":""},{"dropping-particle":"","family":"Thomson","given":"Richard E","non-dropping-particle":"","parse-names":false,"suffix":""},{"dropping-particle":"","family":"Galbraith","given":"Moira","non-dropping-particle":"","parse-names":false,"suffix":""}],"container-title":"Canadian Journal of Fisheries and Aquatic Sciences","id":"ITEM-2","issue":"4","issued":{"date-parts":[["2011"]]},"page":"685-702","title":"Changes in the zooplankton community of the British Columbia continental margin, 1985-1999, and their covariation with oceanographic conditions","type":"article-journal","volume":"58"},"uris":["http://www.mendeley.com/documents/?uuid=4523c1f9-864f-449c-bbae-a846ddc0a7d8"]}],"mendeley":{"formattedCitation":"(Kim et al., 2009; Mackas et al., 2011)","plainTextFormattedCitation":"(Kim et al., 2009; Mackas et al., 2011)","previouslyFormattedCitation":"(Kim et al., 2009; Mackas et al., 2011)"},"properties":{"noteIndex":0},"schema":"https://github.com/citation-style-language/schema/raw/master/csl-citation.json"}</w:instrText>
      </w:r>
      <w:r w:rsidR="002B3C33" w:rsidRPr="007A77A0">
        <w:fldChar w:fldCharType="separate"/>
      </w:r>
      <w:r w:rsidR="00C828F6" w:rsidRPr="007A77A0">
        <w:rPr>
          <w:noProof/>
        </w:rPr>
        <w:t>(Kim et al., 2009; Mackas et al., 2011)</w:t>
      </w:r>
      <w:r w:rsidR="002B3C33" w:rsidRPr="007A77A0">
        <w:fldChar w:fldCharType="end"/>
      </w:r>
      <w:r w:rsidR="002B3C33" w:rsidRPr="007A77A0">
        <w:t xml:space="preserve"> which could influence resource availability and subsequent growth</w:t>
      </w:r>
      <w:r w:rsidR="005430FD" w:rsidRPr="007A77A0">
        <w:t xml:space="preserve">. </w:t>
      </w:r>
    </w:p>
    <w:p w14:paraId="5693942E" w14:textId="47DFB4FD" w:rsidR="009A4F3C" w:rsidRPr="009A4F3C" w:rsidRDefault="005430FD" w:rsidP="00560355">
      <w:pPr>
        <w:spacing w:after="0" w:line="276" w:lineRule="auto"/>
        <w:ind w:firstLine="360"/>
      </w:pPr>
      <w:r w:rsidRPr="007A77A0">
        <w:t>This</w:t>
      </w:r>
      <w:r w:rsidR="00CC4ED3" w:rsidRPr="007A77A0">
        <w:t xml:space="preserve"> finding is especially notable in the context of the counter</w:t>
      </w:r>
      <w:ins w:id="17" w:author="Melissa Haltuch" w:date="2019-05-22T13:51:00Z">
        <w:r w:rsidR="00A62EC9">
          <w:t xml:space="preserve"> </w:t>
        </w:r>
      </w:ins>
      <w:r w:rsidR="00CC4ED3" w:rsidRPr="007A77A0">
        <w:t xml:space="preserve">gradient growth variation hypothesis </w:t>
      </w:r>
      <w:r w:rsidR="00CC4ED3" w:rsidRPr="007A77A0">
        <w:fldChar w:fldCharType="begin" w:fldLock="1"/>
      </w:r>
      <w:r w:rsidR="00EB79B0" w:rsidRPr="007A77A0">
        <w:instrText>ADDIN CSL_CITATION {"citationItems":[{"id":"ITEM-1","itemData":{"DOI":"10.2307/2173276","ISBN":"978-0691080628","ISSN":"00324728","abstract":"On coarsexfine grain","author":[{"dropping-particle":"","family":"Levins","given":"Richard","non-dropping-particle":"","parse-names":false,"suffix":""}],"container-title":"Population Studies","id":"ITEM-1","issued":{"date-parts":[["1968"]]},"number-of-pages":"132","publisher":"Princeton University Press","title":"Evolution in Changing Environments.","type":"book"},"uris":["http://www.mendeley.com/documents/?uuid=c15b89bc-bc3a-4cce-99e7-78ecbef83659"]}],"mendeley":{"formattedCitation":"(Levins, 1968)","plainTextFormattedCitation":"(Levins, 1968)","previouslyFormattedCitation":"(Levins, 1968)"},"properties":{"noteIndex":0},"schema":"https://github.com/citation-style-language/schema/raw/master/csl-citation.json"}</w:instrText>
      </w:r>
      <w:r w:rsidR="00CC4ED3" w:rsidRPr="007A77A0">
        <w:fldChar w:fldCharType="separate"/>
      </w:r>
      <w:r w:rsidR="00CC4ED3" w:rsidRPr="007A77A0">
        <w:rPr>
          <w:noProof/>
        </w:rPr>
        <w:t>(Levins, 1968)</w:t>
      </w:r>
      <w:r w:rsidR="00CC4ED3" w:rsidRPr="007A77A0">
        <w:fldChar w:fldCharType="end"/>
      </w:r>
      <w:r w:rsidR="00CC4ED3" w:rsidRPr="007A77A0">
        <w:t>. The hypothesis states that two populations may exhibit similar phenotypes (</w:t>
      </w:r>
      <w:r w:rsidR="00DF53DB" w:rsidRPr="007A77A0">
        <w:t xml:space="preserve">i.e. </w:t>
      </w:r>
      <w:r w:rsidR="00CC4ED3" w:rsidRPr="007A77A0">
        <w:t>length-at-age) even if they are genetically predisposed to grow at different rates</w:t>
      </w:r>
      <w:r w:rsidR="00DF53DB" w:rsidRPr="007A77A0">
        <w:t xml:space="preserve"> if </w:t>
      </w:r>
      <w:r w:rsidR="00CC4ED3" w:rsidRPr="007A77A0">
        <w:t xml:space="preserve">their environment modulates growth rate in a direction counter to their predisposition. This effect has been observed empirically </w:t>
      </w:r>
      <w:commentRangeStart w:id="18"/>
      <w:r w:rsidR="00CC4ED3" w:rsidRPr="007A77A0">
        <w:t>in several oceans</w:t>
      </w:r>
      <w:r w:rsidR="00EB79B0" w:rsidRPr="007A77A0">
        <w:t xml:space="preserve"> </w:t>
      </w:r>
      <w:commentRangeEnd w:id="18"/>
      <w:r w:rsidR="00A62EC9">
        <w:rPr>
          <w:rStyle w:val="CommentReference"/>
        </w:rPr>
        <w:commentReference w:id="18"/>
      </w:r>
      <w:r w:rsidR="00EB79B0" w:rsidRPr="007A77A0">
        <w:fldChar w:fldCharType="begin" w:fldLock="1"/>
      </w:r>
      <w:r w:rsidR="00BE6039">
        <w:instrText>ADDIN CSL_CITATION {"citationItems":[{"id":"ITEM-1","itemData":{"author":[{"dropping-particle":"","family":"Conover","given":"David O","non-dropping-particle":"","parse-names":false,"suffix":""},{"dropping-particle":"","family":"Present","given":"Teresa M C","non-dropping-particle":"","parse-names":false,"suffix":""},{"dropping-particle":"","family":"Conover","given":"David","non-dropping-particle":"","parse-names":false,"suffix":""},{"dropping-particle":"","family":"Present","given":"Teresa M C","non-dropping-particle":"","parse-names":false,"suffix":""}],"id":"ITEM-1","issue":"3","issued":{"date-parts":[["1990"]]},"page":"316-324","title":"Countergradient Variation in Growth Rate : Compensation for Length of the Growing Season among Atlantic Silversides from Different Latitudes","type":"article-journal","volume":"83"},"uris":["http://www.mendeley.com/documents/?uuid=4649d0f8-e31d-4da6-a1d2-8483ada6c5af"]},{"id":"ITEM-2","itemData":{"DOI":"10.1098/rspb.2010.2479","ISSN":"09628452","abstract":"How organisms may adapt to rising global temperatures is uncertain, but concepts can emerge from studying adaptive physiological trait variations across existing spatial climate gradients.Many ectotherms, particularly fish, have evolved increasing genetic growth capacities with latitude (i.e. countergradient vari- ation (CnGV) in growth), which are thought to be an adaptation primarily to strong gradients in seasonality. In contrast, evolutionary responses to gradients in mean temperature are often assumed to involve an alternative mode, ‘thermal adaptation’.We measured thermal growth reaction norms in Pacific silverside populations (Atherinops affinis) occurring across a weak latitudinal temperature gradient with invariant seasonality along the North American Pacific coast. Instead of thermal adaptation, we found novel evidence for CnGVin growth, suggesting that CnGVis a ubiquitous mode of reaction-norm evolution in ectotherms even in response toweak spatial and, by inference, temporal climate gradients. A novel, large- scale comparison between ecologically equivalent Pacific versus Atlantic silversides (Menidia menidia) revealed how closely growth CnGV patterns reflect their respective climate gradients. While steep growth reaction norms and increasing growth plasticity with latitude in M. menidia mimicked the strong, highly seasonal Atlantic coastal gradient, shallow reaction norms and much smaller, latitude-independent growth plasticity in A. affinis resembled the weak Pacific latitudinal temperature gradient.","author":[{"dropping-particle":"","family":"Baumann","given":"Hannes","non-dropping-particle":"","parse-names":false,"suffix":""},{"dropping-particle":"","family":"Conover","given":"David O.","non-dropping-particle":"","parse-names":false,"suffix":""}],"container-title":"Proceedings of the Royal Society B: Biological Sciences","id":"ITEM-2","issued":{"date-parts":[["2011"]]},"title":"Adaptation to climate change: Contrasting patterns of thermal-reaction-norm evolution in Pacific versus Atlantic silversides","type":"article-journal"},"uris":["http://www.mendeley.com/documents/?uuid=fe09c46f-bd6b-408c-bc34-03dfb1e954f8"]}],"mendeley":{"formattedCitation":"(Baumann and Conover, 2011; Conover et al., 1990)","plainTextFormattedCitation":"(Baumann and Conover, 2011; Conover et al., 1990)","previouslyFormattedCitation":"(Baumann and Conover, 2011; Conover et al., 1990)"},"properties":{"noteIndex":0},"schema":"https://github.com/citation-style-language/schema/raw/master/csl-citation.json"}</w:instrText>
      </w:r>
      <w:r w:rsidR="00EB79B0" w:rsidRPr="007A77A0">
        <w:fldChar w:fldCharType="separate"/>
      </w:r>
      <w:r w:rsidR="005234B9" w:rsidRPr="007A77A0">
        <w:rPr>
          <w:noProof/>
        </w:rPr>
        <w:t>(Baumann and Conover, 2011; Conover et al., 1990)</w:t>
      </w:r>
      <w:r w:rsidR="00EB79B0" w:rsidRPr="007A77A0">
        <w:fldChar w:fldCharType="end"/>
      </w:r>
      <w:r w:rsidR="00CC4ED3" w:rsidRPr="007A77A0">
        <w:t>. Considering recent genetic evidence that the sablefish population examined here is genetically well mixed</w:t>
      </w:r>
      <w:r w:rsidR="00935164">
        <w:t xml:space="preserve"> </w:t>
      </w:r>
      <w:r w:rsidR="00935164">
        <w:fldChar w:fldCharType="begin" w:fldLock="1"/>
      </w:r>
      <w:r w:rsidR="00A77394">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(Anoplopoma fimbria)","type":"article-journal","volume":"74"},"uris":["http://www.mendeley.com/documents/?uuid=78742f54-fef3-409b-878a-58c572fb91d3"]}],"mendeley":{"formattedCitation":"(Jasonowicz et al., 2017)","plainTextFormattedCitation":"(Jasonowicz et al., 2017)","previouslyFormattedCitation":"(Jasonowicz et al., 2017)"},"properties":{"noteIndex":0},"schema":"https://github.com/citation-style-language/schema/raw/master/csl-citation.json"}</w:instrText>
      </w:r>
      <w:r w:rsidR="00935164">
        <w:fldChar w:fldCharType="separate"/>
      </w:r>
      <w:r w:rsidR="004F40D2" w:rsidRPr="004F40D2">
        <w:rPr>
          <w:noProof/>
        </w:rPr>
        <w:t>(Jasonowicz et al., 2017)</w:t>
      </w:r>
      <w:r w:rsidR="00935164">
        <w:fldChar w:fldCharType="end"/>
      </w:r>
      <w:r w:rsidR="00CC4ED3" w:rsidRPr="007A77A0">
        <w:t>, we could expect that observed phenotypic variation is a</w:t>
      </w:r>
      <w:r w:rsidR="00F104E6" w:rsidRPr="007A77A0">
        <w:t xml:space="preserve"> direct</w:t>
      </w:r>
      <w:r w:rsidR="00CC4ED3" w:rsidRPr="007A77A0">
        <w:t xml:space="preserve"> result of such environmental inhibition or</w:t>
      </w:r>
      <w:r w:rsidR="00F104E6" w:rsidRPr="007A77A0">
        <w:t xml:space="preserve"> enhancement.</w:t>
      </w:r>
    </w:p>
    <w:p w14:paraId="2ACF1299" w14:textId="144CAE03" w:rsidR="0000580A" w:rsidRPr="000E79C7" w:rsidRDefault="00692DB0" w:rsidP="00560355">
      <w:pPr>
        <w:spacing w:after="0" w:line="276" w:lineRule="auto"/>
        <w:ind w:firstLine="360"/>
      </w:pPr>
      <w:r>
        <w:t>It</w:t>
      </w:r>
      <w:r w:rsidR="0000580A">
        <w:t xml:space="preserve"> appears</w:t>
      </w:r>
      <w:r w:rsidR="00EA34F6">
        <w:t xml:space="preserve"> that the temporal break in year 2010 was conserved (supported by significantly different </w:t>
      </w:r>
      <w:r w:rsidR="00EA34F6" w:rsidRPr="00D15776">
        <w:rPr>
          <w:i/>
        </w:rPr>
        <w:t>L</w:t>
      </w:r>
      <w:r w:rsidR="00EA34F6">
        <w:rPr>
          <w:vertAlign w:val="subscript"/>
        </w:rPr>
        <w:t>∞</w:t>
      </w:r>
      <w:r w:rsidR="00EA34F6">
        <w:t xml:space="preserve"> estimates) </w:t>
      </w:r>
      <w:r w:rsidR="00E14252">
        <w:t>only</w:t>
      </w:r>
      <w:r w:rsidR="00EA34F6">
        <w:t xml:space="preserve"> for female fish,</w:t>
      </w:r>
      <w:r w:rsidR="009A4F3C">
        <w:t xml:space="preserve"> and </w:t>
      </w:r>
      <w:r w:rsidR="002C350B">
        <w:t>more so</w:t>
      </w:r>
      <w:r w:rsidR="009A4F3C">
        <w:t xml:space="preserve"> in </w:t>
      </w:r>
      <w:r w:rsidR="006166CD">
        <w:t xml:space="preserve">the </w:t>
      </w:r>
      <w:r w:rsidR="009A4F3C">
        <w:t>southerly regions (such as Regions 1 and 2, which are mostly comprised of CC data).</w:t>
      </w:r>
      <w:r>
        <w:t xml:space="preserve"> Preliminary analyses of sablefish movement rates from tagging data indicate that male sablefish seem to move more frequently to and from sea mounts, which are </w:t>
      </w:r>
      <w:r w:rsidR="00B17CAE">
        <w:t>clustered within the regions identified here</w:t>
      </w:r>
      <w:r w:rsidR="009D75F5">
        <w:t xml:space="preserve">. </w:t>
      </w:r>
      <w:r w:rsidR="007D1370">
        <w:t xml:space="preserve">There are several possibilities for why female sablefish seem to exhibit finer spatiotemporal structure in growth. </w:t>
      </w:r>
      <w:r w:rsidR="00291BC9">
        <w:t xml:space="preserve">Older empirical work in Canada </w:t>
      </w:r>
      <w:r w:rsidR="00291BC9">
        <w:fldChar w:fldCharType="begin" w:fldLock="1"/>
      </w:r>
      <w:r w:rsidR="00AB2804">
        <w:instrText>ADDIN CSL_CITATION {"citationItems":[{"id":"ITEM-1","itemData":{"DOI":"10.1139/f83-247","ISSN":"0706-652X","abstract":"Analysis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Sciences","id":"ITEM-1","issued":{"date-parts":[["1983"]]},"title":"Sexual Maturity, Fecundity, Spawning, and Early Life History of Sablefish ( Anoplopoma fimbria ) off the Pacific Coast of Canada","type":"article-journal"},"uris":["http://www.mendeley.com/documents/?uuid=c31df449-d297-435b-b883-d0328a98dadc"]}],"mendeley":{"formattedCitation":"(Mason et al., 1983)","plainTextFormattedCitation":"(Mason et al., 1983)","previouslyFormattedCitation":"(Mason et al., 1983)"},"properties":{"noteIndex":0},"schema":"https://github.com/citation-style-language/schema/raw/master/csl-citation.json"}</w:instrText>
      </w:r>
      <w:r w:rsidR="00291BC9">
        <w:fldChar w:fldCharType="separate"/>
      </w:r>
      <w:r w:rsidR="00291BC9" w:rsidRPr="007D1370">
        <w:rPr>
          <w:noProof/>
        </w:rPr>
        <w:t>(Mason et al., 1983)</w:t>
      </w:r>
      <w:r w:rsidR="00291BC9">
        <w:fldChar w:fldCharType="end"/>
      </w:r>
      <w:r w:rsidR="00291BC9">
        <w:t xml:space="preserve"> </w:t>
      </w:r>
      <w:r w:rsidR="00FB5BF5">
        <w:t>that</w:t>
      </w:r>
      <w:r w:rsidR="006166CD">
        <w:t xml:space="preserve"> </w:t>
      </w:r>
      <w:r w:rsidR="00291BC9">
        <w:t>examined early life history of fishery-caught coastal sablefish observed a slight cline in mean fork length with increasing latitude, though the sex ratio within the study was biased towards females</w:t>
      </w:r>
      <w:r w:rsidR="00F23EAD">
        <w:t xml:space="preserve">. </w:t>
      </w:r>
      <w:commentRangeStart w:id="19"/>
      <w:r w:rsidR="00F23EAD">
        <w:t xml:space="preserve">That study </w:t>
      </w:r>
      <w:r w:rsidR="00291BC9">
        <w:t xml:space="preserve">suggested that selectivity for female sablefish may be higher due to higher congregating or feeding </w:t>
      </w:r>
      <w:r w:rsidR="00AB2804">
        <w:t>activity</w:t>
      </w:r>
      <w:r w:rsidR="00291BC9">
        <w:t xml:space="preserve">, in addition to the fact that females grow larger and are likely preferentially targeted in the </w:t>
      </w:r>
      <w:r w:rsidR="00291BC9" w:rsidRPr="000E79C7">
        <w:t xml:space="preserve">commercial fishery. This could render females more sensitive to changes in fisher behavior such as the implementation of catch shares in 2011, which affected discard rates in many </w:t>
      </w:r>
      <w:proofErr w:type="spellStart"/>
      <w:r w:rsidR="00291BC9" w:rsidRPr="000E79C7">
        <w:t>ground</w:t>
      </w:r>
      <w:r w:rsidR="002C350B" w:rsidRPr="000E79C7">
        <w:t>fish</w:t>
      </w:r>
      <w:proofErr w:type="spellEnd"/>
      <w:r w:rsidR="002C350B" w:rsidRPr="000E79C7">
        <w:t xml:space="preserve"> </w:t>
      </w:r>
      <w:r w:rsidR="00291BC9" w:rsidRPr="000E79C7">
        <w:t>fisheries</w:t>
      </w:r>
      <w:r w:rsidR="003A7C48" w:rsidRPr="000E79C7">
        <w:t xml:space="preserve"> </w:t>
      </w:r>
      <w:r w:rsidR="003A7C48" w:rsidRPr="00192831">
        <w:fldChar w:fldCharType="begin" w:fldLock="1"/>
      </w:r>
      <w:r w:rsidR="003A7C48" w:rsidRPr="00192831">
        <w:instrText>ADDIN CSL_CITATION {"citationItems":[{"id":"ITEM-1","itemData":{"DOI":"10.1080/08920753.2018.1522492","ISSN":"15210421","author":[{"dropping-particle":"","family":"Somers","given":"Kayleigh A.","non-dropping-particle":"","parse-names":false,"suffix":""},{"dropping-particle":"","family":"Pfeiffer","given":"Lisa","non-dropping-particle":"","parse-names":false,"suffix":""},{"dropping-particle":"","family":"Miller","given":"Stacey","non-dropping-particle":"","parse-names":false,"suffix":""},{"dropping-particle":"","family":"Morrison","given":"Wendy","non-dropping-particle":"","parse-names":false,"suffix":""}],"container-title":"Coastal Management","id":"ITEM-1","issue":"6","issued":{"date-parts":[["2018"]]},"page":"621-637","publisher":"Taylor &amp; Francis","title":"Using Incentives to Reduce Bycatch and Discarding: Results Under the West Coast Catch Share Program","type":"article-journal","volume":"46"},"uris":["http://www.mendeley.com/documents/?uuid=ba42c86f-7203-4890-a923-a56da834e019"]}],"mendeley":{"formattedCitation":"(Somers et al., 2018)","plainTextFormattedCitation":"(Somers et al., 2018)","previouslyFormattedCitation":"(Somers et al., 2018)"},"properties":{"noteIndex":0},"schema":"https://github.com/citation-style-language/schema/raw/master/csl-citation.json"}</w:instrText>
      </w:r>
      <w:r w:rsidR="003A7C48" w:rsidRPr="00192831">
        <w:fldChar w:fldCharType="separate"/>
      </w:r>
      <w:r w:rsidR="003A7C48" w:rsidRPr="00192831">
        <w:rPr>
          <w:noProof/>
        </w:rPr>
        <w:t>(Somers et al., 2018)</w:t>
      </w:r>
      <w:r w:rsidR="003A7C48" w:rsidRPr="00192831">
        <w:fldChar w:fldCharType="end"/>
      </w:r>
      <w:r w:rsidR="00291BC9" w:rsidRPr="00192831">
        <w:t>.</w:t>
      </w:r>
      <w:r w:rsidR="00231A55" w:rsidRPr="00192831">
        <w:t xml:space="preserve"> </w:t>
      </w:r>
      <w:commentRangeEnd w:id="19"/>
      <w:r w:rsidR="00A62EC9">
        <w:rPr>
          <w:rStyle w:val="CommentReference"/>
        </w:rPr>
        <w:commentReference w:id="19"/>
      </w:r>
      <w:r w:rsidR="00231A55" w:rsidRPr="00192831">
        <w:t>Expanding the method to</w:t>
      </w:r>
      <w:r w:rsidR="00585C52" w:rsidRPr="00192831">
        <w:t xml:space="preserve"> allow for detection of multiple spatial and/or temporal breaks at once may enable further investigation of this phenomenon, though</w:t>
      </w:r>
      <w:r w:rsidR="00883FFF" w:rsidRPr="00192831">
        <w:t xml:space="preserve"> it may lead to spurious regions of insignificant difference in growth parameters, as observed in the </w:t>
      </w:r>
      <w:r w:rsidR="00614748">
        <w:t xml:space="preserve">first phase of the </w:t>
      </w:r>
      <w:r w:rsidR="00883FFF" w:rsidRPr="00192831">
        <w:t>case study.</w:t>
      </w:r>
    </w:p>
    <w:p w14:paraId="4975AFD0" w14:textId="12549C05" w:rsidR="00BD6121" w:rsidRPr="00C0421D" w:rsidRDefault="006166CD" w:rsidP="00560355">
      <w:pPr>
        <w:pStyle w:val="CommentText"/>
        <w:spacing w:after="0" w:line="276" w:lineRule="auto"/>
        <w:ind w:firstLine="360"/>
        <w:rPr>
          <w:sz w:val="24"/>
          <w:szCs w:val="24"/>
        </w:rPr>
      </w:pPr>
      <w:r w:rsidRPr="000E79C7">
        <w:rPr>
          <w:sz w:val="24"/>
          <w:szCs w:val="24"/>
        </w:rPr>
        <w:t>C</w:t>
      </w:r>
      <w:r w:rsidR="00E237EF" w:rsidRPr="000E79C7">
        <w:rPr>
          <w:sz w:val="24"/>
          <w:szCs w:val="24"/>
        </w:rPr>
        <w:t xml:space="preserve">onsideration of temporal variation in sablefish growth is further complicated by the exploitation history of the fishery, which has steadily </w:t>
      </w:r>
      <w:r w:rsidRPr="000E79C7">
        <w:rPr>
          <w:sz w:val="24"/>
          <w:szCs w:val="24"/>
        </w:rPr>
        <w:t xml:space="preserve">moved </w:t>
      </w:r>
      <w:r w:rsidR="00E237EF" w:rsidRPr="000E79C7">
        <w:rPr>
          <w:sz w:val="24"/>
          <w:szCs w:val="24"/>
        </w:rPr>
        <w:t xml:space="preserve">north- and west-ward </w:t>
      </w:r>
      <w:r w:rsidR="003F6D4D" w:rsidRPr="000E79C7">
        <w:rPr>
          <w:sz w:val="24"/>
          <w:szCs w:val="24"/>
        </w:rPr>
        <w:t xml:space="preserve">in the CC and AK </w:t>
      </w:r>
      <w:r w:rsidR="00E237EF" w:rsidRPr="000E79C7">
        <w:rPr>
          <w:sz w:val="24"/>
          <w:szCs w:val="24"/>
        </w:rPr>
        <w:t>over the last several decades, encountering ‘larger’ fish</w:t>
      </w:r>
      <w:r w:rsidR="00BD6121" w:rsidRPr="000E79C7">
        <w:rPr>
          <w:sz w:val="24"/>
          <w:szCs w:val="24"/>
        </w:rPr>
        <w:t xml:space="preserve"> with subsequent expansion</w:t>
      </w:r>
      <w:r w:rsidR="003A7C48" w:rsidRPr="000E79C7">
        <w:rPr>
          <w:sz w:val="24"/>
          <w:szCs w:val="24"/>
        </w:rPr>
        <w:t xml:space="preserve"> </w:t>
      </w:r>
      <w:r w:rsidR="003A7C48" w:rsidRPr="000E79C7">
        <w:rPr>
          <w:sz w:val="24"/>
          <w:szCs w:val="24"/>
        </w:rPr>
        <w:fldChar w:fldCharType="begin" w:fldLock="1"/>
      </w:r>
      <w:r w:rsidR="00A77394">
        <w:rPr>
          <w:sz w:val="24"/>
          <w:szCs w:val="24"/>
        </w:rPr>
        <w:instrText>ADDIN CSL_CITATION {"citationItems":[{"id":"ITEM-1","itemData":{"author":[{"dropping-particle":"","family":"Pacific Fisheries Management Council (PFMC)","given":"","non-dropping-particle":"","parse-names":false,"suffix":""}],"container-title":"Pacific Fishery Management Council, 7700 NE Ambassador Place, Suite 101, Portland, Oregon,97220","id":"ITEM-1","issue":"503","issued":{"date-parts":[["2013"]]},"title":"Pacific Coast Fishery Ecosystem Plan for the U.S. Portion of the California Current Large Marine Ecosystem","type":"article-journal"},"uris":["http://www.mendeley.com/documents/?uuid=d5ab8243-e524-4187-a6f7-72c5dedcc6f7"]}],"mendeley":{"formattedCitation":"(Pacific Fisheries Management Council (PFMC), 2013)","plainTextFormattedCitation":"(Pacific Fisheries Management Council (PFMC), 2013)","previouslyFormattedCitation":"(Pacific Fisheries Management Council (PFMC), 2013)"},"properties":{"noteIndex":0},"schema":"https://github.com/citation-style-language/schema/raw/master/csl-citation.json"}</w:instrText>
      </w:r>
      <w:r w:rsidR="003A7C48" w:rsidRPr="000E79C7">
        <w:rPr>
          <w:sz w:val="24"/>
          <w:szCs w:val="24"/>
        </w:rPr>
        <w:fldChar w:fldCharType="separate"/>
      </w:r>
      <w:r w:rsidR="003A7C48" w:rsidRPr="000E79C7">
        <w:rPr>
          <w:noProof/>
          <w:sz w:val="24"/>
          <w:szCs w:val="24"/>
        </w:rPr>
        <w:t>(Pacific Fisheries Management Council (PFMC), 2013)</w:t>
      </w:r>
      <w:r w:rsidR="003A7C48" w:rsidRPr="000E79C7">
        <w:rPr>
          <w:sz w:val="24"/>
          <w:szCs w:val="24"/>
        </w:rPr>
        <w:fldChar w:fldCharType="end"/>
      </w:r>
      <w:r w:rsidR="00E237EF" w:rsidRPr="000E79C7">
        <w:rPr>
          <w:sz w:val="24"/>
          <w:szCs w:val="24"/>
        </w:rPr>
        <w:t xml:space="preserve"> This suggests that differences in mean length across the region could be attributable to different degrees</w:t>
      </w:r>
      <w:r w:rsidR="00C0421D">
        <w:rPr>
          <w:sz w:val="24"/>
          <w:szCs w:val="24"/>
        </w:rPr>
        <w:t xml:space="preserve">, </w:t>
      </w:r>
      <w:r w:rsidR="00E237EF" w:rsidRPr="000E79C7">
        <w:rPr>
          <w:sz w:val="24"/>
          <w:szCs w:val="24"/>
        </w:rPr>
        <w:t>duration</w:t>
      </w:r>
      <w:r w:rsidR="00F96E2F" w:rsidRPr="000E79C7">
        <w:rPr>
          <w:sz w:val="24"/>
          <w:szCs w:val="24"/>
        </w:rPr>
        <w:t>s</w:t>
      </w:r>
      <w:r w:rsidR="00C0421D">
        <w:rPr>
          <w:sz w:val="24"/>
          <w:szCs w:val="24"/>
        </w:rPr>
        <w:t>, or patterns</w:t>
      </w:r>
      <w:r w:rsidR="00E237EF" w:rsidRPr="000E79C7">
        <w:rPr>
          <w:sz w:val="24"/>
          <w:szCs w:val="24"/>
        </w:rPr>
        <w:t xml:space="preserve"> of fishing pressure</w:t>
      </w:r>
      <w:r w:rsidR="00C0421D">
        <w:rPr>
          <w:sz w:val="24"/>
          <w:szCs w:val="24"/>
        </w:rPr>
        <w:t xml:space="preserve"> </w:t>
      </w:r>
      <w:r w:rsidR="00C0421D">
        <w:rPr>
          <w:sz w:val="24"/>
          <w:szCs w:val="24"/>
        </w:rPr>
        <w:fldChar w:fldCharType="begin" w:fldLock="1"/>
      </w:r>
      <w:r w:rsidR="00BC6F19">
        <w:rPr>
          <w:sz w:val="24"/>
          <w:szCs w:val="24"/>
        </w:rPr>
        <w:instrText>ADDIN CSL_CITATION {"citationItems":[{"id":"ITEM-1","itemData":{"ISSN":"00074977","abstract":"Fishing provides selective pressure on many fisheries life-history traits, and interest in the impact of size-selective fishing on the evolution of growth rates is long standing. Recent studies, both laboratory and empirical, suggest that such size-selective fishing is significant. Using a metaanalysis of 73 commercially fished stocks, we found that declines in mass at age are slightly more common than increases, but no relationship was apparent between the intensity of fishing and the change in growth rate. We reviewed a number of size-selectivity patterns in major commercial fisheries and found that the intensity of selection and the size selectivity were both considerably less than are used in laboratory experiments. We simulated the evolutionary impact of fishing on growth and found that, given the actual selectivity patterns found in most commercial fisheries, little evolutionary impact on growth rates is expected. The model showed that the best way to reduce evolutionary impacts is to lower exploitation rates. We suggest that, for fisheries where size-specific selection is very intense, managers should use a model such as ours to evaluate potential evolutionary impacts. © 2008 Rosenstiel School of Marine and Atmospheric Science of the University of Miami.","author":[{"dropping-particle":"","family":"Hilborn","given":"Ray","non-dropping-particle":"","parse-names":false,"suffix":""},{"dropping-particle":"V.","family":"Minte-Vera","given":"Carolina","non-dropping-particle":"","parse-names":false,"suffix":""}],"container-title":"Bulletin of Marine Science","id":"ITEM-1","issued":{"date-parts":[["2008"]]},"title":"Fisheries-induced changes in growth rates in marine fisheries: Are they significant?","type":"paper-conference"},"uris":["http://www.mendeley.com/documents/?uuid=192843f5-af95-4947-9aa0-1fee63482d85"]}],"mendeley":{"formattedCitation":"(Hilborn and Minte-Vera, 2008)","plainTextFormattedCitation":"(Hilborn and Minte-Vera, 2008)","previouslyFormattedCitation":"(Hilborn and Minte-Vera, 2008)"},"properties":{"noteIndex":0},"schema":"https://github.com/citation-style-language/schema/raw/master/csl-citation.json"}</w:instrText>
      </w:r>
      <w:r w:rsidR="00C0421D">
        <w:rPr>
          <w:sz w:val="24"/>
          <w:szCs w:val="24"/>
        </w:rPr>
        <w:fldChar w:fldCharType="separate"/>
      </w:r>
      <w:r w:rsidR="00C0421D" w:rsidRPr="00C0421D">
        <w:rPr>
          <w:noProof/>
          <w:sz w:val="24"/>
          <w:szCs w:val="24"/>
        </w:rPr>
        <w:t>(Hilborn and Minte-Vera, 2008)</w:t>
      </w:r>
      <w:r w:rsidR="00C0421D">
        <w:rPr>
          <w:sz w:val="24"/>
          <w:szCs w:val="24"/>
        </w:rPr>
        <w:fldChar w:fldCharType="end"/>
      </w:r>
      <w:r w:rsidR="00E237EF" w:rsidRPr="000E79C7">
        <w:rPr>
          <w:sz w:val="24"/>
          <w:szCs w:val="24"/>
        </w:rPr>
        <w:t>,</w:t>
      </w:r>
      <w:r w:rsidR="00C0421D">
        <w:rPr>
          <w:sz w:val="24"/>
          <w:szCs w:val="24"/>
        </w:rPr>
        <w:t xml:space="preserve"> interacting with inherent growth variation to produce such </w:t>
      </w:r>
      <w:r w:rsidR="00F946EC">
        <w:rPr>
          <w:sz w:val="24"/>
          <w:szCs w:val="24"/>
        </w:rPr>
        <w:t>spatiotemporal</w:t>
      </w:r>
      <w:r w:rsidR="00C0421D">
        <w:rPr>
          <w:sz w:val="24"/>
          <w:szCs w:val="24"/>
        </w:rPr>
        <w:t xml:space="preserve"> patterns</w:t>
      </w:r>
      <w:r w:rsidR="00E237EF" w:rsidRPr="000E79C7">
        <w:rPr>
          <w:sz w:val="24"/>
          <w:szCs w:val="24"/>
        </w:rPr>
        <w:t>.</w:t>
      </w:r>
      <w:r w:rsidR="00761C2B" w:rsidRPr="000E79C7">
        <w:rPr>
          <w:sz w:val="24"/>
          <w:szCs w:val="24"/>
        </w:rPr>
        <w:t xml:space="preserve"> </w:t>
      </w:r>
      <w:r w:rsidR="0054799E" w:rsidRPr="000E79C7">
        <w:rPr>
          <w:sz w:val="24"/>
          <w:szCs w:val="24"/>
        </w:rPr>
        <w:t>A principal conclusion</w:t>
      </w:r>
      <w:r w:rsidR="003365DC" w:rsidRPr="000E79C7">
        <w:rPr>
          <w:sz w:val="24"/>
          <w:szCs w:val="24"/>
        </w:rPr>
        <w:t xml:space="preserve"> of </w:t>
      </w:r>
      <w:r w:rsidR="003365DC" w:rsidRPr="000E79C7">
        <w:rPr>
          <w:sz w:val="24"/>
          <w:szCs w:val="24"/>
        </w:rPr>
        <w:fldChar w:fldCharType="begin" w:fldLock="1"/>
      </w:r>
      <w:r w:rsidR="003365DC" w:rsidRPr="000E79C7">
        <w:rPr>
          <w:sz w:val="24"/>
          <w:szCs w:val="24"/>
        </w:rPr>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3365DC" w:rsidRPr="000E79C7">
        <w:rPr>
          <w:sz w:val="24"/>
          <w:szCs w:val="24"/>
        </w:rPr>
        <w:fldChar w:fldCharType="separate"/>
      </w:r>
      <w:r w:rsidR="003365DC" w:rsidRPr="000E79C7">
        <w:rPr>
          <w:noProof/>
          <w:sz w:val="24"/>
          <w:szCs w:val="24"/>
        </w:rPr>
        <w:t>Stawitz et al. (2015)</w:t>
      </w:r>
      <w:r w:rsidR="003365DC" w:rsidRPr="000E79C7">
        <w:rPr>
          <w:sz w:val="24"/>
          <w:szCs w:val="24"/>
        </w:rPr>
        <w:fldChar w:fldCharType="end"/>
      </w:r>
      <w:r w:rsidR="0054799E" w:rsidRPr="000E79C7">
        <w:rPr>
          <w:sz w:val="24"/>
          <w:szCs w:val="24"/>
        </w:rPr>
        <w:t xml:space="preserve"> was that the form of </w:t>
      </w:r>
      <w:r w:rsidR="007D1105">
        <w:rPr>
          <w:sz w:val="24"/>
          <w:szCs w:val="24"/>
        </w:rPr>
        <w:t xml:space="preserve">sablefish </w:t>
      </w:r>
      <w:r w:rsidR="0054799E" w:rsidRPr="000E79C7">
        <w:rPr>
          <w:sz w:val="24"/>
          <w:szCs w:val="24"/>
        </w:rPr>
        <w:t xml:space="preserve">growth variation differed among ecosystems, wherein the </w:t>
      </w:r>
      <w:r w:rsidR="00E96395" w:rsidRPr="000E79C7">
        <w:rPr>
          <w:sz w:val="24"/>
          <w:szCs w:val="24"/>
        </w:rPr>
        <w:t>CC</w:t>
      </w:r>
      <w:r w:rsidR="0054799E" w:rsidRPr="000E79C7">
        <w:rPr>
          <w:sz w:val="24"/>
          <w:szCs w:val="24"/>
        </w:rPr>
        <w:t xml:space="preserve"> is a more climactically variable region</w:t>
      </w:r>
      <w:r w:rsidR="0054799E" w:rsidRPr="00C0421D">
        <w:rPr>
          <w:sz w:val="24"/>
          <w:szCs w:val="24"/>
        </w:rPr>
        <w:t>. Such ecosystem</w:t>
      </w:r>
      <w:r w:rsidR="00247F68" w:rsidRPr="00C0421D">
        <w:rPr>
          <w:sz w:val="24"/>
          <w:szCs w:val="24"/>
        </w:rPr>
        <w:t>-driven</w:t>
      </w:r>
      <w:r w:rsidR="0054799E" w:rsidRPr="00C0421D">
        <w:rPr>
          <w:sz w:val="24"/>
          <w:szCs w:val="24"/>
        </w:rPr>
        <w:t xml:space="preserve"> trends may be diluted when analyzing the data as a composite</w:t>
      </w:r>
      <w:r w:rsidR="00247F68" w:rsidRPr="00C0421D">
        <w:rPr>
          <w:sz w:val="24"/>
          <w:szCs w:val="24"/>
        </w:rPr>
        <w:t>,</w:t>
      </w:r>
      <w:r w:rsidR="0054799E" w:rsidRPr="00C0421D">
        <w:rPr>
          <w:sz w:val="24"/>
          <w:szCs w:val="24"/>
        </w:rPr>
        <w:t xml:space="preserve"> as in our study; notably, our temporal smoother did not produce </w:t>
      </w:r>
      <w:r w:rsidR="00247F68" w:rsidRPr="00C0421D">
        <w:rPr>
          <w:sz w:val="24"/>
          <w:szCs w:val="24"/>
        </w:rPr>
        <w:t>a distinct annual</w:t>
      </w:r>
      <w:r w:rsidR="00F74490">
        <w:rPr>
          <w:sz w:val="24"/>
          <w:szCs w:val="24"/>
        </w:rPr>
        <w:t xml:space="preserve"> or</w:t>
      </w:r>
      <w:r w:rsidR="00247F68" w:rsidRPr="00C0421D">
        <w:rPr>
          <w:sz w:val="24"/>
          <w:szCs w:val="24"/>
        </w:rPr>
        <w:t xml:space="preserve"> </w:t>
      </w:r>
      <w:r w:rsidR="00247F68" w:rsidRPr="00C0421D">
        <w:rPr>
          <w:sz w:val="24"/>
          <w:szCs w:val="24"/>
        </w:rPr>
        <w:lastRenderedPageBreak/>
        <w:t>cyclic trend.</w:t>
      </w:r>
      <w:r w:rsidR="000E79C7" w:rsidRPr="00C0421D">
        <w:rPr>
          <w:rStyle w:val="CommentReference"/>
          <w:sz w:val="24"/>
          <w:szCs w:val="24"/>
        </w:rPr>
        <w:t xml:space="preserve"> </w:t>
      </w:r>
      <w:r w:rsidR="00247F68" w:rsidRPr="00C0421D">
        <w:rPr>
          <w:sz w:val="24"/>
          <w:szCs w:val="24"/>
        </w:rPr>
        <w:t xml:space="preserve">Methods that consider the space and time components co-dependently (as in </w:t>
      </w:r>
      <w:proofErr w:type="spellStart"/>
      <w:r w:rsidR="00247F68" w:rsidRPr="00C0421D">
        <w:rPr>
          <w:sz w:val="24"/>
          <w:szCs w:val="24"/>
        </w:rPr>
        <w:t>vectorized</w:t>
      </w:r>
      <w:proofErr w:type="spellEnd"/>
      <w:r w:rsidR="00247F68" w:rsidRPr="00C0421D">
        <w:rPr>
          <w:sz w:val="24"/>
          <w:szCs w:val="24"/>
        </w:rPr>
        <w:t xml:space="preserve"> auto-regressive </w:t>
      </w:r>
      <w:r w:rsidR="00F946EC">
        <w:rPr>
          <w:sz w:val="24"/>
          <w:szCs w:val="24"/>
        </w:rPr>
        <w:t>spatiotemporal</w:t>
      </w:r>
      <w:r w:rsidR="00247F68" w:rsidRPr="00C0421D">
        <w:rPr>
          <w:sz w:val="24"/>
          <w:szCs w:val="24"/>
        </w:rPr>
        <w:t xml:space="preserve"> models, </w:t>
      </w:r>
      <w:r w:rsidR="00247F68" w:rsidRPr="00C0421D">
        <w:rPr>
          <w:sz w:val="24"/>
          <w:szCs w:val="24"/>
        </w:rPr>
        <w:fldChar w:fldCharType="begin" w:fldLock="1"/>
      </w:r>
      <w:r w:rsidR="00E273B9" w:rsidRPr="00C0421D">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2019a)","manualFormatting":"Thorson, 2019a)","plainTextFormattedCitation":"(Thorson, 2019a)","previouslyFormattedCitation":"(Thorson, 2019a)"},"properties":{"noteIndex":0},"schema":"https://github.com/citation-style-language/schema/raw/master/csl-citation.json"}</w:instrText>
      </w:r>
      <w:r w:rsidR="00247F68" w:rsidRPr="00C0421D">
        <w:rPr>
          <w:sz w:val="24"/>
          <w:szCs w:val="24"/>
        </w:rPr>
        <w:fldChar w:fldCharType="separate"/>
      </w:r>
      <w:r w:rsidR="00247F68" w:rsidRPr="00C0421D">
        <w:rPr>
          <w:noProof/>
          <w:sz w:val="24"/>
          <w:szCs w:val="24"/>
        </w:rPr>
        <w:t>Thorson, 2019</w:t>
      </w:r>
      <w:r w:rsidR="006C449C" w:rsidRPr="00C0421D">
        <w:rPr>
          <w:noProof/>
          <w:sz w:val="24"/>
          <w:szCs w:val="24"/>
        </w:rPr>
        <w:t>a</w:t>
      </w:r>
      <w:r w:rsidR="00247F68" w:rsidRPr="00C0421D">
        <w:rPr>
          <w:noProof/>
          <w:sz w:val="24"/>
          <w:szCs w:val="24"/>
        </w:rPr>
        <w:t>)</w:t>
      </w:r>
      <w:r w:rsidR="00247F68" w:rsidRPr="00C0421D">
        <w:rPr>
          <w:sz w:val="24"/>
          <w:szCs w:val="24"/>
        </w:rPr>
        <w:fldChar w:fldCharType="end"/>
      </w:r>
      <w:r w:rsidR="00247F68" w:rsidRPr="00C0421D">
        <w:rPr>
          <w:sz w:val="24"/>
          <w:szCs w:val="24"/>
        </w:rPr>
        <w:t xml:space="preserve"> may strengthen the ability to disentangle such trends, and also to consider </w:t>
      </w:r>
      <w:proofErr w:type="spellStart"/>
      <w:r w:rsidR="00E815F4" w:rsidRPr="00C0421D">
        <w:rPr>
          <w:sz w:val="24"/>
          <w:szCs w:val="24"/>
        </w:rPr>
        <w:t>covarying</w:t>
      </w:r>
      <w:proofErr w:type="spellEnd"/>
      <w:r w:rsidR="00E815F4" w:rsidRPr="00C0421D">
        <w:rPr>
          <w:sz w:val="24"/>
          <w:szCs w:val="24"/>
        </w:rPr>
        <w:t xml:space="preserve"> spatial effects</w:t>
      </w:r>
      <w:r w:rsidR="00247F68" w:rsidRPr="00C0421D">
        <w:rPr>
          <w:sz w:val="24"/>
          <w:szCs w:val="24"/>
        </w:rPr>
        <w:t xml:space="preserve"> (e.g. near- and offshore).</w:t>
      </w:r>
    </w:p>
    <w:p w14:paraId="7C628CB6" w14:textId="135A3112" w:rsidR="00EE7F97" w:rsidRDefault="004B74A5" w:rsidP="00A56EFE">
      <w:pPr>
        <w:spacing w:after="0" w:line="276" w:lineRule="auto"/>
        <w:ind w:firstLine="360"/>
        <w:rPr>
          <w:ins w:id="20" w:author="Maia Kapur" w:date="2019-05-06T14:23:00Z"/>
        </w:rPr>
      </w:pPr>
      <w:r w:rsidRPr="00C0421D">
        <w:t>We set out to develop a method which would identify spatiotemporal zones between which fish growth varies, while simultaneously</w:t>
      </w:r>
      <w:r w:rsidRPr="003F6D4D">
        <w:t xml:space="preserve"> illustrating directional correlations in growth</w:t>
      </w:r>
      <w:r w:rsidR="00E03826">
        <w:t xml:space="preserve">. The method shows promise for the accurate detection of </w:t>
      </w:r>
      <w:r w:rsidR="00F946EC">
        <w:t>spatiotemporal</w:t>
      </w:r>
      <w:r w:rsidR="00E03826">
        <w:t xml:space="preserve"> breakpoints in fish length at age</w:t>
      </w:r>
      <w:r w:rsidR="00577222">
        <w:t xml:space="preserve">. </w:t>
      </w:r>
      <w:r w:rsidR="008F12DE">
        <w:t>When applied to NE Pacific sablefish, our method determined that the current management scale (three political breaks</w:t>
      </w:r>
      <w:r w:rsidR="00577222">
        <w:t xml:space="preserve"> at national boundaries</w:t>
      </w:r>
      <w:r w:rsidR="008F12DE">
        <w:t xml:space="preserve">) is incongruent with the underlying pattern of variation in sablefish growth. Further research will help determine the impact of this spatial </w:t>
      </w:r>
      <w:proofErr w:type="spellStart"/>
      <w:r w:rsidR="008F12DE">
        <w:t>mis</w:t>
      </w:r>
      <w:proofErr w:type="spellEnd"/>
      <w:r w:rsidR="008F12DE">
        <w:t xml:space="preserve">-specification on fisheries management reference points. Importantly, we discerned that the spatial variation in sablefish growth can be explained by major oceanographic features, principally the </w:t>
      </w:r>
      <w:r w:rsidR="008F12DE" w:rsidRPr="00577222">
        <w:t xml:space="preserve">splitting of two major ocean </w:t>
      </w:r>
      <w:r w:rsidR="00DE75CD" w:rsidRPr="00577222">
        <w:t xml:space="preserve">features and the </w:t>
      </w:r>
      <w:r w:rsidR="00577222" w:rsidRPr="00577222">
        <w:t>edge of a highly productive zone</w:t>
      </w:r>
      <w:r w:rsidR="00E03826" w:rsidRPr="00577222">
        <w:t>. This finding support</w:t>
      </w:r>
      <w:r w:rsidR="00E03826">
        <w:t xml:space="preserve">s the impetus towards ecosystem-based fisheries management, and motivates further </w:t>
      </w:r>
      <w:r w:rsidR="00577222">
        <w:t xml:space="preserve">research into the effects of spatial and/or growth </w:t>
      </w:r>
      <w:proofErr w:type="spellStart"/>
      <w:r w:rsidR="00577222">
        <w:t>mis</w:t>
      </w:r>
      <w:proofErr w:type="spellEnd"/>
      <w:r w:rsidR="00577222">
        <w:t>-specification on assessment outcomes</w:t>
      </w:r>
      <w:r w:rsidR="00FC2884">
        <w:t xml:space="preserve"> for sablefish and similar species in the region.</w:t>
      </w:r>
      <w:r w:rsidR="00577222">
        <w:t xml:space="preserve"> </w:t>
      </w:r>
    </w:p>
    <w:p w14:paraId="6BBD277D" w14:textId="77777777" w:rsidR="00EE7F97" w:rsidRDefault="00EE7F97" w:rsidP="001B618E">
      <w:pPr>
        <w:spacing w:after="0" w:line="360" w:lineRule="auto"/>
        <w:rPr>
          <w:ins w:id="21" w:author="Maia Kapur" w:date="2019-05-06T14:23:00Z"/>
        </w:rPr>
        <w:sectPr w:rsidR="00EE7F97">
          <w:pgSz w:w="12240" w:h="15840"/>
          <w:pgMar w:top="1440" w:right="1440" w:bottom="1440" w:left="1440" w:header="720" w:footer="720" w:gutter="0"/>
          <w:lnNumType w:countBy="1" w:restart="continuous"/>
          <w:cols w:space="720"/>
        </w:sectPr>
      </w:pPr>
    </w:p>
    <w:p w14:paraId="14954FA7" w14:textId="63F470A8" w:rsidR="006A5337" w:rsidRDefault="00F82EB2" w:rsidP="001B618E">
      <w:pPr>
        <w:pStyle w:val="Heading1"/>
        <w:spacing w:after="0" w:line="360" w:lineRule="auto"/>
      </w:pPr>
      <w:r w:rsidRPr="004906F5">
        <w:lastRenderedPageBreak/>
        <w:t>Figures</w:t>
      </w:r>
    </w:p>
    <w:p w14:paraId="3392CE2D" w14:textId="77777777" w:rsidR="00905488" w:rsidRPr="00905488" w:rsidRDefault="00905488" w:rsidP="001B618E">
      <w:pPr>
        <w:spacing w:after="0" w:line="360" w:lineRule="auto"/>
      </w:pPr>
    </w:p>
    <w:p w14:paraId="6761C41B" w14:textId="26D5025A" w:rsidR="00421AA6" w:rsidRDefault="00CE5DA5" w:rsidP="001B618E">
      <w:pPr>
        <w:spacing w:after="0" w:line="360" w:lineRule="auto"/>
      </w:pPr>
      <w:bookmarkStart w:id="22" w:name="_Hlk2063740"/>
      <w:r>
        <w:rPr>
          <w:noProof/>
        </w:rPr>
        <w:drawing>
          <wp:inline distT="0" distB="0" distL="0" distR="0" wp14:anchorId="54C7F376" wp14:editId="10A5526D">
            <wp:extent cx="6400799" cy="4655126"/>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400799" cy="4655126"/>
                    </a:xfrm>
                    <a:prstGeom prst="rect">
                      <a:avLst/>
                    </a:prstGeom>
                    <a:noFill/>
                    <a:ln>
                      <a:noFill/>
                    </a:ln>
                  </pic:spPr>
                </pic:pic>
              </a:graphicData>
            </a:graphic>
          </wp:inline>
        </w:drawing>
      </w:r>
    </w:p>
    <w:p w14:paraId="727AFA37" w14:textId="495C5C18" w:rsidR="00CE4A1D" w:rsidRDefault="00CE5DA5" w:rsidP="001B618E">
      <w:pPr>
        <w:pStyle w:val="Caption"/>
        <w:spacing w:after="0" w:line="360" w:lineRule="auto"/>
      </w:pPr>
      <w:bookmarkStart w:id="23"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1</w:t>
      </w:r>
      <w:r w:rsidR="008F59B5">
        <w:rPr>
          <w:noProof/>
        </w:rPr>
        <w:fldChar w:fldCharType="end"/>
      </w:r>
      <w:bookmarkEnd w:id="23"/>
      <w:r>
        <w:t xml:space="preserve">. </w:t>
      </w:r>
      <w:r w:rsidR="003D44CE">
        <w:t>(</w:t>
      </w:r>
      <w:proofErr w:type="spellStart"/>
      <w:proofErr w:type="gramStart"/>
      <w:r w:rsidR="003D44CE">
        <w:t>a,</w:t>
      </w:r>
      <w:proofErr w:type="gramEnd"/>
      <w:r w:rsidR="003D44CE">
        <w:t>c,e</w:t>
      </w:r>
      <w:proofErr w:type="spellEnd"/>
      <w:r w:rsidR="003D44CE">
        <w:t>) raw value of GAM smoothers for Year, Latitude and Longitude; (</w:t>
      </w:r>
      <w:proofErr w:type="spellStart"/>
      <w:r w:rsidR="003D44CE">
        <w:t>b,d,f</w:t>
      </w:r>
      <w:proofErr w:type="spellEnd"/>
      <w:r w:rsidR="003D44CE">
        <w:t>) mean (black line) and 95% CI (black dashed lines) of first derivative of the smoothers; (g) map of age-6 fish</w:t>
      </w:r>
      <w:r w:rsidR="00FF0F16">
        <w:t xml:space="preserve"> </w:t>
      </w:r>
      <w:r w:rsidR="003D44CE">
        <w:t>for a single simulated dataset with no designated spatial or temporal breaks.</w:t>
      </w:r>
      <w:r w:rsidR="00CE4A1D">
        <w:t xml:space="preserve"> No break points were detected by the GAM.</w:t>
      </w:r>
    </w:p>
    <w:p w14:paraId="53AA091F" w14:textId="3157E356" w:rsidR="003D44CE" w:rsidRDefault="003D44CE" w:rsidP="001B618E">
      <w:pPr>
        <w:pStyle w:val="Caption"/>
        <w:spacing w:after="0"/>
        <w:sectPr w:rsidR="003D44CE" w:rsidSect="006A5337">
          <w:footerReference w:type="default" r:id="rId12"/>
          <w:pgSz w:w="12240" w:h="15840"/>
          <w:pgMar w:top="1440" w:right="1440" w:bottom="1440" w:left="1440" w:header="720" w:footer="720" w:gutter="0"/>
          <w:cols w:space="720"/>
          <w:docGrid w:linePitch="360"/>
        </w:sectPr>
      </w:pPr>
      <w:r>
        <w:t xml:space="preserve"> </w:t>
      </w:r>
    </w:p>
    <w:p w14:paraId="6BF7856C" w14:textId="41CA075C" w:rsidR="00421AA6" w:rsidRDefault="00675625" w:rsidP="001B618E">
      <w:pPr>
        <w:pStyle w:val="Caption"/>
        <w:spacing w:after="0" w:line="360" w:lineRule="auto"/>
      </w:pPr>
      <w:bookmarkStart w:id="24" w:name="_Hlk3275656"/>
      <w:r>
        <w:rPr>
          <w:noProof/>
        </w:rPr>
        <w:lastRenderedPageBreak/>
        <w:drawing>
          <wp:inline distT="0" distB="0" distL="0" distR="0" wp14:anchorId="2A57BA8C" wp14:editId="181A4940">
            <wp:extent cx="6400799" cy="46551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400799" cy="4655127"/>
                    </a:xfrm>
                    <a:prstGeom prst="rect">
                      <a:avLst/>
                    </a:prstGeom>
                    <a:noFill/>
                    <a:ln>
                      <a:noFill/>
                    </a:ln>
                  </pic:spPr>
                </pic:pic>
              </a:graphicData>
            </a:graphic>
          </wp:inline>
        </w:drawing>
      </w:r>
    </w:p>
    <w:p w14:paraId="14C5C780" w14:textId="77777777" w:rsidR="00675625" w:rsidRDefault="00675625" w:rsidP="001B618E">
      <w:pPr>
        <w:spacing w:after="0" w:line="360" w:lineRule="auto"/>
      </w:pPr>
    </w:p>
    <w:p w14:paraId="3C0F783F" w14:textId="0962B850" w:rsidR="00AD52F6" w:rsidRDefault="00675625" w:rsidP="001B618E">
      <w:pPr>
        <w:pStyle w:val="Caption"/>
        <w:spacing w:after="0"/>
      </w:pPr>
      <w:bookmarkStart w:id="25"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2</w:t>
      </w:r>
      <w:r w:rsidR="008F59B5">
        <w:rPr>
          <w:noProof/>
        </w:rPr>
        <w:fldChar w:fldCharType="end"/>
      </w:r>
      <w:bookmarkEnd w:id="25"/>
      <w:r>
        <w:t xml:space="preserve">. </w:t>
      </w:r>
      <w:r w:rsidR="00081EE8">
        <w:t>(</w:t>
      </w:r>
      <w:proofErr w:type="spellStart"/>
      <w:r w:rsidR="00081EE8">
        <w:t>a,c</w:t>
      </w:r>
      <w:r w:rsidR="002F43F1">
        <w:t>,e</w:t>
      </w:r>
      <w:proofErr w:type="spellEnd"/>
      <w:r w:rsidR="00081EE8">
        <w:t xml:space="preserve">) raw value of GAM smoothers for </w:t>
      </w:r>
      <w:r w:rsidR="002F43F1">
        <w:t xml:space="preserve">Year, </w:t>
      </w:r>
      <w:r w:rsidR="00081EE8">
        <w:t>Latitude and Longitude; (</w:t>
      </w:r>
      <w:proofErr w:type="spellStart"/>
      <w:r w:rsidR="00081EE8">
        <w:t>b,d</w:t>
      </w:r>
      <w:r w:rsidR="002F43F1">
        <w:t>,f</w:t>
      </w:r>
      <w:proofErr w:type="spellEnd"/>
      <w:r w:rsidR="00081EE8">
        <w:t>) mean (black line) and 95% CI (</w:t>
      </w:r>
      <w:r w:rsidR="00905488">
        <w:t xml:space="preserve">black </w:t>
      </w:r>
      <w:r w:rsidR="00081EE8">
        <w:t xml:space="preserve">dashed lines) of </w:t>
      </w:r>
      <w:r w:rsidR="001B6135">
        <w:t xml:space="preserve">the </w:t>
      </w:r>
      <w:r w:rsidR="00081EE8">
        <w:t>first derivative</w:t>
      </w:r>
      <w:r w:rsidR="001B6135">
        <w:t>s</w:t>
      </w:r>
      <w:r w:rsidR="00081EE8">
        <w:t xml:space="preserve"> of the smoothers; (</w:t>
      </w:r>
      <w:r w:rsidR="002F43F1">
        <w:t>g</w:t>
      </w:r>
      <w:r w:rsidR="00081EE8">
        <w:t>) ma</w:t>
      </w:r>
      <w:r w:rsidR="00514739">
        <w:t>p</w:t>
      </w:r>
      <w:r w:rsidR="00081EE8">
        <w:t xml:space="preserve"> of age-6 fish for a single simulated dataset with </w:t>
      </w:r>
      <w:r w:rsidR="006639BD">
        <w:t>a single, symmetrical break at 25° latitude and longitude</w:t>
      </w:r>
      <w:r w:rsidR="00081EE8">
        <w:t xml:space="preserve">. </w:t>
      </w:r>
      <w:r w:rsidR="00577222">
        <w:t>D</w:t>
      </w:r>
      <w:r w:rsidR="00081EE8">
        <w:t>ashed</w:t>
      </w:r>
      <w:r>
        <w:t xml:space="preserve"> red lines indicate detected break points, </w:t>
      </w:r>
      <w:r w:rsidR="00E71083">
        <w:t>which are</w:t>
      </w:r>
      <w:r w:rsidR="00DD63A2">
        <w:t xml:space="preserve"> the maximum value obtained for this data set and </w:t>
      </w:r>
      <w:r w:rsidR="00DE448A">
        <w:t>do</w:t>
      </w:r>
      <w:r>
        <w:t xml:space="preserve"> not have a confidence interval that contains zero</w:t>
      </w:r>
      <w:r w:rsidR="006316F6">
        <w:t>.</w:t>
      </w:r>
    </w:p>
    <w:p w14:paraId="5EDDB584" w14:textId="4710CD0C" w:rsidR="006316F6" w:rsidRDefault="006316F6" w:rsidP="001B618E">
      <w:pPr>
        <w:pStyle w:val="Caption"/>
        <w:spacing w:after="0"/>
      </w:pPr>
    </w:p>
    <w:p w14:paraId="446F03DC" w14:textId="77777777" w:rsidR="00857EC0" w:rsidRDefault="00857EC0" w:rsidP="00857EC0">
      <w:pPr>
        <w:spacing w:after="0" w:line="360" w:lineRule="auto"/>
      </w:pPr>
      <w:bookmarkStart w:id="26" w:name="_Hlk2063726"/>
      <w:r>
        <w:rPr>
          <w:noProof/>
        </w:rPr>
        <w:lastRenderedPageBreak/>
        <w:drawing>
          <wp:inline distT="0" distB="0" distL="0" distR="0" wp14:anchorId="00CD1C4C" wp14:editId="6E8C7285">
            <wp:extent cx="6400798" cy="4655126"/>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798" cy="4655126"/>
                    </a:xfrm>
                    <a:prstGeom prst="rect">
                      <a:avLst/>
                    </a:prstGeom>
                  </pic:spPr>
                </pic:pic>
              </a:graphicData>
            </a:graphic>
          </wp:inline>
        </w:drawing>
      </w:r>
    </w:p>
    <w:p w14:paraId="48067E4F" w14:textId="40F1DE3E" w:rsidR="0074747B" w:rsidRDefault="00857EC0" w:rsidP="00857EC0">
      <w:pPr>
        <w:spacing w:after="0" w:line="240" w:lineRule="auto"/>
      </w:pPr>
      <w:bookmarkStart w:id="27" w:name="_Ref2004405"/>
      <w:r>
        <w:t xml:space="preserve">Figure </w:t>
      </w:r>
      <w:r>
        <w:rPr>
          <w:noProof/>
        </w:rPr>
        <w:fldChar w:fldCharType="begin"/>
      </w:r>
      <w:r>
        <w:rPr>
          <w:noProof/>
        </w:rPr>
        <w:instrText xml:space="preserve"> SEQ Figure \* ARABIC </w:instrText>
      </w:r>
      <w:r>
        <w:rPr>
          <w:noProof/>
        </w:rPr>
        <w:fldChar w:fldCharType="separate"/>
      </w:r>
      <w:r w:rsidR="00EF1C91">
        <w:rPr>
          <w:noProof/>
        </w:rPr>
        <w:t>3</w:t>
      </w:r>
      <w:r>
        <w:rPr>
          <w:noProof/>
        </w:rPr>
        <w:fldChar w:fldCharType="end"/>
      </w:r>
      <w:bookmarkEnd w:id="27"/>
      <w:r>
        <w:t xml:space="preserve">. Example dataset for each of the scenarios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t xml:space="preserve">. For each of the </w:t>
      </w:r>
      <w:r w:rsidR="00030AA4">
        <w:t>five</w:t>
      </w:r>
      <w:r>
        <w:t xml:space="preserve"> scenarios, points represent the length and location of a single simulated fish at age six. Fish locations (latitudes and longitudes) were sampled from a uniform distribution of the boundaries indicated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rsidR="0074747B">
        <w:t>.</w:t>
      </w:r>
    </w:p>
    <w:p w14:paraId="713CA59D" w14:textId="77777777" w:rsidR="00B27C79" w:rsidRDefault="00B27C79" w:rsidP="001B618E">
      <w:pPr>
        <w:pStyle w:val="Caption"/>
        <w:spacing w:after="0" w:line="360" w:lineRule="auto"/>
        <w:sectPr w:rsidR="00B27C79" w:rsidSect="00305832">
          <w:pgSz w:w="12240" w:h="15840"/>
          <w:pgMar w:top="1440" w:right="1440" w:bottom="1440" w:left="1440" w:header="720" w:footer="720" w:gutter="0"/>
          <w:cols w:space="720"/>
          <w:docGrid w:linePitch="360"/>
        </w:sectPr>
      </w:pPr>
      <w:bookmarkStart w:id="28" w:name="_Ref5206683"/>
      <w:bookmarkStart w:id="29" w:name="_Ref5206675"/>
      <w:bookmarkEnd w:id="26"/>
    </w:p>
    <w:p w14:paraId="5C694A50" w14:textId="02437719" w:rsidR="001161AF" w:rsidRDefault="001161AF" w:rsidP="001B618E">
      <w:pPr>
        <w:pStyle w:val="Caption"/>
        <w:spacing w:after="0" w:line="360" w:lineRule="auto"/>
      </w:pPr>
      <w:r>
        <w:rPr>
          <w:noProof/>
        </w:rPr>
        <w:lastRenderedPageBreak/>
        <w:drawing>
          <wp:inline distT="0" distB="0" distL="0" distR="0" wp14:anchorId="6BCFBE3F" wp14:editId="498560C1">
            <wp:extent cx="7021902" cy="5106838"/>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_cdfprob_2019-05-0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36905" cy="5117749"/>
                    </a:xfrm>
                    <a:prstGeom prst="rect">
                      <a:avLst/>
                    </a:prstGeom>
                  </pic:spPr>
                </pic:pic>
              </a:graphicData>
            </a:graphic>
          </wp:inline>
        </w:drawing>
      </w:r>
    </w:p>
    <w:p w14:paraId="4E9EEACF" w14:textId="7BD79E55" w:rsidR="00B27C79" w:rsidRDefault="001127D8" w:rsidP="00B27C79">
      <w:pPr>
        <w:pStyle w:val="Caption"/>
        <w:spacing w:after="0" w:line="360" w:lineRule="auto"/>
        <w:sectPr w:rsidR="00B27C79" w:rsidSect="00B27C79">
          <w:pgSz w:w="15840" w:h="12240" w:orient="landscape"/>
          <w:pgMar w:top="1440" w:right="1440" w:bottom="1440" w:left="1440" w:header="720" w:footer="720" w:gutter="0"/>
          <w:cols w:space="720"/>
          <w:docGrid w:linePitch="360"/>
        </w:sectPr>
      </w:pPr>
      <w:bookmarkStart w:id="30" w:name="_Ref8913735"/>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EF1C91">
        <w:rPr>
          <w:noProof/>
        </w:rPr>
        <w:t>4</w:t>
      </w:r>
      <w:r w:rsidR="00432FC3">
        <w:rPr>
          <w:noProof/>
        </w:rPr>
        <w:fldChar w:fldCharType="end"/>
      </w:r>
      <w:bookmarkEnd w:id="28"/>
      <w:bookmarkEnd w:id="30"/>
      <w:r>
        <w:t xml:space="preserve">. </w:t>
      </w:r>
      <w:bookmarkStart w:id="31" w:name="_Hlk8631453"/>
      <w:r>
        <w:t xml:space="preserve">a) </w:t>
      </w:r>
      <w:proofErr w:type="gramStart"/>
      <w:r>
        <w:t>coverage</w:t>
      </w:r>
      <w:proofErr w:type="gramEnd"/>
      <w:r>
        <w:t xml:space="preserve"> probabilities for </w:t>
      </w:r>
      <w:r w:rsidR="00071A25">
        <w:t xml:space="preserve">the </w:t>
      </w:r>
      <w:r>
        <w:t xml:space="preserve">endpoints of </w:t>
      </w:r>
      <w:r w:rsidR="00071A25">
        <w:t xml:space="preserve">the </w:t>
      </w:r>
      <w:r>
        <w:t>growth curve, L</w:t>
      </w:r>
      <w:r w:rsidRPr="00DE448A">
        <w:rPr>
          <w:vertAlign w:val="subscript"/>
        </w:rPr>
        <w:t>1</w:t>
      </w:r>
      <w:r>
        <w:t xml:space="preserve"> (left) and L</w:t>
      </w:r>
      <w:r w:rsidRPr="00DE448A">
        <w:rPr>
          <w:vertAlign w:val="subscript"/>
        </w:rPr>
        <w:t>2</w:t>
      </w:r>
      <w:r>
        <w:t xml:space="preserve"> (right), and b) proportion of 100 simulations for each spatial scenario wherein the correct </w:t>
      </w:r>
      <w:r w:rsidR="009C2770">
        <w:t>latitudinal breaks</w:t>
      </w:r>
      <w:r w:rsidR="000D36AA">
        <w:t xml:space="preserve"> (</w:t>
      </w:r>
      <w:r w:rsidR="00C700C7">
        <w:t>left</w:t>
      </w:r>
      <w:r w:rsidR="000D36AA">
        <w:t>)</w:t>
      </w:r>
      <w:r w:rsidR="00107177">
        <w:t xml:space="preserve">, </w:t>
      </w:r>
      <w:r w:rsidR="009C2770">
        <w:t>or longitudinal breaks</w:t>
      </w:r>
      <w:r w:rsidR="00107177">
        <w:t xml:space="preserve"> (</w:t>
      </w:r>
      <w:r w:rsidR="00C700C7">
        <w:t>center</w:t>
      </w:r>
      <w:r w:rsidR="00107177">
        <w:t>)</w:t>
      </w:r>
      <w:r w:rsidR="00C700C7">
        <w:t xml:space="preserve"> or </w:t>
      </w:r>
      <w:r w:rsidR="00840C5F">
        <w:t>temporal</w:t>
      </w:r>
      <w:r w:rsidR="00C700C7">
        <w:t xml:space="preserve"> break (right)</w:t>
      </w:r>
      <w:r w:rsidR="00D3144F">
        <w:t xml:space="preserve"> </w:t>
      </w:r>
      <w:r w:rsidR="00107177">
        <w:t>were detected.</w:t>
      </w:r>
      <w:bookmarkEnd w:id="29"/>
      <w:bookmarkEnd w:id="31"/>
    </w:p>
    <w:p w14:paraId="47F38290" w14:textId="7F9023A9" w:rsidR="00857EC0" w:rsidRDefault="00857EC0" w:rsidP="001B618E">
      <w:pPr>
        <w:pStyle w:val="Caption"/>
        <w:spacing w:after="0" w:line="360" w:lineRule="auto"/>
      </w:pPr>
    </w:p>
    <w:bookmarkEnd w:id="22"/>
    <w:bookmarkEnd w:id="24"/>
    <w:p w14:paraId="4479677C" w14:textId="0DADB3D1" w:rsidR="00BC119C" w:rsidRPr="00BC119C" w:rsidRDefault="001F735D" w:rsidP="001B618E">
      <w:pPr>
        <w:spacing w:after="0" w:line="360" w:lineRule="auto"/>
      </w:pPr>
      <w:r>
        <w:rPr>
          <w:noProof/>
        </w:rPr>
        <w:drawing>
          <wp:inline distT="0" distB="0" distL="0" distR="0" wp14:anchorId="5BD7FFBD" wp14:editId="35CEC511">
            <wp:extent cx="5486399" cy="68580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399" cy="6858000"/>
                    </a:xfrm>
                    <a:prstGeom prst="rect">
                      <a:avLst/>
                    </a:prstGeom>
                  </pic:spPr>
                </pic:pic>
              </a:graphicData>
            </a:graphic>
          </wp:inline>
        </w:drawing>
      </w:r>
    </w:p>
    <w:p w14:paraId="5805B27D" w14:textId="2F8B8A95" w:rsidR="00655F5F" w:rsidRDefault="00A025ED" w:rsidP="001B618E">
      <w:pPr>
        <w:pStyle w:val="Caption"/>
        <w:spacing w:after="0"/>
      </w:pPr>
      <w:bookmarkStart w:id="32"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EF1C91">
        <w:rPr>
          <w:noProof/>
        </w:rPr>
        <w:t>5</w:t>
      </w:r>
      <w:r w:rsidR="00997CA2">
        <w:rPr>
          <w:noProof/>
        </w:rPr>
        <w:fldChar w:fldCharType="end"/>
      </w:r>
      <w:bookmarkEnd w:id="32"/>
      <w:r>
        <w:t xml:space="preserve">. </w:t>
      </w:r>
      <w:r w:rsidR="00C050D7">
        <w:t xml:space="preserve"> </w:t>
      </w:r>
      <w:r w:rsidR="00B6218A">
        <w:t>(</w:t>
      </w:r>
      <w:proofErr w:type="spellStart"/>
      <w:proofErr w:type="gramStart"/>
      <w:r w:rsidR="00B6218A">
        <w:t>a,</w:t>
      </w:r>
      <w:proofErr w:type="gramEnd"/>
      <w:r w:rsidR="00B6218A">
        <w:t>c,e</w:t>
      </w:r>
      <w:proofErr w:type="spellEnd"/>
      <w:r w:rsidR="00B6218A">
        <w:t xml:space="preserve">) </w:t>
      </w:r>
      <w:r w:rsidR="00C050D7">
        <w:t xml:space="preserve">Plots of smoothers for </w:t>
      </w:r>
      <w:r w:rsidR="00AB4CA9">
        <w:t>y</w:t>
      </w:r>
      <w:r w:rsidR="008936F5" w:rsidRPr="00D75A95">
        <w:t>ear</w:t>
      </w:r>
      <w:r w:rsidR="00B6218A">
        <w:t>,</w:t>
      </w:r>
      <w:r w:rsidR="00D75A95">
        <w:t xml:space="preserve"> </w:t>
      </w:r>
      <w:r w:rsidR="00AB4CA9">
        <w:t>l</w:t>
      </w:r>
      <w:r w:rsidR="00C050D7">
        <w:t>atitude,</w:t>
      </w:r>
      <w:r w:rsidR="00B6218A">
        <w:t xml:space="preserve"> and </w:t>
      </w:r>
      <w:r w:rsidR="00AB4CA9">
        <w:t>l</w:t>
      </w:r>
      <w:r w:rsidR="00B6218A">
        <w:t>ongitude,</w:t>
      </w:r>
      <w:r w:rsidR="00C050D7">
        <w:t xml:space="preserve"> and first derivatives thereof</w:t>
      </w:r>
      <w:r w:rsidR="00B6218A">
        <w:t xml:space="preserve"> </w:t>
      </w:r>
      <w:r w:rsidR="005D1F29">
        <w:t xml:space="preserve">for </w:t>
      </w:r>
      <w:r w:rsidR="0089352F">
        <w:t xml:space="preserve">female age </w:t>
      </w:r>
      <w:r w:rsidR="009263FE" w:rsidRPr="009263FE">
        <w:t>four</w:t>
      </w:r>
      <w:r w:rsidR="005D1F29">
        <w:t xml:space="preserve"> sablefish </w:t>
      </w:r>
      <w:r w:rsidR="00B6218A">
        <w:t>(</w:t>
      </w:r>
      <w:proofErr w:type="spellStart"/>
      <w:r w:rsidR="00B6218A">
        <w:t>b</w:t>
      </w:r>
      <w:proofErr w:type="gramStart"/>
      <w:r w:rsidR="00B6218A">
        <w:t>,d,f</w:t>
      </w:r>
      <w:proofErr w:type="spellEnd"/>
      <w:proofErr w:type="gramEnd"/>
      <w:r w:rsidR="00B6218A">
        <w:t>)</w:t>
      </w:r>
      <w:r w:rsidR="00C050D7">
        <w:t>.</w:t>
      </w:r>
      <w:r w:rsidR="00BC119C">
        <w:t xml:space="preserve"> Red</w:t>
      </w:r>
      <w:r w:rsidR="00285614">
        <w:t xml:space="preserve"> dashed</w:t>
      </w:r>
      <w:r w:rsidR="00BC119C">
        <w:t xml:space="preserve"> lines </w:t>
      </w:r>
      <w:r w:rsidR="001F735D">
        <w:t>indicate latitudes</w:t>
      </w:r>
      <w:r w:rsidR="00476FE7">
        <w:t xml:space="preserve">, </w:t>
      </w:r>
      <w:r w:rsidR="001F735D">
        <w:t xml:space="preserve">longitudes </w:t>
      </w:r>
      <w:r w:rsidR="00476FE7">
        <w:t xml:space="preserve">or years </w:t>
      </w:r>
      <w:r w:rsidR="001F735D">
        <w:t xml:space="preserve">that </w:t>
      </w:r>
      <w:r w:rsidR="00367814">
        <w:t>obtained</w:t>
      </w:r>
      <w:r w:rsidR="001F735D">
        <w:t xml:space="preserve"> the highest first derivative and had a confidence interval that did not include zero.</w:t>
      </w:r>
      <w:r w:rsidR="00C479B0">
        <w:t xml:space="preserve"> </w:t>
      </w:r>
      <w:r w:rsidR="00B6218A">
        <w:t xml:space="preserve">g) </w:t>
      </w:r>
      <w:proofErr w:type="gramStart"/>
      <w:r w:rsidR="00B6218A">
        <w:t>map</w:t>
      </w:r>
      <w:proofErr w:type="gramEnd"/>
      <w:r w:rsidR="00B6218A">
        <w:t xml:space="preserve"> with model-detected breakpoints (red</w:t>
      </w:r>
      <w:r w:rsidR="005A218E">
        <w:t xml:space="preserve"> dashed</w:t>
      </w:r>
      <w:r w:rsidR="00B6218A">
        <w:t xml:space="preserve"> lines)</w:t>
      </w:r>
      <w:r w:rsidR="005D1F29">
        <w:t xml:space="preserve">. </w:t>
      </w:r>
    </w:p>
    <w:p w14:paraId="2CC4F324" w14:textId="77777777" w:rsidR="000F0C3E" w:rsidRDefault="00655F5F" w:rsidP="001B618E">
      <w:pPr>
        <w:pStyle w:val="Caption"/>
        <w:spacing w:after="0"/>
      </w:pPr>
      <w:r>
        <w:rPr>
          <w:noProof/>
        </w:rPr>
        <w:lastRenderedPageBreak/>
        <w:drawing>
          <wp:inline distT="0" distB="0" distL="0" distR="0" wp14:anchorId="09D670D9" wp14:editId="79693788">
            <wp:extent cx="5689399" cy="7111749"/>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689399" cy="7111749"/>
                    </a:xfrm>
                    <a:prstGeom prst="rect">
                      <a:avLst/>
                    </a:prstGeom>
                    <a:noFill/>
                    <a:ln>
                      <a:noFill/>
                    </a:ln>
                  </pic:spPr>
                </pic:pic>
              </a:graphicData>
            </a:graphic>
          </wp:inline>
        </w:drawing>
      </w:r>
    </w:p>
    <w:p w14:paraId="1A6443BC" w14:textId="61E56349" w:rsidR="00655F5F" w:rsidRPr="00655F5F" w:rsidRDefault="000F0C3E" w:rsidP="00AB4CA9">
      <w:pPr>
        <w:pStyle w:val="Caption"/>
        <w:spacing w:after="0"/>
        <w:sectPr w:rsidR="00655F5F" w:rsidRPr="00655F5F" w:rsidSect="00305832">
          <w:pgSz w:w="12240" w:h="15840"/>
          <w:pgMar w:top="1440" w:right="1440" w:bottom="1440" w:left="1440" w:header="720" w:footer="720" w:gutter="0"/>
          <w:cols w:space="720"/>
          <w:docGrid w:linePitch="360"/>
        </w:sectPr>
      </w:pPr>
      <w:bookmarkStart w:id="33" w:name="_Ref5721192"/>
      <w:r>
        <w:t xml:space="preserve">Figure </w:t>
      </w:r>
      <w:r w:rsidR="003918D8">
        <w:rPr>
          <w:noProof/>
        </w:rPr>
        <w:fldChar w:fldCharType="begin"/>
      </w:r>
      <w:r w:rsidR="003918D8">
        <w:rPr>
          <w:noProof/>
        </w:rPr>
        <w:instrText xml:space="preserve"> SEQ Figure \* ARABIC </w:instrText>
      </w:r>
      <w:r w:rsidR="003918D8">
        <w:rPr>
          <w:noProof/>
        </w:rPr>
        <w:fldChar w:fldCharType="separate"/>
      </w:r>
      <w:r w:rsidR="00EF1C91">
        <w:rPr>
          <w:noProof/>
        </w:rPr>
        <w:t>6</w:t>
      </w:r>
      <w:r w:rsidR="003918D8">
        <w:rPr>
          <w:noProof/>
        </w:rPr>
        <w:fldChar w:fldCharType="end"/>
      </w:r>
      <w:bookmarkEnd w:id="33"/>
      <w:r w:rsidR="005A756B">
        <w:rPr>
          <w:noProof/>
        </w:rPr>
        <w:t>.</w:t>
      </w:r>
      <w:r w:rsidR="00655F5F">
        <w:t xml:space="preserve"> (</w:t>
      </w:r>
      <w:proofErr w:type="spellStart"/>
      <w:proofErr w:type="gramStart"/>
      <w:r w:rsidR="00655F5F">
        <w:t>a,</w:t>
      </w:r>
      <w:proofErr w:type="gramEnd"/>
      <w:r w:rsidR="00655F5F">
        <w:t>c,e</w:t>
      </w:r>
      <w:proofErr w:type="spellEnd"/>
      <w:r w:rsidR="00655F5F">
        <w:t xml:space="preserve">) Plots of smoothers for </w:t>
      </w:r>
      <w:r w:rsidR="00655F5F" w:rsidRPr="00D75A95">
        <w:t>Year</w:t>
      </w:r>
      <w:r w:rsidR="00655F5F">
        <w:t>, Latitude, and Longitude, and first derivatives thereof for female age six sablefish (</w:t>
      </w:r>
      <w:proofErr w:type="spellStart"/>
      <w:r w:rsidR="00655F5F">
        <w:t>b</w:t>
      </w:r>
      <w:proofErr w:type="gramStart"/>
      <w:r w:rsidR="00655F5F">
        <w:t>,d,f</w:t>
      </w:r>
      <w:proofErr w:type="spellEnd"/>
      <w:proofErr w:type="gramEnd"/>
      <w:r w:rsidR="00655F5F">
        <w:t xml:space="preserve">). </w:t>
      </w:r>
      <w:r w:rsidR="00AB4CA9">
        <w:t xml:space="preserve">Red dashed lines indicate latitudes, longitudes or years that obtained the highest first derivative and had a confidence interval that did not include zero. g) </w:t>
      </w:r>
      <w:proofErr w:type="gramStart"/>
      <w:r w:rsidR="00AB4CA9">
        <w:t>map</w:t>
      </w:r>
      <w:proofErr w:type="gramEnd"/>
      <w:r w:rsidR="00AB4CA9">
        <w:t xml:space="preserve"> with model-detected breakpoints (red</w:t>
      </w:r>
      <w:r w:rsidR="005A218E">
        <w:t xml:space="preserve"> dashed</w:t>
      </w:r>
      <w:r w:rsidR="00AB4CA9">
        <w:t xml:space="preserve"> lines).</w:t>
      </w:r>
    </w:p>
    <w:p w14:paraId="55A4F25F" w14:textId="0C083261" w:rsidR="00AA564B" w:rsidRDefault="00AA564B" w:rsidP="001B618E">
      <w:pPr>
        <w:pStyle w:val="Caption"/>
        <w:spacing w:after="0"/>
      </w:pPr>
      <w:r>
        <w:rPr>
          <w:noProof/>
        </w:rPr>
        <w:lastRenderedPageBreak/>
        <w:drawing>
          <wp:inline distT="0" distB="0" distL="0" distR="0" wp14:anchorId="318172EE" wp14:editId="022E3BA6">
            <wp:extent cx="6400800" cy="679617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b_zones.png"/>
                    <pic:cNvPicPr/>
                  </pic:nvPicPr>
                  <pic:blipFill rotWithShape="1">
                    <a:blip r:embed="rId18" cstate="print">
                      <a:extLst>
                        <a:ext uri="{28A0092B-C50C-407E-A947-70E740481C1C}">
                          <a14:useLocalDpi xmlns:a14="http://schemas.microsoft.com/office/drawing/2010/main" val="0"/>
                        </a:ext>
                      </a:extLst>
                    </a:blip>
                    <a:srcRect l="14479" r="14883"/>
                    <a:stretch/>
                  </pic:blipFill>
                  <pic:spPr bwMode="auto">
                    <a:xfrm>
                      <a:off x="0" y="0"/>
                      <a:ext cx="6400800" cy="6796174"/>
                    </a:xfrm>
                    <a:prstGeom prst="rect">
                      <a:avLst/>
                    </a:prstGeom>
                    <a:ln>
                      <a:noFill/>
                    </a:ln>
                    <a:extLst>
                      <a:ext uri="{53640926-AAD7-44D8-BBD7-CCE9431645EC}">
                        <a14:shadowObscured xmlns:a14="http://schemas.microsoft.com/office/drawing/2010/main"/>
                      </a:ext>
                    </a:extLst>
                  </pic:spPr>
                </pic:pic>
              </a:graphicData>
            </a:graphic>
          </wp:inline>
        </w:drawing>
      </w:r>
    </w:p>
    <w:p w14:paraId="4065EC25" w14:textId="1CB079EA" w:rsidR="001F735D" w:rsidRDefault="00AA564B" w:rsidP="001B618E">
      <w:pPr>
        <w:pStyle w:val="Caption"/>
        <w:spacing w:after="0"/>
        <w:sectPr w:rsidR="001F735D" w:rsidSect="00305832">
          <w:pgSz w:w="12240" w:h="15840"/>
          <w:pgMar w:top="1440" w:right="1440" w:bottom="1440" w:left="1440" w:header="720" w:footer="720" w:gutter="0"/>
          <w:cols w:space="720"/>
          <w:docGrid w:linePitch="360"/>
        </w:sectPr>
      </w:pPr>
      <w:bookmarkStart w:id="34" w:name="_Ref5281391"/>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EF1C91">
        <w:rPr>
          <w:noProof/>
        </w:rPr>
        <w:t>7</w:t>
      </w:r>
      <w:r w:rsidR="00432FC3">
        <w:rPr>
          <w:noProof/>
        </w:rPr>
        <w:fldChar w:fldCharType="end"/>
      </w:r>
      <w:bookmarkEnd w:id="34"/>
      <w:r>
        <w:t>. Method-detected breakpoints (red dashed lines) and ecosystem-b</w:t>
      </w:r>
      <w:r w:rsidR="003E4700">
        <w:t>a</w:t>
      </w:r>
      <w:r>
        <w:t xml:space="preserve">sed break (blue dashed lines) used to delineate growth regions for sablefish. </w:t>
      </w:r>
      <w:r w:rsidR="00AA6414">
        <w:t>For illustration, points</w:t>
      </w:r>
      <w:r>
        <w:t xml:space="preserve"> are raw sablefish observations of both sexes at </w:t>
      </w:r>
      <w:r w:rsidR="00AA6414">
        <w:t>age</w:t>
      </w:r>
      <w:r>
        <w:t xml:space="preserve"> 30 years</w:t>
      </w:r>
      <w:r w:rsidR="001C1677">
        <w:t>.</w:t>
      </w:r>
    </w:p>
    <w:p w14:paraId="0B35D6F9" w14:textId="77777777" w:rsidR="00113A0A" w:rsidRDefault="00113A0A" w:rsidP="001B618E">
      <w:pPr>
        <w:spacing w:after="0" w:line="360" w:lineRule="auto"/>
      </w:pPr>
      <w:r>
        <w:rPr>
          <w:noProof/>
        </w:rPr>
        <w:lastRenderedPageBreak/>
        <w:drawing>
          <wp:inline distT="0" distB="0" distL="0" distR="0" wp14:anchorId="3CD57937" wp14:editId="6C192175">
            <wp:extent cx="6095998" cy="7315197"/>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95998" cy="7315197"/>
                    </a:xfrm>
                    <a:prstGeom prst="rect">
                      <a:avLst/>
                    </a:prstGeom>
                  </pic:spPr>
                </pic:pic>
              </a:graphicData>
            </a:graphic>
          </wp:inline>
        </w:drawing>
      </w:r>
    </w:p>
    <w:p w14:paraId="6E9170D1" w14:textId="1F4F15BA" w:rsidR="003B4E84" w:rsidRDefault="00F94063" w:rsidP="001B618E">
      <w:pPr>
        <w:pStyle w:val="Caption"/>
        <w:spacing w:after="0" w:line="360" w:lineRule="auto"/>
        <w:sectPr w:rsidR="003B4E84" w:rsidSect="00871B3A">
          <w:pgSz w:w="12240" w:h="15840"/>
          <w:pgMar w:top="1440" w:right="1440" w:bottom="1440" w:left="1440" w:header="720" w:footer="720" w:gutter="0"/>
          <w:cols w:space="720"/>
          <w:docGrid w:linePitch="360"/>
        </w:sectPr>
      </w:pPr>
      <w:bookmarkStart w:id="35"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EF1C91">
        <w:rPr>
          <w:noProof/>
        </w:rPr>
        <w:t>8</w:t>
      </w:r>
      <w:r w:rsidR="00B8111C">
        <w:rPr>
          <w:noProof/>
        </w:rPr>
        <w:fldChar w:fldCharType="end"/>
      </w:r>
      <w:bookmarkEnd w:id="35"/>
      <w:r>
        <w:t xml:space="preserve">. Fits of von </w:t>
      </w:r>
      <w:proofErr w:type="spellStart"/>
      <w:r>
        <w:t>Bertalanffy</w:t>
      </w:r>
      <w:proofErr w:type="spellEnd"/>
      <w:r>
        <w:t xml:space="preserve"> growth function </w:t>
      </w:r>
      <w:r w:rsidR="00871B3A">
        <w:t xml:space="preserve">(black lines) </w:t>
      </w:r>
      <w:r>
        <w:t xml:space="preserve">to data </w:t>
      </w:r>
      <w:r w:rsidR="00B23510">
        <w:t xml:space="preserve">at final </w:t>
      </w:r>
      <w:r w:rsidR="00F946EC">
        <w:t>spatiotemporal</w:t>
      </w:r>
      <w:r w:rsidR="00262084">
        <w:t xml:space="preserve"> aggregation</w:t>
      </w:r>
      <w:r>
        <w:t>.</w:t>
      </w:r>
      <w:r w:rsidR="00871B3A">
        <w:t xml:space="preserve"> Points are raw survey data colored by their source.</w:t>
      </w:r>
      <w:r w:rsidR="00CD479F">
        <w:t xml:space="preserve"> Line types denote whether fit is for early, late or pooled time period.</w:t>
      </w:r>
    </w:p>
    <w:p w14:paraId="23D13186" w14:textId="190B91E8" w:rsidR="00E21EB4" w:rsidRDefault="00E21EB4" w:rsidP="001B618E">
      <w:pPr>
        <w:pStyle w:val="Heading1"/>
        <w:spacing w:after="0" w:line="360" w:lineRule="auto"/>
      </w:pPr>
      <w:r w:rsidRPr="00F82EB2">
        <w:lastRenderedPageBreak/>
        <w:t>Tables</w:t>
      </w:r>
    </w:p>
    <w:tbl>
      <w:tblPr>
        <w:tblStyle w:val="TableGrid"/>
        <w:tblpPr w:leftFromText="180" w:rightFromText="180" w:vertAnchor="text" w:horzAnchor="margin" w:tblpY="-95"/>
        <w:tblW w:w="12802" w:type="dxa"/>
        <w:tblLook w:val="04A0" w:firstRow="1" w:lastRow="0" w:firstColumn="1" w:lastColumn="0" w:noHBand="0" w:noVBand="1"/>
      </w:tblPr>
      <w:tblGrid>
        <w:gridCol w:w="2517"/>
        <w:gridCol w:w="1568"/>
        <w:gridCol w:w="1316"/>
        <w:gridCol w:w="1318"/>
        <w:gridCol w:w="965"/>
        <w:gridCol w:w="880"/>
        <w:gridCol w:w="1136"/>
        <w:gridCol w:w="1138"/>
        <w:gridCol w:w="981"/>
        <w:gridCol w:w="983"/>
      </w:tblGrid>
      <w:tr w:rsidR="001930FF" w:rsidRPr="005C76FF" w14:paraId="7FC44CD7" w14:textId="77777777" w:rsidTr="00D66940">
        <w:trPr>
          <w:trHeight w:val="902"/>
        </w:trPr>
        <w:tc>
          <w:tcPr>
            <w:tcW w:w="2517" w:type="dxa"/>
            <w:vMerge w:val="restart"/>
            <w:vAlign w:val="center"/>
          </w:tcPr>
          <w:p w14:paraId="6E8DD608" w14:textId="77777777" w:rsidR="001930FF" w:rsidRPr="005C76FF" w:rsidRDefault="001930FF" w:rsidP="00D66940">
            <w:pPr>
              <w:pStyle w:val="Caption"/>
              <w:spacing w:after="0"/>
              <w:jc w:val="center"/>
              <w:rPr>
                <w:b/>
                <w:sz w:val="20"/>
                <w:szCs w:val="20"/>
              </w:rPr>
            </w:pPr>
            <w:bookmarkStart w:id="36" w:name="_Ref525720559"/>
            <w:r w:rsidRPr="005C76FF">
              <w:rPr>
                <w:b/>
                <w:sz w:val="20"/>
                <w:szCs w:val="20"/>
              </w:rPr>
              <w:t>Region</w:t>
            </w:r>
          </w:p>
        </w:tc>
        <w:tc>
          <w:tcPr>
            <w:tcW w:w="1568" w:type="dxa"/>
            <w:vMerge w:val="restart"/>
            <w:vAlign w:val="center"/>
          </w:tcPr>
          <w:p w14:paraId="5258EBDD" w14:textId="77777777" w:rsidR="001930FF" w:rsidRPr="005C76FF" w:rsidRDefault="001930FF" w:rsidP="00D66940">
            <w:pPr>
              <w:pStyle w:val="Caption"/>
              <w:spacing w:after="0"/>
              <w:jc w:val="center"/>
              <w:rPr>
                <w:b/>
                <w:sz w:val="20"/>
                <w:szCs w:val="20"/>
              </w:rPr>
            </w:pPr>
            <w:r w:rsidRPr="005C76FF">
              <w:rPr>
                <w:b/>
                <w:sz w:val="20"/>
                <w:szCs w:val="20"/>
              </w:rPr>
              <w:t>Survey Method</w:t>
            </w:r>
          </w:p>
        </w:tc>
        <w:tc>
          <w:tcPr>
            <w:tcW w:w="2634" w:type="dxa"/>
            <w:gridSpan w:val="2"/>
            <w:vAlign w:val="center"/>
          </w:tcPr>
          <w:p w14:paraId="385D59F9" w14:textId="77777777" w:rsidR="001930FF" w:rsidRPr="005C76FF" w:rsidRDefault="001930FF" w:rsidP="00D66940">
            <w:pPr>
              <w:pStyle w:val="Caption"/>
              <w:spacing w:after="0"/>
              <w:jc w:val="center"/>
              <w:rPr>
                <w:b/>
                <w:sz w:val="20"/>
                <w:szCs w:val="20"/>
              </w:rPr>
            </w:pPr>
            <w:r w:rsidRPr="005C76FF">
              <w:rPr>
                <w:b/>
                <w:sz w:val="20"/>
                <w:szCs w:val="20"/>
              </w:rPr>
              <w:t>Sample size used in this analysis to fit GAM</w:t>
            </w:r>
          </w:p>
        </w:tc>
        <w:tc>
          <w:tcPr>
            <w:tcW w:w="6083" w:type="dxa"/>
            <w:gridSpan w:val="6"/>
            <w:vAlign w:val="center"/>
          </w:tcPr>
          <w:p w14:paraId="70517361" w14:textId="77777777" w:rsidR="001930FF" w:rsidRPr="005C76FF" w:rsidRDefault="001930FF" w:rsidP="00D66940">
            <w:pPr>
              <w:pStyle w:val="Caption"/>
              <w:spacing w:after="0"/>
              <w:jc w:val="center"/>
              <w:rPr>
                <w:b/>
                <w:sz w:val="20"/>
                <w:szCs w:val="20"/>
              </w:rPr>
            </w:pPr>
            <w:r w:rsidRPr="005C76FF">
              <w:rPr>
                <w:b/>
                <w:sz w:val="20"/>
                <w:szCs w:val="20"/>
              </w:rPr>
              <w:t>VBGF parameters from recent stock assessments</w:t>
            </w:r>
          </w:p>
        </w:tc>
      </w:tr>
      <w:tr w:rsidR="001930FF" w:rsidRPr="005C76FF" w14:paraId="47630A46" w14:textId="77777777" w:rsidTr="00D66940">
        <w:trPr>
          <w:trHeight w:val="184"/>
        </w:trPr>
        <w:tc>
          <w:tcPr>
            <w:tcW w:w="2517" w:type="dxa"/>
            <w:vMerge/>
            <w:vAlign w:val="center"/>
          </w:tcPr>
          <w:p w14:paraId="28C4D702" w14:textId="77777777" w:rsidR="001930FF" w:rsidRPr="005C76FF" w:rsidRDefault="001930FF" w:rsidP="00D66940">
            <w:pPr>
              <w:pStyle w:val="Caption"/>
              <w:spacing w:after="0"/>
              <w:jc w:val="center"/>
              <w:rPr>
                <w:b/>
                <w:sz w:val="20"/>
                <w:szCs w:val="20"/>
              </w:rPr>
            </w:pPr>
          </w:p>
        </w:tc>
        <w:tc>
          <w:tcPr>
            <w:tcW w:w="1568" w:type="dxa"/>
            <w:vMerge/>
            <w:vAlign w:val="center"/>
          </w:tcPr>
          <w:p w14:paraId="227927CB" w14:textId="77777777" w:rsidR="001930FF" w:rsidRPr="005C76FF" w:rsidRDefault="001930FF" w:rsidP="00D66940">
            <w:pPr>
              <w:pStyle w:val="Caption"/>
              <w:spacing w:after="0"/>
              <w:jc w:val="center"/>
              <w:rPr>
                <w:b/>
                <w:sz w:val="20"/>
                <w:szCs w:val="20"/>
              </w:rPr>
            </w:pPr>
          </w:p>
        </w:tc>
        <w:tc>
          <w:tcPr>
            <w:tcW w:w="1316" w:type="dxa"/>
            <w:vMerge w:val="restart"/>
            <w:vAlign w:val="center"/>
          </w:tcPr>
          <w:p w14:paraId="1CF855D7" w14:textId="77777777" w:rsidR="001930FF" w:rsidRPr="005C76FF" w:rsidRDefault="001930FF" w:rsidP="00D66940">
            <w:pPr>
              <w:pStyle w:val="Caption"/>
              <w:spacing w:after="0"/>
              <w:jc w:val="center"/>
              <w:rPr>
                <w:b/>
                <w:sz w:val="20"/>
                <w:szCs w:val="20"/>
              </w:rPr>
            </w:pPr>
            <w:r w:rsidRPr="005C76FF">
              <w:rPr>
                <w:b/>
                <w:sz w:val="20"/>
                <w:szCs w:val="20"/>
              </w:rPr>
              <w:t>M</w:t>
            </w:r>
          </w:p>
        </w:tc>
        <w:tc>
          <w:tcPr>
            <w:tcW w:w="1318" w:type="dxa"/>
            <w:vMerge w:val="restart"/>
            <w:vAlign w:val="center"/>
          </w:tcPr>
          <w:p w14:paraId="7E01CA54" w14:textId="77777777" w:rsidR="001930FF" w:rsidRPr="005C76FF" w:rsidRDefault="001930FF" w:rsidP="00D66940">
            <w:pPr>
              <w:pStyle w:val="Caption"/>
              <w:spacing w:after="0"/>
              <w:jc w:val="center"/>
              <w:rPr>
                <w:b/>
                <w:sz w:val="20"/>
                <w:szCs w:val="20"/>
              </w:rPr>
            </w:pPr>
            <w:r w:rsidRPr="005C76FF">
              <w:rPr>
                <w:b/>
                <w:sz w:val="20"/>
                <w:szCs w:val="20"/>
              </w:rPr>
              <w:t>F</w:t>
            </w:r>
          </w:p>
        </w:tc>
        <w:tc>
          <w:tcPr>
            <w:tcW w:w="1845" w:type="dxa"/>
            <w:gridSpan w:val="2"/>
            <w:vAlign w:val="center"/>
          </w:tcPr>
          <w:p w14:paraId="25BC05AF" w14:textId="77777777" w:rsidR="001930FF" w:rsidRPr="005C76FF" w:rsidRDefault="001930FF" w:rsidP="00D66940">
            <w:pPr>
              <w:pStyle w:val="Caption"/>
              <w:spacing w:after="0"/>
              <w:jc w:val="center"/>
              <w:rPr>
                <w:b/>
                <w:sz w:val="20"/>
                <w:szCs w:val="20"/>
              </w:rPr>
            </w:pPr>
            <w:r w:rsidRPr="005C76FF">
              <w:rPr>
                <w:b/>
                <w:sz w:val="20"/>
                <w:szCs w:val="20"/>
              </w:rPr>
              <w:t>L</w:t>
            </w:r>
            <w:r w:rsidRPr="005C76FF">
              <w:rPr>
                <w:b/>
                <w:sz w:val="20"/>
                <w:szCs w:val="20"/>
                <w:vertAlign w:val="subscript"/>
              </w:rPr>
              <w:t xml:space="preserve">∞ </w:t>
            </w:r>
            <w:r w:rsidRPr="005C76FF">
              <w:rPr>
                <w:b/>
                <w:sz w:val="20"/>
                <w:szCs w:val="20"/>
              </w:rPr>
              <w:t>(cm)</w:t>
            </w:r>
          </w:p>
        </w:tc>
        <w:tc>
          <w:tcPr>
            <w:tcW w:w="2274" w:type="dxa"/>
            <w:gridSpan w:val="2"/>
            <w:vAlign w:val="center"/>
          </w:tcPr>
          <w:p w14:paraId="3932C625" w14:textId="77777777" w:rsidR="001930FF" w:rsidRPr="005C76FF" w:rsidRDefault="001930FF" w:rsidP="00D66940">
            <w:pPr>
              <w:pStyle w:val="Caption"/>
              <w:spacing w:after="0"/>
              <w:jc w:val="center"/>
              <w:rPr>
                <w:b/>
                <w:i/>
                <w:sz w:val="20"/>
                <w:szCs w:val="20"/>
              </w:rPr>
            </w:pPr>
            <w:r w:rsidRPr="005C76FF">
              <w:rPr>
                <w:b/>
                <w:sz w:val="20"/>
                <w:szCs w:val="20"/>
              </w:rPr>
              <w:t>k</w:t>
            </w:r>
            <w:r w:rsidRPr="005C76FF">
              <w:rPr>
                <w:b/>
                <w:i/>
                <w:sz w:val="20"/>
                <w:szCs w:val="20"/>
              </w:rPr>
              <w:t xml:space="preserve"> </w:t>
            </w:r>
            <w:r w:rsidRPr="005C76FF">
              <w:rPr>
                <w:b/>
                <w:sz w:val="20"/>
                <w:szCs w:val="20"/>
              </w:rPr>
              <w:t xml:space="preserve">(years </w:t>
            </w:r>
            <w:r w:rsidRPr="005C76FF">
              <w:rPr>
                <w:b/>
                <w:sz w:val="20"/>
                <w:szCs w:val="20"/>
                <w:vertAlign w:val="superscript"/>
              </w:rPr>
              <w:t>-1</w:t>
            </w:r>
            <w:r w:rsidRPr="005C76FF">
              <w:rPr>
                <w:b/>
                <w:sz w:val="20"/>
                <w:szCs w:val="20"/>
              </w:rPr>
              <w:t>)</w:t>
            </w:r>
          </w:p>
        </w:tc>
        <w:tc>
          <w:tcPr>
            <w:tcW w:w="1964" w:type="dxa"/>
            <w:gridSpan w:val="2"/>
            <w:vAlign w:val="center"/>
          </w:tcPr>
          <w:p w14:paraId="6BE83C6D" w14:textId="77777777" w:rsidR="001930FF" w:rsidRPr="005C76FF" w:rsidRDefault="001930FF" w:rsidP="00D66940">
            <w:pPr>
              <w:pStyle w:val="Caption"/>
              <w:spacing w:after="0"/>
              <w:jc w:val="center"/>
              <w:rPr>
                <w:b/>
                <w:sz w:val="20"/>
                <w:szCs w:val="20"/>
              </w:rPr>
            </w:pPr>
            <w:r w:rsidRPr="005C76FF">
              <w:rPr>
                <w:b/>
                <w:sz w:val="20"/>
                <w:szCs w:val="20"/>
              </w:rPr>
              <w:t>t</w:t>
            </w:r>
            <w:r w:rsidRPr="005C76FF">
              <w:rPr>
                <w:b/>
                <w:sz w:val="20"/>
                <w:szCs w:val="20"/>
                <w:vertAlign w:val="subscript"/>
              </w:rPr>
              <w:t>0</w:t>
            </w:r>
            <w:r w:rsidRPr="005C76FF">
              <w:rPr>
                <w:b/>
                <w:sz w:val="20"/>
                <w:szCs w:val="20"/>
              </w:rPr>
              <w:t xml:space="preserve"> (years)</w:t>
            </w:r>
          </w:p>
        </w:tc>
      </w:tr>
      <w:tr w:rsidR="001930FF" w:rsidRPr="005C76FF" w14:paraId="55AB11A1" w14:textId="77777777" w:rsidTr="00D66940">
        <w:trPr>
          <w:trHeight w:val="254"/>
        </w:trPr>
        <w:tc>
          <w:tcPr>
            <w:tcW w:w="2517" w:type="dxa"/>
            <w:vMerge/>
            <w:vAlign w:val="center"/>
          </w:tcPr>
          <w:p w14:paraId="3D8DEFD4" w14:textId="77777777" w:rsidR="001930FF" w:rsidRPr="005C76FF" w:rsidRDefault="001930FF" w:rsidP="00D66940">
            <w:pPr>
              <w:pStyle w:val="Caption"/>
              <w:spacing w:after="0"/>
              <w:jc w:val="center"/>
              <w:rPr>
                <w:b/>
                <w:sz w:val="20"/>
                <w:szCs w:val="20"/>
              </w:rPr>
            </w:pPr>
          </w:p>
        </w:tc>
        <w:tc>
          <w:tcPr>
            <w:tcW w:w="1568" w:type="dxa"/>
            <w:vMerge/>
            <w:vAlign w:val="center"/>
          </w:tcPr>
          <w:p w14:paraId="09366E09" w14:textId="77777777" w:rsidR="001930FF" w:rsidRPr="005C76FF" w:rsidRDefault="001930FF" w:rsidP="00D66940">
            <w:pPr>
              <w:pStyle w:val="Caption"/>
              <w:spacing w:after="0"/>
              <w:jc w:val="center"/>
              <w:rPr>
                <w:b/>
                <w:sz w:val="20"/>
                <w:szCs w:val="20"/>
              </w:rPr>
            </w:pPr>
          </w:p>
        </w:tc>
        <w:tc>
          <w:tcPr>
            <w:tcW w:w="1316" w:type="dxa"/>
            <w:vMerge/>
            <w:vAlign w:val="center"/>
          </w:tcPr>
          <w:p w14:paraId="082816D4" w14:textId="77777777" w:rsidR="001930FF" w:rsidRPr="005C76FF" w:rsidRDefault="001930FF" w:rsidP="00D66940">
            <w:pPr>
              <w:pStyle w:val="Caption"/>
              <w:spacing w:after="0"/>
              <w:jc w:val="center"/>
              <w:rPr>
                <w:b/>
                <w:sz w:val="20"/>
                <w:szCs w:val="20"/>
              </w:rPr>
            </w:pPr>
          </w:p>
        </w:tc>
        <w:tc>
          <w:tcPr>
            <w:tcW w:w="1318" w:type="dxa"/>
            <w:vMerge/>
            <w:vAlign w:val="center"/>
          </w:tcPr>
          <w:p w14:paraId="05008867" w14:textId="77777777" w:rsidR="001930FF" w:rsidRPr="005C76FF" w:rsidRDefault="001930FF" w:rsidP="00D66940">
            <w:pPr>
              <w:pStyle w:val="Caption"/>
              <w:spacing w:after="0"/>
              <w:jc w:val="center"/>
              <w:rPr>
                <w:b/>
                <w:sz w:val="20"/>
                <w:szCs w:val="20"/>
              </w:rPr>
            </w:pPr>
          </w:p>
        </w:tc>
        <w:tc>
          <w:tcPr>
            <w:tcW w:w="965" w:type="dxa"/>
            <w:vAlign w:val="center"/>
          </w:tcPr>
          <w:p w14:paraId="007D928A" w14:textId="77777777" w:rsidR="001930FF" w:rsidRPr="005C76FF" w:rsidRDefault="001930FF" w:rsidP="00D66940">
            <w:pPr>
              <w:pStyle w:val="Caption"/>
              <w:spacing w:after="0"/>
              <w:jc w:val="center"/>
              <w:rPr>
                <w:b/>
                <w:sz w:val="20"/>
                <w:szCs w:val="20"/>
              </w:rPr>
            </w:pPr>
            <w:r w:rsidRPr="005C76FF">
              <w:rPr>
                <w:b/>
                <w:sz w:val="20"/>
                <w:szCs w:val="20"/>
              </w:rPr>
              <w:t>M</w:t>
            </w:r>
          </w:p>
        </w:tc>
        <w:tc>
          <w:tcPr>
            <w:tcW w:w="880" w:type="dxa"/>
            <w:vAlign w:val="center"/>
          </w:tcPr>
          <w:p w14:paraId="6C6B77AB" w14:textId="77777777" w:rsidR="001930FF" w:rsidRPr="005C76FF" w:rsidRDefault="001930FF" w:rsidP="00D66940">
            <w:pPr>
              <w:pStyle w:val="Caption"/>
              <w:spacing w:after="0"/>
              <w:jc w:val="center"/>
              <w:rPr>
                <w:b/>
                <w:sz w:val="20"/>
                <w:szCs w:val="20"/>
              </w:rPr>
            </w:pPr>
            <w:r w:rsidRPr="005C76FF">
              <w:rPr>
                <w:b/>
                <w:sz w:val="20"/>
                <w:szCs w:val="20"/>
              </w:rPr>
              <w:t>F</w:t>
            </w:r>
          </w:p>
        </w:tc>
        <w:tc>
          <w:tcPr>
            <w:tcW w:w="1136" w:type="dxa"/>
            <w:vAlign w:val="center"/>
          </w:tcPr>
          <w:p w14:paraId="71DADC85" w14:textId="77777777" w:rsidR="001930FF" w:rsidRPr="005C76FF" w:rsidRDefault="001930FF" w:rsidP="00D66940">
            <w:pPr>
              <w:pStyle w:val="Caption"/>
              <w:spacing w:after="0"/>
              <w:jc w:val="center"/>
              <w:rPr>
                <w:b/>
                <w:sz w:val="20"/>
                <w:szCs w:val="20"/>
              </w:rPr>
            </w:pPr>
            <w:r w:rsidRPr="005C76FF">
              <w:rPr>
                <w:b/>
                <w:sz w:val="20"/>
                <w:szCs w:val="20"/>
              </w:rPr>
              <w:t>M</w:t>
            </w:r>
          </w:p>
        </w:tc>
        <w:tc>
          <w:tcPr>
            <w:tcW w:w="1138" w:type="dxa"/>
            <w:vAlign w:val="center"/>
          </w:tcPr>
          <w:p w14:paraId="744ADA5E" w14:textId="77777777" w:rsidR="001930FF" w:rsidRPr="005C76FF" w:rsidRDefault="001930FF" w:rsidP="00D66940">
            <w:pPr>
              <w:pStyle w:val="Caption"/>
              <w:spacing w:after="0"/>
              <w:jc w:val="center"/>
              <w:rPr>
                <w:b/>
                <w:sz w:val="20"/>
                <w:szCs w:val="20"/>
              </w:rPr>
            </w:pPr>
            <w:r w:rsidRPr="005C76FF">
              <w:rPr>
                <w:b/>
                <w:sz w:val="20"/>
                <w:szCs w:val="20"/>
              </w:rPr>
              <w:t>F</w:t>
            </w:r>
          </w:p>
        </w:tc>
        <w:tc>
          <w:tcPr>
            <w:tcW w:w="981" w:type="dxa"/>
            <w:vAlign w:val="center"/>
          </w:tcPr>
          <w:p w14:paraId="76A83252" w14:textId="77777777" w:rsidR="001930FF" w:rsidRPr="005C76FF" w:rsidRDefault="001930FF" w:rsidP="00D66940">
            <w:pPr>
              <w:pStyle w:val="Caption"/>
              <w:spacing w:after="0"/>
              <w:jc w:val="center"/>
              <w:rPr>
                <w:b/>
                <w:sz w:val="20"/>
                <w:szCs w:val="20"/>
              </w:rPr>
            </w:pPr>
            <w:r w:rsidRPr="005C76FF">
              <w:rPr>
                <w:b/>
                <w:sz w:val="20"/>
                <w:szCs w:val="20"/>
              </w:rPr>
              <w:t>M</w:t>
            </w:r>
          </w:p>
        </w:tc>
        <w:tc>
          <w:tcPr>
            <w:tcW w:w="983" w:type="dxa"/>
            <w:vAlign w:val="center"/>
          </w:tcPr>
          <w:p w14:paraId="2D9F5C77" w14:textId="77777777" w:rsidR="001930FF" w:rsidRPr="005C76FF" w:rsidRDefault="001930FF" w:rsidP="00D66940">
            <w:pPr>
              <w:pStyle w:val="Caption"/>
              <w:spacing w:after="0"/>
              <w:jc w:val="center"/>
              <w:rPr>
                <w:b/>
                <w:sz w:val="20"/>
                <w:szCs w:val="20"/>
              </w:rPr>
            </w:pPr>
            <w:r w:rsidRPr="005C76FF">
              <w:rPr>
                <w:b/>
                <w:sz w:val="20"/>
                <w:szCs w:val="20"/>
              </w:rPr>
              <w:t>F</w:t>
            </w:r>
          </w:p>
        </w:tc>
      </w:tr>
      <w:tr w:rsidR="001930FF" w:rsidRPr="005C76FF" w14:paraId="2BFD6D0E" w14:textId="77777777" w:rsidTr="00D66940">
        <w:trPr>
          <w:trHeight w:val="1280"/>
        </w:trPr>
        <w:tc>
          <w:tcPr>
            <w:tcW w:w="2517" w:type="dxa"/>
            <w:vAlign w:val="center"/>
          </w:tcPr>
          <w:p w14:paraId="1ED02382" w14:textId="77777777" w:rsidR="001930FF" w:rsidRPr="005C76FF" w:rsidRDefault="001930FF" w:rsidP="00D66940">
            <w:pPr>
              <w:pStyle w:val="Caption"/>
              <w:spacing w:after="0"/>
              <w:jc w:val="center"/>
              <w:rPr>
                <w:sz w:val="20"/>
                <w:szCs w:val="20"/>
              </w:rPr>
            </w:pPr>
            <w:r w:rsidRPr="005C76FF">
              <w:rPr>
                <w:sz w:val="20"/>
                <w:szCs w:val="20"/>
              </w:rPr>
              <w:t xml:space="preserve">West Coast of US </w:t>
            </w:r>
            <w:r w:rsidRPr="005C76FF">
              <w:rPr>
                <w:sz w:val="20"/>
                <w:szCs w:val="20"/>
              </w:rPr>
              <w:fldChar w:fldCharType="begin" w:fldLock="1"/>
            </w:r>
            <w:r w:rsidRPr="005C76FF">
              <w:rPr>
                <w:sz w:val="20"/>
                <w:szCs w:val="20"/>
              </w:rP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Pr="005C76FF">
              <w:rPr>
                <w:sz w:val="20"/>
                <w:szCs w:val="20"/>
              </w:rPr>
              <w:fldChar w:fldCharType="separate"/>
            </w:r>
            <w:r w:rsidRPr="005C76FF">
              <w:rPr>
                <w:noProof/>
                <w:sz w:val="20"/>
                <w:szCs w:val="20"/>
              </w:rPr>
              <w:t>(Johnson et al., 2015)</w:t>
            </w:r>
            <w:r w:rsidRPr="005C76FF">
              <w:rPr>
                <w:sz w:val="20"/>
                <w:szCs w:val="20"/>
              </w:rPr>
              <w:fldChar w:fldCharType="end"/>
            </w:r>
          </w:p>
        </w:tc>
        <w:tc>
          <w:tcPr>
            <w:tcW w:w="1568" w:type="dxa"/>
            <w:vAlign w:val="center"/>
          </w:tcPr>
          <w:p w14:paraId="31EEF9C9" w14:textId="77777777" w:rsidR="001930FF" w:rsidRPr="005C76FF" w:rsidRDefault="001930FF" w:rsidP="00D66940">
            <w:pPr>
              <w:pStyle w:val="Caption"/>
              <w:spacing w:after="0"/>
              <w:jc w:val="center"/>
              <w:rPr>
                <w:sz w:val="20"/>
                <w:szCs w:val="20"/>
              </w:rPr>
            </w:pPr>
            <w:r w:rsidRPr="005C76FF">
              <w:rPr>
                <w:sz w:val="20"/>
                <w:szCs w:val="20"/>
              </w:rPr>
              <w:t>Trawl on chartered commercial fishing vessels</w:t>
            </w:r>
          </w:p>
        </w:tc>
        <w:tc>
          <w:tcPr>
            <w:tcW w:w="1316" w:type="dxa"/>
            <w:vAlign w:val="center"/>
          </w:tcPr>
          <w:p w14:paraId="37F15967" w14:textId="77777777" w:rsidR="001930FF" w:rsidRPr="005C76FF" w:rsidRDefault="001930FF" w:rsidP="00D66940">
            <w:pPr>
              <w:pStyle w:val="Caption"/>
              <w:spacing w:after="0"/>
              <w:jc w:val="center"/>
              <w:rPr>
                <w:sz w:val="20"/>
                <w:szCs w:val="20"/>
              </w:rPr>
            </w:pPr>
            <w:r w:rsidRPr="005C76FF">
              <w:rPr>
                <w:sz w:val="20"/>
                <w:szCs w:val="20"/>
              </w:rPr>
              <w:t>7778</w:t>
            </w:r>
          </w:p>
        </w:tc>
        <w:tc>
          <w:tcPr>
            <w:tcW w:w="1318" w:type="dxa"/>
            <w:vAlign w:val="center"/>
          </w:tcPr>
          <w:p w14:paraId="40FFA5E6" w14:textId="77777777" w:rsidR="001930FF" w:rsidRPr="005C76FF" w:rsidRDefault="001930FF" w:rsidP="00D66940">
            <w:pPr>
              <w:pStyle w:val="Caption"/>
              <w:spacing w:after="0"/>
              <w:jc w:val="center"/>
              <w:rPr>
                <w:sz w:val="20"/>
                <w:szCs w:val="20"/>
              </w:rPr>
            </w:pPr>
            <w:r w:rsidRPr="005C76FF">
              <w:rPr>
                <w:sz w:val="20"/>
                <w:szCs w:val="20"/>
              </w:rPr>
              <w:t>7222</w:t>
            </w:r>
          </w:p>
        </w:tc>
        <w:tc>
          <w:tcPr>
            <w:tcW w:w="965" w:type="dxa"/>
            <w:vAlign w:val="center"/>
          </w:tcPr>
          <w:p w14:paraId="2A8C4E75" w14:textId="77777777" w:rsidR="001930FF" w:rsidRPr="005C76FF" w:rsidRDefault="001930FF" w:rsidP="00D66940">
            <w:pPr>
              <w:pStyle w:val="Caption"/>
              <w:spacing w:after="0"/>
              <w:jc w:val="center"/>
              <w:rPr>
                <w:sz w:val="20"/>
                <w:szCs w:val="20"/>
              </w:rPr>
            </w:pPr>
            <w:r w:rsidRPr="005C76FF">
              <w:rPr>
                <w:sz w:val="20"/>
                <w:szCs w:val="20"/>
              </w:rPr>
              <w:t>57</w:t>
            </w:r>
          </w:p>
        </w:tc>
        <w:tc>
          <w:tcPr>
            <w:tcW w:w="880" w:type="dxa"/>
            <w:vAlign w:val="center"/>
          </w:tcPr>
          <w:p w14:paraId="63AAB98A" w14:textId="77777777" w:rsidR="001930FF" w:rsidRPr="005C76FF" w:rsidRDefault="001930FF" w:rsidP="00D66940">
            <w:pPr>
              <w:pStyle w:val="Caption"/>
              <w:spacing w:after="0"/>
              <w:jc w:val="center"/>
              <w:rPr>
                <w:sz w:val="20"/>
                <w:szCs w:val="20"/>
              </w:rPr>
            </w:pPr>
            <w:r w:rsidRPr="005C76FF">
              <w:rPr>
                <w:sz w:val="20"/>
                <w:szCs w:val="20"/>
              </w:rPr>
              <w:t>64</w:t>
            </w:r>
          </w:p>
        </w:tc>
        <w:tc>
          <w:tcPr>
            <w:tcW w:w="1136" w:type="dxa"/>
            <w:vAlign w:val="center"/>
          </w:tcPr>
          <w:p w14:paraId="279CD793" w14:textId="77777777" w:rsidR="001930FF" w:rsidRPr="005C76FF" w:rsidRDefault="001930FF" w:rsidP="00D66940">
            <w:pPr>
              <w:pStyle w:val="Caption"/>
              <w:spacing w:after="0"/>
              <w:jc w:val="center"/>
              <w:rPr>
                <w:sz w:val="20"/>
                <w:szCs w:val="20"/>
              </w:rPr>
            </w:pPr>
            <w:r w:rsidRPr="005C76FF">
              <w:rPr>
                <w:sz w:val="20"/>
                <w:szCs w:val="20"/>
              </w:rPr>
              <w:t>0.41</w:t>
            </w:r>
          </w:p>
        </w:tc>
        <w:tc>
          <w:tcPr>
            <w:tcW w:w="1138" w:type="dxa"/>
            <w:vAlign w:val="center"/>
          </w:tcPr>
          <w:p w14:paraId="4706E038" w14:textId="77777777" w:rsidR="001930FF" w:rsidRPr="005C76FF" w:rsidRDefault="001930FF" w:rsidP="00D66940">
            <w:pPr>
              <w:pStyle w:val="Caption"/>
              <w:spacing w:after="0"/>
              <w:jc w:val="center"/>
              <w:rPr>
                <w:sz w:val="20"/>
                <w:szCs w:val="20"/>
              </w:rPr>
            </w:pPr>
            <w:r w:rsidRPr="005C76FF">
              <w:rPr>
                <w:sz w:val="20"/>
                <w:szCs w:val="20"/>
              </w:rPr>
              <w:t>0.32</w:t>
            </w:r>
          </w:p>
        </w:tc>
        <w:tc>
          <w:tcPr>
            <w:tcW w:w="981" w:type="dxa"/>
            <w:vAlign w:val="center"/>
          </w:tcPr>
          <w:p w14:paraId="6DD49890" w14:textId="77777777" w:rsidR="001930FF" w:rsidRPr="005C76FF" w:rsidRDefault="001930FF" w:rsidP="00D66940">
            <w:pPr>
              <w:pStyle w:val="Caption"/>
              <w:spacing w:after="0"/>
              <w:jc w:val="center"/>
              <w:rPr>
                <w:sz w:val="20"/>
                <w:szCs w:val="20"/>
              </w:rPr>
            </w:pPr>
            <w:r w:rsidRPr="005C76FF">
              <w:rPr>
                <w:sz w:val="20"/>
                <w:szCs w:val="20"/>
              </w:rPr>
              <w:t>0 (fixed)</w:t>
            </w:r>
          </w:p>
        </w:tc>
        <w:tc>
          <w:tcPr>
            <w:tcW w:w="983" w:type="dxa"/>
            <w:vAlign w:val="center"/>
          </w:tcPr>
          <w:p w14:paraId="0FEDAC73" w14:textId="77777777" w:rsidR="001930FF" w:rsidRPr="005C76FF" w:rsidRDefault="001930FF" w:rsidP="00D66940">
            <w:pPr>
              <w:pStyle w:val="Caption"/>
              <w:spacing w:after="0"/>
              <w:jc w:val="center"/>
              <w:rPr>
                <w:sz w:val="20"/>
                <w:szCs w:val="20"/>
              </w:rPr>
            </w:pPr>
            <w:r w:rsidRPr="005C76FF">
              <w:rPr>
                <w:sz w:val="20"/>
                <w:szCs w:val="20"/>
              </w:rPr>
              <w:t>0 (fixed)</w:t>
            </w:r>
          </w:p>
        </w:tc>
      </w:tr>
      <w:tr w:rsidR="001930FF" w:rsidRPr="005C76FF" w14:paraId="7FB5C6B7" w14:textId="77777777" w:rsidTr="00D66940">
        <w:trPr>
          <w:trHeight w:val="521"/>
        </w:trPr>
        <w:tc>
          <w:tcPr>
            <w:tcW w:w="2517" w:type="dxa"/>
            <w:vAlign w:val="center"/>
          </w:tcPr>
          <w:p w14:paraId="344D6B2F" w14:textId="77777777" w:rsidR="001930FF" w:rsidRPr="005C76FF" w:rsidRDefault="001930FF" w:rsidP="00D66940">
            <w:pPr>
              <w:pStyle w:val="Caption"/>
              <w:spacing w:after="0"/>
              <w:jc w:val="center"/>
              <w:rPr>
                <w:sz w:val="20"/>
                <w:szCs w:val="20"/>
              </w:rPr>
            </w:pPr>
            <w:r w:rsidRPr="005C76FF">
              <w:rPr>
                <w:sz w:val="20"/>
                <w:szCs w:val="20"/>
              </w:rPr>
              <w:t>British Columbia</w:t>
            </w:r>
          </w:p>
        </w:tc>
        <w:tc>
          <w:tcPr>
            <w:tcW w:w="1568" w:type="dxa"/>
            <w:vAlign w:val="center"/>
          </w:tcPr>
          <w:p w14:paraId="1915AD4A" w14:textId="77777777" w:rsidR="001930FF" w:rsidRPr="005C76FF" w:rsidRDefault="001930FF" w:rsidP="00D66940">
            <w:pPr>
              <w:pStyle w:val="Caption"/>
              <w:spacing w:after="0"/>
              <w:jc w:val="center"/>
              <w:rPr>
                <w:sz w:val="20"/>
                <w:szCs w:val="20"/>
              </w:rPr>
            </w:pPr>
            <w:r w:rsidRPr="005C76FF">
              <w:rPr>
                <w:sz w:val="20"/>
                <w:szCs w:val="20"/>
              </w:rPr>
              <w:t>Stratified trap survey</w:t>
            </w:r>
          </w:p>
        </w:tc>
        <w:tc>
          <w:tcPr>
            <w:tcW w:w="1316" w:type="dxa"/>
            <w:vAlign w:val="center"/>
          </w:tcPr>
          <w:p w14:paraId="6FA5A0BC" w14:textId="77777777" w:rsidR="001930FF" w:rsidRPr="005C76FF" w:rsidRDefault="001930FF" w:rsidP="00D66940">
            <w:pPr>
              <w:pStyle w:val="Caption"/>
              <w:spacing w:after="0"/>
              <w:jc w:val="center"/>
              <w:rPr>
                <w:sz w:val="20"/>
                <w:szCs w:val="20"/>
              </w:rPr>
            </w:pPr>
            <w:r w:rsidRPr="005C76FF">
              <w:rPr>
                <w:sz w:val="20"/>
                <w:szCs w:val="20"/>
              </w:rPr>
              <w:t>6912</w:t>
            </w:r>
          </w:p>
        </w:tc>
        <w:tc>
          <w:tcPr>
            <w:tcW w:w="1318" w:type="dxa"/>
            <w:vAlign w:val="center"/>
          </w:tcPr>
          <w:p w14:paraId="4014369F" w14:textId="77777777" w:rsidR="001930FF" w:rsidRPr="005C76FF" w:rsidRDefault="001930FF" w:rsidP="00D66940">
            <w:pPr>
              <w:pStyle w:val="Caption"/>
              <w:spacing w:after="0"/>
              <w:jc w:val="center"/>
              <w:rPr>
                <w:sz w:val="20"/>
                <w:szCs w:val="20"/>
              </w:rPr>
            </w:pPr>
            <w:r w:rsidRPr="005C76FF">
              <w:rPr>
                <w:sz w:val="20"/>
                <w:szCs w:val="20"/>
              </w:rPr>
              <w:t>8088</w:t>
            </w:r>
          </w:p>
        </w:tc>
        <w:tc>
          <w:tcPr>
            <w:tcW w:w="965" w:type="dxa"/>
            <w:vAlign w:val="center"/>
          </w:tcPr>
          <w:p w14:paraId="62804202" w14:textId="77777777" w:rsidR="001930FF" w:rsidRPr="005C76FF" w:rsidRDefault="001930FF" w:rsidP="00D66940">
            <w:pPr>
              <w:pStyle w:val="Caption"/>
              <w:spacing w:after="0"/>
              <w:jc w:val="center"/>
              <w:rPr>
                <w:sz w:val="20"/>
                <w:szCs w:val="20"/>
              </w:rPr>
            </w:pPr>
            <w:r w:rsidRPr="005C76FF">
              <w:rPr>
                <w:sz w:val="20"/>
                <w:szCs w:val="20"/>
              </w:rPr>
              <w:t>68.99</w:t>
            </w:r>
          </w:p>
        </w:tc>
        <w:tc>
          <w:tcPr>
            <w:tcW w:w="880" w:type="dxa"/>
            <w:vAlign w:val="center"/>
          </w:tcPr>
          <w:p w14:paraId="6D71352B" w14:textId="77777777" w:rsidR="001930FF" w:rsidRPr="005C76FF" w:rsidRDefault="001930FF" w:rsidP="00D66940">
            <w:pPr>
              <w:pStyle w:val="Caption"/>
              <w:spacing w:after="0"/>
              <w:jc w:val="center"/>
              <w:rPr>
                <w:sz w:val="20"/>
                <w:szCs w:val="20"/>
              </w:rPr>
            </w:pPr>
            <w:r w:rsidRPr="005C76FF">
              <w:rPr>
                <w:sz w:val="20"/>
                <w:szCs w:val="20"/>
              </w:rPr>
              <w:t>72.00</w:t>
            </w:r>
          </w:p>
        </w:tc>
        <w:tc>
          <w:tcPr>
            <w:tcW w:w="1136" w:type="dxa"/>
            <w:vAlign w:val="center"/>
          </w:tcPr>
          <w:p w14:paraId="2B11A8C9" w14:textId="77777777" w:rsidR="001930FF" w:rsidRPr="005C76FF" w:rsidRDefault="001930FF" w:rsidP="00D66940">
            <w:pPr>
              <w:pStyle w:val="Caption"/>
              <w:spacing w:after="0"/>
              <w:jc w:val="center"/>
              <w:rPr>
                <w:sz w:val="20"/>
                <w:szCs w:val="20"/>
              </w:rPr>
            </w:pPr>
            <w:r w:rsidRPr="005C76FF">
              <w:rPr>
                <w:sz w:val="20"/>
                <w:szCs w:val="20"/>
              </w:rPr>
              <w:t>0.29</w:t>
            </w:r>
          </w:p>
        </w:tc>
        <w:tc>
          <w:tcPr>
            <w:tcW w:w="1138" w:type="dxa"/>
            <w:vAlign w:val="center"/>
          </w:tcPr>
          <w:p w14:paraId="5F84EBBA" w14:textId="77777777" w:rsidR="001930FF" w:rsidRPr="005C76FF" w:rsidRDefault="001930FF" w:rsidP="00D66940">
            <w:pPr>
              <w:pStyle w:val="Caption"/>
              <w:spacing w:after="0"/>
              <w:jc w:val="center"/>
              <w:rPr>
                <w:sz w:val="20"/>
                <w:szCs w:val="20"/>
              </w:rPr>
            </w:pPr>
            <w:r w:rsidRPr="005C76FF">
              <w:rPr>
                <w:sz w:val="20"/>
                <w:szCs w:val="20"/>
              </w:rPr>
              <w:t>0.25</w:t>
            </w:r>
          </w:p>
        </w:tc>
        <w:tc>
          <w:tcPr>
            <w:tcW w:w="981" w:type="dxa"/>
            <w:vAlign w:val="center"/>
          </w:tcPr>
          <w:p w14:paraId="09542E11" w14:textId="77777777" w:rsidR="001930FF" w:rsidRPr="005C76FF" w:rsidRDefault="001930FF" w:rsidP="00D66940">
            <w:pPr>
              <w:pStyle w:val="Caption"/>
              <w:spacing w:after="0"/>
              <w:jc w:val="center"/>
              <w:rPr>
                <w:sz w:val="20"/>
                <w:szCs w:val="20"/>
              </w:rPr>
            </w:pPr>
            <w:r w:rsidRPr="005C76FF">
              <w:rPr>
                <w:sz w:val="20"/>
                <w:szCs w:val="20"/>
              </w:rPr>
              <w:t>32.50</w:t>
            </w:r>
          </w:p>
        </w:tc>
        <w:tc>
          <w:tcPr>
            <w:tcW w:w="983" w:type="dxa"/>
            <w:vAlign w:val="center"/>
          </w:tcPr>
          <w:p w14:paraId="7D780070" w14:textId="77777777" w:rsidR="001930FF" w:rsidRPr="005C76FF" w:rsidRDefault="001930FF" w:rsidP="00D66940">
            <w:pPr>
              <w:pStyle w:val="Caption"/>
              <w:spacing w:after="0"/>
              <w:jc w:val="center"/>
              <w:rPr>
                <w:sz w:val="20"/>
                <w:szCs w:val="20"/>
              </w:rPr>
            </w:pPr>
            <w:r w:rsidRPr="005C76FF">
              <w:rPr>
                <w:sz w:val="20"/>
                <w:szCs w:val="20"/>
              </w:rPr>
              <w:t>32.50</w:t>
            </w:r>
          </w:p>
        </w:tc>
      </w:tr>
      <w:tr w:rsidR="001930FF" w:rsidRPr="005C76FF" w14:paraId="746CD115" w14:textId="77777777" w:rsidTr="00D66940">
        <w:trPr>
          <w:trHeight w:val="87"/>
        </w:trPr>
        <w:tc>
          <w:tcPr>
            <w:tcW w:w="2517" w:type="dxa"/>
            <w:vAlign w:val="center"/>
          </w:tcPr>
          <w:p w14:paraId="7B954866" w14:textId="45DDEB2F" w:rsidR="001930FF" w:rsidRPr="005C76FF" w:rsidRDefault="001930FF" w:rsidP="00D66940">
            <w:pPr>
              <w:pStyle w:val="Caption"/>
              <w:spacing w:after="0"/>
              <w:jc w:val="center"/>
              <w:rPr>
                <w:sz w:val="20"/>
                <w:szCs w:val="20"/>
              </w:rPr>
            </w:pPr>
            <w:r w:rsidRPr="005C76FF">
              <w:rPr>
                <w:sz w:val="20"/>
                <w:szCs w:val="20"/>
              </w:rPr>
              <w:t xml:space="preserve">Alaska Federal </w:t>
            </w:r>
            <w:r w:rsidRPr="005C76FF">
              <w:rPr>
                <w:sz w:val="20"/>
                <w:szCs w:val="20"/>
              </w:rPr>
              <w:fldChar w:fldCharType="begin" w:fldLock="1"/>
            </w:r>
            <w:r w:rsidR="00A77394">
              <w:rPr>
                <w:sz w:val="20"/>
                <w:szCs w:val="20"/>
              </w:rPr>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Pr="005C76FF">
              <w:rPr>
                <w:sz w:val="20"/>
                <w:szCs w:val="20"/>
              </w:rPr>
              <w:fldChar w:fldCharType="separate"/>
            </w:r>
            <w:r w:rsidRPr="005C76FF">
              <w:rPr>
                <w:noProof/>
                <w:sz w:val="20"/>
                <w:szCs w:val="20"/>
              </w:rPr>
              <w:t>(Hanselman et al., 2017)</w:t>
            </w:r>
            <w:r w:rsidRPr="005C76FF">
              <w:rPr>
                <w:sz w:val="20"/>
                <w:szCs w:val="20"/>
              </w:rPr>
              <w:fldChar w:fldCharType="end"/>
            </w:r>
          </w:p>
        </w:tc>
        <w:tc>
          <w:tcPr>
            <w:tcW w:w="1568" w:type="dxa"/>
            <w:vAlign w:val="center"/>
          </w:tcPr>
          <w:p w14:paraId="29075CE1" w14:textId="77777777" w:rsidR="001930FF" w:rsidRPr="005C76FF" w:rsidRDefault="001930FF" w:rsidP="00D66940">
            <w:pPr>
              <w:pStyle w:val="Caption"/>
              <w:spacing w:after="0"/>
              <w:jc w:val="center"/>
              <w:rPr>
                <w:sz w:val="20"/>
                <w:szCs w:val="20"/>
              </w:rPr>
            </w:pPr>
            <w:r w:rsidRPr="005C76FF">
              <w:rPr>
                <w:sz w:val="20"/>
                <w:szCs w:val="20"/>
              </w:rPr>
              <w:t>Longline on chartered commercial fishing vessels</w:t>
            </w:r>
          </w:p>
        </w:tc>
        <w:tc>
          <w:tcPr>
            <w:tcW w:w="1316" w:type="dxa"/>
            <w:vAlign w:val="center"/>
          </w:tcPr>
          <w:p w14:paraId="1A82E5E7" w14:textId="77777777" w:rsidR="001930FF" w:rsidRPr="005C76FF" w:rsidRDefault="001930FF" w:rsidP="00D66940">
            <w:pPr>
              <w:pStyle w:val="Caption"/>
              <w:spacing w:after="0"/>
              <w:jc w:val="center"/>
              <w:rPr>
                <w:sz w:val="20"/>
                <w:szCs w:val="20"/>
              </w:rPr>
            </w:pPr>
            <w:r w:rsidRPr="005C76FF">
              <w:rPr>
                <w:sz w:val="20"/>
                <w:szCs w:val="20"/>
              </w:rPr>
              <w:t>6818</w:t>
            </w:r>
          </w:p>
        </w:tc>
        <w:tc>
          <w:tcPr>
            <w:tcW w:w="1318" w:type="dxa"/>
            <w:vAlign w:val="center"/>
          </w:tcPr>
          <w:p w14:paraId="2ABA914E" w14:textId="77777777" w:rsidR="001930FF" w:rsidRPr="005C76FF" w:rsidRDefault="001930FF" w:rsidP="00D66940">
            <w:pPr>
              <w:pStyle w:val="Caption"/>
              <w:spacing w:after="0"/>
              <w:jc w:val="center"/>
              <w:rPr>
                <w:sz w:val="20"/>
                <w:szCs w:val="20"/>
              </w:rPr>
            </w:pPr>
            <w:r w:rsidRPr="005C76FF">
              <w:rPr>
                <w:sz w:val="20"/>
                <w:szCs w:val="20"/>
              </w:rPr>
              <w:t>8182</w:t>
            </w:r>
          </w:p>
        </w:tc>
        <w:tc>
          <w:tcPr>
            <w:tcW w:w="965" w:type="dxa"/>
            <w:vAlign w:val="center"/>
          </w:tcPr>
          <w:p w14:paraId="526534A0" w14:textId="77777777" w:rsidR="001930FF" w:rsidRPr="005C76FF" w:rsidRDefault="001930FF" w:rsidP="00D66940">
            <w:pPr>
              <w:pStyle w:val="Caption"/>
              <w:spacing w:after="0"/>
              <w:jc w:val="center"/>
              <w:rPr>
                <w:sz w:val="20"/>
                <w:szCs w:val="20"/>
              </w:rPr>
            </w:pPr>
            <w:r w:rsidRPr="005C76FF">
              <w:rPr>
                <w:sz w:val="20"/>
                <w:szCs w:val="20"/>
              </w:rPr>
              <w:t>*67.8</w:t>
            </w:r>
          </w:p>
          <w:p w14:paraId="0FA0CF6B" w14:textId="77777777" w:rsidR="001930FF" w:rsidRPr="005C76FF" w:rsidRDefault="001930FF" w:rsidP="00D66940">
            <w:pPr>
              <w:jc w:val="center"/>
              <w:rPr>
                <w:sz w:val="20"/>
                <w:szCs w:val="20"/>
              </w:rPr>
            </w:pPr>
            <w:r w:rsidRPr="005C76FF">
              <w:rPr>
                <w:sz w:val="20"/>
                <w:szCs w:val="20"/>
              </w:rPr>
              <w:t>⁑65.3</w:t>
            </w:r>
          </w:p>
        </w:tc>
        <w:tc>
          <w:tcPr>
            <w:tcW w:w="880" w:type="dxa"/>
            <w:vAlign w:val="center"/>
          </w:tcPr>
          <w:p w14:paraId="274207ED" w14:textId="77777777" w:rsidR="001930FF" w:rsidRPr="005C76FF" w:rsidRDefault="001930FF" w:rsidP="00D66940">
            <w:pPr>
              <w:pStyle w:val="Caption"/>
              <w:spacing w:after="0"/>
              <w:jc w:val="center"/>
              <w:rPr>
                <w:sz w:val="20"/>
                <w:szCs w:val="20"/>
              </w:rPr>
            </w:pPr>
            <w:r w:rsidRPr="005C76FF">
              <w:rPr>
                <w:sz w:val="20"/>
                <w:szCs w:val="20"/>
              </w:rPr>
              <w:t>*80.2</w:t>
            </w:r>
          </w:p>
          <w:p w14:paraId="2B36D096" w14:textId="77777777" w:rsidR="001930FF" w:rsidRPr="005C76FF" w:rsidRDefault="001930FF" w:rsidP="00D66940">
            <w:pPr>
              <w:jc w:val="center"/>
              <w:rPr>
                <w:sz w:val="20"/>
                <w:szCs w:val="20"/>
              </w:rPr>
            </w:pPr>
            <w:r w:rsidRPr="005C76FF">
              <w:rPr>
                <w:sz w:val="20"/>
                <w:szCs w:val="20"/>
              </w:rPr>
              <w:t>⁑75.6</w:t>
            </w:r>
          </w:p>
        </w:tc>
        <w:tc>
          <w:tcPr>
            <w:tcW w:w="1136" w:type="dxa"/>
            <w:vAlign w:val="center"/>
          </w:tcPr>
          <w:p w14:paraId="70ECDAE3" w14:textId="77777777" w:rsidR="001930FF" w:rsidRPr="005C76FF" w:rsidRDefault="001930FF" w:rsidP="00D66940">
            <w:pPr>
              <w:pStyle w:val="Caption"/>
              <w:spacing w:after="0"/>
              <w:jc w:val="center"/>
              <w:rPr>
                <w:sz w:val="20"/>
                <w:szCs w:val="20"/>
              </w:rPr>
            </w:pPr>
            <w:r w:rsidRPr="005C76FF">
              <w:rPr>
                <w:sz w:val="20"/>
                <w:szCs w:val="20"/>
              </w:rPr>
              <w:t>*0.29</w:t>
            </w:r>
          </w:p>
          <w:p w14:paraId="499632D8" w14:textId="77777777" w:rsidR="001930FF" w:rsidRPr="005C76FF" w:rsidRDefault="001930FF" w:rsidP="00D66940">
            <w:pPr>
              <w:jc w:val="center"/>
              <w:rPr>
                <w:sz w:val="20"/>
                <w:szCs w:val="20"/>
              </w:rPr>
            </w:pPr>
            <w:r w:rsidRPr="005C76FF">
              <w:rPr>
                <w:sz w:val="20"/>
                <w:szCs w:val="20"/>
              </w:rPr>
              <w:t>⁑0.28</w:t>
            </w:r>
          </w:p>
        </w:tc>
        <w:tc>
          <w:tcPr>
            <w:tcW w:w="1138" w:type="dxa"/>
            <w:vAlign w:val="center"/>
          </w:tcPr>
          <w:p w14:paraId="22297664" w14:textId="77777777" w:rsidR="001930FF" w:rsidRPr="005C76FF" w:rsidRDefault="001930FF" w:rsidP="00D66940">
            <w:pPr>
              <w:pStyle w:val="Caption"/>
              <w:spacing w:after="0"/>
              <w:jc w:val="center"/>
              <w:rPr>
                <w:sz w:val="20"/>
                <w:szCs w:val="20"/>
              </w:rPr>
            </w:pPr>
            <w:r w:rsidRPr="005C76FF">
              <w:rPr>
                <w:sz w:val="20"/>
                <w:szCs w:val="20"/>
              </w:rPr>
              <w:t>*0.22</w:t>
            </w:r>
          </w:p>
          <w:p w14:paraId="2BAF9FB7" w14:textId="77777777" w:rsidR="001930FF" w:rsidRPr="005C76FF" w:rsidRDefault="001930FF" w:rsidP="00D66940">
            <w:pPr>
              <w:jc w:val="center"/>
              <w:rPr>
                <w:sz w:val="20"/>
                <w:szCs w:val="20"/>
              </w:rPr>
            </w:pPr>
            <w:r w:rsidRPr="005C76FF">
              <w:rPr>
                <w:sz w:val="20"/>
                <w:szCs w:val="20"/>
              </w:rPr>
              <w:t>⁑0.21</w:t>
            </w:r>
          </w:p>
        </w:tc>
        <w:tc>
          <w:tcPr>
            <w:tcW w:w="981" w:type="dxa"/>
            <w:vAlign w:val="center"/>
          </w:tcPr>
          <w:p w14:paraId="0B8EEA9A" w14:textId="77777777" w:rsidR="001930FF" w:rsidRPr="005C76FF" w:rsidRDefault="001930FF" w:rsidP="00D66940">
            <w:pPr>
              <w:pStyle w:val="Caption"/>
              <w:spacing w:after="0"/>
              <w:jc w:val="center"/>
              <w:rPr>
                <w:sz w:val="20"/>
                <w:szCs w:val="20"/>
              </w:rPr>
            </w:pPr>
            <w:r w:rsidRPr="005C76FF">
              <w:rPr>
                <w:sz w:val="20"/>
                <w:szCs w:val="20"/>
              </w:rPr>
              <w:t>*⁑2.27</w:t>
            </w:r>
          </w:p>
        </w:tc>
        <w:tc>
          <w:tcPr>
            <w:tcW w:w="983" w:type="dxa"/>
            <w:vAlign w:val="center"/>
          </w:tcPr>
          <w:p w14:paraId="04CAD57D" w14:textId="77777777" w:rsidR="001930FF" w:rsidRPr="005C76FF" w:rsidRDefault="001930FF" w:rsidP="00D66940">
            <w:pPr>
              <w:pStyle w:val="Caption"/>
              <w:spacing w:after="0"/>
              <w:jc w:val="center"/>
              <w:rPr>
                <w:sz w:val="20"/>
                <w:szCs w:val="20"/>
              </w:rPr>
            </w:pPr>
            <w:r w:rsidRPr="005C76FF">
              <w:rPr>
                <w:sz w:val="20"/>
                <w:szCs w:val="20"/>
              </w:rPr>
              <w:t>*⁑1.95</w:t>
            </w:r>
          </w:p>
        </w:tc>
      </w:tr>
    </w:tbl>
    <w:p w14:paraId="0D9E0712" w14:textId="07EF88F8" w:rsidR="001930FF" w:rsidRDefault="001930FF" w:rsidP="001930FF">
      <w:pPr>
        <w:pStyle w:val="Caption"/>
        <w:spacing w:after="0"/>
      </w:pPr>
      <w:bookmarkStart w:id="37" w:name="_Ref8372254"/>
      <w:r>
        <w:t xml:space="preserve">Table </w:t>
      </w:r>
      <w:r>
        <w:rPr>
          <w:noProof/>
        </w:rPr>
        <w:fldChar w:fldCharType="begin"/>
      </w:r>
      <w:r>
        <w:rPr>
          <w:noProof/>
        </w:rPr>
        <w:instrText xml:space="preserve"> SEQ Table \* ARABIC </w:instrText>
      </w:r>
      <w:r>
        <w:rPr>
          <w:noProof/>
        </w:rPr>
        <w:fldChar w:fldCharType="separate"/>
      </w:r>
      <w:r w:rsidR="00EF1C91">
        <w:rPr>
          <w:noProof/>
        </w:rPr>
        <w:t>1</w:t>
      </w:r>
      <w:r>
        <w:rPr>
          <w:noProof/>
        </w:rPr>
        <w:fldChar w:fldCharType="end"/>
      </w:r>
      <w:bookmarkEnd w:id="36"/>
      <w:bookmarkEnd w:id="37"/>
      <w:r>
        <w:t xml:space="preserve">. </w:t>
      </w:r>
      <w:r w:rsidRPr="004906F5">
        <w:t xml:space="preserve">Overview of </w:t>
      </w:r>
      <w:r>
        <w:t xml:space="preserve">survey methods, data available and </w:t>
      </w:r>
      <w:r w:rsidRPr="004906F5">
        <w:t>most recent</w:t>
      </w:r>
      <w:r>
        <w:t xml:space="preserve"> VBGF</w:t>
      </w:r>
      <w:r w:rsidRPr="004906F5">
        <w:t xml:space="preserve"> parameters used for sablefish in stock assessments.</w:t>
      </w:r>
      <w:r>
        <w:t xml:space="preserve"> *Time-blocked VBGF parameters for AK Federal assessment 1996-current; ⁑Time-blocked VBGF parameters for AK Federal assessment from 1960-1995 </w:t>
      </w:r>
      <w:r>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fldChar w:fldCharType="separate"/>
      </w:r>
      <w:r w:rsidRPr="00E2026F">
        <w:rPr>
          <w:noProof/>
        </w:rPr>
        <w:t>(Hanselman et al., 2017)</w:t>
      </w:r>
      <w:r>
        <w:fldChar w:fldCharType="end"/>
      </w:r>
      <w:r>
        <w:t xml:space="preserve">. *The WC assessment, which is written in Stock Synthesis, does not specify </w:t>
      </w:r>
      <w:r w:rsidRPr="00ED2D44">
        <w:t>L</w:t>
      </w:r>
      <w:r w:rsidRPr="00ED2D44">
        <w:rPr>
          <w:vertAlign w:val="subscript"/>
        </w:rPr>
        <w:t>∞</w:t>
      </w:r>
      <w:r w:rsidRPr="00ED2D44">
        <w:t xml:space="preserve"> nor t</w:t>
      </w:r>
      <w:r w:rsidRPr="00AB2804">
        <w:rPr>
          <w:vertAlign w:val="subscript"/>
        </w:rPr>
        <w:t>0</w:t>
      </w:r>
      <w:r w:rsidRPr="00ED2D44">
        <w:t>, but instead an age-length key</w:t>
      </w:r>
      <w:r>
        <w:t xml:space="preserve"> (with values for minimum and maximum length and ages).</w:t>
      </w:r>
      <w:r w:rsidRPr="00ED2D44">
        <w:t xml:space="preserve"> Values were back-converted for presentation here</w:t>
      </w:r>
      <w:r>
        <w:t>.</w:t>
      </w:r>
    </w:p>
    <w:p w14:paraId="7148A5B5" w14:textId="77777777" w:rsidR="001930FF" w:rsidRDefault="001930FF" w:rsidP="001930FF">
      <w:pPr>
        <w:sectPr w:rsidR="001930FF" w:rsidSect="001930FF">
          <w:footerReference w:type="default" r:id="rId20"/>
          <w:pgSz w:w="15840" w:h="12240" w:orient="landscape"/>
          <w:pgMar w:top="1440" w:right="1440" w:bottom="1440" w:left="1440" w:header="720" w:footer="720" w:gutter="0"/>
          <w:cols w:space="720"/>
          <w:docGrid w:linePitch="360"/>
        </w:sectPr>
      </w:pPr>
    </w:p>
    <w:p w14:paraId="6BE941CA" w14:textId="4F9A6605" w:rsidR="001930FF" w:rsidRPr="001930FF" w:rsidRDefault="001930FF" w:rsidP="001930FF"/>
    <w:tbl>
      <w:tblPr>
        <w:tblStyle w:val="TableGrid"/>
        <w:tblW w:w="9717" w:type="dxa"/>
        <w:tblLook w:val="04A0" w:firstRow="1" w:lastRow="0" w:firstColumn="1" w:lastColumn="0" w:noHBand="0" w:noVBand="1"/>
      </w:tblPr>
      <w:tblGrid>
        <w:gridCol w:w="2065"/>
        <w:gridCol w:w="3026"/>
        <w:gridCol w:w="4626"/>
      </w:tblGrid>
      <w:tr w:rsidR="00EC0FDD" w14:paraId="3837BCF3" w14:textId="77777777" w:rsidTr="00D66940">
        <w:trPr>
          <w:trHeight w:val="17"/>
        </w:trPr>
        <w:tc>
          <w:tcPr>
            <w:tcW w:w="2065" w:type="dxa"/>
            <w:vAlign w:val="center"/>
          </w:tcPr>
          <w:p w14:paraId="6CFEFAB8" w14:textId="2EF43A9F" w:rsidR="00EC0FDD" w:rsidRPr="00E11D94" w:rsidRDefault="00EC0FDD" w:rsidP="00D66940">
            <w:pPr>
              <w:jc w:val="center"/>
              <w:rPr>
                <w:b/>
              </w:rPr>
            </w:pPr>
            <w:bookmarkStart w:id="38" w:name="_Hlk3275689"/>
            <w:r>
              <w:rPr>
                <w:b/>
              </w:rPr>
              <w:t>Scenario Number</w:t>
            </w:r>
          </w:p>
        </w:tc>
        <w:tc>
          <w:tcPr>
            <w:tcW w:w="3026" w:type="dxa"/>
            <w:vAlign w:val="center"/>
          </w:tcPr>
          <w:p w14:paraId="0A5AB89C" w14:textId="2C665606" w:rsidR="00EC0FDD" w:rsidRPr="00E11D94" w:rsidRDefault="00EC0FDD" w:rsidP="00D66940">
            <w:pPr>
              <w:jc w:val="center"/>
              <w:rPr>
                <w:b/>
              </w:rPr>
            </w:pPr>
            <w:r w:rsidRPr="00E11D94">
              <w:rPr>
                <w:b/>
              </w:rPr>
              <w:t>Scenario Description</w:t>
            </w:r>
          </w:p>
        </w:tc>
        <w:tc>
          <w:tcPr>
            <w:tcW w:w="4626" w:type="dxa"/>
            <w:vAlign w:val="center"/>
          </w:tcPr>
          <w:p w14:paraId="55690027" w14:textId="1CB2F05A" w:rsidR="00EC0FDD" w:rsidRPr="00E11D94" w:rsidRDefault="00EC0FDD" w:rsidP="00D66940">
            <w:pPr>
              <w:jc w:val="center"/>
              <w:rPr>
                <w:b/>
              </w:rPr>
            </w:pPr>
            <w:r w:rsidRPr="00E11D94">
              <w:rPr>
                <w:b/>
              </w:rPr>
              <w:t>Stratification</w:t>
            </w:r>
          </w:p>
        </w:tc>
      </w:tr>
      <w:tr w:rsidR="00EC0FDD" w14:paraId="2381033F" w14:textId="77777777" w:rsidTr="00D66940">
        <w:trPr>
          <w:trHeight w:val="17"/>
        </w:trPr>
        <w:tc>
          <w:tcPr>
            <w:tcW w:w="2065" w:type="dxa"/>
          </w:tcPr>
          <w:p w14:paraId="56347CC2" w14:textId="6A79AF1D" w:rsidR="00EC0FDD" w:rsidRDefault="00EC0FDD" w:rsidP="00A445E7">
            <w:pPr>
              <w:jc w:val="center"/>
            </w:pPr>
            <w:r>
              <w:t>1</w:t>
            </w:r>
          </w:p>
        </w:tc>
        <w:tc>
          <w:tcPr>
            <w:tcW w:w="3026" w:type="dxa"/>
          </w:tcPr>
          <w:p w14:paraId="4D587584" w14:textId="0CE55D2F" w:rsidR="00EC0FDD" w:rsidRDefault="00EC0FDD" w:rsidP="001B618E">
            <w:r>
              <w:t>No spatial breaks</w:t>
            </w:r>
          </w:p>
        </w:tc>
        <w:tc>
          <w:tcPr>
            <w:tcW w:w="4626" w:type="dxa"/>
          </w:tcPr>
          <w:p w14:paraId="55A12E7B" w14:textId="72C3F3B7" w:rsidR="00EC0FDD" w:rsidRDefault="00EC0FDD" w:rsidP="001B618E">
            <w:r>
              <w:t xml:space="preserve">Latitude and Longitude ~ U[0,50], all fish under Regime 1 </w:t>
            </w:r>
          </w:p>
        </w:tc>
      </w:tr>
      <w:tr w:rsidR="00EC0FDD" w14:paraId="2EC4A0FE" w14:textId="77777777" w:rsidTr="00D66940">
        <w:trPr>
          <w:trHeight w:val="17"/>
        </w:trPr>
        <w:tc>
          <w:tcPr>
            <w:tcW w:w="2065" w:type="dxa"/>
          </w:tcPr>
          <w:p w14:paraId="28BD8354" w14:textId="593FE511" w:rsidR="00EC0FDD" w:rsidRDefault="00EC0FDD" w:rsidP="00A445E7">
            <w:pPr>
              <w:jc w:val="center"/>
            </w:pPr>
            <w:r>
              <w:t>2</w:t>
            </w:r>
          </w:p>
        </w:tc>
        <w:tc>
          <w:tcPr>
            <w:tcW w:w="3026" w:type="dxa"/>
          </w:tcPr>
          <w:p w14:paraId="27664435" w14:textId="2D889CC4" w:rsidR="00EC0FDD" w:rsidRDefault="00EC0FDD" w:rsidP="001B618E">
            <w:r>
              <w:t xml:space="preserve">Single, spatial break in middle of range, with no overlap </w:t>
            </w:r>
          </w:p>
        </w:tc>
        <w:tc>
          <w:tcPr>
            <w:tcW w:w="4626" w:type="dxa"/>
          </w:tcPr>
          <w:p w14:paraId="13F10C66" w14:textId="77777777" w:rsidR="00EC0FDD" w:rsidRDefault="00EC0FDD" w:rsidP="001B618E">
            <w:r>
              <w:t xml:space="preserve">Latitude and Longitude ~ U[0,25]  under growth Regime 1; </w:t>
            </w:r>
          </w:p>
          <w:p w14:paraId="19536133" w14:textId="250D8D43" w:rsidR="00EC0FDD" w:rsidRDefault="00EC0FDD" w:rsidP="001B618E">
            <w:r>
              <w:t>Latitude and Longitude ~ U[25,50] under Regime 2</w:t>
            </w:r>
          </w:p>
        </w:tc>
      </w:tr>
      <w:tr w:rsidR="00EC0FDD" w14:paraId="18937E0F" w14:textId="77777777" w:rsidTr="00D66940">
        <w:trPr>
          <w:trHeight w:val="17"/>
        </w:trPr>
        <w:tc>
          <w:tcPr>
            <w:tcW w:w="2065" w:type="dxa"/>
          </w:tcPr>
          <w:p w14:paraId="59678EAD" w14:textId="0343AED9" w:rsidR="00EC0FDD" w:rsidRDefault="00EC0FDD" w:rsidP="00A445E7">
            <w:pPr>
              <w:jc w:val="center"/>
            </w:pPr>
            <w:r>
              <w:t>3</w:t>
            </w:r>
          </w:p>
        </w:tc>
        <w:tc>
          <w:tcPr>
            <w:tcW w:w="3026" w:type="dxa"/>
          </w:tcPr>
          <w:p w14:paraId="43EBF68E" w14:textId="69D8D5B0" w:rsidR="00EC0FDD" w:rsidRDefault="005C76FF" w:rsidP="001B618E">
            <w:r>
              <w:t>Some overlap between regions</w:t>
            </w:r>
          </w:p>
        </w:tc>
        <w:tc>
          <w:tcPr>
            <w:tcW w:w="4626" w:type="dxa"/>
          </w:tcPr>
          <w:p w14:paraId="0ECB35A0" w14:textId="77777777" w:rsidR="00EC0FDD" w:rsidRDefault="00EC0FDD" w:rsidP="001B618E">
            <w:r>
              <w:t xml:space="preserve">Latitude and Longitude ~ U[0,25]  under growth Regime 1; </w:t>
            </w:r>
          </w:p>
          <w:p w14:paraId="4E5E73F6" w14:textId="2AEE3099" w:rsidR="00EC0FDD" w:rsidRDefault="00EC0FDD" w:rsidP="001B618E">
            <w:r>
              <w:t>Latitude and Longitude ~ U[20,50] under Regime 2</w:t>
            </w:r>
          </w:p>
        </w:tc>
      </w:tr>
      <w:tr w:rsidR="00EC0FDD" w14:paraId="06BE7A4F" w14:textId="77777777" w:rsidTr="00D66940">
        <w:trPr>
          <w:trHeight w:val="17"/>
        </w:trPr>
        <w:tc>
          <w:tcPr>
            <w:tcW w:w="2065" w:type="dxa"/>
          </w:tcPr>
          <w:p w14:paraId="51ABBEC6" w14:textId="56975D00" w:rsidR="00EC0FDD" w:rsidRDefault="00EC0FDD" w:rsidP="00A445E7">
            <w:pPr>
              <w:jc w:val="center"/>
            </w:pPr>
            <w:r>
              <w:t>4</w:t>
            </w:r>
          </w:p>
        </w:tc>
        <w:tc>
          <w:tcPr>
            <w:tcW w:w="3026" w:type="dxa"/>
          </w:tcPr>
          <w:p w14:paraId="6D57C92F" w14:textId="74D95C02" w:rsidR="00EC0FDD" w:rsidRDefault="00EC0FDD" w:rsidP="001B618E">
            <w:r>
              <w:t xml:space="preserve">Single spatial break at edge of range with no overlap </w:t>
            </w:r>
          </w:p>
        </w:tc>
        <w:tc>
          <w:tcPr>
            <w:tcW w:w="4626" w:type="dxa"/>
          </w:tcPr>
          <w:p w14:paraId="1A47DF4C" w14:textId="77777777" w:rsidR="00EC0FDD" w:rsidRDefault="00EC0FDD" w:rsidP="001B618E">
            <w:r>
              <w:t>Latitude and Longitude ~ U[0,49]  under growth Regime 1;</w:t>
            </w:r>
          </w:p>
          <w:p w14:paraId="5BCDF1B4" w14:textId="524E2BD8" w:rsidR="00EC0FDD" w:rsidRDefault="00EC0FDD" w:rsidP="001B618E">
            <w:r>
              <w:t>Latitude and Longitude ~ U[49,50] under Regime 2</w:t>
            </w:r>
          </w:p>
        </w:tc>
      </w:tr>
      <w:tr w:rsidR="00EC0FDD" w14:paraId="21D27038" w14:textId="77777777" w:rsidTr="00D66940">
        <w:trPr>
          <w:trHeight w:val="17"/>
        </w:trPr>
        <w:tc>
          <w:tcPr>
            <w:tcW w:w="2065" w:type="dxa"/>
          </w:tcPr>
          <w:p w14:paraId="76399915" w14:textId="07D79C40" w:rsidR="00EC0FDD" w:rsidRDefault="00EC0FDD" w:rsidP="00A445E7">
            <w:pPr>
              <w:jc w:val="center"/>
            </w:pPr>
            <w:r>
              <w:t>5</w:t>
            </w:r>
          </w:p>
        </w:tc>
        <w:tc>
          <w:tcPr>
            <w:tcW w:w="3026" w:type="dxa"/>
          </w:tcPr>
          <w:p w14:paraId="704D1D02" w14:textId="44C28A1F" w:rsidR="00EC0FDD" w:rsidRDefault="00EC0FDD" w:rsidP="001B618E">
            <w:r>
              <w:t>Single temporal break at year 50 (of 100); no spatial variability</w:t>
            </w:r>
          </w:p>
        </w:tc>
        <w:tc>
          <w:tcPr>
            <w:tcW w:w="4626" w:type="dxa"/>
          </w:tcPr>
          <w:p w14:paraId="595EB855" w14:textId="786140E5" w:rsidR="00EC0FDD" w:rsidRDefault="00EC0FDD" w:rsidP="001B618E">
            <w:r>
              <w:t>Latitude and Longitude ~ U[0,50], all fish under Regime 1 from years 0 to 49 and Regime 2 thereafter</w:t>
            </w:r>
          </w:p>
        </w:tc>
      </w:tr>
    </w:tbl>
    <w:p w14:paraId="7E51E9F0" w14:textId="1141F3BE" w:rsidR="000645CA" w:rsidRDefault="00B82748" w:rsidP="001B618E">
      <w:pPr>
        <w:pStyle w:val="Caption"/>
        <w:spacing w:before="240" w:after="0" w:line="360" w:lineRule="auto"/>
      </w:pPr>
      <w:bookmarkStart w:id="39" w:name="_Ref872431"/>
      <w:bookmarkStart w:id="40" w:name="_Ref872422"/>
      <w:r>
        <w:t xml:space="preserve">Table </w:t>
      </w:r>
      <w:r>
        <w:rPr>
          <w:noProof/>
        </w:rPr>
        <w:fldChar w:fldCharType="begin"/>
      </w:r>
      <w:r>
        <w:rPr>
          <w:noProof/>
        </w:rPr>
        <w:instrText xml:space="preserve"> SEQ Table \* ARABIC </w:instrText>
      </w:r>
      <w:r>
        <w:rPr>
          <w:noProof/>
        </w:rPr>
        <w:fldChar w:fldCharType="separate"/>
      </w:r>
      <w:r w:rsidR="00EF1C91">
        <w:rPr>
          <w:noProof/>
        </w:rPr>
        <w:t>2</w:t>
      </w:r>
      <w:r>
        <w:rPr>
          <w:noProof/>
        </w:rPr>
        <w:fldChar w:fldCharType="end"/>
      </w:r>
      <w:bookmarkEnd w:id="39"/>
      <w:r>
        <w:t xml:space="preserve">. Summary of </w:t>
      </w:r>
      <w:r w:rsidR="001B6135">
        <w:t>simulation scenarios</w:t>
      </w:r>
      <w:r>
        <w:t xml:space="preserve"> used to test the </w:t>
      </w:r>
      <w:r w:rsidR="007D5FD4">
        <w:t>proposed</w:t>
      </w:r>
      <w:r>
        <w:t xml:space="preserve"> method </w:t>
      </w:r>
      <w:bookmarkEnd w:id="40"/>
      <w:r w:rsidR="007D5FD4">
        <w:t>against various degrees of spatial growth variation, and a single temporal scenario.</w:t>
      </w:r>
    </w:p>
    <w:p w14:paraId="1064F9E2" w14:textId="77777777" w:rsidR="00611BB6" w:rsidRDefault="00611BB6" w:rsidP="001B618E">
      <w:pPr>
        <w:pStyle w:val="Caption"/>
        <w:spacing w:before="240" w:after="0" w:line="360" w:lineRule="auto"/>
      </w:pPr>
    </w:p>
    <w:bookmarkEnd w:id="38"/>
    <w:p w14:paraId="64BCB143" w14:textId="6A98D008" w:rsidR="00611BB6" w:rsidRDefault="00611BB6" w:rsidP="001B618E">
      <w:pPr>
        <w:pStyle w:val="Caption"/>
        <w:spacing w:after="0"/>
        <w:sectPr w:rsidR="00611BB6" w:rsidSect="000D255D">
          <w:pgSz w:w="12240" w:h="15840"/>
          <w:pgMar w:top="1440" w:right="1440" w:bottom="1440" w:left="1440" w:header="720" w:footer="720" w:gutter="0"/>
          <w:cols w:space="720"/>
          <w:docGrid w:linePitch="360"/>
        </w:sectPr>
      </w:pPr>
    </w:p>
    <w:tbl>
      <w:tblPr>
        <w:tblStyle w:val="TableGrid"/>
        <w:tblW w:w="13545" w:type="dxa"/>
        <w:jc w:val="center"/>
        <w:tblLook w:val="04A0" w:firstRow="1" w:lastRow="0" w:firstColumn="1" w:lastColumn="0" w:noHBand="0" w:noVBand="1"/>
      </w:tblPr>
      <w:tblGrid>
        <w:gridCol w:w="925"/>
        <w:gridCol w:w="1512"/>
        <w:gridCol w:w="1157"/>
        <w:gridCol w:w="1096"/>
        <w:gridCol w:w="1811"/>
        <w:gridCol w:w="1564"/>
        <w:gridCol w:w="1475"/>
        <w:gridCol w:w="1997"/>
        <w:gridCol w:w="1997"/>
        <w:gridCol w:w="11"/>
      </w:tblGrid>
      <w:tr w:rsidR="00C11B78" w:rsidRPr="004D3306" w14:paraId="5896851C" w14:textId="6B02C8F3" w:rsidTr="00D66940">
        <w:trPr>
          <w:trHeight w:val="1353"/>
          <w:jc w:val="center"/>
        </w:trPr>
        <w:tc>
          <w:tcPr>
            <w:tcW w:w="925" w:type="dxa"/>
            <w:vMerge w:val="restart"/>
            <w:vAlign w:val="center"/>
          </w:tcPr>
          <w:p w14:paraId="3F7D7E6B" w14:textId="624B32DA" w:rsidR="00C11B78" w:rsidRPr="004D3306" w:rsidRDefault="00C11B78" w:rsidP="00D66940">
            <w:pPr>
              <w:jc w:val="center"/>
              <w:rPr>
                <w:b/>
                <w:sz w:val="22"/>
                <w:szCs w:val="22"/>
              </w:rPr>
            </w:pPr>
            <w:r w:rsidRPr="004D3306">
              <w:rPr>
                <w:b/>
                <w:sz w:val="22"/>
                <w:szCs w:val="22"/>
              </w:rPr>
              <w:lastRenderedPageBreak/>
              <w:t>Region</w:t>
            </w:r>
          </w:p>
        </w:tc>
        <w:tc>
          <w:tcPr>
            <w:tcW w:w="1512" w:type="dxa"/>
            <w:vMerge w:val="restart"/>
            <w:vAlign w:val="center"/>
          </w:tcPr>
          <w:p w14:paraId="5A324D33" w14:textId="507CE0F8" w:rsidR="00C11B78" w:rsidRPr="004D3306" w:rsidRDefault="00C11B78" w:rsidP="00D66940">
            <w:pPr>
              <w:jc w:val="center"/>
              <w:rPr>
                <w:b/>
                <w:sz w:val="22"/>
                <w:szCs w:val="22"/>
              </w:rPr>
            </w:pPr>
            <w:r w:rsidRPr="004D3306">
              <w:rPr>
                <w:b/>
                <w:sz w:val="22"/>
                <w:szCs w:val="22"/>
              </w:rPr>
              <w:t>Sex</w:t>
            </w:r>
          </w:p>
        </w:tc>
        <w:tc>
          <w:tcPr>
            <w:tcW w:w="1157" w:type="dxa"/>
            <w:vMerge w:val="restart"/>
            <w:vAlign w:val="center"/>
          </w:tcPr>
          <w:p w14:paraId="715094F5" w14:textId="4CE1E341" w:rsidR="00C11B78" w:rsidRPr="004D3306" w:rsidRDefault="00C11B78" w:rsidP="00D66940">
            <w:pPr>
              <w:jc w:val="center"/>
              <w:rPr>
                <w:b/>
                <w:sz w:val="22"/>
                <w:szCs w:val="22"/>
              </w:rPr>
            </w:pPr>
            <w:r w:rsidRPr="004D3306">
              <w:rPr>
                <w:b/>
                <w:sz w:val="22"/>
                <w:szCs w:val="22"/>
              </w:rPr>
              <w:t>Period</w:t>
            </w:r>
          </w:p>
        </w:tc>
        <w:tc>
          <w:tcPr>
            <w:tcW w:w="1096" w:type="dxa"/>
            <w:vMerge w:val="restart"/>
            <w:vAlign w:val="center"/>
          </w:tcPr>
          <w:p w14:paraId="1419A7CA" w14:textId="37CD4E68" w:rsidR="00C11B78" w:rsidRPr="004D3306" w:rsidRDefault="00C11B78" w:rsidP="00D66940">
            <w:pPr>
              <w:jc w:val="center"/>
              <w:rPr>
                <w:b/>
                <w:sz w:val="22"/>
                <w:szCs w:val="22"/>
              </w:rPr>
            </w:pPr>
            <w:r w:rsidRPr="004D3306">
              <w:rPr>
                <w:b/>
                <w:sz w:val="22"/>
                <w:szCs w:val="22"/>
              </w:rPr>
              <w:t xml:space="preserve">Sample </w:t>
            </w:r>
            <w:r w:rsidR="000D255D">
              <w:rPr>
                <w:b/>
                <w:sz w:val="22"/>
                <w:szCs w:val="22"/>
              </w:rPr>
              <w:t>s</w:t>
            </w:r>
            <w:r w:rsidRPr="004D3306">
              <w:rPr>
                <w:b/>
                <w:sz w:val="22"/>
                <w:szCs w:val="22"/>
              </w:rPr>
              <w:t>ize used to fit GAM</w:t>
            </w:r>
          </w:p>
        </w:tc>
        <w:tc>
          <w:tcPr>
            <w:tcW w:w="4850" w:type="dxa"/>
            <w:gridSpan w:val="3"/>
            <w:vAlign w:val="center"/>
          </w:tcPr>
          <w:p w14:paraId="52A6A5F8" w14:textId="02535A08" w:rsidR="00C11B78" w:rsidRPr="004D3306" w:rsidRDefault="00C11B78" w:rsidP="00D66940">
            <w:pPr>
              <w:jc w:val="center"/>
              <w:rPr>
                <w:b/>
                <w:sz w:val="22"/>
                <w:szCs w:val="22"/>
              </w:rPr>
            </w:pPr>
            <w:r w:rsidRPr="004D3306">
              <w:rPr>
                <w:b/>
                <w:sz w:val="22"/>
                <w:szCs w:val="22"/>
              </w:rPr>
              <w:t>Estimated VGBF Parameters</w:t>
            </w:r>
          </w:p>
        </w:tc>
        <w:tc>
          <w:tcPr>
            <w:tcW w:w="4005" w:type="dxa"/>
            <w:gridSpan w:val="3"/>
            <w:vAlign w:val="center"/>
          </w:tcPr>
          <w:p w14:paraId="64E40B0F" w14:textId="2422A53B" w:rsidR="00C11B78" w:rsidRPr="004D3306" w:rsidRDefault="000D255D" w:rsidP="00D66940">
            <w:pPr>
              <w:jc w:val="center"/>
              <w:rPr>
                <w:b/>
                <w:sz w:val="22"/>
                <w:szCs w:val="22"/>
              </w:rPr>
            </w:pPr>
            <w:r>
              <w:rPr>
                <w:b/>
                <w:sz w:val="22"/>
                <w:szCs w:val="22"/>
              </w:rPr>
              <w:t>Corresponding estimated e</w:t>
            </w:r>
            <w:r w:rsidR="00C11B78" w:rsidRPr="004D3306">
              <w:rPr>
                <w:b/>
                <w:sz w:val="22"/>
                <w:szCs w:val="22"/>
              </w:rPr>
              <w:t>ndpoints of growth curve</w:t>
            </w:r>
          </w:p>
        </w:tc>
      </w:tr>
      <w:tr w:rsidR="00A22BF1" w:rsidRPr="004D3306" w14:paraId="19C8D087" w14:textId="1B893729" w:rsidTr="00D66940">
        <w:trPr>
          <w:gridAfter w:val="1"/>
          <w:wAfter w:w="11" w:type="dxa"/>
          <w:trHeight w:val="479"/>
          <w:jc w:val="center"/>
        </w:trPr>
        <w:tc>
          <w:tcPr>
            <w:tcW w:w="925" w:type="dxa"/>
            <w:vMerge/>
            <w:tcBorders>
              <w:bottom w:val="single" w:sz="4" w:space="0" w:color="auto"/>
            </w:tcBorders>
            <w:vAlign w:val="center"/>
          </w:tcPr>
          <w:p w14:paraId="217D5A04" w14:textId="1EF03B6C" w:rsidR="00A22BF1" w:rsidRPr="004D3306" w:rsidRDefault="00A22BF1" w:rsidP="00D66940">
            <w:pPr>
              <w:jc w:val="center"/>
              <w:rPr>
                <w:b/>
                <w:sz w:val="22"/>
                <w:szCs w:val="22"/>
              </w:rPr>
            </w:pPr>
          </w:p>
        </w:tc>
        <w:tc>
          <w:tcPr>
            <w:tcW w:w="1512" w:type="dxa"/>
            <w:vMerge/>
            <w:tcBorders>
              <w:bottom w:val="single" w:sz="4" w:space="0" w:color="auto"/>
            </w:tcBorders>
            <w:vAlign w:val="center"/>
          </w:tcPr>
          <w:p w14:paraId="62DA6B5B" w14:textId="4545B9A8" w:rsidR="00A22BF1" w:rsidRPr="004D3306" w:rsidRDefault="00A22BF1" w:rsidP="00D66940">
            <w:pPr>
              <w:jc w:val="center"/>
              <w:rPr>
                <w:b/>
                <w:sz w:val="22"/>
                <w:szCs w:val="22"/>
              </w:rPr>
            </w:pPr>
          </w:p>
        </w:tc>
        <w:tc>
          <w:tcPr>
            <w:tcW w:w="1157" w:type="dxa"/>
            <w:vMerge/>
            <w:tcBorders>
              <w:bottom w:val="single" w:sz="4" w:space="0" w:color="auto"/>
            </w:tcBorders>
            <w:vAlign w:val="center"/>
          </w:tcPr>
          <w:p w14:paraId="3E101B00" w14:textId="77777777" w:rsidR="00A22BF1" w:rsidRPr="004D3306" w:rsidRDefault="00A22BF1" w:rsidP="00D66940">
            <w:pPr>
              <w:jc w:val="center"/>
              <w:rPr>
                <w:b/>
                <w:sz w:val="22"/>
                <w:szCs w:val="22"/>
              </w:rPr>
            </w:pPr>
          </w:p>
        </w:tc>
        <w:tc>
          <w:tcPr>
            <w:tcW w:w="1096" w:type="dxa"/>
            <w:vMerge/>
            <w:tcBorders>
              <w:bottom w:val="single" w:sz="4" w:space="0" w:color="auto"/>
            </w:tcBorders>
            <w:vAlign w:val="center"/>
          </w:tcPr>
          <w:p w14:paraId="2CF795DC" w14:textId="3B6F7609" w:rsidR="00A22BF1" w:rsidRPr="004D3306" w:rsidRDefault="00A22BF1" w:rsidP="00D66940">
            <w:pPr>
              <w:jc w:val="center"/>
              <w:rPr>
                <w:b/>
                <w:sz w:val="22"/>
                <w:szCs w:val="22"/>
              </w:rPr>
            </w:pPr>
          </w:p>
        </w:tc>
        <w:tc>
          <w:tcPr>
            <w:tcW w:w="1811" w:type="dxa"/>
            <w:tcBorders>
              <w:bottom w:val="single" w:sz="4" w:space="0" w:color="auto"/>
            </w:tcBorders>
            <w:vAlign w:val="center"/>
          </w:tcPr>
          <w:p w14:paraId="038C79B2" w14:textId="61FC1DBE" w:rsidR="00A22BF1" w:rsidRPr="004D3306" w:rsidRDefault="00A22BF1" w:rsidP="00D66940">
            <w:pPr>
              <w:jc w:val="center"/>
              <w:rPr>
                <w:b/>
                <w:sz w:val="22"/>
                <w:szCs w:val="22"/>
              </w:rPr>
            </w:pPr>
            <w:r w:rsidRPr="004D3306">
              <w:rPr>
                <w:b/>
                <w:sz w:val="22"/>
                <w:szCs w:val="22"/>
              </w:rPr>
              <w:t>L</w:t>
            </w:r>
            <w:r w:rsidRPr="004D3306">
              <w:rPr>
                <w:b/>
                <w:sz w:val="22"/>
                <w:szCs w:val="22"/>
                <w:vertAlign w:val="subscript"/>
              </w:rPr>
              <w:t xml:space="preserve">∞ </w:t>
            </w:r>
            <w:r w:rsidRPr="004D3306">
              <w:rPr>
                <w:b/>
                <w:sz w:val="22"/>
                <w:szCs w:val="22"/>
              </w:rPr>
              <w:t>(cm)</w:t>
            </w:r>
          </w:p>
        </w:tc>
        <w:tc>
          <w:tcPr>
            <w:tcW w:w="1564" w:type="dxa"/>
            <w:tcBorders>
              <w:bottom w:val="single" w:sz="4" w:space="0" w:color="auto"/>
            </w:tcBorders>
            <w:vAlign w:val="center"/>
          </w:tcPr>
          <w:p w14:paraId="4FF55742" w14:textId="002D503E" w:rsidR="00A22BF1" w:rsidRPr="004D3306" w:rsidRDefault="00A22BF1" w:rsidP="00D66940">
            <w:pPr>
              <w:jc w:val="center"/>
              <w:rPr>
                <w:b/>
                <w:sz w:val="22"/>
                <w:szCs w:val="22"/>
              </w:rPr>
            </w:pPr>
            <w:r w:rsidRPr="004D3306">
              <w:rPr>
                <w:b/>
                <w:sz w:val="22"/>
                <w:szCs w:val="22"/>
              </w:rPr>
              <w:t>k</w:t>
            </w:r>
            <w:r w:rsidR="00800DEA">
              <w:rPr>
                <w:b/>
                <w:sz w:val="22"/>
                <w:szCs w:val="22"/>
              </w:rPr>
              <w:t xml:space="preserve"> </w:t>
            </w:r>
            <w:r w:rsidR="00800DEA" w:rsidRPr="00EB6CF4">
              <w:rPr>
                <w:b/>
              </w:rPr>
              <w:t xml:space="preserve">(years </w:t>
            </w:r>
            <w:r w:rsidR="00800DEA" w:rsidRPr="00EB6CF4">
              <w:rPr>
                <w:b/>
                <w:vertAlign w:val="superscript"/>
              </w:rPr>
              <w:t>-1</w:t>
            </w:r>
            <w:r w:rsidR="00800DEA" w:rsidRPr="00EB6CF4">
              <w:rPr>
                <w:b/>
              </w:rPr>
              <w:t>)</w:t>
            </w:r>
          </w:p>
        </w:tc>
        <w:tc>
          <w:tcPr>
            <w:tcW w:w="1475" w:type="dxa"/>
            <w:tcBorders>
              <w:bottom w:val="single" w:sz="4" w:space="0" w:color="auto"/>
            </w:tcBorders>
            <w:vAlign w:val="center"/>
          </w:tcPr>
          <w:p w14:paraId="730E489E" w14:textId="290D5E2D" w:rsidR="00A22BF1" w:rsidRPr="004D3306" w:rsidRDefault="00A22BF1" w:rsidP="00D66940">
            <w:pPr>
              <w:jc w:val="center"/>
              <w:rPr>
                <w:b/>
                <w:sz w:val="22"/>
                <w:szCs w:val="22"/>
              </w:rPr>
            </w:pPr>
            <w:r w:rsidRPr="004D3306">
              <w:rPr>
                <w:b/>
                <w:sz w:val="22"/>
                <w:szCs w:val="22"/>
              </w:rPr>
              <w:t>t</w:t>
            </w:r>
            <w:r w:rsidRPr="004D3306">
              <w:rPr>
                <w:b/>
                <w:sz w:val="22"/>
                <w:szCs w:val="22"/>
                <w:vertAlign w:val="subscript"/>
              </w:rPr>
              <w:t>0</w:t>
            </w:r>
            <w:r w:rsidRPr="004D3306">
              <w:rPr>
                <w:b/>
                <w:sz w:val="22"/>
                <w:szCs w:val="22"/>
              </w:rPr>
              <w:t xml:space="preserve"> (years)</w:t>
            </w:r>
          </w:p>
        </w:tc>
        <w:tc>
          <w:tcPr>
            <w:tcW w:w="1997" w:type="dxa"/>
            <w:tcBorders>
              <w:bottom w:val="single" w:sz="4" w:space="0" w:color="auto"/>
            </w:tcBorders>
            <w:vAlign w:val="center"/>
          </w:tcPr>
          <w:p w14:paraId="52B1C6F8" w14:textId="761F93C3" w:rsidR="00A22BF1" w:rsidRPr="004D3306" w:rsidRDefault="00A22BF1" w:rsidP="00D66940">
            <w:pPr>
              <w:jc w:val="center"/>
              <w:rPr>
                <w:b/>
                <w:sz w:val="22"/>
                <w:szCs w:val="22"/>
              </w:rPr>
            </w:pPr>
            <w:r w:rsidRPr="004D3306">
              <w:rPr>
                <w:b/>
                <w:sz w:val="22"/>
                <w:szCs w:val="22"/>
              </w:rPr>
              <w:t>L</w:t>
            </w:r>
            <w:r w:rsidRPr="004D3306">
              <w:rPr>
                <w:b/>
                <w:sz w:val="22"/>
                <w:szCs w:val="22"/>
                <w:vertAlign w:val="subscript"/>
              </w:rPr>
              <w:t>1</w:t>
            </w:r>
            <w:r w:rsidR="009B35C1" w:rsidRPr="004D3306">
              <w:rPr>
                <w:b/>
                <w:sz w:val="22"/>
                <w:szCs w:val="22"/>
              </w:rPr>
              <w:t xml:space="preserve"> (cm)</w:t>
            </w:r>
          </w:p>
        </w:tc>
        <w:tc>
          <w:tcPr>
            <w:tcW w:w="1997" w:type="dxa"/>
            <w:tcBorders>
              <w:bottom w:val="single" w:sz="4" w:space="0" w:color="auto"/>
            </w:tcBorders>
            <w:vAlign w:val="center"/>
          </w:tcPr>
          <w:p w14:paraId="7A15EB45" w14:textId="24F1B9B8" w:rsidR="00A22BF1" w:rsidRPr="004D3306" w:rsidRDefault="00A22BF1" w:rsidP="00D66940">
            <w:pPr>
              <w:jc w:val="center"/>
              <w:rPr>
                <w:b/>
                <w:sz w:val="22"/>
                <w:szCs w:val="22"/>
              </w:rPr>
            </w:pPr>
            <w:r w:rsidRPr="004D3306">
              <w:rPr>
                <w:b/>
                <w:sz w:val="22"/>
                <w:szCs w:val="22"/>
              </w:rPr>
              <w:t>L</w:t>
            </w:r>
            <w:r w:rsidRPr="004D3306">
              <w:rPr>
                <w:b/>
                <w:sz w:val="22"/>
                <w:szCs w:val="22"/>
                <w:vertAlign w:val="subscript"/>
              </w:rPr>
              <w:t>2</w:t>
            </w:r>
            <w:r w:rsidR="009B35C1" w:rsidRPr="004D3306">
              <w:rPr>
                <w:b/>
                <w:sz w:val="22"/>
                <w:szCs w:val="22"/>
                <w:vertAlign w:val="subscript"/>
              </w:rPr>
              <w:t xml:space="preserve"> </w:t>
            </w:r>
            <w:r w:rsidR="009B35C1" w:rsidRPr="004D3306">
              <w:rPr>
                <w:b/>
                <w:sz w:val="22"/>
                <w:szCs w:val="22"/>
              </w:rPr>
              <w:t>(cm)</w:t>
            </w:r>
          </w:p>
        </w:tc>
      </w:tr>
      <w:tr w:rsidR="004D3306" w:rsidRPr="004D3306" w14:paraId="40FD134D" w14:textId="0D246503" w:rsidTr="000D255D">
        <w:trPr>
          <w:gridAfter w:val="1"/>
          <w:wAfter w:w="11" w:type="dxa"/>
          <w:trHeight w:val="436"/>
          <w:jc w:val="center"/>
        </w:trPr>
        <w:tc>
          <w:tcPr>
            <w:tcW w:w="925" w:type="dxa"/>
            <w:tcBorders>
              <w:top w:val="single" w:sz="4" w:space="0" w:color="auto"/>
              <w:left w:val="single" w:sz="4" w:space="0" w:color="auto"/>
              <w:bottom w:val="nil"/>
              <w:right w:val="nil"/>
            </w:tcBorders>
          </w:tcPr>
          <w:p w14:paraId="0EB6ADB9" w14:textId="4AECC6A6" w:rsidR="004D3306" w:rsidRPr="004D3306" w:rsidRDefault="004D3306" w:rsidP="000D255D">
            <w:pPr>
              <w:jc w:val="center"/>
              <w:rPr>
                <w:sz w:val="22"/>
                <w:szCs w:val="22"/>
              </w:rPr>
            </w:pPr>
            <w:r w:rsidRPr="004D3306">
              <w:rPr>
                <w:sz w:val="22"/>
                <w:szCs w:val="22"/>
              </w:rPr>
              <w:t>1</w:t>
            </w:r>
          </w:p>
        </w:tc>
        <w:tc>
          <w:tcPr>
            <w:tcW w:w="1512" w:type="dxa"/>
            <w:tcBorders>
              <w:top w:val="single" w:sz="4" w:space="0" w:color="auto"/>
              <w:left w:val="nil"/>
              <w:bottom w:val="nil"/>
              <w:right w:val="nil"/>
            </w:tcBorders>
          </w:tcPr>
          <w:p w14:paraId="1133598B" w14:textId="4B10AD70" w:rsidR="004D3306" w:rsidRPr="004D3306" w:rsidRDefault="004D3306" w:rsidP="000D255D">
            <w:pPr>
              <w:jc w:val="center"/>
              <w:rPr>
                <w:sz w:val="22"/>
                <w:szCs w:val="22"/>
              </w:rPr>
            </w:pPr>
            <w:r w:rsidRPr="004D3306">
              <w:rPr>
                <w:sz w:val="22"/>
                <w:szCs w:val="22"/>
              </w:rPr>
              <w:t>Female</w:t>
            </w:r>
          </w:p>
        </w:tc>
        <w:tc>
          <w:tcPr>
            <w:tcW w:w="1157" w:type="dxa"/>
            <w:tcBorders>
              <w:top w:val="single" w:sz="4" w:space="0" w:color="auto"/>
              <w:left w:val="nil"/>
              <w:bottom w:val="nil"/>
              <w:right w:val="nil"/>
            </w:tcBorders>
          </w:tcPr>
          <w:p w14:paraId="7EC39743" w14:textId="22D97890" w:rsidR="004D3306" w:rsidRPr="004D3306" w:rsidRDefault="004D3306" w:rsidP="000D255D">
            <w:pPr>
              <w:jc w:val="center"/>
              <w:rPr>
                <w:sz w:val="22"/>
                <w:szCs w:val="22"/>
              </w:rPr>
            </w:pPr>
            <w:r w:rsidRPr="004D3306">
              <w:rPr>
                <w:sz w:val="22"/>
                <w:szCs w:val="22"/>
              </w:rPr>
              <w:t>Early</w:t>
            </w:r>
          </w:p>
        </w:tc>
        <w:tc>
          <w:tcPr>
            <w:tcW w:w="1096" w:type="dxa"/>
            <w:tcBorders>
              <w:top w:val="single" w:sz="4" w:space="0" w:color="auto"/>
              <w:left w:val="nil"/>
              <w:bottom w:val="nil"/>
              <w:right w:val="nil"/>
            </w:tcBorders>
          </w:tcPr>
          <w:p w14:paraId="1EC6E8EA" w14:textId="3C1D2BA0" w:rsidR="004D3306" w:rsidRPr="004D3306" w:rsidRDefault="004D3306" w:rsidP="000D255D">
            <w:pPr>
              <w:jc w:val="center"/>
              <w:rPr>
                <w:sz w:val="22"/>
                <w:szCs w:val="22"/>
              </w:rPr>
            </w:pPr>
            <w:r w:rsidRPr="004D3306">
              <w:rPr>
                <w:sz w:val="22"/>
                <w:szCs w:val="22"/>
              </w:rPr>
              <w:t>616</w:t>
            </w:r>
          </w:p>
        </w:tc>
        <w:tc>
          <w:tcPr>
            <w:tcW w:w="1811" w:type="dxa"/>
            <w:tcBorders>
              <w:top w:val="single" w:sz="4" w:space="0" w:color="auto"/>
              <w:left w:val="nil"/>
              <w:bottom w:val="nil"/>
              <w:right w:val="nil"/>
            </w:tcBorders>
          </w:tcPr>
          <w:p w14:paraId="0AA654AE" w14:textId="5EB17F7B" w:rsidR="004D3306" w:rsidRPr="004D3306" w:rsidRDefault="004D3306" w:rsidP="000D255D">
            <w:pPr>
              <w:jc w:val="center"/>
              <w:rPr>
                <w:sz w:val="22"/>
                <w:szCs w:val="22"/>
                <w:highlight w:val="yellow"/>
              </w:rPr>
            </w:pPr>
            <w:r w:rsidRPr="004D3306">
              <w:rPr>
                <w:color w:val="000000"/>
                <w:sz w:val="22"/>
                <w:szCs w:val="22"/>
              </w:rPr>
              <w:t>60.44</w:t>
            </w:r>
          </w:p>
        </w:tc>
        <w:tc>
          <w:tcPr>
            <w:tcW w:w="1564" w:type="dxa"/>
            <w:tcBorders>
              <w:top w:val="single" w:sz="4" w:space="0" w:color="auto"/>
              <w:left w:val="nil"/>
              <w:bottom w:val="nil"/>
              <w:right w:val="nil"/>
            </w:tcBorders>
          </w:tcPr>
          <w:p w14:paraId="2AB05E78" w14:textId="4F6A8B3D" w:rsidR="004D3306" w:rsidRPr="004D3306" w:rsidRDefault="004D3306" w:rsidP="000D255D">
            <w:pPr>
              <w:jc w:val="center"/>
              <w:rPr>
                <w:sz w:val="22"/>
                <w:szCs w:val="22"/>
                <w:highlight w:val="yellow"/>
              </w:rPr>
            </w:pPr>
            <w:r w:rsidRPr="004D3306">
              <w:rPr>
                <w:color w:val="000000"/>
                <w:sz w:val="22"/>
                <w:szCs w:val="22"/>
              </w:rPr>
              <w:t>0.29</w:t>
            </w:r>
          </w:p>
        </w:tc>
        <w:tc>
          <w:tcPr>
            <w:tcW w:w="1475" w:type="dxa"/>
            <w:tcBorders>
              <w:top w:val="single" w:sz="4" w:space="0" w:color="auto"/>
              <w:left w:val="nil"/>
              <w:bottom w:val="nil"/>
              <w:right w:val="single" w:sz="4" w:space="0" w:color="auto"/>
            </w:tcBorders>
          </w:tcPr>
          <w:p w14:paraId="269B99A8" w14:textId="46104414" w:rsidR="004D3306" w:rsidRPr="004D3306" w:rsidRDefault="004D3306" w:rsidP="000D255D">
            <w:pPr>
              <w:jc w:val="center"/>
              <w:rPr>
                <w:sz w:val="22"/>
                <w:szCs w:val="22"/>
                <w:highlight w:val="yellow"/>
              </w:rPr>
            </w:pPr>
            <w:r w:rsidRPr="004D3306">
              <w:rPr>
                <w:color w:val="000000"/>
                <w:sz w:val="22"/>
                <w:szCs w:val="22"/>
              </w:rPr>
              <w:t>-2.15</w:t>
            </w:r>
          </w:p>
        </w:tc>
        <w:tc>
          <w:tcPr>
            <w:tcW w:w="1997" w:type="dxa"/>
            <w:tcBorders>
              <w:top w:val="single" w:sz="4" w:space="0" w:color="auto"/>
              <w:left w:val="single" w:sz="4" w:space="0" w:color="auto"/>
              <w:bottom w:val="nil"/>
              <w:right w:val="nil"/>
            </w:tcBorders>
          </w:tcPr>
          <w:p w14:paraId="7C58A028" w14:textId="7D121565" w:rsidR="004D3306" w:rsidRPr="004D3306" w:rsidRDefault="004D3306" w:rsidP="000D255D">
            <w:pPr>
              <w:jc w:val="center"/>
              <w:rPr>
                <w:sz w:val="22"/>
                <w:szCs w:val="22"/>
                <w:highlight w:val="yellow"/>
              </w:rPr>
            </w:pPr>
            <w:r w:rsidRPr="004D3306">
              <w:rPr>
                <w:color w:val="000000"/>
                <w:sz w:val="22"/>
                <w:szCs w:val="22"/>
              </w:rPr>
              <w:t>27.85</w:t>
            </w:r>
          </w:p>
        </w:tc>
        <w:tc>
          <w:tcPr>
            <w:tcW w:w="1997" w:type="dxa"/>
            <w:tcBorders>
              <w:top w:val="single" w:sz="4" w:space="0" w:color="auto"/>
              <w:left w:val="nil"/>
              <w:bottom w:val="nil"/>
              <w:right w:val="single" w:sz="4" w:space="0" w:color="auto"/>
            </w:tcBorders>
          </w:tcPr>
          <w:p w14:paraId="4843E0DB" w14:textId="1B97CFC0" w:rsidR="004D3306" w:rsidRPr="004D3306" w:rsidRDefault="004D3306" w:rsidP="000D255D">
            <w:pPr>
              <w:jc w:val="center"/>
              <w:rPr>
                <w:sz w:val="22"/>
                <w:szCs w:val="22"/>
                <w:highlight w:val="yellow"/>
              </w:rPr>
            </w:pPr>
            <w:r w:rsidRPr="004D3306">
              <w:rPr>
                <w:color w:val="000000"/>
                <w:sz w:val="22"/>
                <w:szCs w:val="22"/>
              </w:rPr>
              <w:t>60.43</w:t>
            </w:r>
          </w:p>
        </w:tc>
      </w:tr>
      <w:tr w:rsidR="004D3306" w:rsidRPr="004D3306" w14:paraId="6926C9D9" w14:textId="77777777" w:rsidTr="000D255D">
        <w:trPr>
          <w:gridAfter w:val="1"/>
          <w:wAfter w:w="11" w:type="dxa"/>
          <w:trHeight w:val="436"/>
          <w:jc w:val="center"/>
        </w:trPr>
        <w:tc>
          <w:tcPr>
            <w:tcW w:w="925" w:type="dxa"/>
            <w:tcBorders>
              <w:top w:val="nil"/>
              <w:left w:val="single" w:sz="4" w:space="0" w:color="auto"/>
              <w:bottom w:val="nil"/>
              <w:right w:val="nil"/>
            </w:tcBorders>
          </w:tcPr>
          <w:p w14:paraId="431CFCC3" w14:textId="45E5C1C7" w:rsidR="004D3306" w:rsidRPr="004D3306" w:rsidRDefault="004D3306" w:rsidP="000D255D">
            <w:pPr>
              <w:jc w:val="center"/>
              <w:rPr>
                <w:sz w:val="22"/>
                <w:szCs w:val="22"/>
              </w:rPr>
            </w:pPr>
            <w:r w:rsidRPr="004D3306">
              <w:rPr>
                <w:sz w:val="22"/>
                <w:szCs w:val="22"/>
              </w:rPr>
              <w:t>1</w:t>
            </w:r>
          </w:p>
        </w:tc>
        <w:tc>
          <w:tcPr>
            <w:tcW w:w="1512" w:type="dxa"/>
            <w:tcBorders>
              <w:top w:val="nil"/>
              <w:left w:val="nil"/>
              <w:bottom w:val="nil"/>
              <w:right w:val="nil"/>
            </w:tcBorders>
          </w:tcPr>
          <w:p w14:paraId="4A198D12" w14:textId="6CD5DA25"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738A8884" w14:textId="1AB1ED31" w:rsidR="004D3306" w:rsidRPr="004D3306" w:rsidRDefault="004D3306" w:rsidP="000D255D">
            <w:pPr>
              <w:jc w:val="center"/>
              <w:rPr>
                <w:sz w:val="22"/>
                <w:szCs w:val="22"/>
              </w:rPr>
            </w:pPr>
            <w:r w:rsidRPr="004D3306">
              <w:rPr>
                <w:sz w:val="22"/>
                <w:szCs w:val="22"/>
              </w:rPr>
              <w:t>Late</w:t>
            </w:r>
          </w:p>
        </w:tc>
        <w:tc>
          <w:tcPr>
            <w:tcW w:w="1096" w:type="dxa"/>
            <w:tcBorders>
              <w:top w:val="nil"/>
              <w:left w:val="nil"/>
              <w:bottom w:val="nil"/>
              <w:right w:val="nil"/>
            </w:tcBorders>
          </w:tcPr>
          <w:p w14:paraId="7D47652F" w14:textId="74DAD6E1" w:rsidR="004D3306" w:rsidRPr="004D3306" w:rsidRDefault="004D3306" w:rsidP="000D255D">
            <w:pPr>
              <w:jc w:val="center"/>
              <w:rPr>
                <w:sz w:val="22"/>
                <w:szCs w:val="22"/>
              </w:rPr>
            </w:pPr>
            <w:r w:rsidRPr="004D3306">
              <w:rPr>
                <w:sz w:val="22"/>
                <w:szCs w:val="22"/>
              </w:rPr>
              <w:t>699</w:t>
            </w:r>
          </w:p>
        </w:tc>
        <w:tc>
          <w:tcPr>
            <w:tcW w:w="1811" w:type="dxa"/>
            <w:tcBorders>
              <w:top w:val="nil"/>
              <w:left w:val="nil"/>
              <w:bottom w:val="nil"/>
              <w:right w:val="nil"/>
            </w:tcBorders>
          </w:tcPr>
          <w:p w14:paraId="5531291D" w14:textId="443E8C73" w:rsidR="004D3306" w:rsidRPr="004D3306" w:rsidRDefault="004D3306" w:rsidP="000D255D">
            <w:pPr>
              <w:jc w:val="center"/>
              <w:rPr>
                <w:sz w:val="22"/>
                <w:szCs w:val="22"/>
                <w:highlight w:val="yellow"/>
              </w:rPr>
            </w:pPr>
            <w:r w:rsidRPr="004D3306">
              <w:rPr>
                <w:color w:val="000000"/>
                <w:sz w:val="22"/>
                <w:szCs w:val="22"/>
              </w:rPr>
              <w:t>62.86</w:t>
            </w:r>
          </w:p>
        </w:tc>
        <w:tc>
          <w:tcPr>
            <w:tcW w:w="1564" w:type="dxa"/>
            <w:tcBorders>
              <w:top w:val="nil"/>
              <w:left w:val="nil"/>
              <w:bottom w:val="nil"/>
              <w:right w:val="nil"/>
            </w:tcBorders>
          </w:tcPr>
          <w:p w14:paraId="43E0ECD5" w14:textId="70518028" w:rsidR="004D3306" w:rsidRPr="004D3306" w:rsidRDefault="004D3306" w:rsidP="000D255D">
            <w:pPr>
              <w:jc w:val="center"/>
              <w:rPr>
                <w:sz w:val="22"/>
                <w:szCs w:val="22"/>
                <w:highlight w:val="yellow"/>
              </w:rPr>
            </w:pPr>
            <w:r w:rsidRPr="004D3306">
              <w:rPr>
                <w:color w:val="000000"/>
                <w:sz w:val="22"/>
                <w:szCs w:val="22"/>
              </w:rPr>
              <w:t>0.16</w:t>
            </w:r>
          </w:p>
        </w:tc>
        <w:tc>
          <w:tcPr>
            <w:tcW w:w="1475" w:type="dxa"/>
            <w:tcBorders>
              <w:top w:val="nil"/>
              <w:left w:val="nil"/>
              <w:bottom w:val="nil"/>
              <w:right w:val="single" w:sz="4" w:space="0" w:color="auto"/>
            </w:tcBorders>
          </w:tcPr>
          <w:p w14:paraId="0BE244BD" w14:textId="09A08664" w:rsidR="004D3306" w:rsidRPr="004D3306" w:rsidRDefault="004D3306" w:rsidP="000D255D">
            <w:pPr>
              <w:jc w:val="center"/>
              <w:rPr>
                <w:sz w:val="22"/>
                <w:szCs w:val="22"/>
                <w:highlight w:val="yellow"/>
              </w:rPr>
            </w:pPr>
            <w:r w:rsidRPr="004D3306">
              <w:rPr>
                <w:color w:val="000000"/>
                <w:sz w:val="22"/>
                <w:szCs w:val="22"/>
              </w:rPr>
              <w:t>-4.31</w:t>
            </w:r>
          </w:p>
        </w:tc>
        <w:tc>
          <w:tcPr>
            <w:tcW w:w="1997" w:type="dxa"/>
            <w:tcBorders>
              <w:top w:val="nil"/>
              <w:left w:val="single" w:sz="4" w:space="0" w:color="auto"/>
              <w:bottom w:val="nil"/>
              <w:right w:val="nil"/>
            </w:tcBorders>
          </w:tcPr>
          <w:p w14:paraId="2B0695EB" w14:textId="580D469C" w:rsidR="004D3306" w:rsidRPr="004D3306" w:rsidRDefault="004D3306" w:rsidP="000D255D">
            <w:pPr>
              <w:jc w:val="center"/>
              <w:rPr>
                <w:sz w:val="22"/>
                <w:szCs w:val="22"/>
                <w:highlight w:val="yellow"/>
              </w:rPr>
            </w:pPr>
            <w:r w:rsidRPr="004D3306">
              <w:rPr>
                <w:color w:val="000000"/>
                <w:sz w:val="22"/>
                <w:szCs w:val="22"/>
              </w:rPr>
              <w:t>31.78</w:t>
            </w:r>
          </w:p>
        </w:tc>
        <w:tc>
          <w:tcPr>
            <w:tcW w:w="1997" w:type="dxa"/>
            <w:tcBorders>
              <w:top w:val="nil"/>
              <w:left w:val="nil"/>
              <w:bottom w:val="nil"/>
              <w:right w:val="single" w:sz="4" w:space="0" w:color="auto"/>
            </w:tcBorders>
          </w:tcPr>
          <w:p w14:paraId="68B0FEAB" w14:textId="5359F9A0" w:rsidR="004D3306" w:rsidRPr="004D3306" w:rsidRDefault="004D3306" w:rsidP="000D255D">
            <w:pPr>
              <w:jc w:val="center"/>
              <w:rPr>
                <w:sz w:val="22"/>
                <w:szCs w:val="22"/>
                <w:highlight w:val="yellow"/>
              </w:rPr>
            </w:pPr>
            <w:r w:rsidRPr="004D3306">
              <w:rPr>
                <w:color w:val="000000"/>
                <w:sz w:val="22"/>
                <w:szCs w:val="22"/>
              </w:rPr>
              <w:t>62.63</w:t>
            </w:r>
          </w:p>
        </w:tc>
      </w:tr>
      <w:tr w:rsidR="004D3306" w:rsidRPr="004D3306" w14:paraId="34C1CAE2" w14:textId="77777777" w:rsidTr="000D255D">
        <w:trPr>
          <w:gridAfter w:val="1"/>
          <w:wAfter w:w="11" w:type="dxa"/>
          <w:trHeight w:val="436"/>
          <w:jc w:val="center"/>
        </w:trPr>
        <w:tc>
          <w:tcPr>
            <w:tcW w:w="925" w:type="dxa"/>
            <w:tcBorders>
              <w:top w:val="nil"/>
              <w:left w:val="single" w:sz="4" w:space="0" w:color="auto"/>
              <w:bottom w:val="nil"/>
              <w:right w:val="nil"/>
            </w:tcBorders>
          </w:tcPr>
          <w:p w14:paraId="4FB31DB3" w14:textId="0990FE72" w:rsidR="004D3306" w:rsidRPr="004D3306" w:rsidRDefault="004D3306" w:rsidP="000D255D">
            <w:pPr>
              <w:jc w:val="center"/>
              <w:rPr>
                <w:sz w:val="22"/>
                <w:szCs w:val="22"/>
              </w:rPr>
            </w:pPr>
            <w:r w:rsidRPr="004D3306">
              <w:rPr>
                <w:sz w:val="22"/>
                <w:szCs w:val="22"/>
              </w:rPr>
              <w:t>1</w:t>
            </w:r>
          </w:p>
        </w:tc>
        <w:tc>
          <w:tcPr>
            <w:tcW w:w="1512" w:type="dxa"/>
            <w:tcBorders>
              <w:top w:val="nil"/>
              <w:left w:val="nil"/>
              <w:bottom w:val="nil"/>
              <w:right w:val="nil"/>
            </w:tcBorders>
          </w:tcPr>
          <w:p w14:paraId="2587368B" w14:textId="01CE51FD"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4F443628" w14:textId="3CD70949"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06DE7733" w14:textId="272D0F70" w:rsidR="004D3306" w:rsidRPr="004D3306" w:rsidRDefault="004D3306" w:rsidP="000D255D">
            <w:pPr>
              <w:jc w:val="center"/>
              <w:rPr>
                <w:sz w:val="22"/>
                <w:szCs w:val="22"/>
              </w:rPr>
            </w:pPr>
            <w:r w:rsidRPr="004D3306">
              <w:rPr>
                <w:sz w:val="22"/>
                <w:szCs w:val="22"/>
              </w:rPr>
              <w:t>1314</w:t>
            </w:r>
          </w:p>
        </w:tc>
        <w:tc>
          <w:tcPr>
            <w:tcW w:w="1811" w:type="dxa"/>
            <w:tcBorders>
              <w:top w:val="nil"/>
              <w:left w:val="nil"/>
              <w:bottom w:val="nil"/>
              <w:right w:val="nil"/>
            </w:tcBorders>
          </w:tcPr>
          <w:p w14:paraId="60CB2D42" w14:textId="210FDE70" w:rsidR="004D3306" w:rsidRPr="004D3306" w:rsidRDefault="004D3306" w:rsidP="000D255D">
            <w:pPr>
              <w:jc w:val="center"/>
              <w:rPr>
                <w:sz w:val="22"/>
                <w:szCs w:val="22"/>
                <w:highlight w:val="yellow"/>
              </w:rPr>
            </w:pPr>
            <w:r w:rsidRPr="004D3306">
              <w:rPr>
                <w:color w:val="000000"/>
                <w:sz w:val="22"/>
                <w:szCs w:val="22"/>
              </w:rPr>
              <w:t>55.11</w:t>
            </w:r>
          </w:p>
        </w:tc>
        <w:tc>
          <w:tcPr>
            <w:tcW w:w="1564" w:type="dxa"/>
            <w:tcBorders>
              <w:top w:val="nil"/>
              <w:left w:val="nil"/>
              <w:bottom w:val="nil"/>
              <w:right w:val="nil"/>
            </w:tcBorders>
          </w:tcPr>
          <w:p w14:paraId="69DC6C50" w14:textId="1E0FE652" w:rsidR="004D3306" w:rsidRPr="004D3306" w:rsidRDefault="004D3306" w:rsidP="000D255D">
            <w:pPr>
              <w:jc w:val="center"/>
              <w:rPr>
                <w:sz w:val="22"/>
                <w:szCs w:val="22"/>
                <w:highlight w:val="yellow"/>
              </w:rPr>
            </w:pPr>
            <w:r w:rsidRPr="004D3306">
              <w:rPr>
                <w:color w:val="000000"/>
                <w:sz w:val="22"/>
                <w:szCs w:val="22"/>
              </w:rPr>
              <w:t>0.28</w:t>
            </w:r>
          </w:p>
        </w:tc>
        <w:tc>
          <w:tcPr>
            <w:tcW w:w="1475" w:type="dxa"/>
            <w:tcBorders>
              <w:top w:val="nil"/>
              <w:left w:val="nil"/>
              <w:bottom w:val="nil"/>
              <w:right w:val="single" w:sz="4" w:space="0" w:color="auto"/>
            </w:tcBorders>
          </w:tcPr>
          <w:p w14:paraId="14FEC8F7" w14:textId="1D566C0F" w:rsidR="004D3306" w:rsidRPr="004D3306" w:rsidRDefault="004D3306" w:rsidP="000D255D">
            <w:pPr>
              <w:jc w:val="center"/>
              <w:rPr>
                <w:sz w:val="22"/>
                <w:szCs w:val="22"/>
                <w:highlight w:val="yellow"/>
              </w:rPr>
            </w:pPr>
            <w:r w:rsidRPr="004D3306">
              <w:rPr>
                <w:color w:val="000000"/>
                <w:sz w:val="22"/>
                <w:szCs w:val="22"/>
              </w:rPr>
              <w:t>-2.59</w:t>
            </w:r>
          </w:p>
        </w:tc>
        <w:tc>
          <w:tcPr>
            <w:tcW w:w="1997" w:type="dxa"/>
            <w:tcBorders>
              <w:top w:val="nil"/>
              <w:left w:val="single" w:sz="4" w:space="0" w:color="auto"/>
              <w:bottom w:val="nil"/>
              <w:right w:val="nil"/>
            </w:tcBorders>
          </w:tcPr>
          <w:p w14:paraId="2E70DE5A" w14:textId="0501AD19" w:rsidR="004D3306" w:rsidRPr="004D3306" w:rsidRDefault="004D3306" w:rsidP="000D255D">
            <w:pPr>
              <w:jc w:val="center"/>
              <w:rPr>
                <w:sz w:val="22"/>
                <w:szCs w:val="22"/>
                <w:highlight w:val="yellow"/>
              </w:rPr>
            </w:pPr>
            <w:r w:rsidRPr="004D3306">
              <w:rPr>
                <w:color w:val="000000"/>
                <w:sz w:val="22"/>
                <w:szCs w:val="22"/>
              </w:rPr>
              <w:t>28.60</w:t>
            </w:r>
          </w:p>
        </w:tc>
        <w:tc>
          <w:tcPr>
            <w:tcW w:w="1997" w:type="dxa"/>
            <w:tcBorders>
              <w:top w:val="nil"/>
              <w:left w:val="nil"/>
              <w:bottom w:val="nil"/>
              <w:right w:val="single" w:sz="4" w:space="0" w:color="auto"/>
            </w:tcBorders>
          </w:tcPr>
          <w:p w14:paraId="49A75DAE" w14:textId="1546D2EE" w:rsidR="004D3306" w:rsidRPr="004D3306" w:rsidRDefault="004D3306" w:rsidP="000D255D">
            <w:pPr>
              <w:jc w:val="center"/>
              <w:rPr>
                <w:sz w:val="22"/>
                <w:szCs w:val="22"/>
                <w:highlight w:val="yellow"/>
              </w:rPr>
            </w:pPr>
            <w:r w:rsidRPr="004D3306">
              <w:rPr>
                <w:color w:val="000000"/>
                <w:sz w:val="22"/>
                <w:szCs w:val="22"/>
              </w:rPr>
              <w:t>55.11</w:t>
            </w:r>
          </w:p>
        </w:tc>
      </w:tr>
      <w:tr w:rsidR="004D3306" w:rsidRPr="004D3306" w14:paraId="266A6F9F" w14:textId="77777777" w:rsidTr="000D255D">
        <w:trPr>
          <w:gridAfter w:val="1"/>
          <w:wAfter w:w="11" w:type="dxa"/>
          <w:trHeight w:val="436"/>
          <w:jc w:val="center"/>
        </w:trPr>
        <w:tc>
          <w:tcPr>
            <w:tcW w:w="925" w:type="dxa"/>
            <w:tcBorders>
              <w:top w:val="nil"/>
              <w:left w:val="single" w:sz="4" w:space="0" w:color="auto"/>
              <w:bottom w:val="nil"/>
              <w:right w:val="nil"/>
            </w:tcBorders>
          </w:tcPr>
          <w:p w14:paraId="040F7CD3" w14:textId="4D153CDD"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613469BE" w14:textId="1994FEFE"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47C47847" w14:textId="1E07F12C" w:rsidR="004D3306" w:rsidRPr="004D3306" w:rsidRDefault="004D3306" w:rsidP="000D255D">
            <w:pPr>
              <w:jc w:val="center"/>
              <w:rPr>
                <w:sz w:val="22"/>
                <w:szCs w:val="22"/>
              </w:rPr>
            </w:pPr>
            <w:r w:rsidRPr="004D3306">
              <w:rPr>
                <w:sz w:val="22"/>
                <w:szCs w:val="22"/>
              </w:rPr>
              <w:t>Early</w:t>
            </w:r>
          </w:p>
        </w:tc>
        <w:tc>
          <w:tcPr>
            <w:tcW w:w="1096" w:type="dxa"/>
            <w:tcBorders>
              <w:top w:val="nil"/>
              <w:left w:val="nil"/>
              <w:bottom w:val="nil"/>
              <w:right w:val="nil"/>
            </w:tcBorders>
          </w:tcPr>
          <w:p w14:paraId="75B1EED5" w14:textId="12C0CBCB" w:rsidR="004D3306" w:rsidRPr="004D3306" w:rsidRDefault="004D3306" w:rsidP="000D255D">
            <w:pPr>
              <w:jc w:val="center"/>
              <w:rPr>
                <w:sz w:val="22"/>
                <w:szCs w:val="22"/>
              </w:rPr>
            </w:pPr>
            <w:r w:rsidRPr="004D3306">
              <w:rPr>
                <w:sz w:val="22"/>
                <w:szCs w:val="22"/>
              </w:rPr>
              <w:t>4913</w:t>
            </w:r>
          </w:p>
        </w:tc>
        <w:tc>
          <w:tcPr>
            <w:tcW w:w="1811" w:type="dxa"/>
            <w:tcBorders>
              <w:top w:val="nil"/>
              <w:left w:val="nil"/>
              <w:bottom w:val="nil"/>
              <w:right w:val="nil"/>
            </w:tcBorders>
          </w:tcPr>
          <w:p w14:paraId="7DF6D4E8" w14:textId="24F0E6E5" w:rsidR="004D3306" w:rsidRPr="004D3306" w:rsidRDefault="004D3306" w:rsidP="000D255D">
            <w:pPr>
              <w:jc w:val="center"/>
              <w:rPr>
                <w:sz w:val="22"/>
                <w:szCs w:val="22"/>
                <w:highlight w:val="yellow"/>
              </w:rPr>
            </w:pPr>
            <w:r w:rsidRPr="004D3306">
              <w:rPr>
                <w:color w:val="000000"/>
                <w:sz w:val="22"/>
                <w:szCs w:val="22"/>
              </w:rPr>
              <w:t>66.28</w:t>
            </w:r>
          </w:p>
        </w:tc>
        <w:tc>
          <w:tcPr>
            <w:tcW w:w="1564" w:type="dxa"/>
            <w:tcBorders>
              <w:top w:val="nil"/>
              <w:left w:val="nil"/>
              <w:bottom w:val="nil"/>
              <w:right w:val="nil"/>
            </w:tcBorders>
          </w:tcPr>
          <w:p w14:paraId="5D66CB73" w14:textId="1B082C9D" w:rsidR="004D3306" w:rsidRPr="004D3306" w:rsidRDefault="004D3306" w:rsidP="000D255D">
            <w:pPr>
              <w:jc w:val="center"/>
              <w:rPr>
                <w:sz w:val="22"/>
                <w:szCs w:val="22"/>
                <w:highlight w:val="yellow"/>
              </w:rPr>
            </w:pPr>
            <w:r w:rsidRPr="004D3306">
              <w:rPr>
                <w:color w:val="000000"/>
                <w:sz w:val="22"/>
                <w:szCs w:val="22"/>
              </w:rPr>
              <w:t>0.41</w:t>
            </w:r>
          </w:p>
        </w:tc>
        <w:tc>
          <w:tcPr>
            <w:tcW w:w="1475" w:type="dxa"/>
            <w:tcBorders>
              <w:top w:val="nil"/>
              <w:left w:val="nil"/>
              <w:bottom w:val="nil"/>
              <w:right w:val="single" w:sz="4" w:space="0" w:color="auto"/>
            </w:tcBorders>
          </w:tcPr>
          <w:p w14:paraId="1B4BA875" w14:textId="16D85575" w:rsidR="004D3306" w:rsidRPr="004D3306" w:rsidRDefault="004D3306" w:rsidP="000D255D">
            <w:pPr>
              <w:jc w:val="center"/>
              <w:rPr>
                <w:sz w:val="22"/>
                <w:szCs w:val="22"/>
                <w:highlight w:val="yellow"/>
              </w:rPr>
            </w:pPr>
            <w:r w:rsidRPr="004D3306">
              <w:rPr>
                <w:color w:val="000000"/>
                <w:sz w:val="22"/>
                <w:szCs w:val="22"/>
              </w:rPr>
              <w:t>-1.00</w:t>
            </w:r>
          </w:p>
        </w:tc>
        <w:tc>
          <w:tcPr>
            <w:tcW w:w="1997" w:type="dxa"/>
            <w:tcBorders>
              <w:top w:val="nil"/>
              <w:left w:val="single" w:sz="4" w:space="0" w:color="auto"/>
              <w:bottom w:val="nil"/>
              <w:right w:val="nil"/>
            </w:tcBorders>
          </w:tcPr>
          <w:p w14:paraId="1791D57E" w14:textId="1CFDB68C" w:rsidR="004D3306" w:rsidRPr="004D3306" w:rsidRDefault="004D3306" w:rsidP="000D255D">
            <w:pPr>
              <w:jc w:val="center"/>
              <w:rPr>
                <w:sz w:val="22"/>
                <w:szCs w:val="22"/>
                <w:highlight w:val="yellow"/>
              </w:rPr>
            </w:pPr>
            <w:r w:rsidRPr="004D3306">
              <w:rPr>
                <w:color w:val="000000"/>
                <w:sz w:val="22"/>
                <w:szCs w:val="22"/>
              </w:rPr>
              <w:t>22.31</w:t>
            </w:r>
          </w:p>
        </w:tc>
        <w:tc>
          <w:tcPr>
            <w:tcW w:w="1997" w:type="dxa"/>
            <w:tcBorders>
              <w:top w:val="nil"/>
              <w:left w:val="nil"/>
              <w:bottom w:val="nil"/>
              <w:right w:val="single" w:sz="4" w:space="0" w:color="auto"/>
            </w:tcBorders>
          </w:tcPr>
          <w:p w14:paraId="3B5AD356" w14:textId="56DC00D9" w:rsidR="004D3306" w:rsidRPr="004D3306" w:rsidRDefault="004D3306" w:rsidP="000D255D">
            <w:pPr>
              <w:jc w:val="center"/>
              <w:rPr>
                <w:sz w:val="22"/>
                <w:szCs w:val="22"/>
                <w:highlight w:val="yellow"/>
              </w:rPr>
            </w:pPr>
            <w:r w:rsidRPr="004D3306">
              <w:rPr>
                <w:color w:val="000000"/>
                <w:sz w:val="22"/>
                <w:szCs w:val="22"/>
              </w:rPr>
              <w:t>66.28</w:t>
            </w:r>
          </w:p>
        </w:tc>
      </w:tr>
      <w:tr w:rsidR="004D3306" w:rsidRPr="004D3306" w14:paraId="12277202" w14:textId="77777777" w:rsidTr="000D255D">
        <w:trPr>
          <w:gridAfter w:val="1"/>
          <w:wAfter w:w="11" w:type="dxa"/>
          <w:trHeight w:val="436"/>
          <w:jc w:val="center"/>
        </w:trPr>
        <w:tc>
          <w:tcPr>
            <w:tcW w:w="925" w:type="dxa"/>
            <w:tcBorders>
              <w:top w:val="nil"/>
              <w:left w:val="single" w:sz="4" w:space="0" w:color="auto"/>
              <w:bottom w:val="nil"/>
              <w:right w:val="nil"/>
            </w:tcBorders>
          </w:tcPr>
          <w:p w14:paraId="5C48F762" w14:textId="0E4D7885"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76475585" w14:textId="121DADFE"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5E604AA6" w14:textId="3E49B89E" w:rsidR="004D3306" w:rsidRPr="004D3306" w:rsidRDefault="004D3306" w:rsidP="000D255D">
            <w:pPr>
              <w:jc w:val="center"/>
              <w:rPr>
                <w:sz w:val="22"/>
                <w:szCs w:val="22"/>
              </w:rPr>
            </w:pPr>
            <w:r w:rsidRPr="004D3306">
              <w:rPr>
                <w:sz w:val="22"/>
                <w:szCs w:val="22"/>
              </w:rPr>
              <w:t>Late</w:t>
            </w:r>
          </w:p>
        </w:tc>
        <w:tc>
          <w:tcPr>
            <w:tcW w:w="1096" w:type="dxa"/>
            <w:tcBorders>
              <w:top w:val="nil"/>
              <w:left w:val="nil"/>
              <w:bottom w:val="nil"/>
              <w:right w:val="nil"/>
            </w:tcBorders>
          </w:tcPr>
          <w:p w14:paraId="4D5605D1" w14:textId="7DFA1EC9" w:rsidR="004D3306" w:rsidRPr="004D3306" w:rsidRDefault="004D3306" w:rsidP="000D255D">
            <w:pPr>
              <w:jc w:val="center"/>
              <w:rPr>
                <w:sz w:val="22"/>
                <w:szCs w:val="22"/>
              </w:rPr>
            </w:pPr>
            <w:r w:rsidRPr="004D3306">
              <w:rPr>
                <w:sz w:val="22"/>
                <w:szCs w:val="22"/>
              </w:rPr>
              <w:t>3356</w:t>
            </w:r>
          </w:p>
        </w:tc>
        <w:tc>
          <w:tcPr>
            <w:tcW w:w="1811" w:type="dxa"/>
            <w:tcBorders>
              <w:top w:val="nil"/>
              <w:left w:val="nil"/>
              <w:bottom w:val="nil"/>
              <w:right w:val="nil"/>
            </w:tcBorders>
          </w:tcPr>
          <w:p w14:paraId="7F7949DC" w14:textId="6EA24F4D" w:rsidR="004D3306" w:rsidRPr="004D3306" w:rsidRDefault="004D3306" w:rsidP="000D255D">
            <w:pPr>
              <w:jc w:val="center"/>
              <w:rPr>
                <w:sz w:val="22"/>
                <w:szCs w:val="22"/>
                <w:highlight w:val="yellow"/>
              </w:rPr>
            </w:pPr>
            <w:r w:rsidRPr="004D3306">
              <w:rPr>
                <w:color w:val="000000"/>
                <w:sz w:val="22"/>
                <w:szCs w:val="22"/>
              </w:rPr>
              <w:t>64.85</w:t>
            </w:r>
          </w:p>
        </w:tc>
        <w:tc>
          <w:tcPr>
            <w:tcW w:w="1564" w:type="dxa"/>
            <w:tcBorders>
              <w:top w:val="nil"/>
              <w:left w:val="nil"/>
              <w:bottom w:val="nil"/>
              <w:right w:val="nil"/>
            </w:tcBorders>
          </w:tcPr>
          <w:p w14:paraId="66D9392E" w14:textId="6DA992D0" w:rsidR="004D3306" w:rsidRPr="004D3306" w:rsidRDefault="004D3306" w:rsidP="000D255D">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0760EBAC" w14:textId="02CDE365" w:rsidR="004D3306" w:rsidRPr="004D3306" w:rsidRDefault="004D3306" w:rsidP="000D255D">
            <w:pPr>
              <w:jc w:val="center"/>
              <w:rPr>
                <w:sz w:val="22"/>
                <w:szCs w:val="22"/>
                <w:highlight w:val="yellow"/>
              </w:rPr>
            </w:pPr>
            <w:r w:rsidRPr="004D3306">
              <w:rPr>
                <w:color w:val="000000"/>
                <w:sz w:val="22"/>
                <w:szCs w:val="22"/>
              </w:rPr>
              <w:t>-1.45</w:t>
            </w:r>
          </w:p>
        </w:tc>
        <w:tc>
          <w:tcPr>
            <w:tcW w:w="1997" w:type="dxa"/>
            <w:tcBorders>
              <w:top w:val="nil"/>
              <w:left w:val="single" w:sz="4" w:space="0" w:color="auto"/>
              <w:bottom w:val="nil"/>
              <w:right w:val="nil"/>
            </w:tcBorders>
          </w:tcPr>
          <w:p w14:paraId="5CB61BA8" w14:textId="57AF77E1" w:rsidR="004D3306" w:rsidRPr="004D3306" w:rsidRDefault="004D3306" w:rsidP="000D255D">
            <w:pPr>
              <w:jc w:val="center"/>
              <w:rPr>
                <w:sz w:val="22"/>
                <w:szCs w:val="22"/>
                <w:highlight w:val="yellow"/>
              </w:rPr>
            </w:pPr>
            <w:r w:rsidRPr="004D3306">
              <w:rPr>
                <w:color w:val="000000"/>
                <w:sz w:val="22"/>
                <w:szCs w:val="22"/>
              </w:rPr>
              <w:t>25.10</w:t>
            </w:r>
          </w:p>
        </w:tc>
        <w:tc>
          <w:tcPr>
            <w:tcW w:w="1997" w:type="dxa"/>
            <w:tcBorders>
              <w:top w:val="nil"/>
              <w:left w:val="nil"/>
              <w:bottom w:val="nil"/>
              <w:right w:val="single" w:sz="4" w:space="0" w:color="auto"/>
            </w:tcBorders>
          </w:tcPr>
          <w:p w14:paraId="01E03A41" w14:textId="56741118" w:rsidR="004D3306" w:rsidRPr="004D3306" w:rsidRDefault="004D3306" w:rsidP="000D255D">
            <w:pPr>
              <w:jc w:val="center"/>
              <w:rPr>
                <w:sz w:val="22"/>
                <w:szCs w:val="22"/>
                <w:highlight w:val="yellow"/>
              </w:rPr>
            </w:pPr>
            <w:r w:rsidRPr="004D3306">
              <w:rPr>
                <w:color w:val="000000"/>
                <w:sz w:val="22"/>
                <w:szCs w:val="22"/>
              </w:rPr>
              <w:t>64.85</w:t>
            </w:r>
          </w:p>
        </w:tc>
      </w:tr>
      <w:tr w:rsidR="004D3306" w:rsidRPr="004D3306" w14:paraId="3B9C09CE" w14:textId="77777777" w:rsidTr="000D255D">
        <w:trPr>
          <w:gridAfter w:val="1"/>
          <w:wAfter w:w="11" w:type="dxa"/>
          <w:trHeight w:val="436"/>
          <w:jc w:val="center"/>
        </w:trPr>
        <w:tc>
          <w:tcPr>
            <w:tcW w:w="925" w:type="dxa"/>
            <w:tcBorders>
              <w:top w:val="nil"/>
              <w:left w:val="single" w:sz="4" w:space="0" w:color="auto"/>
              <w:bottom w:val="nil"/>
              <w:right w:val="nil"/>
            </w:tcBorders>
          </w:tcPr>
          <w:p w14:paraId="28197A81" w14:textId="5203FE96"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747D60B4" w14:textId="2D3C496F"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08F3E24A" w14:textId="7CD9FE76"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0F3CDEF8" w14:textId="0DC39220" w:rsidR="004D3306" w:rsidRPr="004D3306" w:rsidRDefault="004D3306" w:rsidP="000D255D">
            <w:pPr>
              <w:jc w:val="center"/>
              <w:rPr>
                <w:sz w:val="22"/>
                <w:szCs w:val="22"/>
              </w:rPr>
            </w:pPr>
            <w:r w:rsidRPr="004D3306">
              <w:rPr>
                <w:sz w:val="22"/>
                <w:szCs w:val="22"/>
              </w:rPr>
              <w:t>8871</w:t>
            </w:r>
          </w:p>
        </w:tc>
        <w:tc>
          <w:tcPr>
            <w:tcW w:w="1811" w:type="dxa"/>
            <w:tcBorders>
              <w:top w:val="nil"/>
              <w:left w:val="nil"/>
              <w:bottom w:val="nil"/>
              <w:right w:val="nil"/>
            </w:tcBorders>
          </w:tcPr>
          <w:p w14:paraId="6A11FCFA" w14:textId="3A7076C4" w:rsidR="004D3306" w:rsidRPr="004D3306" w:rsidRDefault="004D3306" w:rsidP="000D255D">
            <w:pPr>
              <w:jc w:val="center"/>
              <w:rPr>
                <w:sz w:val="22"/>
                <w:szCs w:val="22"/>
                <w:highlight w:val="yellow"/>
              </w:rPr>
            </w:pPr>
            <w:r w:rsidRPr="004D3306">
              <w:rPr>
                <w:color w:val="000000"/>
                <w:sz w:val="22"/>
                <w:szCs w:val="22"/>
              </w:rPr>
              <w:t>57.33</w:t>
            </w:r>
          </w:p>
        </w:tc>
        <w:tc>
          <w:tcPr>
            <w:tcW w:w="1564" w:type="dxa"/>
            <w:tcBorders>
              <w:top w:val="nil"/>
              <w:left w:val="nil"/>
              <w:bottom w:val="nil"/>
              <w:right w:val="nil"/>
            </w:tcBorders>
          </w:tcPr>
          <w:p w14:paraId="0D2F2F3E" w14:textId="3D5DE1CD" w:rsidR="004D3306" w:rsidRPr="004D3306" w:rsidRDefault="004D3306" w:rsidP="000D255D">
            <w:pPr>
              <w:jc w:val="center"/>
              <w:rPr>
                <w:sz w:val="22"/>
                <w:szCs w:val="22"/>
                <w:highlight w:val="yellow"/>
              </w:rPr>
            </w:pPr>
            <w:r w:rsidRPr="004D3306">
              <w:rPr>
                <w:color w:val="000000"/>
                <w:sz w:val="22"/>
                <w:szCs w:val="22"/>
              </w:rPr>
              <w:t>0.44</w:t>
            </w:r>
          </w:p>
        </w:tc>
        <w:tc>
          <w:tcPr>
            <w:tcW w:w="1475" w:type="dxa"/>
            <w:tcBorders>
              <w:top w:val="nil"/>
              <w:left w:val="nil"/>
              <w:bottom w:val="nil"/>
              <w:right w:val="single" w:sz="4" w:space="0" w:color="auto"/>
            </w:tcBorders>
          </w:tcPr>
          <w:p w14:paraId="78460A1B" w14:textId="27A53720" w:rsidR="004D3306" w:rsidRPr="004D3306" w:rsidRDefault="004D3306" w:rsidP="000D255D">
            <w:pPr>
              <w:jc w:val="center"/>
              <w:rPr>
                <w:sz w:val="22"/>
                <w:szCs w:val="22"/>
                <w:highlight w:val="yellow"/>
              </w:rPr>
            </w:pPr>
            <w:r w:rsidRPr="004D3306">
              <w:rPr>
                <w:color w:val="000000"/>
                <w:sz w:val="22"/>
                <w:szCs w:val="22"/>
              </w:rPr>
              <w:t>-1.32</w:t>
            </w:r>
          </w:p>
        </w:tc>
        <w:tc>
          <w:tcPr>
            <w:tcW w:w="1997" w:type="dxa"/>
            <w:tcBorders>
              <w:top w:val="nil"/>
              <w:left w:val="single" w:sz="4" w:space="0" w:color="auto"/>
              <w:bottom w:val="nil"/>
              <w:right w:val="nil"/>
            </w:tcBorders>
          </w:tcPr>
          <w:p w14:paraId="11DF60D8" w14:textId="14BC92B4" w:rsidR="004D3306" w:rsidRPr="004D3306" w:rsidRDefault="004D3306" w:rsidP="000D255D">
            <w:pPr>
              <w:jc w:val="center"/>
              <w:rPr>
                <w:sz w:val="22"/>
                <w:szCs w:val="22"/>
                <w:highlight w:val="yellow"/>
              </w:rPr>
            </w:pPr>
            <w:r w:rsidRPr="004D3306">
              <w:rPr>
                <w:color w:val="000000"/>
                <w:sz w:val="22"/>
                <w:szCs w:val="22"/>
              </w:rPr>
              <w:t>25.34</w:t>
            </w:r>
          </w:p>
        </w:tc>
        <w:tc>
          <w:tcPr>
            <w:tcW w:w="1997" w:type="dxa"/>
            <w:tcBorders>
              <w:top w:val="nil"/>
              <w:left w:val="nil"/>
              <w:bottom w:val="nil"/>
              <w:right w:val="single" w:sz="4" w:space="0" w:color="auto"/>
            </w:tcBorders>
          </w:tcPr>
          <w:p w14:paraId="3D8F4021" w14:textId="22821971" w:rsidR="004D3306" w:rsidRPr="004D3306" w:rsidRDefault="004D3306" w:rsidP="000D255D">
            <w:pPr>
              <w:jc w:val="center"/>
              <w:rPr>
                <w:sz w:val="22"/>
                <w:szCs w:val="22"/>
                <w:highlight w:val="yellow"/>
              </w:rPr>
            </w:pPr>
            <w:r w:rsidRPr="004D3306">
              <w:rPr>
                <w:color w:val="000000"/>
                <w:sz w:val="22"/>
                <w:szCs w:val="22"/>
              </w:rPr>
              <w:t>57.33</w:t>
            </w:r>
          </w:p>
        </w:tc>
      </w:tr>
      <w:tr w:rsidR="004D3306" w:rsidRPr="004D3306" w14:paraId="549E08C0" w14:textId="77777777" w:rsidTr="000D255D">
        <w:trPr>
          <w:gridAfter w:val="1"/>
          <w:wAfter w:w="11" w:type="dxa"/>
          <w:trHeight w:val="436"/>
          <w:jc w:val="center"/>
        </w:trPr>
        <w:tc>
          <w:tcPr>
            <w:tcW w:w="925" w:type="dxa"/>
            <w:tcBorders>
              <w:top w:val="nil"/>
              <w:left w:val="single" w:sz="4" w:space="0" w:color="auto"/>
              <w:bottom w:val="nil"/>
              <w:right w:val="nil"/>
            </w:tcBorders>
          </w:tcPr>
          <w:p w14:paraId="2CD4A27B" w14:textId="75150774" w:rsidR="004D3306" w:rsidRPr="004D3306" w:rsidRDefault="004D3306" w:rsidP="000D255D">
            <w:pPr>
              <w:jc w:val="center"/>
              <w:rPr>
                <w:sz w:val="22"/>
                <w:szCs w:val="22"/>
              </w:rPr>
            </w:pPr>
            <w:r w:rsidRPr="004D3306">
              <w:rPr>
                <w:sz w:val="22"/>
                <w:szCs w:val="22"/>
              </w:rPr>
              <w:t>3</w:t>
            </w:r>
          </w:p>
        </w:tc>
        <w:tc>
          <w:tcPr>
            <w:tcW w:w="1512" w:type="dxa"/>
            <w:tcBorders>
              <w:top w:val="nil"/>
              <w:left w:val="nil"/>
              <w:bottom w:val="nil"/>
              <w:right w:val="nil"/>
            </w:tcBorders>
          </w:tcPr>
          <w:p w14:paraId="746A1FAC" w14:textId="2F008249"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7B453F14" w14:textId="298E452E"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1A2CDE3E" w14:textId="3F849237" w:rsidR="004D3306" w:rsidRPr="004D3306" w:rsidRDefault="004D3306" w:rsidP="000D255D">
            <w:pPr>
              <w:jc w:val="center"/>
              <w:rPr>
                <w:sz w:val="22"/>
                <w:szCs w:val="22"/>
              </w:rPr>
            </w:pPr>
            <w:r w:rsidRPr="004D3306">
              <w:rPr>
                <w:sz w:val="22"/>
                <w:szCs w:val="22"/>
              </w:rPr>
              <w:t>1640</w:t>
            </w:r>
          </w:p>
        </w:tc>
        <w:tc>
          <w:tcPr>
            <w:tcW w:w="1811" w:type="dxa"/>
            <w:tcBorders>
              <w:top w:val="nil"/>
              <w:left w:val="nil"/>
              <w:bottom w:val="nil"/>
              <w:right w:val="nil"/>
            </w:tcBorders>
          </w:tcPr>
          <w:p w14:paraId="06BE7014" w14:textId="32A1A305" w:rsidR="004D3306" w:rsidRPr="004D3306" w:rsidRDefault="004D3306" w:rsidP="000D255D">
            <w:pPr>
              <w:jc w:val="center"/>
              <w:rPr>
                <w:sz w:val="22"/>
                <w:szCs w:val="22"/>
                <w:highlight w:val="yellow"/>
              </w:rPr>
            </w:pPr>
            <w:r w:rsidRPr="004D3306">
              <w:rPr>
                <w:color w:val="000000"/>
                <w:sz w:val="22"/>
                <w:szCs w:val="22"/>
              </w:rPr>
              <w:t>71.62</w:t>
            </w:r>
          </w:p>
        </w:tc>
        <w:tc>
          <w:tcPr>
            <w:tcW w:w="1564" w:type="dxa"/>
            <w:tcBorders>
              <w:top w:val="nil"/>
              <w:left w:val="nil"/>
              <w:bottom w:val="nil"/>
              <w:right w:val="nil"/>
            </w:tcBorders>
          </w:tcPr>
          <w:p w14:paraId="38C6C177" w14:textId="4DEFE74B" w:rsidR="004D3306" w:rsidRPr="004D3306" w:rsidRDefault="004D3306" w:rsidP="000D255D">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4EB76E61" w14:textId="2FBD12E7" w:rsidR="004D3306" w:rsidRPr="004D3306" w:rsidRDefault="004D3306" w:rsidP="000D255D">
            <w:pPr>
              <w:jc w:val="center"/>
              <w:rPr>
                <w:sz w:val="22"/>
                <w:szCs w:val="22"/>
                <w:highlight w:val="yellow"/>
              </w:rPr>
            </w:pPr>
            <w:r w:rsidRPr="004D3306">
              <w:rPr>
                <w:color w:val="000000"/>
                <w:sz w:val="22"/>
                <w:szCs w:val="22"/>
              </w:rPr>
              <w:t>-1.51</w:t>
            </w:r>
          </w:p>
        </w:tc>
        <w:tc>
          <w:tcPr>
            <w:tcW w:w="1997" w:type="dxa"/>
            <w:tcBorders>
              <w:top w:val="nil"/>
              <w:left w:val="single" w:sz="4" w:space="0" w:color="auto"/>
              <w:bottom w:val="nil"/>
              <w:right w:val="nil"/>
            </w:tcBorders>
          </w:tcPr>
          <w:p w14:paraId="52E16F90" w14:textId="4AD595DD" w:rsidR="004D3306" w:rsidRPr="004D3306" w:rsidRDefault="004D3306" w:rsidP="000D255D">
            <w:pPr>
              <w:jc w:val="center"/>
              <w:rPr>
                <w:sz w:val="22"/>
                <w:szCs w:val="22"/>
                <w:highlight w:val="yellow"/>
              </w:rPr>
            </w:pPr>
            <w:r w:rsidRPr="004D3306">
              <w:rPr>
                <w:color w:val="000000"/>
                <w:sz w:val="22"/>
                <w:szCs w:val="22"/>
              </w:rPr>
              <w:t>35.67</w:t>
            </w:r>
          </w:p>
        </w:tc>
        <w:tc>
          <w:tcPr>
            <w:tcW w:w="1997" w:type="dxa"/>
            <w:tcBorders>
              <w:top w:val="nil"/>
              <w:left w:val="nil"/>
              <w:bottom w:val="nil"/>
              <w:right w:val="single" w:sz="4" w:space="0" w:color="auto"/>
            </w:tcBorders>
          </w:tcPr>
          <w:p w14:paraId="6831ABF0" w14:textId="289F4FCB" w:rsidR="004D3306" w:rsidRPr="004D3306" w:rsidRDefault="004D3306" w:rsidP="000D255D">
            <w:pPr>
              <w:jc w:val="center"/>
              <w:rPr>
                <w:sz w:val="22"/>
                <w:szCs w:val="22"/>
                <w:highlight w:val="yellow"/>
              </w:rPr>
            </w:pPr>
            <w:r w:rsidRPr="004D3306">
              <w:rPr>
                <w:color w:val="000000"/>
                <w:sz w:val="22"/>
                <w:szCs w:val="22"/>
              </w:rPr>
              <w:t>71.62</w:t>
            </w:r>
          </w:p>
        </w:tc>
      </w:tr>
      <w:tr w:rsidR="004D3306" w:rsidRPr="004D3306" w14:paraId="315771A3" w14:textId="77777777" w:rsidTr="000D255D">
        <w:trPr>
          <w:gridAfter w:val="1"/>
          <w:wAfter w:w="11" w:type="dxa"/>
          <w:trHeight w:val="436"/>
          <w:jc w:val="center"/>
        </w:trPr>
        <w:tc>
          <w:tcPr>
            <w:tcW w:w="925" w:type="dxa"/>
            <w:tcBorders>
              <w:top w:val="nil"/>
              <w:left w:val="single" w:sz="4" w:space="0" w:color="auto"/>
              <w:bottom w:val="nil"/>
              <w:right w:val="nil"/>
            </w:tcBorders>
          </w:tcPr>
          <w:p w14:paraId="5D217B81" w14:textId="42CBE88C" w:rsidR="004D3306" w:rsidRPr="004D3306" w:rsidRDefault="004D3306" w:rsidP="000D255D">
            <w:pPr>
              <w:jc w:val="center"/>
              <w:rPr>
                <w:sz w:val="22"/>
                <w:szCs w:val="22"/>
              </w:rPr>
            </w:pPr>
            <w:r w:rsidRPr="004D3306">
              <w:rPr>
                <w:sz w:val="22"/>
                <w:szCs w:val="22"/>
              </w:rPr>
              <w:t>3</w:t>
            </w:r>
          </w:p>
        </w:tc>
        <w:tc>
          <w:tcPr>
            <w:tcW w:w="1512" w:type="dxa"/>
            <w:tcBorders>
              <w:top w:val="nil"/>
              <w:left w:val="nil"/>
              <w:bottom w:val="nil"/>
              <w:right w:val="nil"/>
            </w:tcBorders>
          </w:tcPr>
          <w:p w14:paraId="688BF946" w14:textId="193FF880"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3A1A025F" w14:textId="07251F4A"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20D7BAF8" w14:textId="24B27B28" w:rsidR="004D3306" w:rsidRPr="004D3306" w:rsidRDefault="004D3306" w:rsidP="000D255D">
            <w:pPr>
              <w:jc w:val="center"/>
              <w:rPr>
                <w:sz w:val="22"/>
                <w:szCs w:val="22"/>
              </w:rPr>
            </w:pPr>
            <w:r w:rsidRPr="004D3306">
              <w:rPr>
                <w:sz w:val="22"/>
                <w:szCs w:val="22"/>
              </w:rPr>
              <w:t>1328</w:t>
            </w:r>
          </w:p>
        </w:tc>
        <w:tc>
          <w:tcPr>
            <w:tcW w:w="1811" w:type="dxa"/>
            <w:tcBorders>
              <w:top w:val="nil"/>
              <w:left w:val="nil"/>
              <w:bottom w:val="nil"/>
              <w:right w:val="nil"/>
            </w:tcBorders>
          </w:tcPr>
          <w:p w14:paraId="386D5271" w14:textId="26FE2F5A" w:rsidR="004D3306" w:rsidRPr="004D3306" w:rsidRDefault="004D3306" w:rsidP="000D255D">
            <w:pPr>
              <w:jc w:val="center"/>
              <w:rPr>
                <w:sz w:val="22"/>
                <w:szCs w:val="22"/>
                <w:highlight w:val="yellow"/>
              </w:rPr>
            </w:pPr>
            <w:r w:rsidRPr="004D3306">
              <w:rPr>
                <w:color w:val="000000"/>
                <w:sz w:val="22"/>
                <w:szCs w:val="22"/>
              </w:rPr>
              <w:t>60.40</w:t>
            </w:r>
          </w:p>
        </w:tc>
        <w:tc>
          <w:tcPr>
            <w:tcW w:w="1564" w:type="dxa"/>
            <w:tcBorders>
              <w:top w:val="nil"/>
              <w:left w:val="nil"/>
              <w:bottom w:val="nil"/>
              <w:right w:val="nil"/>
            </w:tcBorders>
          </w:tcPr>
          <w:p w14:paraId="11F627AB" w14:textId="319FCF72" w:rsidR="004D3306" w:rsidRPr="004D3306" w:rsidRDefault="004D3306" w:rsidP="000D255D">
            <w:pPr>
              <w:jc w:val="center"/>
              <w:rPr>
                <w:sz w:val="22"/>
                <w:szCs w:val="22"/>
                <w:highlight w:val="yellow"/>
              </w:rPr>
            </w:pPr>
            <w:r w:rsidRPr="004D3306">
              <w:rPr>
                <w:color w:val="000000"/>
                <w:sz w:val="22"/>
                <w:szCs w:val="22"/>
              </w:rPr>
              <w:t>0.51</w:t>
            </w:r>
          </w:p>
        </w:tc>
        <w:tc>
          <w:tcPr>
            <w:tcW w:w="1475" w:type="dxa"/>
            <w:tcBorders>
              <w:top w:val="nil"/>
              <w:left w:val="nil"/>
              <w:bottom w:val="nil"/>
              <w:right w:val="single" w:sz="4" w:space="0" w:color="auto"/>
            </w:tcBorders>
          </w:tcPr>
          <w:p w14:paraId="162F683B" w14:textId="038AF001" w:rsidR="004D3306" w:rsidRPr="004D3306" w:rsidRDefault="004D3306" w:rsidP="000D255D">
            <w:pPr>
              <w:jc w:val="center"/>
              <w:rPr>
                <w:sz w:val="22"/>
                <w:szCs w:val="22"/>
                <w:highlight w:val="yellow"/>
              </w:rPr>
            </w:pPr>
            <w:r w:rsidRPr="004D3306">
              <w:rPr>
                <w:color w:val="000000"/>
                <w:sz w:val="22"/>
                <w:szCs w:val="22"/>
              </w:rPr>
              <w:t>-1.37</w:t>
            </w:r>
          </w:p>
        </w:tc>
        <w:tc>
          <w:tcPr>
            <w:tcW w:w="1997" w:type="dxa"/>
            <w:tcBorders>
              <w:top w:val="nil"/>
              <w:left w:val="single" w:sz="4" w:space="0" w:color="auto"/>
              <w:bottom w:val="nil"/>
              <w:right w:val="nil"/>
            </w:tcBorders>
          </w:tcPr>
          <w:p w14:paraId="2A2307ED" w14:textId="69D8DBBA" w:rsidR="004D3306" w:rsidRPr="004D3306" w:rsidRDefault="004D3306" w:rsidP="000D255D">
            <w:pPr>
              <w:jc w:val="center"/>
              <w:rPr>
                <w:sz w:val="22"/>
                <w:szCs w:val="22"/>
                <w:highlight w:val="yellow"/>
              </w:rPr>
            </w:pPr>
            <w:r w:rsidRPr="004D3306">
              <w:rPr>
                <w:color w:val="000000"/>
                <w:sz w:val="22"/>
                <w:szCs w:val="22"/>
              </w:rPr>
              <w:t>34.23</w:t>
            </w:r>
          </w:p>
        </w:tc>
        <w:tc>
          <w:tcPr>
            <w:tcW w:w="1997" w:type="dxa"/>
            <w:tcBorders>
              <w:top w:val="nil"/>
              <w:left w:val="nil"/>
              <w:bottom w:val="nil"/>
              <w:right w:val="single" w:sz="4" w:space="0" w:color="auto"/>
            </w:tcBorders>
          </w:tcPr>
          <w:p w14:paraId="52C381CD" w14:textId="546E1E9E" w:rsidR="004D3306" w:rsidRPr="004D3306" w:rsidRDefault="004D3306" w:rsidP="000D255D">
            <w:pPr>
              <w:jc w:val="center"/>
              <w:rPr>
                <w:sz w:val="22"/>
                <w:szCs w:val="22"/>
                <w:highlight w:val="yellow"/>
              </w:rPr>
            </w:pPr>
            <w:r w:rsidRPr="004D3306">
              <w:rPr>
                <w:color w:val="000000"/>
                <w:sz w:val="22"/>
                <w:szCs w:val="22"/>
              </w:rPr>
              <w:t>60.40</w:t>
            </w:r>
          </w:p>
        </w:tc>
      </w:tr>
      <w:tr w:rsidR="004D3306" w:rsidRPr="004D3306" w14:paraId="660F6C51" w14:textId="77777777" w:rsidTr="000D255D">
        <w:trPr>
          <w:gridAfter w:val="1"/>
          <w:wAfter w:w="11" w:type="dxa"/>
          <w:trHeight w:val="436"/>
          <w:jc w:val="center"/>
        </w:trPr>
        <w:tc>
          <w:tcPr>
            <w:tcW w:w="925" w:type="dxa"/>
            <w:tcBorders>
              <w:top w:val="nil"/>
              <w:left w:val="single" w:sz="4" w:space="0" w:color="auto"/>
              <w:bottom w:val="nil"/>
              <w:right w:val="nil"/>
            </w:tcBorders>
          </w:tcPr>
          <w:p w14:paraId="6FD7AA3C" w14:textId="113C45D7" w:rsidR="004D3306" w:rsidRPr="004D3306" w:rsidRDefault="004D3306" w:rsidP="000D255D">
            <w:pPr>
              <w:jc w:val="center"/>
              <w:rPr>
                <w:sz w:val="22"/>
                <w:szCs w:val="22"/>
              </w:rPr>
            </w:pPr>
            <w:r w:rsidRPr="004D3306">
              <w:rPr>
                <w:sz w:val="22"/>
                <w:szCs w:val="22"/>
              </w:rPr>
              <w:t>4</w:t>
            </w:r>
          </w:p>
        </w:tc>
        <w:tc>
          <w:tcPr>
            <w:tcW w:w="1512" w:type="dxa"/>
            <w:tcBorders>
              <w:top w:val="nil"/>
              <w:left w:val="nil"/>
              <w:bottom w:val="nil"/>
              <w:right w:val="nil"/>
            </w:tcBorders>
          </w:tcPr>
          <w:p w14:paraId="3FAAAD0B" w14:textId="352654CD"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63209E30" w14:textId="1A900E72"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27146647" w14:textId="5589845D" w:rsidR="004D3306" w:rsidRPr="004D3306" w:rsidRDefault="004D3306" w:rsidP="000D255D">
            <w:pPr>
              <w:jc w:val="center"/>
              <w:rPr>
                <w:sz w:val="22"/>
                <w:szCs w:val="22"/>
              </w:rPr>
            </w:pPr>
            <w:r w:rsidRPr="004D3306">
              <w:rPr>
                <w:sz w:val="22"/>
                <w:szCs w:val="22"/>
              </w:rPr>
              <w:t>6384</w:t>
            </w:r>
          </w:p>
        </w:tc>
        <w:tc>
          <w:tcPr>
            <w:tcW w:w="1811" w:type="dxa"/>
            <w:tcBorders>
              <w:top w:val="nil"/>
              <w:left w:val="nil"/>
              <w:bottom w:val="nil"/>
              <w:right w:val="nil"/>
            </w:tcBorders>
          </w:tcPr>
          <w:p w14:paraId="479ED6BF" w14:textId="3104DDBD" w:rsidR="004D3306" w:rsidRPr="004D3306" w:rsidRDefault="004D3306" w:rsidP="000D255D">
            <w:pPr>
              <w:jc w:val="center"/>
              <w:rPr>
                <w:sz w:val="22"/>
                <w:szCs w:val="22"/>
                <w:highlight w:val="yellow"/>
              </w:rPr>
            </w:pPr>
            <w:r w:rsidRPr="004D3306">
              <w:rPr>
                <w:color w:val="000000"/>
                <w:sz w:val="22"/>
                <w:szCs w:val="22"/>
              </w:rPr>
              <w:t>77.63</w:t>
            </w:r>
          </w:p>
        </w:tc>
        <w:tc>
          <w:tcPr>
            <w:tcW w:w="1564" w:type="dxa"/>
            <w:tcBorders>
              <w:top w:val="nil"/>
              <w:left w:val="nil"/>
              <w:bottom w:val="nil"/>
              <w:right w:val="nil"/>
            </w:tcBorders>
          </w:tcPr>
          <w:p w14:paraId="4CCA66FB" w14:textId="4752E517" w:rsidR="004D3306" w:rsidRPr="004D3306" w:rsidRDefault="004D3306" w:rsidP="000D255D">
            <w:pPr>
              <w:jc w:val="center"/>
              <w:rPr>
                <w:sz w:val="22"/>
                <w:szCs w:val="22"/>
                <w:highlight w:val="yellow"/>
              </w:rPr>
            </w:pPr>
            <w:r w:rsidRPr="004D3306">
              <w:rPr>
                <w:color w:val="000000"/>
                <w:sz w:val="22"/>
                <w:szCs w:val="22"/>
              </w:rPr>
              <w:t>0.20</w:t>
            </w:r>
          </w:p>
        </w:tc>
        <w:tc>
          <w:tcPr>
            <w:tcW w:w="1475" w:type="dxa"/>
            <w:tcBorders>
              <w:top w:val="nil"/>
              <w:left w:val="nil"/>
              <w:bottom w:val="nil"/>
              <w:right w:val="single" w:sz="4" w:space="0" w:color="auto"/>
            </w:tcBorders>
          </w:tcPr>
          <w:p w14:paraId="4CBDC36B" w14:textId="35DF01D2" w:rsidR="004D3306" w:rsidRPr="004D3306" w:rsidRDefault="004D3306" w:rsidP="000D255D">
            <w:pPr>
              <w:jc w:val="center"/>
              <w:rPr>
                <w:sz w:val="22"/>
                <w:szCs w:val="22"/>
                <w:highlight w:val="yellow"/>
              </w:rPr>
            </w:pPr>
            <w:r w:rsidRPr="004D3306">
              <w:rPr>
                <w:color w:val="000000"/>
                <w:sz w:val="22"/>
                <w:szCs w:val="22"/>
              </w:rPr>
              <w:t>-3.51</w:t>
            </w:r>
          </w:p>
        </w:tc>
        <w:tc>
          <w:tcPr>
            <w:tcW w:w="1997" w:type="dxa"/>
            <w:tcBorders>
              <w:top w:val="nil"/>
              <w:left w:val="single" w:sz="4" w:space="0" w:color="auto"/>
              <w:bottom w:val="nil"/>
              <w:right w:val="nil"/>
            </w:tcBorders>
          </w:tcPr>
          <w:p w14:paraId="17E4AD3C" w14:textId="210E1643" w:rsidR="004D3306" w:rsidRPr="004D3306" w:rsidRDefault="004D3306" w:rsidP="000D255D">
            <w:pPr>
              <w:jc w:val="center"/>
              <w:rPr>
                <w:sz w:val="22"/>
                <w:szCs w:val="22"/>
                <w:highlight w:val="yellow"/>
              </w:rPr>
            </w:pPr>
            <w:r w:rsidRPr="004D3306">
              <w:rPr>
                <w:color w:val="000000"/>
                <w:sz w:val="22"/>
                <w:szCs w:val="22"/>
              </w:rPr>
              <w:t>39.46</w:t>
            </w:r>
          </w:p>
        </w:tc>
        <w:tc>
          <w:tcPr>
            <w:tcW w:w="1997" w:type="dxa"/>
            <w:tcBorders>
              <w:top w:val="nil"/>
              <w:left w:val="nil"/>
              <w:bottom w:val="nil"/>
              <w:right w:val="single" w:sz="4" w:space="0" w:color="auto"/>
            </w:tcBorders>
          </w:tcPr>
          <w:p w14:paraId="57FB7DA1" w14:textId="5F1FC1E1" w:rsidR="004D3306" w:rsidRPr="004D3306" w:rsidRDefault="004D3306" w:rsidP="000D255D">
            <w:pPr>
              <w:jc w:val="center"/>
              <w:rPr>
                <w:sz w:val="22"/>
                <w:szCs w:val="22"/>
                <w:highlight w:val="yellow"/>
              </w:rPr>
            </w:pPr>
            <w:r w:rsidRPr="004D3306">
              <w:rPr>
                <w:color w:val="000000"/>
                <w:sz w:val="22"/>
                <w:szCs w:val="22"/>
              </w:rPr>
              <w:t>77.54</w:t>
            </w:r>
          </w:p>
        </w:tc>
      </w:tr>
      <w:tr w:rsidR="004D3306" w:rsidRPr="004D3306" w14:paraId="303F8B9E" w14:textId="77777777" w:rsidTr="000D255D">
        <w:trPr>
          <w:gridAfter w:val="1"/>
          <w:wAfter w:w="11" w:type="dxa"/>
          <w:trHeight w:val="436"/>
          <w:jc w:val="center"/>
        </w:trPr>
        <w:tc>
          <w:tcPr>
            <w:tcW w:w="925" w:type="dxa"/>
            <w:tcBorders>
              <w:top w:val="nil"/>
              <w:left w:val="single" w:sz="4" w:space="0" w:color="auto"/>
              <w:bottom w:val="nil"/>
              <w:right w:val="nil"/>
            </w:tcBorders>
          </w:tcPr>
          <w:p w14:paraId="219317FA" w14:textId="0D91EBE5" w:rsidR="004D3306" w:rsidRPr="004D3306" w:rsidRDefault="004D3306" w:rsidP="000D255D">
            <w:pPr>
              <w:jc w:val="center"/>
              <w:rPr>
                <w:sz w:val="22"/>
                <w:szCs w:val="22"/>
              </w:rPr>
            </w:pPr>
            <w:r w:rsidRPr="004D3306">
              <w:rPr>
                <w:sz w:val="22"/>
                <w:szCs w:val="22"/>
              </w:rPr>
              <w:t>4</w:t>
            </w:r>
          </w:p>
        </w:tc>
        <w:tc>
          <w:tcPr>
            <w:tcW w:w="1512" w:type="dxa"/>
            <w:tcBorders>
              <w:top w:val="nil"/>
              <w:left w:val="nil"/>
              <w:bottom w:val="nil"/>
              <w:right w:val="nil"/>
            </w:tcBorders>
          </w:tcPr>
          <w:p w14:paraId="230B9B07" w14:textId="2386FA51"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0F4720C8" w14:textId="69F5CDE7"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36C145D7" w14:textId="3D28E673" w:rsidR="004D3306" w:rsidRPr="004D3306" w:rsidRDefault="004D3306" w:rsidP="000D255D">
            <w:pPr>
              <w:jc w:val="center"/>
              <w:rPr>
                <w:sz w:val="22"/>
                <w:szCs w:val="22"/>
              </w:rPr>
            </w:pPr>
            <w:r w:rsidRPr="004D3306">
              <w:rPr>
                <w:sz w:val="22"/>
                <w:szCs w:val="22"/>
              </w:rPr>
              <w:t>3671</w:t>
            </w:r>
          </w:p>
        </w:tc>
        <w:tc>
          <w:tcPr>
            <w:tcW w:w="1811" w:type="dxa"/>
            <w:tcBorders>
              <w:top w:val="nil"/>
              <w:left w:val="nil"/>
              <w:bottom w:val="nil"/>
              <w:right w:val="nil"/>
            </w:tcBorders>
          </w:tcPr>
          <w:p w14:paraId="5111AEC1" w14:textId="0C808DB6" w:rsidR="004D3306" w:rsidRPr="004D3306" w:rsidRDefault="004D3306" w:rsidP="000D255D">
            <w:pPr>
              <w:jc w:val="center"/>
              <w:rPr>
                <w:sz w:val="22"/>
                <w:szCs w:val="22"/>
                <w:highlight w:val="yellow"/>
              </w:rPr>
            </w:pPr>
            <w:r w:rsidRPr="004D3306">
              <w:rPr>
                <w:color w:val="000000"/>
                <w:sz w:val="22"/>
                <w:szCs w:val="22"/>
              </w:rPr>
              <w:t>65.16</w:t>
            </w:r>
          </w:p>
        </w:tc>
        <w:tc>
          <w:tcPr>
            <w:tcW w:w="1564" w:type="dxa"/>
            <w:tcBorders>
              <w:top w:val="nil"/>
              <w:left w:val="nil"/>
              <w:bottom w:val="nil"/>
              <w:right w:val="nil"/>
            </w:tcBorders>
          </w:tcPr>
          <w:p w14:paraId="323E7976" w14:textId="69EA5346" w:rsidR="004D3306" w:rsidRPr="004D3306" w:rsidRDefault="004D3306" w:rsidP="000D255D">
            <w:pPr>
              <w:jc w:val="center"/>
              <w:rPr>
                <w:sz w:val="22"/>
                <w:szCs w:val="22"/>
                <w:highlight w:val="yellow"/>
              </w:rPr>
            </w:pPr>
            <w:r w:rsidRPr="004D3306">
              <w:rPr>
                <w:color w:val="000000"/>
                <w:sz w:val="22"/>
                <w:szCs w:val="22"/>
              </w:rPr>
              <w:t>0.26</w:t>
            </w:r>
          </w:p>
        </w:tc>
        <w:tc>
          <w:tcPr>
            <w:tcW w:w="1475" w:type="dxa"/>
            <w:tcBorders>
              <w:top w:val="nil"/>
              <w:left w:val="nil"/>
              <w:bottom w:val="nil"/>
              <w:right w:val="single" w:sz="4" w:space="0" w:color="auto"/>
            </w:tcBorders>
          </w:tcPr>
          <w:p w14:paraId="556A0A97" w14:textId="390A8641" w:rsidR="004D3306" w:rsidRPr="004D3306" w:rsidRDefault="004D3306" w:rsidP="000D255D">
            <w:pPr>
              <w:jc w:val="center"/>
              <w:rPr>
                <w:sz w:val="22"/>
                <w:szCs w:val="22"/>
                <w:highlight w:val="yellow"/>
              </w:rPr>
            </w:pPr>
            <w:r w:rsidRPr="004D3306">
              <w:rPr>
                <w:color w:val="000000"/>
                <w:sz w:val="22"/>
                <w:szCs w:val="22"/>
              </w:rPr>
              <w:t>-3.71</w:t>
            </w:r>
          </w:p>
        </w:tc>
        <w:tc>
          <w:tcPr>
            <w:tcW w:w="1997" w:type="dxa"/>
            <w:tcBorders>
              <w:top w:val="nil"/>
              <w:left w:val="single" w:sz="4" w:space="0" w:color="auto"/>
              <w:bottom w:val="nil"/>
              <w:right w:val="nil"/>
            </w:tcBorders>
          </w:tcPr>
          <w:p w14:paraId="0D2EEECB" w14:textId="1B421F21" w:rsidR="004D3306" w:rsidRPr="004D3306" w:rsidRDefault="004D3306" w:rsidP="000D255D">
            <w:pPr>
              <w:jc w:val="center"/>
              <w:rPr>
                <w:sz w:val="22"/>
                <w:szCs w:val="22"/>
                <w:highlight w:val="yellow"/>
              </w:rPr>
            </w:pPr>
            <w:r w:rsidRPr="004D3306">
              <w:rPr>
                <w:color w:val="000000"/>
                <w:sz w:val="22"/>
                <w:szCs w:val="22"/>
              </w:rPr>
              <w:t>39.90</w:t>
            </w:r>
          </w:p>
        </w:tc>
        <w:tc>
          <w:tcPr>
            <w:tcW w:w="1997" w:type="dxa"/>
            <w:tcBorders>
              <w:top w:val="nil"/>
              <w:left w:val="nil"/>
              <w:bottom w:val="nil"/>
              <w:right w:val="single" w:sz="4" w:space="0" w:color="auto"/>
            </w:tcBorders>
          </w:tcPr>
          <w:p w14:paraId="72869643" w14:textId="0A1B1A99" w:rsidR="004D3306" w:rsidRPr="004D3306" w:rsidRDefault="004D3306" w:rsidP="000D255D">
            <w:pPr>
              <w:jc w:val="center"/>
              <w:rPr>
                <w:sz w:val="22"/>
                <w:szCs w:val="22"/>
                <w:highlight w:val="yellow"/>
              </w:rPr>
            </w:pPr>
            <w:r w:rsidRPr="004D3306">
              <w:rPr>
                <w:color w:val="000000"/>
                <w:sz w:val="22"/>
                <w:szCs w:val="22"/>
              </w:rPr>
              <w:t>65.15</w:t>
            </w:r>
          </w:p>
        </w:tc>
      </w:tr>
      <w:tr w:rsidR="004D3306" w:rsidRPr="004D3306" w14:paraId="6D4D1C4D" w14:textId="77777777" w:rsidTr="000D255D">
        <w:trPr>
          <w:gridAfter w:val="1"/>
          <w:wAfter w:w="11" w:type="dxa"/>
          <w:trHeight w:val="436"/>
          <w:jc w:val="center"/>
        </w:trPr>
        <w:tc>
          <w:tcPr>
            <w:tcW w:w="925" w:type="dxa"/>
            <w:tcBorders>
              <w:top w:val="nil"/>
              <w:left w:val="single" w:sz="4" w:space="0" w:color="auto"/>
              <w:bottom w:val="nil"/>
              <w:right w:val="nil"/>
            </w:tcBorders>
          </w:tcPr>
          <w:p w14:paraId="78BB4FAA" w14:textId="27E9EBCD" w:rsidR="004D3306" w:rsidRPr="004D3306" w:rsidRDefault="004D3306" w:rsidP="000D255D">
            <w:pPr>
              <w:jc w:val="center"/>
              <w:rPr>
                <w:sz w:val="22"/>
                <w:szCs w:val="22"/>
              </w:rPr>
            </w:pPr>
            <w:r w:rsidRPr="004D3306">
              <w:rPr>
                <w:sz w:val="22"/>
                <w:szCs w:val="22"/>
              </w:rPr>
              <w:t>5</w:t>
            </w:r>
          </w:p>
        </w:tc>
        <w:tc>
          <w:tcPr>
            <w:tcW w:w="1512" w:type="dxa"/>
            <w:tcBorders>
              <w:top w:val="nil"/>
              <w:left w:val="nil"/>
              <w:bottom w:val="nil"/>
              <w:right w:val="nil"/>
            </w:tcBorders>
          </w:tcPr>
          <w:p w14:paraId="44EC30B5" w14:textId="5407DD15"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3657A18F" w14:textId="4CB93EA7"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33C3066D" w14:textId="79A56634" w:rsidR="004D3306" w:rsidRPr="004D3306" w:rsidRDefault="004D3306" w:rsidP="000D255D">
            <w:pPr>
              <w:jc w:val="center"/>
              <w:rPr>
                <w:sz w:val="22"/>
                <w:szCs w:val="22"/>
              </w:rPr>
            </w:pPr>
            <w:r w:rsidRPr="004D3306">
              <w:rPr>
                <w:sz w:val="22"/>
                <w:szCs w:val="22"/>
              </w:rPr>
              <w:t>5884</w:t>
            </w:r>
          </w:p>
        </w:tc>
        <w:tc>
          <w:tcPr>
            <w:tcW w:w="1811" w:type="dxa"/>
            <w:tcBorders>
              <w:top w:val="nil"/>
              <w:left w:val="nil"/>
              <w:bottom w:val="nil"/>
              <w:right w:val="nil"/>
            </w:tcBorders>
          </w:tcPr>
          <w:p w14:paraId="63B25E2F" w14:textId="54F883B2" w:rsidR="004D3306" w:rsidRPr="004D3306" w:rsidRDefault="004D3306" w:rsidP="000D255D">
            <w:pPr>
              <w:jc w:val="center"/>
              <w:rPr>
                <w:sz w:val="22"/>
                <w:szCs w:val="22"/>
                <w:highlight w:val="yellow"/>
              </w:rPr>
            </w:pPr>
            <w:r w:rsidRPr="004D3306">
              <w:rPr>
                <w:color w:val="000000"/>
                <w:sz w:val="22"/>
                <w:szCs w:val="22"/>
              </w:rPr>
              <w:t>81.61</w:t>
            </w:r>
          </w:p>
        </w:tc>
        <w:tc>
          <w:tcPr>
            <w:tcW w:w="1564" w:type="dxa"/>
            <w:tcBorders>
              <w:top w:val="nil"/>
              <w:left w:val="nil"/>
              <w:bottom w:val="nil"/>
              <w:right w:val="nil"/>
            </w:tcBorders>
          </w:tcPr>
          <w:p w14:paraId="01AD16E7" w14:textId="00DD364D" w:rsidR="004D3306" w:rsidRPr="004D3306" w:rsidRDefault="004D3306" w:rsidP="000D255D">
            <w:pPr>
              <w:jc w:val="center"/>
              <w:rPr>
                <w:sz w:val="22"/>
                <w:szCs w:val="22"/>
                <w:highlight w:val="yellow"/>
              </w:rPr>
            </w:pPr>
            <w:r w:rsidRPr="004D3306">
              <w:rPr>
                <w:color w:val="000000"/>
                <w:sz w:val="22"/>
                <w:szCs w:val="22"/>
              </w:rPr>
              <w:t>0.14</w:t>
            </w:r>
          </w:p>
        </w:tc>
        <w:tc>
          <w:tcPr>
            <w:tcW w:w="1475" w:type="dxa"/>
            <w:tcBorders>
              <w:top w:val="nil"/>
              <w:left w:val="nil"/>
              <w:bottom w:val="nil"/>
              <w:right w:val="single" w:sz="4" w:space="0" w:color="auto"/>
            </w:tcBorders>
          </w:tcPr>
          <w:p w14:paraId="053D29F5" w14:textId="522B24A0" w:rsidR="004D3306" w:rsidRPr="004D3306" w:rsidRDefault="004D3306" w:rsidP="000D255D">
            <w:pPr>
              <w:jc w:val="center"/>
              <w:rPr>
                <w:sz w:val="22"/>
                <w:szCs w:val="22"/>
                <w:highlight w:val="yellow"/>
              </w:rPr>
            </w:pPr>
            <w:r w:rsidRPr="004D3306">
              <w:rPr>
                <w:color w:val="000000"/>
                <w:sz w:val="22"/>
                <w:szCs w:val="22"/>
              </w:rPr>
              <w:t>-4.85</w:t>
            </w:r>
          </w:p>
        </w:tc>
        <w:tc>
          <w:tcPr>
            <w:tcW w:w="1997" w:type="dxa"/>
            <w:tcBorders>
              <w:top w:val="nil"/>
              <w:left w:val="single" w:sz="4" w:space="0" w:color="auto"/>
              <w:bottom w:val="nil"/>
              <w:right w:val="nil"/>
            </w:tcBorders>
          </w:tcPr>
          <w:p w14:paraId="2B94E4D1" w14:textId="692BDF62" w:rsidR="004D3306" w:rsidRPr="004D3306" w:rsidRDefault="004D3306" w:rsidP="000D255D">
            <w:pPr>
              <w:jc w:val="center"/>
              <w:rPr>
                <w:sz w:val="22"/>
                <w:szCs w:val="22"/>
                <w:highlight w:val="yellow"/>
              </w:rPr>
            </w:pPr>
            <w:r w:rsidRPr="004D3306">
              <w:rPr>
                <w:color w:val="000000"/>
                <w:sz w:val="22"/>
                <w:szCs w:val="22"/>
              </w:rPr>
              <w:t>40.47</w:t>
            </w:r>
          </w:p>
        </w:tc>
        <w:tc>
          <w:tcPr>
            <w:tcW w:w="1997" w:type="dxa"/>
            <w:tcBorders>
              <w:top w:val="nil"/>
              <w:left w:val="nil"/>
              <w:bottom w:val="nil"/>
              <w:right w:val="single" w:sz="4" w:space="0" w:color="auto"/>
            </w:tcBorders>
          </w:tcPr>
          <w:p w14:paraId="45E495A1" w14:textId="1903D0C1" w:rsidR="004D3306" w:rsidRPr="004D3306" w:rsidRDefault="004D3306" w:rsidP="000D255D">
            <w:pPr>
              <w:jc w:val="center"/>
              <w:rPr>
                <w:sz w:val="22"/>
                <w:szCs w:val="22"/>
                <w:highlight w:val="yellow"/>
              </w:rPr>
            </w:pPr>
            <w:r w:rsidRPr="004D3306">
              <w:rPr>
                <w:color w:val="000000"/>
                <w:sz w:val="22"/>
                <w:szCs w:val="22"/>
              </w:rPr>
              <w:t>81.02</w:t>
            </w:r>
          </w:p>
        </w:tc>
      </w:tr>
      <w:tr w:rsidR="004D3306" w:rsidRPr="004D3306" w14:paraId="43247CAB" w14:textId="77777777" w:rsidTr="000D255D">
        <w:trPr>
          <w:gridAfter w:val="1"/>
          <w:wAfter w:w="11" w:type="dxa"/>
          <w:trHeight w:val="436"/>
          <w:jc w:val="center"/>
        </w:trPr>
        <w:tc>
          <w:tcPr>
            <w:tcW w:w="925" w:type="dxa"/>
            <w:tcBorders>
              <w:top w:val="nil"/>
              <w:left w:val="single" w:sz="4" w:space="0" w:color="auto"/>
              <w:bottom w:val="single" w:sz="4" w:space="0" w:color="auto"/>
              <w:right w:val="nil"/>
            </w:tcBorders>
          </w:tcPr>
          <w:p w14:paraId="42439582" w14:textId="6ABF3901" w:rsidR="004D3306" w:rsidRPr="004D3306" w:rsidRDefault="004D3306" w:rsidP="000D255D">
            <w:pPr>
              <w:jc w:val="center"/>
              <w:rPr>
                <w:sz w:val="22"/>
                <w:szCs w:val="22"/>
              </w:rPr>
            </w:pPr>
            <w:r w:rsidRPr="004D3306">
              <w:rPr>
                <w:sz w:val="22"/>
                <w:szCs w:val="22"/>
              </w:rPr>
              <w:t>5</w:t>
            </w:r>
          </w:p>
        </w:tc>
        <w:tc>
          <w:tcPr>
            <w:tcW w:w="1512" w:type="dxa"/>
            <w:tcBorders>
              <w:top w:val="nil"/>
              <w:left w:val="nil"/>
              <w:bottom w:val="single" w:sz="4" w:space="0" w:color="auto"/>
              <w:right w:val="nil"/>
            </w:tcBorders>
          </w:tcPr>
          <w:p w14:paraId="35CB667B" w14:textId="44FACFF4"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single" w:sz="4" w:space="0" w:color="auto"/>
              <w:right w:val="nil"/>
            </w:tcBorders>
          </w:tcPr>
          <w:p w14:paraId="0A31FB48" w14:textId="65088F64"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single" w:sz="4" w:space="0" w:color="auto"/>
              <w:right w:val="nil"/>
            </w:tcBorders>
          </w:tcPr>
          <w:p w14:paraId="1B37C3F7" w14:textId="1471E1AC" w:rsidR="004D3306" w:rsidRPr="004D3306" w:rsidRDefault="004D3306" w:rsidP="000D255D">
            <w:pPr>
              <w:jc w:val="center"/>
              <w:rPr>
                <w:sz w:val="22"/>
                <w:szCs w:val="22"/>
              </w:rPr>
            </w:pPr>
            <w:r w:rsidRPr="004D3306">
              <w:rPr>
                <w:sz w:val="22"/>
                <w:szCs w:val="22"/>
              </w:rPr>
              <w:t>4607</w:t>
            </w:r>
          </w:p>
        </w:tc>
        <w:tc>
          <w:tcPr>
            <w:tcW w:w="1811" w:type="dxa"/>
            <w:tcBorders>
              <w:top w:val="nil"/>
              <w:left w:val="nil"/>
              <w:bottom w:val="single" w:sz="4" w:space="0" w:color="auto"/>
              <w:right w:val="nil"/>
            </w:tcBorders>
          </w:tcPr>
          <w:p w14:paraId="67E18CD3" w14:textId="426F5875" w:rsidR="004D3306" w:rsidRPr="004D3306" w:rsidRDefault="004D3306" w:rsidP="000D255D">
            <w:pPr>
              <w:jc w:val="center"/>
              <w:rPr>
                <w:sz w:val="22"/>
                <w:szCs w:val="22"/>
                <w:highlight w:val="yellow"/>
              </w:rPr>
            </w:pPr>
            <w:r w:rsidRPr="004D3306">
              <w:rPr>
                <w:color w:val="000000"/>
                <w:sz w:val="22"/>
                <w:szCs w:val="22"/>
              </w:rPr>
              <w:t>68.36</w:t>
            </w:r>
          </w:p>
        </w:tc>
        <w:tc>
          <w:tcPr>
            <w:tcW w:w="1564" w:type="dxa"/>
            <w:tcBorders>
              <w:top w:val="nil"/>
              <w:left w:val="nil"/>
              <w:bottom w:val="single" w:sz="4" w:space="0" w:color="auto"/>
              <w:right w:val="nil"/>
            </w:tcBorders>
          </w:tcPr>
          <w:p w14:paraId="1E983FC8" w14:textId="52B8D145" w:rsidR="004D3306" w:rsidRPr="004D3306" w:rsidRDefault="004D3306" w:rsidP="000D255D">
            <w:pPr>
              <w:jc w:val="center"/>
              <w:rPr>
                <w:sz w:val="22"/>
                <w:szCs w:val="22"/>
                <w:highlight w:val="yellow"/>
              </w:rPr>
            </w:pPr>
            <w:r w:rsidRPr="004D3306">
              <w:rPr>
                <w:color w:val="000000"/>
                <w:sz w:val="22"/>
                <w:szCs w:val="22"/>
              </w:rPr>
              <w:t>0.20</w:t>
            </w:r>
          </w:p>
        </w:tc>
        <w:tc>
          <w:tcPr>
            <w:tcW w:w="1475" w:type="dxa"/>
            <w:tcBorders>
              <w:top w:val="nil"/>
              <w:left w:val="nil"/>
              <w:bottom w:val="single" w:sz="4" w:space="0" w:color="auto"/>
              <w:right w:val="single" w:sz="4" w:space="0" w:color="auto"/>
            </w:tcBorders>
          </w:tcPr>
          <w:p w14:paraId="3E0CA72B" w14:textId="2AB924FD" w:rsidR="004D3306" w:rsidRPr="004D3306" w:rsidRDefault="004D3306" w:rsidP="000D255D">
            <w:pPr>
              <w:jc w:val="center"/>
              <w:rPr>
                <w:sz w:val="22"/>
                <w:szCs w:val="22"/>
                <w:highlight w:val="yellow"/>
              </w:rPr>
            </w:pPr>
            <w:r w:rsidRPr="004D3306">
              <w:rPr>
                <w:color w:val="000000"/>
                <w:sz w:val="22"/>
                <w:szCs w:val="22"/>
              </w:rPr>
              <w:t>-4.51</w:t>
            </w:r>
          </w:p>
        </w:tc>
        <w:tc>
          <w:tcPr>
            <w:tcW w:w="1997" w:type="dxa"/>
            <w:tcBorders>
              <w:top w:val="nil"/>
              <w:left w:val="single" w:sz="4" w:space="0" w:color="auto"/>
              <w:bottom w:val="single" w:sz="4" w:space="0" w:color="auto"/>
              <w:right w:val="nil"/>
            </w:tcBorders>
          </w:tcPr>
          <w:p w14:paraId="75888987" w14:textId="63195641" w:rsidR="004D3306" w:rsidRPr="004D3306" w:rsidRDefault="004D3306" w:rsidP="000D255D">
            <w:pPr>
              <w:jc w:val="center"/>
              <w:rPr>
                <w:sz w:val="22"/>
                <w:szCs w:val="22"/>
                <w:highlight w:val="yellow"/>
              </w:rPr>
            </w:pPr>
            <w:r w:rsidRPr="004D3306">
              <w:rPr>
                <w:color w:val="000000"/>
                <w:sz w:val="22"/>
                <w:szCs w:val="22"/>
              </w:rPr>
              <w:t>40.18</w:t>
            </w:r>
          </w:p>
        </w:tc>
        <w:tc>
          <w:tcPr>
            <w:tcW w:w="1997" w:type="dxa"/>
            <w:tcBorders>
              <w:top w:val="nil"/>
              <w:left w:val="nil"/>
              <w:bottom w:val="single" w:sz="4" w:space="0" w:color="auto"/>
              <w:right w:val="single" w:sz="4" w:space="0" w:color="auto"/>
            </w:tcBorders>
          </w:tcPr>
          <w:p w14:paraId="31F29AAC" w14:textId="4AA42E73" w:rsidR="004D3306" w:rsidRPr="004D3306" w:rsidRDefault="004D3306" w:rsidP="000D255D">
            <w:pPr>
              <w:jc w:val="center"/>
              <w:rPr>
                <w:sz w:val="22"/>
                <w:szCs w:val="22"/>
                <w:highlight w:val="yellow"/>
              </w:rPr>
            </w:pPr>
            <w:r w:rsidRPr="004D3306">
              <w:rPr>
                <w:color w:val="000000"/>
                <w:sz w:val="22"/>
                <w:szCs w:val="22"/>
              </w:rPr>
              <w:t>68.29</w:t>
            </w:r>
          </w:p>
        </w:tc>
      </w:tr>
    </w:tbl>
    <w:p w14:paraId="2E1A03F4" w14:textId="5696C264" w:rsidR="00911AD9" w:rsidRDefault="00E20C70" w:rsidP="001B618E">
      <w:pPr>
        <w:pStyle w:val="Caption"/>
        <w:spacing w:before="240" w:after="0"/>
      </w:pPr>
      <w:bookmarkStart w:id="41" w:name="_Ref5376336"/>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EF1C91">
        <w:rPr>
          <w:noProof/>
        </w:rPr>
        <w:t>3</w:t>
      </w:r>
      <w:r w:rsidR="00B8111C">
        <w:rPr>
          <w:noProof/>
        </w:rPr>
        <w:fldChar w:fldCharType="end"/>
      </w:r>
      <w:bookmarkEnd w:id="41"/>
      <w:r>
        <w:t xml:space="preserve">. </w:t>
      </w:r>
      <w:r w:rsidR="000B0FA0">
        <w:t xml:space="preserve">Description of </w:t>
      </w:r>
      <w:r w:rsidR="000645CA">
        <w:t xml:space="preserve">final </w:t>
      </w:r>
      <w:r w:rsidR="00F946EC">
        <w:t>spatiotemporal</w:t>
      </w:r>
      <w:r w:rsidR="000645CA">
        <w:t xml:space="preserve"> regions</w:t>
      </w:r>
      <w:r w:rsidR="000B0FA0">
        <w:t>, and the sex-specific growth parameters estimated in the analysis</w:t>
      </w:r>
      <w:r w:rsidR="006D6165">
        <w:t xml:space="preserve">. The Region column corresponds to regions depicted in </w:t>
      </w:r>
      <w:r w:rsidR="006D6165">
        <w:fldChar w:fldCharType="begin"/>
      </w:r>
      <w:r w:rsidR="006D6165">
        <w:instrText xml:space="preserve"> REF _Ref5281391 \h </w:instrText>
      </w:r>
      <w:r w:rsidR="006954C4">
        <w:instrText xml:space="preserve"> \* MERGEFORMAT </w:instrText>
      </w:r>
      <w:r w:rsidR="006D6165">
        <w:fldChar w:fldCharType="separate"/>
      </w:r>
      <w:r w:rsidR="00EF1C91">
        <w:t xml:space="preserve">Figure </w:t>
      </w:r>
      <w:r w:rsidR="00EF1C91">
        <w:rPr>
          <w:noProof/>
        </w:rPr>
        <w:t>7</w:t>
      </w:r>
      <w:r w:rsidR="006D6165">
        <w:fldChar w:fldCharType="end"/>
      </w:r>
      <w:r w:rsidR="006D6165">
        <w:t xml:space="preserve">, </w:t>
      </w:r>
      <w:r w:rsidR="00627092">
        <w:t xml:space="preserve">with “early” period being observations before </w:t>
      </w:r>
      <w:r w:rsidR="000645CA">
        <w:t xml:space="preserve">or during </w:t>
      </w:r>
      <w:r w:rsidR="00627092">
        <w:t>2010</w:t>
      </w:r>
      <w:r w:rsidR="000645CA">
        <w:t>, where applicable</w:t>
      </w:r>
      <w:r w:rsidR="00627092">
        <w:t>. P</w:t>
      </w:r>
      <w:r w:rsidR="006D6165">
        <w:t xml:space="preserve">arameter estimates are those used to plot fitted curves in </w:t>
      </w:r>
      <w:r w:rsidR="006D6165">
        <w:fldChar w:fldCharType="begin"/>
      </w:r>
      <w:r w:rsidR="006D6165">
        <w:instrText xml:space="preserve"> REF _Ref532305683 \h </w:instrText>
      </w:r>
      <w:r w:rsidR="006954C4">
        <w:instrText xml:space="preserve"> \* MERGEFORMAT </w:instrText>
      </w:r>
      <w:r w:rsidR="006D6165">
        <w:fldChar w:fldCharType="separate"/>
      </w:r>
      <w:r w:rsidR="00EF1C91">
        <w:t xml:space="preserve">Figure </w:t>
      </w:r>
      <w:r w:rsidR="00EF1C91">
        <w:rPr>
          <w:noProof/>
        </w:rPr>
        <w:t>8</w:t>
      </w:r>
      <w:r w:rsidR="006D6165">
        <w:fldChar w:fldCharType="end"/>
      </w:r>
      <w:r w:rsidR="006D6165">
        <w:t>.</w:t>
      </w:r>
    </w:p>
    <w:p w14:paraId="17F0A3FD" w14:textId="1BB8514E" w:rsidR="00ED2D34" w:rsidRDefault="00ED2D34" w:rsidP="001B618E">
      <w:pPr>
        <w:pStyle w:val="Heading1"/>
        <w:spacing w:after="0" w:line="360" w:lineRule="auto"/>
      </w:pPr>
      <w:r>
        <w:br w:type="page"/>
      </w:r>
    </w:p>
    <w:p w14:paraId="0913D311" w14:textId="77777777" w:rsidR="00911AD9" w:rsidRDefault="00911AD9" w:rsidP="001B618E">
      <w:pPr>
        <w:pStyle w:val="Heading1"/>
        <w:spacing w:after="0" w:line="360" w:lineRule="auto"/>
        <w:sectPr w:rsidR="00911AD9" w:rsidSect="00ED2D34">
          <w:pgSz w:w="15840" w:h="12240" w:orient="landscape"/>
          <w:pgMar w:top="1440" w:right="1440" w:bottom="1440" w:left="1440" w:header="720" w:footer="720" w:gutter="0"/>
          <w:cols w:space="720"/>
          <w:docGrid w:linePitch="360"/>
        </w:sectPr>
      </w:pPr>
    </w:p>
    <w:p w14:paraId="44DAAD3E" w14:textId="764A356E" w:rsidR="00BB02E4" w:rsidRPr="004906F5" w:rsidRDefault="00BB02E4" w:rsidP="001B618E">
      <w:pPr>
        <w:pStyle w:val="Heading1"/>
        <w:spacing w:after="0" w:line="360" w:lineRule="auto"/>
      </w:pPr>
      <w:r w:rsidRPr="004906F5">
        <w:lastRenderedPageBreak/>
        <w:t>References</w:t>
      </w:r>
    </w:p>
    <w:p w14:paraId="7364AAE5" w14:textId="39C99A16" w:rsidR="00A77394" w:rsidRPr="00A77394" w:rsidRDefault="00BB02E4" w:rsidP="00A77394">
      <w:pPr>
        <w:widowControl w:val="0"/>
        <w:autoSpaceDE w:val="0"/>
        <w:autoSpaceDN w:val="0"/>
        <w:adjustRightInd w:val="0"/>
        <w:spacing w:after="0" w:line="24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A77394" w:rsidRPr="00A77394">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77FD17E3"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Austin, M.P., 2002. Spatial prediction of species distribution: An interface between ecological theory and statistical modelling. Ecol. Modell. https://doi.org/10.1016/S0304-3800(02)00205-3</w:t>
      </w:r>
    </w:p>
    <w:p w14:paraId="438A53AE"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Baumann, H., Conover, D.O., 2011. Adaptation to climate change: Contrasting patterns of thermal-reaction-norm evolution in Pacific versus Atlantic silversides. Proc. R. Soc. B Biol. Sci. https://doi.org/10.1098/rspb.2010.2479</w:t>
      </w:r>
    </w:p>
    <w:p w14:paraId="2CB90990"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51B09A80"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Breitburg, D., Craig, J.K., Fulford, R., Rose, K., Boynton, W., Brady, D., Ciotti, B., Diaz, R., Friedland, K., Hagy, J., Hart, D., Hines, A., Houde, E., Kolesar, S., Nixon, S., Rice, J., Secor, D., Targett, T., 2009. Nutrient enrichment and fisheries exploitation: interactive effects on estuarine living resources and their management. Hydrobiologia 629, 31–47. https://doi.org/10.1007/s10750-009-9762-4</w:t>
      </w:r>
    </w:p>
    <w:p w14:paraId="7F23FB62"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Conover, D.O., Present, T.M.C., Conover, D., Present, T.M.C., 1990. Countergradient Variation in Growth Rate : Compensation for Length of the Growing Season among Atlantic Silversides from Different Latitudes 83, 316–324.</w:t>
      </w:r>
    </w:p>
    <w:p w14:paraId="226FEB78"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Cummins, P.F., Freeland, H.J., 2007. Variability of the North Pacific Current and its bifurcation. Prog. Oceanogr. 75, 253–265. https://doi.org/10.1016/j.pocean.2007.08.006</w:t>
      </w:r>
    </w:p>
    <w:p w14:paraId="3AA920A7"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Denson, L.S., Sampson, D.B., Stephens, A., 2017. Data needs and spatial structure considerations in stock assessments with regional differences in recruitment and exploitation. Can. J. Fish. Aquat. Sci. 74, 1918–1929. https://doi.org/10.1139/cjfas-2016-0277</w:t>
      </w:r>
    </w:p>
    <w:p w14:paraId="05567A24" w14:textId="069BF260"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Department of Fisheries and Oceans, 2016. A Revised Operating Model for Sablefish (Anoplopoma Fimbria) in British Columbia, Canada. Dep. Fish. Ocean. Canada, 3190 Hammond Bay Road Nanaimo, BC V9T 6N7.</w:t>
      </w:r>
      <w:r w:rsidR="001C1426" w:rsidRPr="001C1426">
        <w:t xml:space="preserve"> </w:t>
      </w:r>
      <w:r w:rsidR="001C1426" w:rsidRPr="001C1426">
        <w:rPr>
          <w:noProof/>
        </w:rPr>
        <w:t>http://www.dfo-mpo.gc.ca/csas-sccs/</w:t>
      </w:r>
      <w:r w:rsidR="001C1426">
        <w:rPr>
          <w:noProof/>
        </w:rPr>
        <w:t xml:space="preserve"> </w:t>
      </w:r>
    </w:p>
    <w:p w14:paraId="619877E4"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Echave, K.B., Hanselman, D.H., Adkison, M.D., Sigler, M.F., 2012. Interdecadal Change in Growth of Sablefish (</w:t>
      </w:r>
      <w:r w:rsidRPr="00A77394">
        <w:rPr>
          <w:i/>
          <w:iCs/>
          <w:noProof/>
        </w:rPr>
        <w:t>Anoplopoma fimbria</w:t>
      </w:r>
      <w:r w:rsidRPr="00A77394">
        <w:rPr>
          <w:noProof/>
        </w:rPr>
        <w:t>) in the Northeast Pacific Ocean. Fish. Bull. 110, 361–374.</w:t>
      </w:r>
    </w:p>
    <w:p w14:paraId="313C443D"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Gertseva, V., Matson, S.E., Cope, J., 2017. Spatial growth variability in marine fish: Example from Northeast Pacific groundfish. ICES J. Mar. Sci. 74, 1602–1613. https://doi.org/10.1093/icesjms/fsx016</w:t>
      </w:r>
    </w:p>
    <w:p w14:paraId="7012ACE7"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Goethel, D.R., Berger, A.M., 2017. Accounting for spatial complexities in the calculation of biological reference points: effects of misdiagnosing population structure for stock status indicators. Can. J. Fish. Aquat. Sci. 74, 1878–1894. https://doi.org/10.1139/cjfas-2016-0290</w:t>
      </w:r>
    </w:p>
    <w:p w14:paraId="17800478"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Guthery, F.S., Burnham, K.P., Anderson, D.R., 2003. Model Selection and Multimodel Inference: A Practical Information-Theoretic Approach. J. Wildl. Manage. https://doi.org/10.2307/3802723</w:t>
      </w:r>
    </w:p>
    <w:p w14:paraId="25382E76"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Hanselman, D.H., Heifetz, J., Echave, K.B., Dressel, S.C., Jech, J.M., 2015. Move it or lose it: movement and mortality of sablefish tagged in Alaska. Can. J. Fish. Aquat. Sci. 72, 238–</w:t>
      </w:r>
      <w:r w:rsidRPr="00A77394">
        <w:rPr>
          <w:noProof/>
        </w:rPr>
        <w:lastRenderedPageBreak/>
        <w:t>251. https://doi.org/10.1139/cjfas-2014-0251</w:t>
      </w:r>
    </w:p>
    <w:p w14:paraId="775B278D"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Hanselman, D.H., Lunsford, C.R., Rodgveller, C.J., 2017. Assessment of the sablefish stock in Alaska in 2017. Natl. Mar. Fish. Serv. Auke Bay Mar. Stn. 11305 Glacier Highw. Juneau, AK 99801 576–717.</w:t>
      </w:r>
    </w:p>
    <w:p w14:paraId="7F093F62"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Hilborn, R., Minte-Vera, C. V., 2008. Fisheries-induced changes in growth rates in marine fisheries: Are they significant?, in: Bulletin of Marine Science.</w:t>
      </w:r>
    </w:p>
    <w:p w14:paraId="20D199D9"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Houde, E.D., 1989. Comparative growth, mortality, and energetics of marine fish larvae: temperature and implied latitudinal effects. Fish. Bull. 87, 471–495.</w:t>
      </w:r>
    </w:p>
    <w:p w14:paraId="2407EE6E"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Hurst, T.P., Abookire, A.A., 2006. Temporal and spatial variation in potential and realized growth rates of age-0 year northern rock sole. J. Fish Biol. 68, 905–919. https://doi.org/10.1111/j.0022-1112.2006.00985.x</w:t>
      </w:r>
    </w:p>
    <w:p w14:paraId="5F52A835"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Jasonowicz, A.J., Goetz, F.W., Goetz, G.W., Nichols, K.M., 2017. Love the one you’re with: genomic evidence of panmixia in the sablefish (Anoplopoma fimbria). Can. J. Fish. Aquat. Sci. 74, 377–387. https://doi.org/10.1139/cjfas-2016-0012</w:t>
      </w:r>
    </w:p>
    <w:p w14:paraId="010BE694"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Johnson, K.F., Rudd, M.B., Pons, M., Akselrud, C.A., Lee, Q., Haltuch, M.A., Hamel, O.S., 2015. Status of the U.S. sablefish resource in 2015.</w:t>
      </w:r>
    </w:p>
    <w:p w14:paraId="40996FC4"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Jonassen, T.M., Imsland, A.K., Fitzgerald, R., Bonga, S.W., Ham, E. V., Nævdal, G., Stefánsson, M.O., Stefansson, S.O., 2000. Geographic variation in growth and food conversion efficiency of juvenile Atlantic halibut related to latitude. J. Fish Biol. 56, 279–294. https://doi.org/10.1006/jfbi.1999.1159</w:t>
      </w:r>
    </w:p>
    <w:p w14:paraId="59618E4A"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Kim, H.J., Miller, A.J., McGowan, J., Carter, M.L., 2009. Coastal phytoplankton blooms in the Southern California Bight. Prog. Oceanogr. 82, 137–147. https://doi.org/10.1016/j.pocean.2009.05.002</w:t>
      </w:r>
    </w:p>
    <w:p w14:paraId="0E9C9B41"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King, J.R., McFarlane, G.A., Beamish, R.J., 2001. Incorporating the dynamics of marine systems into the stock assessment and management of sablefish. Prog. Oceanogr. 49, 619–639. https://doi.org/10.1016/S0079-6611(01)00044-1</w:t>
      </w:r>
    </w:p>
    <w:p w14:paraId="28FCD572"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Kristensen, K., Nielsen, A., Berg, C., Skaug, H., Bell, B., 2016. TMB: Automatic Differentiation and Laplace Approximation. ournal Stat. Softw. 70, 1–21. https://doi.org/10.18637/jss.v070.i05</w:t>
      </w:r>
    </w:p>
    <w:p w14:paraId="06953F2C"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Levins, R., 1968. Evolution in Changing Environments., Population Studies. Princeton University Press. https://doi.org/10.2307/2173276</w:t>
      </w:r>
    </w:p>
    <w:p w14:paraId="26A53CC6"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Mackas, D.L., Thomson, R.E., Galbraith, M., 2011. Changes in the zooplankton community of the British Columbia continental margin, 1985-1999, and their covariation with oceanographic conditions. Can. J. Fish. Aquat. Sci. 58, 685–702. https://doi.org/10.1139/f01-009</w:t>
      </w:r>
    </w:p>
    <w:p w14:paraId="2C193DD7"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Mason, J.C., Beamish, R.J., McFarlane, G.A., 1983. Sexual Maturity, Fecundity, Spawning, and Early Life History of Sablefish ( Anoplopoma fimbria ) off the Pacific Coast of Canada. Can. J. Fish. Aquat. Sci. https://doi.org/10.1139/f83-247</w:t>
      </w:r>
    </w:p>
    <w:p w14:paraId="5F6626A3"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McDevitt, M., 1990. Growth Analysis of Sablefish From Mark-Recapture Data From the Northeast Pacific. University of Washington.</w:t>
      </w:r>
    </w:p>
    <w:p w14:paraId="6CE52AA1"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McGarvey, R., Fowler, A.J., 2002. Seasonal growth of King George whiting (Sillaginodes punctata) estimated from length-at-age samples of the legal-size harvest. Fish. Bull. 100, 545–558.</w:t>
      </w:r>
    </w:p>
    <w:p w14:paraId="2EA16683" w14:textId="6838E39A" w:rsidR="00A77394" w:rsidRPr="00A77394" w:rsidRDefault="00A77394" w:rsidP="001C1426">
      <w:pPr>
        <w:widowControl w:val="0"/>
        <w:autoSpaceDE w:val="0"/>
        <w:autoSpaceDN w:val="0"/>
        <w:adjustRightInd w:val="0"/>
        <w:spacing w:after="0" w:line="240" w:lineRule="auto"/>
        <w:ind w:left="480" w:hanging="480"/>
        <w:rPr>
          <w:noProof/>
        </w:rPr>
      </w:pPr>
      <w:r w:rsidRPr="00A77394">
        <w:rPr>
          <w:noProof/>
        </w:rPr>
        <w:t>Northwest Fisheries Science Center, 2019. West Coast Groundfish Bottom Trawl Survey Data - Annual West Coast time series groundfish trawl data collection survey from 2010-06-15 to 2010-08-15.</w:t>
      </w:r>
      <w:r w:rsidR="001C1426">
        <w:rPr>
          <w:noProof/>
        </w:rPr>
        <w:t xml:space="preserve"> </w:t>
      </w:r>
      <w:r w:rsidRPr="00A77394">
        <w:rPr>
          <w:noProof/>
        </w:rPr>
        <w:lastRenderedPageBreak/>
        <w:t>https://www.nwfsc.noaa.gov/research/divisions/fram/groundfish/bottom_trawl.cfm</w:t>
      </w:r>
    </w:p>
    <w:p w14:paraId="00E68B88" w14:textId="02695329"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Pacific Fisheries Management Council (PFMC), 2013. Pacific Coast Fishery Ecosystem Plan for the U.S. Portion of the California Current Large Marine Ecosystem. Pacific Fish. Manag. Counc. 7700 NE Ambassad. Place, Suite 101, Portland, Oregon,</w:t>
      </w:r>
      <w:r w:rsidR="001C1426">
        <w:rPr>
          <w:noProof/>
        </w:rPr>
        <w:t xml:space="preserve"> </w:t>
      </w:r>
      <w:r w:rsidRPr="00A77394">
        <w:rPr>
          <w:noProof/>
        </w:rPr>
        <w:t>97220.</w:t>
      </w:r>
      <w:r w:rsidR="001C1426" w:rsidRPr="001C1426">
        <w:t xml:space="preserve"> </w:t>
      </w:r>
      <w:hyperlink r:id="rId21" w:history="1">
        <w:r w:rsidR="001C1426">
          <w:rPr>
            <w:rStyle w:val="Hyperlink"/>
          </w:rPr>
          <w:t>http://www.pcouncil.org/wp-content/uploads/FEP_FINAL.pdf</w:t>
        </w:r>
      </w:hyperlink>
    </w:p>
    <w:p w14:paraId="27838F03"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Perretti, C.T., Thorson, J.T., 2019. Spatio-temporal dynamics of summer flounder (Paralichthys dentatus) on the Northeast US shelf. Fish. Res. 215, 62–68. https://doi.org/10.1016/j.fishres.2019.03.006</w:t>
      </w:r>
    </w:p>
    <w:p w14:paraId="7D123F2D"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Pörtner, H.O., Knust, R., 2007. Climate change affects marine fishes through the oxygen limitation of thermal tolerance. Science (80-. ). https://doi.org/10.1126/science.1135471</w:t>
      </w:r>
    </w:p>
    <w:p w14:paraId="400EABEE"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Punt, A.E., 2019. Spatial stock assessment methods: A viewpoint on current issues and assumptions. Fish. Res. https://doi.org/10.1016/j.fishres.2019.01.014</w:t>
      </w:r>
    </w:p>
    <w:p w14:paraId="0DE68E06"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Punt, A.E., 2003. The performance of a size-structured stock assessment method in the face of spatial heterogeneity in growth. Fish. Res. 65, 391–409. https://doi.org/10.1016/j.fishres.2003.09.028</w:t>
      </w:r>
    </w:p>
    <w:p w14:paraId="60E3375F"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R Development Core Team, R., 2011. R: A Language and Environment for Statistical Computing, R Foundation for Statistical Computing. https://doi.org/10.1007/978-3-540-74686-7</w:t>
      </w:r>
    </w:p>
    <w:p w14:paraId="07D02463"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Ricker, W., 1969. Effects of size-selective mortality and sampling bias on estimates of growth, mortality, production and yield. J. Fish. Res. Board Canada. https://doi.org/10.1139/f69-051</w:t>
      </w:r>
    </w:p>
    <w:p w14:paraId="57109A84"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Rodionov, S., Overland, J.E., 2005. Application of a sequential regime shift detection method to the Bering Sea ecosystem. ICES J. Mar. Sci. 62, 328–332. https://doi.org/10.1016/j.icesjms.2005.01.013</w:t>
      </w:r>
    </w:p>
    <w:p w14:paraId="3304AEC4"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Rodionov, S.N., 2004. A sequential algorithm for testing climate regime shifts. Geophys. Res. Lett. 31, 2–5. https://doi.org/10.1029/2004GL019448</w:t>
      </w:r>
    </w:p>
    <w:p w14:paraId="55B175DC"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Rutecki, L., Rodgveller, C.J., Lunsford, C.R., 2016. National Marine Fisheries Service Longline Survey Data Report and Survey History , 1990-2014. 17109 Lena Point Loop Road Juneau, AK 99801. https://doi.org/10.7289/V5/TM-AFSC-324</w:t>
      </w:r>
    </w:p>
    <w:p w14:paraId="14035EE7"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Schnute, J., 1981. A Versatile Growth Model with Statistically Stable Parameters. Can. J. Fish. Aquat. Sci. 38, 1128–1140. https://doi.org/10.1139/f81-153</w:t>
      </w:r>
    </w:p>
    <w:p w14:paraId="605C7F8F"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Shotwell, S.K., Hanselman, D.H., Belkin, I.M., 2014. Toward biophysical synergy: Investigating advection along the Polar Front to identify factors influencing Alaska sablefish recruitment. Deep. Res. Part II 107, 40–53. https://doi.org/10.1016/j.dsr2.2012.08.024</w:t>
      </w:r>
    </w:p>
    <w:p w14:paraId="57968144"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Siddon, E., Zador, S., 2018. Ecosystem Status Report 2018: Eastern Bering Sea. North Pacific Fish. Manag. Counc. 605 W. 4th Ave. Suite 306 Anchorage, AK 99301.</w:t>
      </w:r>
    </w:p>
    <w:p w14:paraId="43E9F242"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Simpson, G.L., 2018. Modelling palaeoecological time series using generalized additive models. bioRxiv. https://doi.org/10.1101/322248</w:t>
      </w:r>
    </w:p>
    <w:p w14:paraId="00FF9EAE"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Somers, K.A., Pfeiffer, L., Miller, S., Morrison, W., 2018. Using Incentives to Reduce Bycatch and Discarding: Results Under the West Coast Catch Share Program. Coast. Manag. 46, 621–637. https://doi.org/10.1080/08920753.2018.1522492</w:t>
      </w:r>
    </w:p>
    <w:p w14:paraId="69771E60"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Stawitz, C.C., Essington, T.E., Branch, T.A., Haltuch, M.A., Hollowed, A.B., Spencer, P.D., 2015. A state-space approach for detecting growth variation and application to North Pacific groundfish. Can. J. Fish. Aquat. Sci. 72, 1316–1328. https://doi.org/10.1139/cjfas-2014-0558</w:t>
      </w:r>
    </w:p>
    <w:p w14:paraId="19D52650"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 xml:space="preserve">Stawitz, C.C., Haltuch, M.A., Johnson, K.F., Sciences, F., Fisheries, N., Marine, N., Service, F., Oceanographic, N., 2019. How does growth misspecification affect management advice </w:t>
      </w:r>
      <w:r w:rsidRPr="00A77394">
        <w:rPr>
          <w:noProof/>
        </w:rPr>
        <w:lastRenderedPageBreak/>
        <w:t>derived from an integrated fisheries stock assessment model ? Fish. Res. 213, 12–21. https://doi.org/10.1016/j.fishres.2019.01.004</w:t>
      </w:r>
    </w:p>
    <w:p w14:paraId="212B9D69"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Taylor, B.M., Brandl, S.J., Kapur, M., Robbins, W.D., Johnson, G., Huveneers, C., Renaud, P., Choat, J.H., 2018. Bottom-up processes mediated by social systems drive demographic traits of coral-reef fishes. Ecology 99, 642–651. https://doi.org/10.1002/ecy.2127</w:t>
      </w:r>
    </w:p>
    <w:p w14:paraId="21429086"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Thorson, J.T., 2019a. Guidance for decisions using the Vector Autoregressive Spatio-Temporal (VAST) package in stock, ecosystem, habitat and climate assessments. Fish. Res. https://doi.org/10.1016/j.fishres.2018.10.013</w:t>
      </w:r>
    </w:p>
    <w:p w14:paraId="11AF342F"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Thorson, J.T., 2019b. Guidance for decisions using the Vector Autoregressive Spatio-Temporal (VAST) package in stock, ecosystem, habitat and climate assessments. Fish. Res. 210, 143–161. https://doi.org/10.1016/j.fishres.2018.10.013</w:t>
      </w:r>
    </w:p>
    <w:p w14:paraId="097197D7"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Thorson, J.T., Shelton, A.O., Ward, E.J., Skaug, H.J., 2015. Geostatistical delta-generalized linear mixed models improve precision for estimated abundance indices for West Coast groundfishes. ICES J. Mar. Sci. 72, 1297–1310. https://doi.org/10.1093/icesjms/fsu243</w:t>
      </w:r>
    </w:p>
    <w:p w14:paraId="65DABF63"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Trip, E.L., Choat, J.H., Wilson, D.T., Robertson, D.R., 2008. Inter-oceanic analysis of demographic variation in a widely distributed Indo-Pacific coral reef fish. Mar. Ecol. Prog. Ser. 373, 97–109. https://doi.org/10.3354/meps07755</w:t>
      </w:r>
    </w:p>
    <w:p w14:paraId="13ED2038"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von Bertalanffy, L., 1957. Quantitative Laws in Metabolism and Growth. Q. Rev. Biol. https://doi.org/10.1086/401873</w:t>
      </w:r>
    </w:p>
    <w:p w14:paraId="0AF9C35D"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Wickham, H., Francois, R., Henry, L., Muller, K., 2019. dplyr: A Grammar of Data Manipulation.</w:t>
      </w:r>
    </w:p>
    <w:p w14:paraId="2AC8710C"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Williams, A.J., Farley, J.H., Hoyle, S.D., Davies, C.R., Nicol, S.J., 2012. Spatial and sex-specific variation in growth of albacore tuna (Thunnus alalunga) across the South Pacific Ocean. PLoS One 7. https://doi.org/10.1371/journal.pone.0039318</w:t>
      </w:r>
    </w:p>
    <w:p w14:paraId="66A59DEB"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Wood, S.N., 2011. Fast stable restricted maximum likelihood and marginal likelihood estimation of semiparametric generalized linear models. J. R. Stat. Soc. Ser. B Stat. Methodol. https://doi.org/10.1111/j.1467-9868.2010.00749.x</w:t>
      </w:r>
    </w:p>
    <w:p w14:paraId="7AA821ED"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Wood, S.N., 2003. Thin plate regression splines. J. R. Stat. Soc. Ser. B Stat. Methodol. https://doi.org/10.1111/1467-9868.00374</w:t>
      </w:r>
    </w:p>
    <w:p w14:paraId="1F2A6DF9" w14:textId="6EF8EF9F"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Wyeth, M.R., Kronlund, A.R., Elfert, M., 2005. Summary of the 2005 British Columbia Sablefish (Anoplopoma fimbria) Research and Assessment Survey</w:t>
      </w:r>
      <w:r w:rsidR="0047602E">
        <w:rPr>
          <w:noProof/>
        </w:rPr>
        <w:t>.</w:t>
      </w:r>
      <w:r w:rsidRPr="00A77394">
        <w:rPr>
          <w:noProof/>
        </w:rPr>
        <w:t xml:space="preserve"> Canadian Technical Report of Fisheries and Aquatic Sciences 2694. Science Branch, Pacific Region Pacific Biological Station Nanaimo, British Columbia V9T 6N7.</w:t>
      </w:r>
      <w:r w:rsidR="0047602E">
        <w:rPr>
          <w:noProof/>
        </w:rPr>
        <w:t xml:space="preserve"> </w:t>
      </w:r>
      <w:r w:rsidR="0047602E" w:rsidRPr="0047602E">
        <w:rPr>
          <w:noProof/>
        </w:rPr>
        <w:t>http://publications.gc.ca/collections/collection_2012/mpo-dfo/Fs97-6-2694-eng.pdf</w:t>
      </w:r>
    </w:p>
    <w:p w14:paraId="695E1B34" w14:textId="77777777" w:rsidR="00461B39" w:rsidRDefault="00BB02E4" w:rsidP="001B618E">
      <w:pPr>
        <w:spacing w:after="0" w:line="240" w:lineRule="auto"/>
      </w:pPr>
      <w:r w:rsidRPr="004906F5">
        <w:fldChar w:fldCharType="end"/>
      </w:r>
    </w:p>
    <w:sectPr w:rsidR="00461B39" w:rsidSect="00E04E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 w:author="Melissa Haltuch" w:date="2019-05-22T13:04:00Z" w:initials="MH">
    <w:p w14:paraId="783A6E39" w14:textId="77777777" w:rsidR="00C13C64" w:rsidRDefault="00C13C64">
      <w:pPr>
        <w:pStyle w:val="CommentText"/>
      </w:pPr>
      <w:r>
        <w:rPr>
          <w:rStyle w:val="CommentReference"/>
        </w:rPr>
        <w:annotationRef/>
      </w:r>
      <w:r>
        <w:t>How were key ages determined? Someone is bound to ask.</w:t>
      </w:r>
    </w:p>
    <w:p w14:paraId="57F6664B" w14:textId="27621132" w:rsidR="00C13C64" w:rsidRDefault="00C13C64">
      <w:pPr>
        <w:pStyle w:val="CommentText"/>
      </w:pPr>
    </w:p>
  </w:comment>
  <w:comment w:id="15" w:author="Melissa Haltuch" w:date="2019-05-22T13:46:00Z" w:initials="MH">
    <w:p w14:paraId="70B68C16" w14:textId="56B0B740" w:rsidR="00C13C64" w:rsidRDefault="00C13C64">
      <w:pPr>
        <w:pStyle w:val="CommentText"/>
      </w:pPr>
      <w:r>
        <w:rPr>
          <w:rStyle w:val="CommentReference"/>
        </w:rPr>
        <w:annotationRef/>
      </w:r>
      <w:r>
        <w:t>The preliminary tag data analysis shows that BC ‘exports’ fish to the CC and GOA, think about how fish moving from BC into adjacent regions might influence the growth estimates. I think that if we look at how far south those BC fish move we will see the distribution tapper off around the 36 degree point that you’ve identified. Incidentally, the PFMC uses 36 degrees as a management line for sablefish.</w:t>
      </w:r>
    </w:p>
  </w:comment>
  <w:comment w:id="16" w:author="Melissa Haltuch" w:date="2019-05-22T13:50:00Z" w:initials="MH">
    <w:p w14:paraId="46BF281A" w14:textId="00C8814F" w:rsidR="00C13C64" w:rsidRDefault="00C13C64">
      <w:pPr>
        <w:pStyle w:val="CommentText"/>
      </w:pPr>
      <w:r>
        <w:rPr>
          <w:rStyle w:val="CommentReference"/>
        </w:rPr>
        <w:annotationRef/>
      </w:r>
      <w:r w:rsidR="00823916">
        <w:t>I thought the bifurcation</w:t>
      </w:r>
      <w:r>
        <w:t xml:space="preserve"> was actually centered more towards northern BC</w:t>
      </w:r>
      <w:r w:rsidR="00823916">
        <w:t>, which</w:t>
      </w:r>
      <w:r>
        <w:t xml:space="preserve"> lines up with what you’ve found. I am thinking of work by </w:t>
      </w:r>
      <w:proofErr w:type="spellStart"/>
      <w:r>
        <w:t>Mackas</w:t>
      </w:r>
      <w:proofErr w:type="spellEnd"/>
      <w:r>
        <w:t xml:space="preserve"> et al. on primary and secondary productivity</w:t>
      </w:r>
      <w:r w:rsidR="00823916">
        <w:t xml:space="preserve"> that you reference below</w:t>
      </w:r>
      <w:r>
        <w:t>.</w:t>
      </w:r>
    </w:p>
  </w:comment>
  <w:comment w:id="18" w:author="Melissa Haltuch" w:date="2019-05-22T13:52:00Z" w:initials="MH">
    <w:p w14:paraId="4AF894ED" w14:textId="4BB58860" w:rsidR="00C13C64" w:rsidRDefault="00C13C64">
      <w:pPr>
        <w:pStyle w:val="CommentText"/>
      </w:pPr>
      <w:r>
        <w:rPr>
          <w:rStyle w:val="CommentReference"/>
        </w:rPr>
        <w:annotationRef/>
      </w:r>
      <w:r>
        <w:t>Are there specific species? Any similar to sablefish?</w:t>
      </w:r>
    </w:p>
  </w:comment>
  <w:comment w:id="19" w:author="Melissa Haltuch" w:date="2019-05-22T13:56:00Z" w:initials="MH">
    <w:p w14:paraId="05BCD84B" w14:textId="55324BC5" w:rsidR="00823916" w:rsidRDefault="00C13C64">
      <w:pPr>
        <w:pStyle w:val="CommentText"/>
      </w:pPr>
      <w:r>
        <w:t xml:space="preserve">Females are much more selected by the </w:t>
      </w:r>
      <w:r>
        <w:rPr>
          <w:rStyle w:val="CommentReference"/>
        </w:rPr>
        <w:annotationRef/>
      </w:r>
      <w:r>
        <w:t>pot and hook and line gears in the CC. In the trawl fishery male/female selectivity is more similar.</w:t>
      </w:r>
      <w:r w:rsidR="00823916">
        <w:t xml:space="preserve"> I’m not sure if this is similar in AK but you might have a look at the AFSC assessment: </w:t>
      </w:r>
      <w:r w:rsidR="00823916">
        <w:br/>
      </w:r>
      <w:r w:rsidR="00823916">
        <w:rPr>
          <w:rFonts w:ascii="Tahoma" w:hAnsi="Tahoma" w:cs="Tahoma"/>
          <w:color w:val="1155CC"/>
          <w:u w:val="single"/>
          <w:shd w:val="clear" w:color="auto" w:fill="FFFFFF"/>
        </w:rPr>
        <w:t>https://www.afsc.noaa.gov/REFM/Docs/2018/GOA/GOAsablefish.pdf</w:t>
      </w:r>
    </w:p>
    <w:p w14:paraId="24A10934" w14:textId="77777777" w:rsidR="00823916" w:rsidRDefault="00823916">
      <w:pPr>
        <w:pStyle w:val="CommentText"/>
      </w:pPr>
    </w:p>
    <w:p w14:paraId="5374A01D" w14:textId="44348DC7" w:rsidR="00C13C64" w:rsidRDefault="00C13C6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7F6664B" w15:done="0"/>
  <w15:commentEx w15:paraId="70B68C16" w15:done="0"/>
  <w15:commentEx w15:paraId="46BF281A" w15:done="0"/>
  <w15:commentEx w15:paraId="4AF894ED" w15:done="0"/>
  <w15:commentEx w15:paraId="5374A01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5C5C32" w14:textId="77777777" w:rsidR="003D31B8" w:rsidRDefault="003D31B8" w:rsidP="00F50131">
      <w:pPr>
        <w:spacing w:after="0" w:line="240" w:lineRule="auto"/>
      </w:pPr>
      <w:r>
        <w:separator/>
      </w:r>
    </w:p>
  </w:endnote>
  <w:endnote w:type="continuationSeparator" w:id="0">
    <w:p w14:paraId="0DBB3C89" w14:textId="77777777" w:rsidR="003D31B8" w:rsidRDefault="003D31B8"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3001758"/>
      <w:docPartObj>
        <w:docPartGallery w:val="Page Numbers (Bottom of Page)"/>
        <w:docPartUnique/>
      </w:docPartObj>
    </w:sdtPr>
    <w:sdtEndPr>
      <w:rPr>
        <w:noProof/>
      </w:rPr>
    </w:sdtEndPr>
    <w:sdtContent>
      <w:p w14:paraId="041015AF" w14:textId="4C1F667C" w:rsidR="00C13C64" w:rsidRDefault="00C13C64">
        <w:pPr>
          <w:pStyle w:val="Footer"/>
          <w:jc w:val="right"/>
        </w:pPr>
        <w:r>
          <w:fldChar w:fldCharType="begin"/>
        </w:r>
        <w:r>
          <w:instrText xml:space="preserve"> PAGE   \* MERGEFORMAT </w:instrText>
        </w:r>
        <w:r>
          <w:fldChar w:fldCharType="separate"/>
        </w:r>
        <w:r w:rsidR="00823916">
          <w:rPr>
            <w:noProof/>
          </w:rPr>
          <w:t>15</w:t>
        </w:r>
        <w:r>
          <w:rPr>
            <w:noProof/>
          </w:rPr>
          <w:fldChar w:fldCharType="end"/>
        </w:r>
      </w:p>
    </w:sdtContent>
  </w:sdt>
  <w:p w14:paraId="01996BCC" w14:textId="77777777" w:rsidR="00C13C64" w:rsidRDefault="00C13C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82BF4" w14:textId="2FFCE8DC" w:rsidR="00C13C64" w:rsidRDefault="00C13C64">
    <w:pPr>
      <w:pStyle w:val="Footer"/>
      <w:jc w:val="right"/>
    </w:pPr>
    <w:r>
      <w:fldChar w:fldCharType="begin"/>
    </w:r>
    <w:r>
      <w:instrText xml:space="preserve"> PAGE   \* MERGEFORMAT </w:instrText>
    </w:r>
    <w:r>
      <w:fldChar w:fldCharType="separate"/>
    </w:r>
    <w:r w:rsidR="00823916">
      <w:rPr>
        <w:noProof/>
      </w:rPr>
      <w:t>21</w:t>
    </w:r>
    <w:r>
      <w:rPr>
        <w:noProof/>
      </w:rPr>
      <w:fldChar w:fldCharType="end"/>
    </w:r>
  </w:p>
  <w:p w14:paraId="2D8C35D5" w14:textId="77777777" w:rsidR="00C13C64" w:rsidRDefault="00C13C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8725397"/>
      <w:docPartObj>
        <w:docPartGallery w:val="Page Numbers (Bottom of Page)"/>
        <w:docPartUnique/>
      </w:docPartObj>
    </w:sdtPr>
    <w:sdtEndPr>
      <w:rPr>
        <w:noProof/>
      </w:rPr>
    </w:sdtEndPr>
    <w:sdtContent>
      <w:p w14:paraId="7838837D" w14:textId="7B1DD2F5" w:rsidR="00C13C64" w:rsidRDefault="00C13C64">
        <w:pPr>
          <w:pStyle w:val="Footer"/>
          <w:jc w:val="right"/>
        </w:pPr>
        <w:r>
          <w:fldChar w:fldCharType="begin"/>
        </w:r>
        <w:r>
          <w:instrText xml:space="preserve"> PAGE   \* MERGEFORMAT </w:instrText>
        </w:r>
        <w:r>
          <w:fldChar w:fldCharType="separate"/>
        </w:r>
        <w:r w:rsidR="00823916">
          <w:rPr>
            <w:noProof/>
          </w:rPr>
          <w:t>24</w:t>
        </w:r>
        <w:r>
          <w:rPr>
            <w:noProof/>
          </w:rPr>
          <w:fldChar w:fldCharType="end"/>
        </w:r>
      </w:p>
    </w:sdtContent>
  </w:sdt>
  <w:p w14:paraId="2B193F6F" w14:textId="77777777" w:rsidR="00C13C64" w:rsidRDefault="00C13C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E41242" w14:textId="77777777" w:rsidR="003D31B8" w:rsidRDefault="003D31B8" w:rsidP="00F50131">
      <w:pPr>
        <w:spacing w:after="0" w:line="240" w:lineRule="auto"/>
      </w:pPr>
      <w:r>
        <w:separator/>
      </w:r>
    </w:p>
  </w:footnote>
  <w:footnote w:type="continuationSeparator" w:id="0">
    <w:p w14:paraId="29A2D396" w14:textId="77777777" w:rsidR="003D31B8" w:rsidRDefault="003D31B8"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2E25B0"/>
    <w:multiLevelType w:val="multilevel"/>
    <w:tmpl w:val="19D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ia Kapur">
    <w15:presenceInfo w15:providerId="None" w15:userId="Maia Kapur"/>
  </w15:person>
  <w15:person w15:author="Melissa Haltuch">
    <w15:presenceInfo w15:providerId="None" w15:userId="Melissa Haltu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3DF7"/>
    <w:rsid w:val="0000580A"/>
    <w:rsid w:val="00011E4F"/>
    <w:rsid w:val="00012CAE"/>
    <w:rsid w:val="000157D3"/>
    <w:rsid w:val="00015DE8"/>
    <w:rsid w:val="0002109F"/>
    <w:rsid w:val="00022CBF"/>
    <w:rsid w:val="00023BC7"/>
    <w:rsid w:val="00027205"/>
    <w:rsid w:val="00030AA4"/>
    <w:rsid w:val="00033E99"/>
    <w:rsid w:val="00034C3F"/>
    <w:rsid w:val="00035951"/>
    <w:rsid w:val="00040589"/>
    <w:rsid w:val="00040834"/>
    <w:rsid w:val="00041153"/>
    <w:rsid w:val="00043307"/>
    <w:rsid w:val="00043BC2"/>
    <w:rsid w:val="00046080"/>
    <w:rsid w:val="00047BCB"/>
    <w:rsid w:val="00051E7E"/>
    <w:rsid w:val="000532F3"/>
    <w:rsid w:val="00054388"/>
    <w:rsid w:val="00054CB8"/>
    <w:rsid w:val="0005545E"/>
    <w:rsid w:val="00055553"/>
    <w:rsid w:val="00055CBF"/>
    <w:rsid w:val="000576D6"/>
    <w:rsid w:val="00062352"/>
    <w:rsid w:val="00064049"/>
    <w:rsid w:val="0006425B"/>
    <w:rsid w:val="000645CA"/>
    <w:rsid w:val="0006514B"/>
    <w:rsid w:val="00071A25"/>
    <w:rsid w:val="00072B99"/>
    <w:rsid w:val="00072BEE"/>
    <w:rsid w:val="000759C3"/>
    <w:rsid w:val="00081261"/>
    <w:rsid w:val="00081EE8"/>
    <w:rsid w:val="0008625B"/>
    <w:rsid w:val="00086F4C"/>
    <w:rsid w:val="000A10CF"/>
    <w:rsid w:val="000A21DA"/>
    <w:rsid w:val="000A2704"/>
    <w:rsid w:val="000A40D5"/>
    <w:rsid w:val="000A4F0B"/>
    <w:rsid w:val="000B0FA0"/>
    <w:rsid w:val="000B1158"/>
    <w:rsid w:val="000B4A0E"/>
    <w:rsid w:val="000B4A54"/>
    <w:rsid w:val="000B4B1F"/>
    <w:rsid w:val="000B69FD"/>
    <w:rsid w:val="000C10D1"/>
    <w:rsid w:val="000C1CD9"/>
    <w:rsid w:val="000C2205"/>
    <w:rsid w:val="000C31F1"/>
    <w:rsid w:val="000C47E4"/>
    <w:rsid w:val="000C6B26"/>
    <w:rsid w:val="000D2048"/>
    <w:rsid w:val="000D255D"/>
    <w:rsid w:val="000D36AA"/>
    <w:rsid w:val="000D42C3"/>
    <w:rsid w:val="000E082B"/>
    <w:rsid w:val="000E391C"/>
    <w:rsid w:val="000E57B8"/>
    <w:rsid w:val="000E651C"/>
    <w:rsid w:val="000E654C"/>
    <w:rsid w:val="000E79C7"/>
    <w:rsid w:val="000F0C3E"/>
    <w:rsid w:val="000F3E6A"/>
    <w:rsid w:val="0010015D"/>
    <w:rsid w:val="0010075F"/>
    <w:rsid w:val="00101143"/>
    <w:rsid w:val="001011A0"/>
    <w:rsid w:val="00101B12"/>
    <w:rsid w:val="00101B63"/>
    <w:rsid w:val="00101D8E"/>
    <w:rsid w:val="00105775"/>
    <w:rsid w:val="00107177"/>
    <w:rsid w:val="001074B3"/>
    <w:rsid w:val="0011113B"/>
    <w:rsid w:val="001127D8"/>
    <w:rsid w:val="00113A0A"/>
    <w:rsid w:val="001142BC"/>
    <w:rsid w:val="00114FC5"/>
    <w:rsid w:val="0011561C"/>
    <w:rsid w:val="001161AF"/>
    <w:rsid w:val="00117953"/>
    <w:rsid w:val="00121BC4"/>
    <w:rsid w:val="001232B1"/>
    <w:rsid w:val="001240C1"/>
    <w:rsid w:val="00126E61"/>
    <w:rsid w:val="00130990"/>
    <w:rsid w:val="00132F6C"/>
    <w:rsid w:val="00135ED3"/>
    <w:rsid w:val="00137B84"/>
    <w:rsid w:val="00137EBD"/>
    <w:rsid w:val="001424C8"/>
    <w:rsid w:val="001441D1"/>
    <w:rsid w:val="00144B33"/>
    <w:rsid w:val="00147E3F"/>
    <w:rsid w:val="001523D4"/>
    <w:rsid w:val="001545FB"/>
    <w:rsid w:val="00160DD0"/>
    <w:rsid w:val="00161E13"/>
    <w:rsid w:val="0016210F"/>
    <w:rsid w:val="0016320C"/>
    <w:rsid w:val="00163329"/>
    <w:rsid w:val="001645EA"/>
    <w:rsid w:val="00164BDA"/>
    <w:rsid w:val="001770D8"/>
    <w:rsid w:val="001824C5"/>
    <w:rsid w:val="001837FD"/>
    <w:rsid w:val="00184A9E"/>
    <w:rsid w:val="001866EE"/>
    <w:rsid w:val="00186954"/>
    <w:rsid w:val="001876DD"/>
    <w:rsid w:val="00191AED"/>
    <w:rsid w:val="00192831"/>
    <w:rsid w:val="00193066"/>
    <w:rsid w:val="001930FF"/>
    <w:rsid w:val="001958F3"/>
    <w:rsid w:val="001976BB"/>
    <w:rsid w:val="001A1B0A"/>
    <w:rsid w:val="001A1F35"/>
    <w:rsid w:val="001A375B"/>
    <w:rsid w:val="001A5A05"/>
    <w:rsid w:val="001B21D9"/>
    <w:rsid w:val="001B234F"/>
    <w:rsid w:val="001B3AB6"/>
    <w:rsid w:val="001B45A3"/>
    <w:rsid w:val="001B6135"/>
    <w:rsid w:val="001B618E"/>
    <w:rsid w:val="001C0800"/>
    <w:rsid w:val="001C1426"/>
    <w:rsid w:val="001C1677"/>
    <w:rsid w:val="001C2BDC"/>
    <w:rsid w:val="001C3428"/>
    <w:rsid w:val="001C70C8"/>
    <w:rsid w:val="001C7EC3"/>
    <w:rsid w:val="001D0C06"/>
    <w:rsid w:val="001D20BB"/>
    <w:rsid w:val="001D25DD"/>
    <w:rsid w:val="001D28A9"/>
    <w:rsid w:val="001D6A18"/>
    <w:rsid w:val="001E0B96"/>
    <w:rsid w:val="001E20BC"/>
    <w:rsid w:val="001E2818"/>
    <w:rsid w:val="001F4B4A"/>
    <w:rsid w:val="001F5DCE"/>
    <w:rsid w:val="001F735D"/>
    <w:rsid w:val="001F7686"/>
    <w:rsid w:val="00201B5B"/>
    <w:rsid w:val="0020519A"/>
    <w:rsid w:val="002052E5"/>
    <w:rsid w:val="00206327"/>
    <w:rsid w:val="002073D8"/>
    <w:rsid w:val="00207531"/>
    <w:rsid w:val="0021088D"/>
    <w:rsid w:val="00212215"/>
    <w:rsid w:val="00212B1C"/>
    <w:rsid w:val="00214A13"/>
    <w:rsid w:val="002151D9"/>
    <w:rsid w:val="0021550D"/>
    <w:rsid w:val="00217CF2"/>
    <w:rsid w:val="00220F04"/>
    <w:rsid w:val="0022377B"/>
    <w:rsid w:val="002239EF"/>
    <w:rsid w:val="002252A1"/>
    <w:rsid w:val="0022535D"/>
    <w:rsid w:val="002268D8"/>
    <w:rsid w:val="002274CF"/>
    <w:rsid w:val="002278EA"/>
    <w:rsid w:val="00231872"/>
    <w:rsid w:val="0023196E"/>
    <w:rsid w:val="00231A55"/>
    <w:rsid w:val="00233376"/>
    <w:rsid w:val="00234930"/>
    <w:rsid w:val="00234EF2"/>
    <w:rsid w:val="00234F7E"/>
    <w:rsid w:val="002360BE"/>
    <w:rsid w:val="0023745F"/>
    <w:rsid w:val="00241803"/>
    <w:rsid w:val="002458FC"/>
    <w:rsid w:val="00246216"/>
    <w:rsid w:val="00246B09"/>
    <w:rsid w:val="00247925"/>
    <w:rsid w:val="00247F68"/>
    <w:rsid w:val="00250DF2"/>
    <w:rsid w:val="00252A9F"/>
    <w:rsid w:val="00254436"/>
    <w:rsid w:val="002554ED"/>
    <w:rsid w:val="00257626"/>
    <w:rsid w:val="00257CAD"/>
    <w:rsid w:val="00260039"/>
    <w:rsid w:val="002600CC"/>
    <w:rsid w:val="00261A35"/>
    <w:rsid w:val="00262084"/>
    <w:rsid w:val="002628A6"/>
    <w:rsid w:val="0026588C"/>
    <w:rsid w:val="00272120"/>
    <w:rsid w:val="002732D8"/>
    <w:rsid w:val="00273DF8"/>
    <w:rsid w:val="00274FD3"/>
    <w:rsid w:val="002758E0"/>
    <w:rsid w:val="00276042"/>
    <w:rsid w:val="00276779"/>
    <w:rsid w:val="00280246"/>
    <w:rsid w:val="00281B2C"/>
    <w:rsid w:val="00282758"/>
    <w:rsid w:val="00283D33"/>
    <w:rsid w:val="00285614"/>
    <w:rsid w:val="0028653C"/>
    <w:rsid w:val="002866F4"/>
    <w:rsid w:val="002869DA"/>
    <w:rsid w:val="00287B91"/>
    <w:rsid w:val="00290ECE"/>
    <w:rsid w:val="00291BC9"/>
    <w:rsid w:val="00291EEB"/>
    <w:rsid w:val="00296472"/>
    <w:rsid w:val="00297019"/>
    <w:rsid w:val="002A0D40"/>
    <w:rsid w:val="002A1D4D"/>
    <w:rsid w:val="002A420E"/>
    <w:rsid w:val="002A5426"/>
    <w:rsid w:val="002A7BD5"/>
    <w:rsid w:val="002B12E4"/>
    <w:rsid w:val="002B12EC"/>
    <w:rsid w:val="002B159B"/>
    <w:rsid w:val="002B2781"/>
    <w:rsid w:val="002B36AF"/>
    <w:rsid w:val="002B3C33"/>
    <w:rsid w:val="002B485F"/>
    <w:rsid w:val="002B6126"/>
    <w:rsid w:val="002B78B9"/>
    <w:rsid w:val="002C0447"/>
    <w:rsid w:val="002C19CF"/>
    <w:rsid w:val="002C350B"/>
    <w:rsid w:val="002C6B59"/>
    <w:rsid w:val="002C6E0C"/>
    <w:rsid w:val="002D1062"/>
    <w:rsid w:val="002D1135"/>
    <w:rsid w:val="002D152E"/>
    <w:rsid w:val="002D188C"/>
    <w:rsid w:val="002D2153"/>
    <w:rsid w:val="002D4639"/>
    <w:rsid w:val="002D6E05"/>
    <w:rsid w:val="002D7F20"/>
    <w:rsid w:val="002E02EB"/>
    <w:rsid w:val="002E0D29"/>
    <w:rsid w:val="002E1DDC"/>
    <w:rsid w:val="002E3E62"/>
    <w:rsid w:val="002E3F25"/>
    <w:rsid w:val="002E421E"/>
    <w:rsid w:val="002E5AEF"/>
    <w:rsid w:val="002E72F8"/>
    <w:rsid w:val="002E7B51"/>
    <w:rsid w:val="002F11B0"/>
    <w:rsid w:val="002F43F1"/>
    <w:rsid w:val="002F46D4"/>
    <w:rsid w:val="002F6DD3"/>
    <w:rsid w:val="0030040E"/>
    <w:rsid w:val="00303AFC"/>
    <w:rsid w:val="00304135"/>
    <w:rsid w:val="00305278"/>
    <w:rsid w:val="003057E6"/>
    <w:rsid w:val="00305832"/>
    <w:rsid w:val="0030678F"/>
    <w:rsid w:val="003071B2"/>
    <w:rsid w:val="0030725B"/>
    <w:rsid w:val="00310C1A"/>
    <w:rsid w:val="0031135F"/>
    <w:rsid w:val="00311F47"/>
    <w:rsid w:val="00316216"/>
    <w:rsid w:val="00320B89"/>
    <w:rsid w:val="00320D04"/>
    <w:rsid w:val="003219D9"/>
    <w:rsid w:val="0032228C"/>
    <w:rsid w:val="003223FA"/>
    <w:rsid w:val="003229CF"/>
    <w:rsid w:val="00322C06"/>
    <w:rsid w:val="00322DAC"/>
    <w:rsid w:val="0032668E"/>
    <w:rsid w:val="00330BD9"/>
    <w:rsid w:val="003313E9"/>
    <w:rsid w:val="00331A46"/>
    <w:rsid w:val="00332024"/>
    <w:rsid w:val="00333E80"/>
    <w:rsid w:val="00333FDA"/>
    <w:rsid w:val="003351C8"/>
    <w:rsid w:val="003365DC"/>
    <w:rsid w:val="003368A1"/>
    <w:rsid w:val="00336DE3"/>
    <w:rsid w:val="00337245"/>
    <w:rsid w:val="003418AD"/>
    <w:rsid w:val="003426F8"/>
    <w:rsid w:val="003437BB"/>
    <w:rsid w:val="003438A6"/>
    <w:rsid w:val="00344618"/>
    <w:rsid w:val="0034490E"/>
    <w:rsid w:val="00347759"/>
    <w:rsid w:val="00352282"/>
    <w:rsid w:val="00352E7D"/>
    <w:rsid w:val="003532CB"/>
    <w:rsid w:val="00357218"/>
    <w:rsid w:val="0035799C"/>
    <w:rsid w:val="00362196"/>
    <w:rsid w:val="003625DB"/>
    <w:rsid w:val="003640BA"/>
    <w:rsid w:val="00367814"/>
    <w:rsid w:val="00370000"/>
    <w:rsid w:val="003737AC"/>
    <w:rsid w:val="00375D00"/>
    <w:rsid w:val="003767BF"/>
    <w:rsid w:val="00377CE3"/>
    <w:rsid w:val="003806D1"/>
    <w:rsid w:val="00383DB6"/>
    <w:rsid w:val="00385DC8"/>
    <w:rsid w:val="00390CEC"/>
    <w:rsid w:val="003918D8"/>
    <w:rsid w:val="00392042"/>
    <w:rsid w:val="00395F82"/>
    <w:rsid w:val="003A11B9"/>
    <w:rsid w:val="003A76DA"/>
    <w:rsid w:val="003A7C48"/>
    <w:rsid w:val="003B2383"/>
    <w:rsid w:val="003B4E84"/>
    <w:rsid w:val="003B7477"/>
    <w:rsid w:val="003C031E"/>
    <w:rsid w:val="003C13A9"/>
    <w:rsid w:val="003C1A99"/>
    <w:rsid w:val="003C6423"/>
    <w:rsid w:val="003C6F9E"/>
    <w:rsid w:val="003D0FC7"/>
    <w:rsid w:val="003D1CAA"/>
    <w:rsid w:val="003D31B8"/>
    <w:rsid w:val="003D3AD9"/>
    <w:rsid w:val="003D44CE"/>
    <w:rsid w:val="003D604A"/>
    <w:rsid w:val="003D6955"/>
    <w:rsid w:val="003E4700"/>
    <w:rsid w:val="003E498F"/>
    <w:rsid w:val="003E5AB7"/>
    <w:rsid w:val="003E64AE"/>
    <w:rsid w:val="003E6E79"/>
    <w:rsid w:val="003F06AE"/>
    <w:rsid w:val="003F2C17"/>
    <w:rsid w:val="003F3562"/>
    <w:rsid w:val="003F45C3"/>
    <w:rsid w:val="003F6D4D"/>
    <w:rsid w:val="00401105"/>
    <w:rsid w:val="0040193D"/>
    <w:rsid w:val="00411364"/>
    <w:rsid w:val="004144D9"/>
    <w:rsid w:val="00414CCC"/>
    <w:rsid w:val="00416528"/>
    <w:rsid w:val="00420118"/>
    <w:rsid w:val="00421AA6"/>
    <w:rsid w:val="00422D4B"/>
    <w:rsid w:val="00424B2D"/>
    <w:rsid w:val="0042677E"/>
    <w:rsid w:val="00430C18"/>
    <w:rsid w:val="00430D6A"/>
    <w:rsid w:val="00432FC3"/>
    <w:rsid w:val="0043545A"/>
    <w:rsid w:val="00436D36"/>
    <w:rsid w:val="0043794D"/>
    <w:rsid w:val="004409C6"/>
    <w:rsid w:val="0044373E"/>
    <w:rsid w:val="00445820"/>
    <w:rsid w:val="00446FD4"/>
    <w:rsid w:val="0044700A"/>
    <w:rsid w:val="004477B5"/>
    <w:rsid w:val="004505BB"/>
    <w:rsid w:val="0045661E"/>
    <w:rsid w:val="00457B0D"/>
    <w:rsid w:val="00460C34"/>
    <w:rsid w:val="00460E61"/>
    <w:rsid w:val="004613FD"/>
    <w:rsid w:val="00461B39"/>
    <w:rsid w:val="00463541"/>
    <w:rsid w:val="00466B36"/>
    <w:rsid w:val="00471E5E"/>
    <w:rsid w:val="00473F2A"/>
    <w:rsid w:val="00475733"/>
    <w:rsid w:val="00475B1C"/>
    <w:rsid w:val="0047602E"/>
    <w:rsid w:val="00476E6A"/>
    <w:rsid w:val="00476FE7"/>
    <w:rsid w:val="0048431F"/>
    <w:rsid w:val="004862B8"/>
    <w:rsid w:val="004906F5"/>
    <w:rsid w:val="00490DD6"/>
    <w:rsid w:val="00491266"/>
    <w:rsid w:val="00493465"/>
    <w:rsid w:val="00493E13"/>
    <w:rsid w:val="004973C8"/>
    <w:rsid w:val="00497F73"/>
    <w:rsid w:val="004A03C4"/>
    <w:rsid w:val="004A2A12"/>
    <w:rsid w:val="004A630B"/>
    <w:rsid w:val="004A6F3D"/>
    <w:rsid w:val="004B277C"/>
    <w:rsid w:val="004B3FA4"/>
    <w:rsid w:val="004B52F9"/>
    <w:rsid w:val="004B74A5"/>
    <w:rsid w:val="004C0E4D"/>
    <w:rsid w:val="004C118F"/>
    <w:rsid w:val="004C1261"/>
    <w:rsid w:val="004C1FEB"/>
    <w:rsid w:val="004C4020"/>
    <w:rsid w:val="004C7295"/>
    <w:rsid w:val="004C78D8"/>
    <w:rsid w:val="004D0927"/>
    <w:rsid w:val="004D2F33"/>
    <w:rsid w:val="004D3306"/>
    <w:rsid w:val="004D4C29"/>
    <w:rsid w:val="004D5185"/>
    <w:rsid w:val="004D72BD"/>
    <w:rsid w:val="004E0036"/>
    <w:rsid w:val="004E048A"/>
    <w:rsid w:val="004E1BF0"/>
    <w:rsid w:val="004E1E7E"/>
    <w:rsid w:val="004E2368"/>
    <w:rsid w:val="004E2BD9"/>
    <w:rsid w:val="004E2DEE"/>
    <w:rsid w:val="004E2FE6"/>
    <w:rsid w:val="004E384E"/>
    <w:rsid w:val="004E6CF4"/>
    <w:rsid w:val="004F2F0A"/>
    <w:rsid w:val="004F40D2"/>
    <w:rsid w:val="004F4F42"/>
    <w:rsid w:val="004F6FFD"/>
    <w:rsid w:val="0050070A"/>
    <w:rsid w:val="00501E09"/>
    <w:rsid w:val="00503E71"/>
    <w:rsid w:val="00505127"/>
    <w:rsid w:val="00506197"/>
    <w:rsid w:val="00506BD6"/>
    <w:rsid w:val="00506E17"/>
    <w:rsid w:val="00511244"/>
    <w:rsid w:val="00511A2F"/>
    <w:rsid w:val="005130BB"/>
    <w:rsid w:val="00513905"/>
    <w:rsid w:val="00514549"/>
    <w:rsid w:val="00514739"/>
    <w:rsid w:val="0051589F"/>
    <w:rsid w:val="00515C26"/>
    <w:rsid w:val="00517735"/>
    <w:rsid w:val="005226AD"/>
    <w:rsid w:val="00523065"/>
    <w:rsid w:val="005234B9"/>
    <w:rsid w:val="00527F2F"/>
    <w:rsid w:val="00531519"/>
    <w:rsid w:val="00533635"/>
    <w:rsid w:val="00542B76"/>
    <w:rsid w:val="005430FD"/>
    <w:rsid w:val="005443E0"/>
    <w:rsid w:val="005453B8"/>
    <w:rsid w:val="00546272"/>
    <w:rsid w:val="0054799E"/>
    <w:rsid w:val="00551B60"/>
    <w:rsid w:val="0055586B"/>
    <w:rsid w:val="00555EB1"/>
    <w:rsid w:val="005571AE"/>
    <w:rsid w:val="00560355"/>
    <w:rsid w:val="00560DB0"/>
    <w:rsid w:val="005624A6"/>
    <w:rsid w:val="0056300A"/>
    <w:rsid w:val="00563C56"/>
    <w:rsid w:val="00564486"/>
    <w:rsid w:val="00565467"/>
    <w:rsid w:val="0057075F"/>
    <w:rsid w:val="00570DC0"/>
    <w:rsid w:val="005721C5"/>
    <w:rsid w:val="005742CD"/>
    <w:rsid w:val="005746C7"/>
    <w:rsid w:val="005754B9"/>
    <w:rsid w:val="0057578D"/>
    <w:rsid w:val="00575CEA"/>
    <w:rsid w:val="00577222"/>
    <w:rsid w:val="0058125D"/>
    <w:rsid w:val="005816B1"/>
    <w:rsid w:val="00581778"/>
    <w:rsid w:val="00585ACF"/>
    <w:rsid w:val="00585C52"/>
    <w:rsid w:val="005866AE"/>
    <w:rsid w:val="00586BBE"/>
    <w:rsid w:val="005875F9"/>
    <w:rsid w:val="0059154F"/>
    <w:rsid w:val="00591DAA"/>
    <w:rsid w:val="00591FF0"/>
    <w:rsid w:val="005923EA"/>
    <w:rsid w:val="005937F2"/>
    <w:rsid w:val="0059460E"/>
    <w:rsid w:val="00594F68"/>
    <w:rsid w:val="00597517"/>
    <w:rsid w:val="005A05F5"/>
    <w:rsid w:val="005A0B2F"/>
    <w:rsid w:val="005A19AC"/>
    <w:rsid w:val="005A218E"/>
    <w:rsid w:val="005A2F0F"/>
    <w:rsid w:val="005A39D0"/>
    <w:rsid w:val="005A4A3F"/>
    <w:rsid w:val="005A502C"/>
    <w:rsid w:val="005A5C86"/>
    <w:rsid w:val="005A62A5"/>
    <w:rsid w:val="005A756B"/>
    <w:rsid w:val="005B235A"/>
    <w:rsid w:val="005B42E2"/>
    <w:rsid w:val="005B4E96"/>
    <w:rsid w:val="005B623D"/>
    <w:rsid w:val="005B6C7D"/>
    <w:rsid w:val="005B6CE5"/>
    <w:rsid w:val="005B70FF"/>
    <w:rsid w:val="005C020F"/>
    <w:rsid w:val="005C1C7E"/>
    <w:rsid w:val="005C3972"/>
    <w:rsid w:val="005C4FC5"/>
    <w:rsid w:val="005C5651"/>
    <w:rsid w:val="005C67E6"/>
    <w:rsid w:val="005C6AE3"/>
    <w:rsid w:val="005C76FF"/>
    <w:rsid w:val="005D095D"/>
    <w:rsid w:val="005D11A8"/>
    <w:rsid w:val="005D1F29"/>
    <w:rsid w:val="005D279D"/>
    <w:rsid w:val="005D4DA3"/>
    <w:rsid w:val="005D63A9"/>
    <w:rsid w:val="005D7596"/>
    <w:rsid w:val="005E0FFF"/>
    <w:rsid w:val="005F0B48"/>
    <w:rsid w:val="005F254B"/>
    <w:rsid w:val="005F2575"/>
    <w:rsid w:val="005F4F04"/>
    <w:rsid w:val="005F55A2"/>
    <w:rsid w:val="005F5637"/>
    <w:rsid w:val="005F61EE"/>
    <w:rsid w:val="005F6268"/>
    <w:rsid w:val="00611BB6"/>
    <w:rsid w:val="00612667"/>
    <w:rsid w:val="00612C17"/>
    <w:rsid w:val="00614748"/>
    <w:rsid w:val="00614FEF"/>
    <w:rsid w:val="00615029"/>
    <w:rsid w:val="006166CD"/>
    <w:rsid w:val="00616824"/>
    <w:rsid w:val="00623282"/>
    <w:rsid w:val="0062357A"/>
    <w:rsid w:val="00623E1F"/>
    <w:rsid w:val="00624211"/>
    <w:rsid w:val="00624B17"/>
    <w:rsid w:val="006264A4"/>
    <w:rsid w:val="00627092"/>
    <w:rsid w:val="006316F6"/>
    <w:rsid w:val="00632139"/>
    <w:rsid w:val="0063253B"/>
    <w:rsid w:val="00632DD4"/>
    <w:rsid w:val="0063752C"/>
    <w:rsid w:val="00637DFE"/>
    <w:rsid w:val="00642D5E"/>
    <w:rsid w:val="00642E3F"/>
    <w:rsid w:val="006478EB"/>
    <w:rsid w:val="00647FF6"/>
    <w:rsid w:val="00655DDF"/>
    <w:rsid w:val="00655F5F"/>
    <w:rsid w:val="006560A9"/>
    <w:rsid w:val="00656B62"/>
    <w:rsid w:val="006604E0"/>
    <w:rsid w:val="006610ED"/>
    <w:rsid w:val="00661E95"/>
    <w:rsid w:val="00662741"/>
    <w:rsid w:val="006639BD"/>
    <w:rsid w:val="006665D1"/>
    <w:rsid w:val="0067044E"/>
    <w:rsid w:val="00672DDF"/>
    <w:rsid w:val="00674D52"/>
    <w:rsid w:val="00674E32"/>
    <w:rsid w:val="0067555F"/>
    <w:rsid w:val="00675625"/>
    <w:rsid w:val="006769D1"/>
    <w:rsid w:val="00677B4D"/>
    <w:rsid w:val="00681741"/>
    <w:rsid w:val="00683D81"/>
    <w:rsid w:val="0068598A"/>
    <w:rsid w:val="00687194"/>
    <w:rsid w:val="00692DB0"/>
    <w:rsid w:val="006948C1"/>
    <w:rsid w:val="00694D64"/>
    <w:rsid w:val="00695271"/>
    <w:rsid w:val="006954C4"/>
    <w:rsid w:val="0069630B"/>
    <w:rsid w:val="00697863"/>
    <w:rsid w:val="006A0AAB"/>
    <w:rsid w:val="006A1870"/>
    <w:rsid w:val="006A39A3"/>
    <w:rsid w:val="006A3AFF"/>
    <w:rsid w:val="006A4ECF"/>
    <w:rsid w:val="006A5337"/>
    <w:rsid w:val="006A59E8"/>
    <w:rsid w:val="006A5ACD"/>
    <w:rsid w:val="006A5C39"/>
    <w:rsid w:val="006A61A9"/>
    <w:rsid w:val="006B09E1"/>
    <w:rsid w:val="006B545D"/>
    <w:rsid w:val="006C271B"/>
    <w:rsid w:val="006C4182"/>
    <w:rsid w:val="006C449C"/>
    <w:rsid w:val="006C4713"/>
    <w:rsid w:val="006C5792"/>
    <w:rsid w:val="006D19D2"/>
    <w:rsid w:val="006D560E"/>
    <w:rsid w:val="006D5924"/>
    <w:rsid w:val="006D6090"/>
    <w:rsid w:val="006D6165"/>
    <w:rsid w:val="006E0EB2"/>
    <w:rsid w:val="006E2C2C"/>
    <w:rsid w:val="006E7F19"/>
    <w:rsid w:val="006F1452"/>
    <w:rsid w:val="006F249A"/>
    <w:rsid w:val="00702273"/>
    <w:rsid w:val="00707024"/>
    <w:rsid w:val="00707751"/>
    <w:rsid w:val="00707C59"/>
    <w:rsid w:val="00712DA0"/>
    <w:rsid w:val="00712F36"/>
    <w:rsid w:val="00713AC6"/>
    <w:rsid w:val="00713CA2"/>
    <w:rsid w:val="007145FD"/>
    <w:rsid w:val="00715ED3"/>
    <w:rsid w:val="007168B1"/>
    <w:rsid w:val="007176B2"/>
    <w:rsid w:val="00717B04"/>
    <w:rsid w:val="007200B4"/>
    <w:rsid w:val="00721795"/>
    <w:rsid w:val="00724656"/>
    <w:rsid w:val="00724F58"/>
    <w:rsid w:val="00725F8A"/>
    <w:rsid w:val="00730B78"/>
    <w:rsid w:val="0073221D"/>
    <w:rsid w:val="0073661D"/>
    <w:rsid w:val="007426FC"/>
    <w:rsid w:val="00742C57"/>
    <w:rsid w:val="0074747B"/>
    <w:rsid w:val="00751302"/>
    <w:rsid w:val="00753206"/>
    <w:rsid w:val="00756B5F"/>
    <w:rsid w:val="00757002"/>
    <w:rsid w:val="0076147B"/>
    <w:rsid w:val="00761C2B"/>
    <w:rsid w:val="00764D08"/>
    <w:rsid w:val="0076504C"/>
    <w:rsid w:val="007650C2"/>
    <w:rsid w:val="00766798"/>
    <w:rsid w:val="007671B8"/>
    <w:rsid w:val="007674FF"/>
    <w:rsid w:val="00782268"/>
    <w:rsid w:val="007858CE"/>
    <w:rsid w:val="0078640D"/>
    <w:rsid w:val="00786E5E"/>
    <w:rsid w:val="00790530"/>
    <w:rsid w:val="0079320C"/>
    <w:rsid w:val="007938F6"/>
    <w:rsid w:val="007A1261"/>
    <w:rsid w:val="007A17E6"/>
    <w:rsid w:val="007A3BAC"/>
    <w:rsid w:val="007A3DB6"/>
    <w:rsid w:val="007A65A3"/>
    <w:rsid w:val="007A6643"/>
    <w:rsid w:val="007A77A0"/>
    <w:rsid w:val="007B1EE2"/>
    <w:rsid w:val="007B663D"/>
    <w:rsid w:val="007C0AAA"/>
    <w:rsid w:val="007C0B53"/>
    <w:rsid w:val="007C19E2"/>
    <w:rsid w:val="007C3A1A"/>
    <w:rsid w:val="007C3C07"/>
    <w:rsid w:val="007C3FF6"/>
    <w:rsid w:val="007C4382"/>
    <w:rsid w:val="007C5D78"/>
    <w:rsid w:val="007C5DE5"/>
    <w:rsid w:val="007C6390"/>
    <w:rsid w:val="007C7C5C"/>
    <w:rsid w:val="007D1105"/>
    <w:rsid w:val="007D1370"/>
    <w:rsid w:val="007D19A2"/>
    <w:rsid w:val="007D25E8"/>
    <w:rsid w:val="007D5D8B"/>
    <w:rsid w:val="007D5FD4"/>
    <w:rsid w:val="007D7911"/>
    <w:rsid w:val="007E0434"/>
    <w:rsid w:val="007E68BB"/>
    <w:rsid w:val="007E759C"/>
    <w:rsid w:val="007E7B4A"/>
    <w:rsid w:val="007E7F43"/>
    <w:rsid w:val="007F2E22"/>
    <w:rsid w:val="007F51DE"/>
    <w:rsid w:val="007F7701"/>
    <w:rsid w:val="00800100"/>
    <w:rsid w:val="00800DEA"/>
    <w:rsid w:val="00801F3C"/>
    <w:rsid w:val="0080232F"/>
    <w:rsid w:val="008038A0"/>
    <w:rsid w:val="00803D30"/>
    <w:rsid w:val="00804CF1"/>
    <w:rsid w:val="00805C18"/>
    <w:rsid w:val="00806417"/>
    <w:rsid w:val="008074A5"/>
    <w:rsid w:val="008100A3"/>
    <w:rsid w:val="008102AB"/>
    <w:rsid w:val="00813F50"/>
    <w:rsid w:val="0081558E"/>
    <w:rsid w:val="008155CF"/>
    <w:rsid w:val="00823916"/>
    <w:rsid w:val="00823BC6"/>
    <w:rsid w:val="0082416C"/>
    <w:rsid w:val="00825F33"/>
    <w:rsid w:val="008262D4"/>
    <w:rsid w:val="008270F1"/>
    <w:rsid w:val="00827AF5"/>
    <w:rsid w:val="008315B8"/>
    <w:rsid w:val="008317B5"/>
    <w:rsid w:val="008317B9"/>
    <w:rsid w:val="008322F4"/>
    <w:rsid w:val="0083413E"/>
    <w:rsid w:val="008341FE"/>
    <w:rsid w:val="008344C4"/>
    <w:rsid w:val="00840C5F"/>
    <w:rsid w:val="0084205B"/>
    <w:rsid w:val="00842A20"/>
    <w:rsid w:val="00845B83"/>
    <w:rsid w:val="00845D2A"/>
    <w:rsid w:val="0084759D"/>
    <w:rsid w:val="00850AF1"/>
    <w:rsid w:val="00850F85"/>
    <w:rsid w:val="00852696"/>
    <w:rsid w:val="00853E77"/>
    <w:rsid w:val="008567BF"/>
    <w:rsid w:val="0085796C"/>
    <w:rsid w:val="00857EC0"/>
    <w:rsid w:val="00861F63"/>
    <w:rsid w:val="00862408"/>
    <w:rsid w:val="00862D4F"/>
    <w:rsid w:val="00863DF7"/>
    <w:rsid w:val="0087130E"/>
    <w:rsid w:val="008719C6"/>
    <w:rsid w:val="00871B3A"/>
    <w:rsid w:val="00872779"/>
    <w:rsid w:val="00873AEB"/>
    <w:rsid w:val="00873DA6"/>
    <w:rsid w:val="0087441B"/>
    <w:rsid w:val="0088027E"/>
    <w:rsid w:val="00882D1C"/>
    <w:rsid w:val="00883CE8"/>
    <w:rsid w:val="00883FFF"/>
    <w:rsid w:val="008849C3"/>
    <w:rsid w:val="00886155"/>
    <w:rsid w:val="00887E84"/>
    <w:rsid w:val="008924A8"/>
    <w:rsid w:val="0089352F"/>
    <w:rsid w:val="008936F5"/>
    <w:rsid w:val="008960B1"/>
    <w:rsid w:val="00896FAE"/>
    <w:rsid w:val="0089790E"/>
    <w:rsid w:val="008A32E0"/>
    <w:rsid w:val="008A4098"/>
    <w:rsid w:val="008A53BD"/>
    <w:rsid w:val="008A56ED"/>
    <w:rsid w:val="008A590F"/>
    <w:rsid w:val="008A6648"/>
    <w:rsid w:val="008A679D"/>
    <w:rsid w:val="008A6F7E"/>
    <w:rsid w:val="008B2D6F"/>
    <w:rsid w:val="008B3D07"/>
    <w:rsid w:val="008B5972"/>
    <w:rsid w:val="008C100E"/>
    <w:rsid w:val="008C3639"/>
    <w:rsid w:val="008C7725"/>
    <w:rsid w:val="008C7E57"/>
    <w:rsid w:val="008D0425"/>
    <w:rsid w:val="008D0470"/>
    <w:rsid w:val="008D05D6"/>
    <w:rsid w:val="008D5E7B"/>
    <w:rsid w:val="008D77CB"/>
    <w:rsid w:val="008E0CE7"/>
    <w:rsid w:val="008E0FD7"/>
    <w:rsid w:val="008E58C1"/>
    <w:rsid w:val="008E6D3E"/>
    <w:rsid w:val="008F05D7"/>
    <w:rsid w:val="008F0D40"/>
    <w:rsid w:val="008F12DE"/>
    <w:rsid w:val="008F59B5"/>
    <w:rsid w:val="008F60C5"/>
    <w:rsid w:val="008F627F"/>
    <w:rsid w:val="00902FC3"/>
    <w:rsid w:val="00905488"/>
    <w:rsid w:val="0090579B"/>
    <w:rsid w:val="00906038"/>
    <w:rsid w:val="009062F8"/>
    <w:rsid w:val="00906A89"/>
    <w:rsid w:val="00906D30"/>
    <w:rsid w:val="00911AD9"/>
    <w:rsid w:val="0091654B"/>
    <w:rsid w:val="009176CC"/>
    <w:rsid w:val="00921D6E"/>
    <w:rsid w:val="00922BA3"/>
    <w:rsid w:val="009245F5"/>
    <w:rsid w:val="00924E93"/>
    <w:rsid w:val="00925923"/>
    <w:rsid w:val="009263FE"/>
    <w:rsid w:val="00927A47"/>
    <w:rsid w:val="00927EE3"/>
    <w:rsid w:val="009308CB"/>
    <w:rsid w:val="00931609"/>
    <w:rsid w:val="00932BEA"/>
    <w:rsid w:val="00934441"/>
    <w:rsid w:val="00935164"/>
    <w:rsid w:val="009364BC"/>
    <w:rsid w:val="00941818"/>
    <w:rsid w:val="00942717"/>
    <w:rsid w:val="009446B6"/>
    <w:rsid w:val="00947C23"/>
    <w:rsid w:val="00950CDF"/>
    <w:rsid w:val="0095270A"/>
    <w:rsid w:val="00952B81"/>
    <w:rsid w:val="00956016"/>
    <w:rsid w:val="00957C06"/>
    <w:rsid w:val="00957F10"/>
    <w:rsid w:val="0096493F"/>
    <w:rsid w:val="0096581C"/>
    <w:rsid w:val="00966A65"/>
    <w:rsid w:val="009701B3"/>
    <w:rsid w:val="00971118"/>
    <w:rsid w:val="00972ACF"/>
    <w:rsid w:val="00972E6C"/>
    <w:rsid w:val="0097653B"/>
    <w:rsid w:val="009778C1"/>
    <w:rsid w:val="00981A9D"/>
    <w:rsid w:val="009834CB"/>
    <w:rsid w:val="009835A8"/>
    <w:rsid w:val="00984839"/>
    <w:rsid w:val="009874B2"/>
    <w:rsid w:val="00987ACA"/>
    <w:rsid w:val="009913FD"/>
    <w:rsid w:val="00991E7A"/>
    <w:rsid w:val="00992E9D"/>
    <w:rsid w:val="00994FE7"/>
    <w:rsid w:val="0099655D"/>
    <w:rsid w:val="00997CA2"/>
    <w:rsid w:val="009A101B"/>
    <w:rsid w:val="009A23F1"/>
    <w:rsid w:val="009A3744"/>
    <w:rsid w:val="009A4F3C"/>
    <w:rsid w:val="009A5D38"/>
    <w:rsid w:val="009B03C6"/>
    <w:rsid w:val="009B1088"/>
    <w:rsid w:val="009B28AB"/>
    <w:rsid w:val="009B2BA1"/>
    <w:rsid w:val="009B35C1"/>
    <w:rsid w:val="009B4FB5"/>
    <w:rsid w:val="009B7E55"/>
    <w:rsid w:val="009C21AD"/>
    <w:rsid w:val="009C2692"/>
    <w:rsid w:val="009C2770"/>
    <w:rsid w:val="009C334D"/>
    <w:rsid w:val="009C34F2"/>
    <w:rsid w:val="009C3DE6"/>
    <w:rsid w:val="009C51E9"/>
    <w:rsid w:val="009C64B7"/>
    <w:rsid w:val="009C7B88"/>
    <w:rsid w:val="009D0759"/>
    <w:rsid w:val="009D3309"/>
    <w:rsid w:val="009D5078"/>
    <w:rsid w:val="009D5F24"/>
    <w:rsid w:val="009D7443"/>
    <w:rsid w:val="009D75F5"/>
    <w:rsid w:val="009E0898"/>
    <w:rsid w:val="009E288B"/>
    <w:rsid w:val="009E361C"/>
    <w:rsid w:val="009E402C"/>
    <w:rsid w:val="009E50E8"/>
    <w:rsid w:val="009E6008"/>
    <w:rsid w:val="009F0300"/>
    <w:rsid w:val="009F0B03"/>
    <w:rsid w:val="009F1890"/>
    <w:rsid w:val="009F1AA9"/>
    <w:rsid w:val="009F5D8A"/>
    <w:rsid w:val="009F5E6D"/>
    <w:rsid w:val="009F68F2"/>
    <w:rsid w:val="009F78DF"/>
    <w:rsid w:val="00A025ED"/>
    <w:rsid w:val="00A03831"/>
    <w:rsid w:val="00A04F68"/>
    <w:rsid w:val="00A0545B"/>
    <w:rsid w:val="00A073B6"/>
    <w:rsid w:val="00A076F1"/>
    <w:rsid w:val="00A100BC"/>
    <w:rsid w:val="00A1156A"/>
    <w:rsid w:val="00A1303A"/>
    <w:rsid w:val="00A13D12"/>
    <w:rsid w:val="00A14245"/>
    <w:rsid w:val="00A14559"/>
    <w:rsid w:val="00A15B42"/>
    <w:rsid w:val="00A15FC8"/>
    <w:rsid w:val="00A16F98"/>
    <w:rsid w:val="00A21CD5"/>
    <w:rsid w:val="00A220A1"/>
    <w:rsid w:val="00A22BF1"/>
    <w:rsid w:val="00A22F47"/>
    <w:rsid w:val="00A23F50"/>
    <w:rsid w:val="00A25644"/>
    <w:rsid w:val="00A26B70"/>
    <w:rsid w:val="00A303B4"/>
    <w:rsid w:val="00A313A5"/>
    <w:rsid w:val="00A32004"/>
    <w:rsid w:val="00A33E5C"/>
    <w:rsid w:val="00A41BB8"/>
    <w:rsid w:val="00A438F1"/>
    <w:rsid w:val="00A445E7"/>
    <w:rsid w:val="00A44F12"/>
    <w:rsid w:val="00A46BB7"/>
    <w:rsid w:val="00A50116"/>
    <w:rsid w:val="00A50DB7"/>
    <w:rsid w:val="00A50E4B"/>
    <w:rsid w:val="00A51BDE"/>
    <w:rsid w:val="00A528BA"/>
    <w:rsid w:val="00A55BE7"/>
    <w:rsid w:val="00A56EFE"/>
    <w:rsid w:val="00A60CA7"/>
    <w:rsid w:val="00A616BC"/>
    <w:rsid w:val="00A62EC9"/>
    <w:rsid w:val="00A63DA7"/>
    <w:rsid w:val="00A649CB"/>
    <w:rsid w:val="00A679AC"/>
    <w:rsid w:val="00A70944"/>
    <w:rsid w:val="00A71419"/>
    <w:rsid w:val="00A72017"/>
    <w:rsid w:val="00A720E2"/>
    <w:rsid w:val="00A729D3"/>
    <w:rsid w:val="00A75AC1"/>
    <w:rsid w:val="00A767F7"/>
    <w:rsid w:val="00A77394"/>
    <w:rsid w:val="00A77A77"/>
    <w:rsid w:val="00A77BD4"/>
    <w:rsid w:val="00A834A2"/>
    <w:rsid w:val="00A837CD"/>
    <w:rsid w:val="00A83B9D"/>
    <w:rsid w:val="00A9055E"/>
    <w:rsid w:val="00A905FF"/>
    <w:rsid w:val="00A90E3A"/>
    <w:rsid w:val="00A95169"/>
    <w:rsid w:val="00A9532D"/>
    <w:rsid w:val="00AA00EF"/>
    <w:rsid w:val="00AA0890"/>
    <w:rsid w:val="00AA0B9F"/>
    <w:rsid w:val="00AA168A"/>
    <w:rsid w:val="00AA41DF"/>
    <w:rsid w:val="00AA54DB"/>
    <w:rsid w:val="00AA564B"/>
    <w:rsid w:val="00AA6414"/>
    <w:rsid w:val="00AB1FBA"/>
    <w:rsid w:val="00AB2804"/>
    <w:rsid w:val="00AB3A3F"/>
    <w:rsid w:val="00AB3E57"/>
    <w:rsid w:val="00AB4CA9"/>
    <w:rsid w:val="00AB58CE"/>
    <w:rsid w:val="00AC02E6"/>
    <w:rsid w:val="00AC07CF"/>
    <w:rsid w:val="00AC1DD4"/>
    <w:rsid w:val="00AC2082"/>
    <w:rsid w:val="00AC488E"/>
    <w:rsid w:val="00AD0570"/>
    <w:rsid w:val="00AD0AC7"/>
    <w:rsid w:val="00AD1295"/>
    <w:rsid w:val="00AD2C73"/>
    <w:rsid w:val="00AD45C5"/>
    <w:rsid w:val="00AD52F6"/>
    <w:rsid w:val="00AD5763"/>
    <w:rsid w:val="00AD75A8"/>
    <w:rsid w:val="00AE062D"/>
    <w:rsid w:val="00AE181E"/>
    <w:rsid w:val="00AE373C"/>
    <w:rsid w:val="00AE4031"/>
    <w:rsid w:val="00AE4E48"/>
    <w:rsid w:val="00AE4F20"/>
    <w:rsid w:val="00AE5182"/>
    <w:rsid w:val="00AE7DBA"/>
    <w:rsid w:val="00AF1875"/>
    <w:rsid w:val="00AF2270"/>
    <w:rsid w:val="00AF2717"/>
    <w:rsid w:val="00AF28E0"/>
    <w:rsid w:val="00AF4913"/>
    <w:rsid w:val="00AF7365"/>
    <w:rsid w:val="00B00740"/>
    <w:rsid w:val="00B00F21"/>
    <w:rsid w:val="00B0174F"/>
    <w:rsid w:val="00B0287C"/>
    <w:rsid w:val="00B03F3F"/>
    <w:rsid w:val="00B04E49"/>
    <w:rsid w:val="00B06507"/>
    <w:rsid w:val="00B06C3A"/>
    <w:rsid w:val="00B07A6F"/>
    <w:rsid w:val="00B10712"/>
    <w:rsid w:val="00B11828"/>
    <w:rsid w:val="00B1327B"/>
    <w:rsid w:val="00B1424C"/>
    <w:rsid w:val="00B16544"/>
    <w:rsid w:val="00B16645"/>
    <w:rsid w:val="00B16E31"/>
    <w:rsid w:val="00B17CAE"/>
    <w:rsid w:val="00B17EFA"/>
    <w:rsid w:val="00B22F5E"/>
    <w:rsid w:val="00B23510"/>
    <w:rsid w:val="00B24C55"/>
    <w:rsid w:val="00B27A77"/>
    <w:rsid w:val="00B27C79"/>
    <w:rsid w:val="00B27FEE"/>
    <w:rsid w:val="00B303A7"/>
    <w:rsid w:val="00B30926"/>
    <w:rsid w:val="00B34995"/>
    <w:rsid w:val="00B350F8"/>
    <w:rsid w:val="00B40272"/>
    <w:rsid w:val="00B41546"/>
    <w:rsid w:val="00B4189A"/>
    <w:rsid w:val="00B4245B"/>
    <w:rsid w:val="00B4317E"/>
    <w:rsid w:val="00B43EA8"/>
    <w:rsid w:val="00B44652"/>
    <w:rsid w:val="00B4644F"/>
    <w:rsid w:val="00B46C34"/>
    <w:rsid w:val="00B520E8"/>
    <w:rsid w:val="00B52B30"/>
    <w:rsid w:val="00B53149"/>
    <w:rsid w:val="00B561EA"/>
    <w:rsid w:val="00B566C3"/>
    <w:rsid w:val="00B5675D"/>
    <w:rsid w:val="00B56DC4"/>
    <w:rsid w:val="00B60E76"/>
    <w:rsid w:val="00B614FB"/>
    <w:rsid w:val="00B61E81"/>
    <w:rsid w:val="00B6218A"/>
    <w:rsid w:val="00B62684"/>
    <w:rsid w:val="00B62B5E"/>
    <w:rsid w:val="00B64E40"/>
    <w:rsid w:val="00B65918"/>
    <w:rsid w:val="00B67671"/>
    <w:rsid w:val="00B67BB0"/>
    <w:rsid w:val="00B72F46"/>
    <w:rsid w:val="00B73EA5"/>
    <w:rsid w:val="00B74A22"/>
    <w:rsid w:val="00B8111C"/>
    <w:rsid w:val="00B815FF"/>
    <w:rsid w:val="00B82748"/>
    <w:rsid w:val="00B834E2"/>
    <w:rsid w:val="00B84EEF"/>
    <w:rsid w:val="00B8591D"/>
    <w:rsid w:val="00B86910"/>
    <w:rsid w:val="00B90467"/>
    <w:rsid w:val="00B917C8"/>
    <w:rsid w:val="00B91A35"/>
    <w:rsid w:val="00B91B45"/>
    <w:rsid w:val="00B91C24"/>
    <w:rsid w:val="00B9373C"/>
    <w:rsid w:val="00B94D25"/>
    <w:rsid w:val="00B9623A"/>
    <w:rsid w:val="00B96D87"/>
    <w:rsid w:val="00BB02E4"/>
    <w:rsid w:val="00BB0FD7"/>
    <w:rsid w:val="00BB7E4C"/>
    <w:rsid w:val="00BC119C"/>
    <w:rsid w:val="00BC2A1A"/>
    <w:rsid w:val="00BC4226"/>
    <w:rsid w:val="00BC6F19"/>
    <w:rsid w:val="00BD06D8"/>
    <w:rsid w:val="00BD0ECD"/>
    <w:rsid w:val="00BD3500"/>
    <w:rsid w:val="00BD380D"/>
    <w:rsid w:val="00BD3892"/>
    <w:rsid w:val="00BD4FEC"/>
    <w:rsid w:val="00BD6121"/>
    <w:rsid w:val="00BD69F5"/>
    <w:rsid w:val="00BE093A"/>
    <w:rsid w:val="00BE49DA"/>
    <w:rsid w:val="00BE4EC5"/>
    <w:rsid w:val="00BE53B7"/>
    <w:rsid w:val="00BE59CB"/>
    <w:rsid w:val="00BE6039"/>
    <w:rsid w:val="00BE6203"/>
    <w:rsid w:val="00BE6536"/>
    <w:rsid w:val="00BF14AE"/>
    <w:rsid w:val="00BF33B8"/>
    <w:rsid w:val="00BF3A89"/>
    <w:rsid w:val="00BF4FB7"/>
    <w:rsid w:val="00BF5AD8"/>
    <w:rsid w:val="00BF5E1D"/>
    <w:rsid w:val="00BF6D53"/>
    <w:rsid w:val="00BF7179"/>
    <w:rsid w:val="00C022FC"/>
    <w:rsid w:val="00C028AA"/>
    <w:rsid w:val="00C028BF"/>
    <w:rsid w:val="00C0421D"/>
    <w:rsid w:val="00C044D0"/>
    <w:rsid w:val="00C04C22"/>
    <w:rsid w:val="00C050D7"/>
    <w:rsid w:val="00C0694A"/>
    <w:rsid w:val="00C116AB"/>
    <w:rsid w:val="00C11749"/>
    <w:rsid w:val="00C11B78"/>
    <w:rsid w:val="00C1213E"/>
    <w:rsid w:val="00C12722"/>
    <w:rsid w:val="00C13128"/>
    <w:rsid w:val="00C13C64"/>
    <w:rsid w:val="00C14891"/>
    <w:rsid w:val="00C171D8"/>
    <w:rsid w:val="00C17679"/>
    <w:rsid w:val="00C17C15"/>
    <w:rsid w:val="00C17F5C"/>
    <w:rsid w:val="00C21424"/>
    <w:rsid w:val="00C240B4"/>
    <w:rsid w:val="00C2505F"/>
    <w:rsid w:val="00C2617A"/>
    <w:rsid w:val="00C27622"/>
    <w:rsid w:val="00C2778F"/>
    <w:rsid w:val="00C277A8"/>
    <w:rsid w:val="00C277EA"/>
    <w:rsid w:val="00C27E3A"/>
    <w:rsid w:val="00C30B09"/>
    <w:rsid w:val="00C330E3"/>
    <w:rsid w:val="00C33784"/>
    <w:rsid w:val="00C34BB1"/>
    <w:rsid w:val="00C37393"/>
    <w:rsid w:val="00C409C1"/>
    <w:rsid w:val="00C40B51"/>
    <w:rsid w:val="00C40E68"/>
    <w:rsid w:val="00C41D19"/>
    <w:rsid w:val="00C4256E"/>
    <w:rsid w:val="00C4270A"/>
    <w:rsid w:val="00C45993"/>
    <w:rsid w:val="00C46280"/>
    <w:rsid w:val="00C479B0"/>
    <w:rsid w:val="00C53E09"/>
    <w:rsid w:val="00C53F0B"/>
    <w:rsid w:val="00C5457E"/>
    <w:rsid w:val="00C5570A"/>
    <w:rsid w:val="00C56542"/>
    <w:rsid w:val="00C56964"/>
    <w:rsid w:val="00C576FF"/>
    <w:rsid w:val="00C61A6B"/>
    <w:rsid w:val="00C65F22"/>
    <w:rsid w:val="00C6606C"/>
    <w:rsid w:val="00C700C7"/>
    <w:rsid w:val="00C700EA"/>
    <w:rsid w:val="00C70F75"/>
    <w:rsid w:val="00C7661B"/>
    <w:rsid w:val="00C77238"/>
    <w:rsid w:val="00C778A2"/>
    <w:rsid w:val="00C828F6"/>
    <w:rsid w:val="00C82C3C"/>
    <w:rsid w:val="00C82FC1"/>
    <w:rsid w:val="00C8377A"/>
    <w:rsid w:val="00C85DA0"/>
    <w:rsid w:val="00C87747"/>
    <w:rsid w:val="00C87B6A"/>
    <w:rsid w:val="00C87D44"/>
    <w:rsid w:val="00C91C53"/>
    <w:rsid w:val="00C9472F"/>
    <w:rsid w:val="00C94EBC"/>
    <w:rsid w:val="00CA1E81"/>
    <w:rsid w:val="00CA2D51"/>
    <w:rsid w:val="00CA2D55"/>
    <w:rsid w:val="00CA48E9"/>
    <w:rsid w:val="00CA52C0"/>
    <w:rsid w:val="00CA5BFA"/>
    <w:rsid w:val="00CA78EC"/>
    <w:rsid w:val="00CB15E0"/>
    <w:rsid w:val="00CB267E"/>
    <w:rsid w:val="00CB7C57"/>
    <w:rsid w:val="00CC21D8"/>
    <w:rsid w:val="00CC2377"/>
    <w:rsid w:val="00CC240E"/>
    <w:rsid w:val="00CC4BA6"/>
    <w:rsid w:val="00CC4ED3"/>
    <w:rsid w:val="00CC7936"/>
    <w:rsid w:val="00CD03F1"/>
    <w:rsid w:val="00CD2254"/>
    <w:rsid w:val="00CD26BB"/>
    <w:rsid w:val="00CD3EA6"/>
    <w:rsid w:val="00CD479F"/>
    <w:rsid w:val="00CE3A12"/>
    <w:rsid w:val="00CE4A1D"/>
    <w:rsid w:val="00CE4FB8"/>
    <w:rsid w:val="00CE53F2"/>
    <w:rsid w:val="00CE5705"/>
    <w:rsid w:val="00CE5DA5"/>
    <w:rsid w:val="00CF43DC"/>
    <w:rsid w:val="00CF44FC"/>
    <w:rsid w:val="00CF64E2"/>
    <w:rsid w:val="00D0002E"/>
    <w:rsid w:val="00D025B8"/>
    <w:rsid w:val="00D02E61"/>
    <w:rsid w:val="00D103E8"/>
    <w:rsid w:val="00D10DE4"/>
    <w:rsid w:val="00D12A77"/>
    <w:rsid w:val="00D12C60"/>
    <w:rsid w:val="00D12C7C"/>
    <w:rsid w:val="00D15237"/>
    <w:rsid w:val="00D15776"/>
    <w:rsid w:val="00D16C49"/>
    <w:rsid w:val="00D1784D"/>
    <w:rsid w:val="00D178A2"/>
    <w:rsid w:val="00D21CB5"/>
    <w:rsid w:val="00D24852"/>
    <w:rsid w:val="00D30CB6"/>
    <w:rsid w:val="00D3144F"/>
    <w:rsid w:val="00D32D01"/>
    <w:rsid w:val="00D335A9"/>
    <w:rsid w:val="00D33BAA"/>
    <w:rsid w:val="00D36395"/>
    <w:rsid w:val="00D36C5F"/>
    <w:rsid w:val="00D37FC3"/>
    <w:rsid w:val="00D4232C"/>
    <w:rsid w:val="00D44411"/>
    <w:rsid w:val="00D44E39"/>
    <w:rsid w:val="00D45B35"/>
    <w:rsid w:val="00D5146B"/>
    <w:rsid w:val="00D55A0E"/>
    <w:rsid w:val="00D57199"/>
    <w:rsid w:val="00D57C1C"/>
    <w:rsid w:val="00D60AC2"/>
    <w:rsid w:val="00D60AD8"/>
    <w:rsid w:val="00D62509"/>
    <w:rsid w:val="00D63C6D"/>
    <w:rsid w:val="00D66940"/>
    <w:rsid w:val="00D7177D"/>
    <w:rsid w:val="00D72180"/>
    <w:rsid w:val="00D7352E"/>
    <w:rsid w:val="00D73DFA"/>
    <w:rsid w:val="00D74412"/>
    <w:rsid w:val="00D75A95"/>
    <w:rsid w:val="00D76119"/>
    <w:rsid w:val="00D76CC8"/>
    <w:rsid w:val="00D7747A"/>
    <w:rsid w:val="00D8052C"/>
    <w:rsid w:val="00D80D5C"/>
    <w:rsid w:val="00D825F3"/>
    <w:rsid w:val="00D87B6B"/>
    <w:rsid w:val="00D90467"/>
    <w:rsid w:val="00D91843"/>
    <w:rsid w:val="00D94719"/>
    <w:rsid w:val="00D949F9"/>
    <w:rsid w:val="00D965FB"/>
    <w:rsid w:val="00D9693B"/>
    <w:rsid w:val="00DA0B59"/>
    <w:rsid w:val="00DA25A6"/>
    <w:rsid w:val="00DA564E"/>
    <w:rsid w:val="00DB1D12"/>
    <w:rsid w:val="00DB2D68"/>
    <w:rsid w:val="00DB3C75"/>
    <w:rsid w:val="00DB4524"/>
    <w:rsid w:val="00DB460C"/>
    <w:rsid w:val="00DB4EBF"/>
    <w:rsid w:val="00DB5769"/>
    <w:rsid w:val="00DB6987"/>
    <w:rsid w:val="00DB6C27"/>
    <w:rsid w:val="00DB73DC"/>
    <w:rsid w:val="00DC1E7D"/>
    <w:rsid w:val="00DC1EDD"/>
    <w:rsid w:val="00DC249D"/>
    <w:rsid w:val="00DC2699"/>
    <w:rsid w:val="00DC2CFC"/>
    <w:rsid w:val="00DC591D"/>
    <w:rsid w:val="00DC5CC5"/>
    <w:rsid w:val="00DD63A2"/>
    <w:rsid w:val="00DD6D0D"/>
    <w:rsid w:val="00DE448A"/>
    <w:rsid w:val="00DE75CD"/>
    <w:rsid w:val="00DF03FD"/>
    <w:rsid w:val="00DF076A"/>
    <w:rsid w:val="00DF154B"/>
    <w:rsid w:val="00DF1D91"/>
    <w:rsid w:val="00DF23BF"/>
    <w:rsid w:val="00DF246C"/>
    <w:rsid w:val="00DF3DC4"/>
    <w:rsid w:val="00DF4725"/>
    <w:rsid w:val="00DF53DB"/>
    <w:rsid w:val="00DF580A"/>
    <w:rsid w:val="00DF7A11"/>
    <w:rsid w:val="00E00E51"/>
    <w:rsid w:val="00E022D1"/>
    <w:rsid w:val="00E02C5F"/>
    <w:rsid w:val="00E03826"/>
    <w:rsid w:val="00E03CCB"/>
    <w:rsid w:val="00E04E95"/>
    <w:rsid w:val="00E0587C"/>
    <w:rsid w:val="00E05953"/>
    <w:rsid w:val="00E06754"/>
    <w:rsid w:val="00E06A5A"/>
    <w:rsid w:val="00E119C9"/>
    <w:rsid w:val="00E11D94"/>
    <w:rsid w:val="00E11EFB"/>
    <w:rsid w:val="00E14252"/>
    <w:rsid w:val="00E15DF3"/>
    <w:rsid w:val="00E2026F"/>
    <w:rsid w:val="00E20C70"/>
    <w:rsid w:val="00E20E6D"/>
    <w:rsid w:val="00E21EB4"/>
    <w:rsid w:val="00E237EF"/>
    <w:rsid w:val="00E239DB"/>
    <w:rsid w:val="00E23A55"/>
    <w:rsid w:val="00E245D3"/>
    <w:rsid w:val="00E251C9"/>
    <w:rsid w:val="00E262AD"/>
    <w:rsid w:val="00E273B9"/>
    <w:rsid w:val="00E275EB"/>
    <w:rsid w:val="00E27E76"/>
    <w:rsid w:val="00E314A1"/>
    <w:rsid w:val="00E315C6"/>
    <w:rsid w:val="00E3160E"/>
    <w:rsid w:val="00E33F72"/>
    <w:rsid w:val="00E3743B"/>
    <w:rsid w:val="00E37F79"/>
    <w:rsid w:val="00E41395"/>
    <w:rsid w:val="00E4187E"/>
    <w:rsid w:val="00E424C1"/>
    <w:rsid w:val="00E42F5B"/>
    <w:rsid w:val="00E43064"/>
    <w:rsid w:val="00E52C94"/>
    <w:rsid w:val="00E56DA5"/>
    <w:rsid w:val="00E57469"/>
    <w:rsid w:val="00E61645"/>
    <w:rsid w:val="00E62438"/>
    <w:rsid w:val="00E63843"/>
    <w:rsid w:val="00E64CAF"/>
    <w:rsid w:val="00E65D7F"/>
    <w:rsid w:val="00E707B2"/>
    <w:rsid w:val="00E70941"/>
    <w:rsid w:val="00E71083"/>
    <w:rsid w:val="00E73552"/>
    <w:rsid w:val="00E736E8"/>
    <w:rsid w:val="00E74D86"/>
    <w:rsid w:val="00E75BBC"/>
    <w:rsid w:val="00E815F4"/>
    <w:rsid w:val="00E83451"/>
    <w:rsid w:val="00E86935"/>
    <w:rsid w:val="00E86BA0"/>
    <w:rsid w:val="00E86CA8"/>
    <w:rsid w:val="00E878D9"/>
    <w:rsid w:val="00E908CE"/>
    <w:rsid w:val="00E90F7D"/>
    <w:rsid w:val="00E92C2C"/>
    <w:rsid w:val="00E93A24"/>
    <w:rsid w:val="00E9478C"/>
    <w:rsid w:val="00E96395"/>
    <w:rsid w:val="00E96E28"/>
    <w:rsid w:val="00E96E82"/>
    <w:rsid w:val="00E97386"/>
    <w:rsid w:val="00E9782A"/>
    <w:rsid w:val="00EA01EA"/>
    <w:rsid w:val="00EA1004"/>
    <w:rsid w:val="00EA2C4E"/>
    <w:rsid w:val="00EA34F6"/>
    <w:rsid w:val="00EA3BBD"/>
    <w:rsid w:val="00EA6CA6"/>
    <w:rsid w:val="00EA72E3"/>
    <w:rsid w:val="00EA745A"/>
    <w:rsid w:val="00EB375F"/>
    <w:rsid w:val="00EB497B"/>
    <w:rsid w:val="00EB5DF5"/>
    <w:rsid w:val="00EB62A9"/>
    <w:rsid w:val="00EB79B0"/>
    <w:rsid w:val="00EB7D3D"/>
    <w:rsid w:val="00EC0FDD"/>
    <w:rsid w:val="00EC5D55"/>
    <w:rsid w:val="00EC6F77"/>
    <w:rsid w:val="00EC7554"/>
    <w:rsid w:val="00EC76A7"/>
    <w:rsid w:val="00ED082B"/>
    <w:rsid w:val="00ED1B73"/>
    <w:rsid w:val="00ED2D34"/>
    <w:rsid w:val="00ED2D44"/>
    <w:rsid w:val="00ED788B"/>
    <w:rsid w:val="00EE0A09"/>
    <w:rsid w:val="00EE0A9B"/>
    <w:rsid w:val="00EE22ED"/>
    <w:rsid w:val="00EE33E5"/>
    <w:rsid w:val="00EE7487"/>
    <w:rsid w:val="00EE7F97"/>
    <w:rsid w:val="00EF1C91"/>
    <w:rsid w:val="00EF214D"/>
    <w:rsid w:val="00EF4D74"/>
    <w:rsid w:val="00EF678E"/>
    <w:rsid w:val="00EF7684"/>
    <w:rsid w:val="00F0163E"/>
    <w:rsid w:val="00F01C40"/>
    <w:rsid w:val="00F04304"/>
    <w:rsid w:val="00F04534"/>
    <w:rsid w:val="00F04629"/>
    <w:rsid w:val="00F07D97"/>
    <w:rsid w:val="00F103C7"/>
    <w:rsid w:val="00F104E6"/>
    <w:rsid w:val="00F125AF"/>
    <w:rsid w:val="00F13628"/>
    <w:rsid w:val="00F14091"/>
    <w:rsid w:val="00F160D6"/>
    <w:rsid w:val="00F16646"/>
    <w:rsid w:val="00F202ED"/>
    <w:rsid w:val="00F218DA"/>
    <w:rsid w:val="00F2278E"/>
    <w:rsid w:val="00F23EAD"/>
    <w:rsid w:val="00F253EA"/>
    <w:rsid w:val="00F25AB3"/>
    <w:rsid w:val="00F26C2E"/>
    <w:rsid w:val="00F277A3"/>
    <w:rsid w:val="00F30676"/>
    <w:rsid w:val="00F30A20"/>
    <w:rsid w:val="00F315C8"/>
    <w:rsid w:val="00F31919"/>
    <w:rsid w:val="00F33728"/>
    <w:rsid w:val="00F3466B"/>
    <w:rsid w:val="00F352BF"/>
    <w:rsid w:val="00F375F6"/>
    <w:rsid w:val="00F40060"/>
    <w:rsid w:val="00F44969"/>
    <w:rsid w:val="00F44B12"/>
    <w:rsid w:val="00F46C6D"/>
    <w:rsid w:val="00F50131"/>
    <w:rsid w:val="00F502D0"/>
    <w:rsid w:val="00F5067E"/>
    <w:rsid w:val="00F50A4B"/>
    <w:rsid w:val="00F51711"/>
    <w:rsid w:val="00F521CD"/>
    <w:rsid w:val="00F538F2"/>
    <w:rsid w:val="00F5448F"/>
    <w:rsid w:val="00F54EAA"/>
    <w:rsid w:val="00F61012"/>
    <w:rsid w:val="00F645DA"/>
    <w:rsid w:val="00F65EE9"/>
    <w:rsid w:val="00F66EB8"/>
    <w:rsid w:val="00F676E3"/>
    <w:rsid w:val="00F70916"/>
    <w:rsid w:val="00F71D02"/>
    <w:rsid w:val="00F738BC"/>
    <w:rsid w:val="00F74490"/>
    <w:rsid w:val="00F75BC7"/>
    <w:rsid w:val="00F76757"/>
    <w:rsid w:val="00F77ACF"/>
    <w:rsid w:val="00F80A7B"/>
    <w:rsid w:val="00F82595"/>
    <w:rsid w:val="00F82A07"/>
    <w:rsid w:val="00F82C1D"/>
    <w:rsid w:val="00F82EB2"/>
    <w:rsid w:val="00F86C07"/>
    <w:rsid w:val="00F91040"/>
    <w:rsid w:val="00F919FB"/>
    <w:rsid w:val="00F91AA8"/>
    <w:rsid w:val="00F922C3"/>
    <w:rsid w:val="00F92D25"/>
    <w:rsid w:val="00F93C67"/>
    <w:rsid w:val="00F94063"/>
    <w:rsid w:val="00F946EC"/>
    <w:rsid w:val="00F96D86"/>
    <w:rsid w:val="00F96E2F"/>
    <w:rsid w:val="00F97AC5"/>
    <w:rsid w:val="00FA0991"/>
    <w:rsid w:val="00FA1B5B"/>
    <w:rsid w:val="00FA1DC2"/>
    <w:rsid w:val="00FA35CE"/>
    <w:rsid w:val="00FA3AA1"/>
    <w:rsid w:val="00FA3BA8"/>
    <w:rsid w:val="00FB10EE"/>
    <w:rsid w:val="00FB1765"/>
    <w:rsid w:val="00FB3D0D"/>
    <w:rsid w:val="00FB4C98"/>
    <w:rsid w:val="00FB55F0"/>
    <w:rsid w:val="00FB5BF5"/>
    <w:rsid w:val="00FB5C26"/>
    <w:rsid w:val="00FB724B"/>
    <w:rsid w:val="00FC0DCB"/>
    <w:rsid w:val="00FC2884"/>
    <w:rsid w:val="00FC2C60"/>
    <w:rsid w:val="00FC2CF3"/>
    <w:rsid w:val="00FC6A65"/>
    <w:rsid w:val="00FC71E3"/>
    <w:rsid w:val="00FD1CD3"/>
    <w:rsid w:val="00FD1EBA"/>
    <w:rsid w:val="00FD20B7"/>
    <w:rsid w:val="00FD22C9"/>
    <w:rsid w:val="00FD66D6"/>
    <w:rsid w:val="00FE01FF"/>
    <w:rsid w:val="00FE3528"/>
    <w:rsid w:val="00FE3F58"/>
    <w:rsid w:val="00FE4275"/>
    <w:rsid w:val="00FE4723"/>
    <w:rsid w:val="00FE60FA"/>
    <w:rsid w:val="00FE67CC"/>
    <w:rsid w:val="00FF0F16"/>
    <w:rsid w:val="00FF414A"/>
    <w:rsid w:val="00FF4C28"/>
    <w:rsid w:val="00FF6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 w:type="character" w:customStyle="1" w:styleId="nlmarticle-title">
    <w:name w:val="nlm_article-title"/>
    <w:basedOn w:val="DefaultParagraphFont"/>
    <w:rsid w:val="002C350B"/>
  </w:style>
  <w:style w:type="character" w:customStyle="1" w:styleId="contribdegrees">
    <w:name w:val="contribdegrees"/>
    <w:basedOn w:val="DefaultParagraphFont"/>
    <w:rsid w:val="002C350B"/>
  </w:style>
  <w:style w:type="character" w:styleId="FollowedHyperlink">
    <w:name w:val="FollowedHyperlink"/>
    <w:basedOn w:val="DefaultParagraphFont"/>
    <w:uiPriority w:val="99"/>
    <w:semiHidden/>
    <w:unhideWhenUsed/>
    <w:rsid w:val="003A7C48"/>
    <w:rPr>
      <w:color w:val="954F72" w:themeColor="followedHyperlink"/>
      <w:u w:val="single"/>
    </w:rPr>
  </w:style>
  <w:style w:type="paragraph" w:styleId="NoSpacing">
    <w:name w:val="No Spacing"/>
    <w:uiPriority w:val="1"/>
    <w:qFormat/>
    <w:rsid w:val="005D7596"/>
    <w:pPr>
      <w:spacing w:after="0"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4816">
      <w:bodyDiv w:val="1"/>
      <w:marLeft w:val="0"/>
      <w:marRight w:val="0"/>
      <w:marTop w:val="0"/>
      <w:marBottom w:val="0"/>
      <w:divBdr>
        <w:top w:val="none" w:sz="0" w:space="0" w:color="auto"/>
        <w:left w:val="none" w:sz="0" w:space="0" w:color="auto"/>
        <w:bottom w:val="none" w:sz="0" w:space="0" w:color="auto"/>
        <w:right w:val="none" w:sz="0" w:space="0" w:color="auto"/>
      </w:divBdr>
    </w:div>
    <w:div w:id="28576747">
      <w:bodyDiv w:val="1"/>
      <w:marLeft w:val="0"/>
      <w:marRight w:val="0"/>
      <w:marTop w:val="0"/>
      <w:marBottom w:val="0"/>
      <w:divBdr>
        <w:top w:val="none" w:sz="0" w:space="0" w:color="auto"/>
        <w:left w:val="none" w:sz="0" w:space="0" w:color="auto"/>
        <w:bottom w:val="none" w:sz="0" w:space="0" w:color="auto"/>
        <w:right w:val="none" w:sz="0" w:space="0" w:color="auto"/>
      </w:divBdr>
    </w:div>
    <w:div w:id="173418174">
      <w:bodyDiv w:val="1"/>
      <w:marLeft w:val="0"/>
      <w:marRight w:val="0"/>
      <w:marTop w:val="0"/>
      <w:marBottom w:val="0"/>
      <w:divBdr>
        <w:top w:val="none" w:sz="0" w:space="0" w:color="auto"/>
        <w:left w:val="none" w:sz="0" w:space="0" w:color="auto"/>
        <w:bottom w:val="none" w:sz="0" w:space="0" w:color="auto"/>
        <w:right w:val="none" w:sz="0" w:space="0" w:color="auto"/>
      </w:divBdr>
    </w:div>
    <w:div w:id="175967848">
      <w:bodyDiv w:val="1"/>
      <w:marLeft w:val="0"/>
      <w:marRight w:val="0"/>
      <w:marTop w:val="0"/>
      <w:marBottom w:val="0"/>
      <w:divBdr>
        <w:top w:val="none" w:sz="0" w:space="0" w:color="auto"/>
        <w:left w:val="none" w:sz="0" w:space="0" w:color="auto"/>
        <w:bottom w:val="none" w:sz="0" w:space="0" w:color="auto"/>
        <w:right w:val="none" w:sz="0" w:space="0" w:color="auto"/>
      </w:divBdr>
    </w:div>
    <w:div w:id="235286740">
      <w:bodyDiv w:val="1"/>
      <w:marLeft w:val="0"/>
      <w:marRight w:val="0"/>
      <w:marTop w:val="0"/>
      <w:marBottom w:val="0"/>
      <w:divBdr>
        <w:top w:val="none" w:sz="0" w:space="0" w:color="auto"/>
        <w:left w:val="none" w:sz="0" w:space="0" w:color="auto"/>
        <w:bottom w:val="none" w:sz="0" w:space="0" w:color="auto"/>
        <w:right w:val="none" w:sz="0" w:space="0" w:color="auto"/>
      </w:divBdr>
    </w:div>
    <w:div w:id="252708208">
      <w:bodyDiv w:val="1"/>
      <w:marLeft w:val="0"/>
      <w:marRight w:val="0"/>
      <w:marTop w:val="0"/>
      <w:marBottom w:val="0"/>
      <w:divBdr>
        <w:top w:val="none" w:sz="0" w:space="0" w:color="auto"/>
        <w:left w:val="none" w:sz="0" w:space="0" w:color="auto"/>
        <w:bottom w:val="none" w:sz="0" w:space="0" w:color="auto"/>
        <w:right w:val="none" w:sz="0" w:space="0" w:color="auto"/>
      </w:divBdr>
    </w:div>
    <w:div w:id="257564310">
      <w:bodyDiv w:val="1"/>
      <w:marLeft w:val="0"/>
      <w:marRight w:val="0"/>
      <w:marTop w:val="0"/>
      <w:marBottom w:val="0"/>
      <w:divBdr>
        <w:top w:val="none" w:sz="0" w:space="0" w:color="auto"/>
        <w:left w:val="none" w:sz="0" w:space="0" w:color="auto"/>
        <w:bottom w:val="none" w:sz="0" w:space="0" w:color="auto"/>
        <w:right w:val="none" w:sz="0" w:space="0" w:color="auto"/>
      </w:divBdr>
    </w:div>
    <w:div w:id="273173440">
      <w:bodyDiv w:val="1"/>
      <w:marLeft w:val="0"/>
      <w:marRight w:val="0"/>
      <w:marTop w:val="0"/>
      <w:marBottom w:val="0"/>
      <w:divBdr>
        <w:top w:val="none" w:sz="0" w:space="0" w:color="auto"/>
        <w:left w:val="none" w:sz="0" w:space="0" w:color="auto"/>
        <w:bottom w:val="none" w:sz="0" w:space="0" w:color="auto"/>
        <w:right w:val="none" w:sz="0" w:space="0" w:color="auto"/>
      </w:divBdr>
    </w:div>
    <w:div w:id="303432507">
      <w:bodyDiv w:val="1"/>
      <w:marLeft w:val="0"/>
      <w:marRight w:val="0"/>
      <w:marTop w:val="0"/>
      <w:marBottom w:val="0"/>
      <w:divBdr>
        <w:top w:val="none" w:sz="0" w:space="0" w:color="auto"/>
        <w:left w:val="none" w:sz="0" w:space="0" w:color="auto"/>
        <w:bottom w:val="none" w:sz="0" w:space="0" w:color="auto"/>
        <w:right w:val="none" w:sz="0" w:space="0" w:color="auto"/>
      </w:divBdr>
    </w:div>
    <w:div w:id="330451076">
      <w:bodyDiv w:val="1"/>
      <w:marLeft w:val="0"/>
      <w:marRight w:val="0"/>
      <w:marTop w:val="0"/>
      <w:marBottom w:val="0"/>
      <w:divBdr>
        <w:top w:val="none" w:sz="0" w:space="0" w:color="auto"/>
        <w:left w:val="none" w:sz="0" w:space="0" w:color="auto"/>
        <w:bottom w:val="none" w:sz="0" w:space="0" w:color="auto"/>
        <w:right w:val="none" w:sz="0" w:space="0" w:color="auto"/>
      </w:divBdr>
    </w:div>
    <w:div w:id="357584733">
      <w:bodyDiv w:val="1"/>
      <w:marLeft w:val="0"/>
      <w:marRight w:val="0"/>
      <w:marTop w:val="0"/>
      <w:marBottom w:val="0"/>
      <w:divBdr>
        <w:top w:val="none" w:sz="0" w:space="0" w:color="auto"/>
        <w:left w:val="none" w:sz="0" w:space="0" w:color="auto"/>
        <w:bottom w:val="none" w:sz="0" w:space="0" w:color="auto"/>
        <w:right w:val="none" w:sz="0" w:space="0" w:color="auto"/>
      </w:divBdr>
    </w:div>
    <w:div w:id="371809534">
      <w:bodyDiv w:val="1"/>
      <w:marLeft w:val="0"/>
      <w:marRight w:val="0"/>
      <w:marTop w:val="0"/>
      <w:marBottom w:val="0"/>
      <w:divBdr>
        <w:top w:val="none" w:sz="0" w:space="0" w:color="auto"/>
        <w:left w:val="none" w:sz="0" w:space="0" w:color="auto"/>
        <w:bottom w:val="none" w:sz="0" w:space="0" w:color="auto"/>
        <w:right w:val="none" w:sz="0" w:space="0" w:color="auto"/>
      </w:divBdr>
      <w:divsChild>
        <w:div w:id="966080968">
          <w:marLeft w:val="0"/>
          <w:marRight w:val="0"/>
          <w:marTop w:val="0"/>
          <w:marBottom w:val="0"/>
          <w:divBdr>
            <w:top w:val="none" w:sz="0" w:space="0" w:color="auto"/>
            <w:left w:val="none" w:sz="0" w:space="0" w:color="auto"/>
            <w:bottom w:val="none" w:sz="0" w:space="0" w:color="auto"/>
            <w:right w:val="none" w:sz="0" w:space="0" w:color="auto"/>
          </w:divBdr>
          <w:divsChild>
            <w:div w:id="148601205">
              <w:marLeft w:val="0"/>
              <w:marRight w:val="0"/>
              <w:marTop w:val="0"/>
              <w:marBottom w:val="0"/>
              <w:divBdr>
                <w:top w:val="none" w:sz="0" w:space="0" w:color="auto"/>
                <w:left w:val="none" w:sz="0" w:space="0" w:color="auto"/>
                <w:bottom w:val="none" w:sz="0" w:space="0" w:color="auto"/>
                <w:right w:val="none" w:sz="0" w:space="0" w:color="auto"/>
              </w:divBdr>
              <w:divsChild>
                <w:div w:id="142894401">
                  <w:marLeft w:val="0"/>
                  <w:marRight w:val="0"/>
                  <w:marTop w:val="0"/>
                  <w:marBottom w:val="0"/>
                  <w:divBdr>
                    <w:top w:val="none" w:sz="0" w:space="0" w:color="auto"/>
                    <w:left w:val="none" w:sz="0" w:space="0" w:color="auto"/>
                    <w:bottom w:val="none" w:sz="0" w:space="0" w:color="auto"/>
                    <w:right w:val="none" w:sz="0" w:space="0" w:color="auto"/>
                  </w:divBdr>
                  <w:divsChild>
                    <w:div w:id="871960611">
                      <w:marLeft w:val="0"/>
                      <w:marRight w:val="0"/>
                      <w:marTop w:val="0"/>
                      <w:marBottom w:val="0"/>
                      <w:divBdr>
                        <w:top w:val="none" w:sz="0" w:space="0" w:color="auto"/>
                        <w:left w:val="none" w:sz="0" w:space="0" w:color="auto"/>
                        <w:bottom w:val="none" w:sz="0" w:space="0" w:color="auto"/>
                        <w:right w:val="none" w:sz="0" w:space="0" w:color="auto"/>
                      </w:divBdr>
                      <w:divsChild>
                        <w:div w:id="516696308">
                          <w:marLeft w:val="0"/>
                          <w:marRight w:val="0"/>
                          <w:marTop w:val="0"/>
                          <w:marBottom w:val="0"/>
                          <w:divBdr>
                            <w:top w:val="none" w:sz="0" w:space="0" w:color="auto"/>
                            <w:left w:val="none" w:sz="0" w:space="0" w:color="auto"/>
                            <w:bottom w:val="none" w:sz="0" w:space="0" w:color="auto"/>
                            <w:right w:val="none" w:sz="0" w:space="0" w:color="auto"/>
                          </w:divBdr>
                          <w:divsChild>
                            <w:div w:id="666517589">
                              <w:marLeft w:val="0"/>
                              <w:marRight w:val="0"/>
                              <w:marTop w:val="0"/>
                              <w:marBottom w:val="0"/>
                              <w:divBdr>
                                <w:top w:val="none" w:sz="0" w:space="0" w:color="auto"/>
                                <w:left w:val="none" w:sz="0" w:space="0" w:color="auto"/>
                                <w:bottom w:val="none" w:sz="0" w:space="0" w:color="auto"/>
                                <w:right w:val="none" w:sz="0" w:space="0" w:color="auto"/>
                              </w:divBdr>
                              <w:divsChild>
                                <w:div w:id="823085666">
                                  <w:marLeft w:val="0"/>
                                  <w:marRight w:val="0"/>
                                  <w:marTop w:val="0"/>
                                  <w:marBottom w:val="0"/>
                                  <w:divBdr>
                                    <w:top w:val="none" w:sz="0" w:space="0" w:color="auto"/>
                                    <w:left w:val="none" w:sz="0" w:space="0" w:color="auto"/>
                                    <w:bottom w:val="none" w:sz="0" w:space="0" w:color="auto"/>
                                    <w:right w:val="none" w:sz="0" w:space="0" w:color="auto"/>
                                  </w:divBdr>
                                  <w:divsChild>
                                    <w:div w:id="1436559551">
                                      <w:marLeft w:val="0"/>
                                      <w:marRight w:val="0"/>
                                      <w:marTop w:val="0"/>
                                      <w:marBottom w:val="0"/>
                                      <w:divBdr>
                                        <w:top w:val="none" w:sz="0" w:space="0" w:color="auto"/>
                                        <w:left w:val="none" w:sz="0" w:space="0" w:color="auto"/>
                                        <w:bottom w:val="none" w:sz="0" w:space="0" w:color="auto"/>
                                        <w:right w:val="none" w:sz="0" w:space="0" w:color="auto"/>
                                      </w:divBdr>
                                      <w:divsChild>
                                        <w:div w:id="775173876">
                                          <w:marLeft w:val="0"/>
                                          <w:marRight w:val="0"/>
                                          <w:marTop w:val="0"/>
                                          <w:marBottom w:val="0"/>
                                          <w:divBdr>
                                            <w:top w:val="none" w:sz="0" w:space="0" w:color="auto"/>
                                            <w:left w:val="none" w:sz="0" w:space="0" w:color="auto"/>
                                            <w:bottom w:val="none" w:sz="0" w:space="0" w:color="auto"/>
                                            <w:right w:val="none" w:sz="0" w:space="0" w:color="auto"/>
                                          </w:divBdr>
                                          <w:divsChild>
                                            <w:div w:id="7042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047827">
                              <w:marLeft w:val="0"/>
                              <w:marRight w:val="0"/>
                              <w:marTop w:val="0"/>
                              <w:marBottom w:val="0"/>
                              <w:divBdr>
                                <w:top w:val="none" w:sz="0" w:space="0" w:color="auto"/>
                                <w:left w:val="none" w:sz="0" w:space="0" w:color="auto"/>
                                <w:bottom w:val="none" w:sz="0" w:space="0" w:color="auto"/>
                                <w:right w:val="none" w:sz="0" w:space="0" w:color="auto"/>
                              </w:divBdr>
                              <w:divsChild>
                                <w:div w:id="405418969">
                                  <w:marLeft w:val="0"/>
                                  <w:marRight w:val="0"/>
                                  <w:marTop w:val="0"/>
                                  <w:marBottom w:val="0"/>
                                  <w:divBdr>
                                    <w:top w:val="none" w:sz="0" w:space="0" w:color="auto"/>
                                    <w:left w:val="none" w:sz="0" w:space="0" w:color="auto"/>
                                    <w:bottom w:val="none" w:sz="0" w:space="0" w:color="auto"/>
                                    <w:right w:val="none" w:sz="0" w:space="0" w:color="auto"/>
                                  </w:divBdr>
                                  <w:divsChild>
                                    <w:div w:id="177624247">
                                      <w:marLeft w:val="0"/>
                                      <w:marRight w:val="0"/>
                                      <w:marTop w:val="0"/>
                                      <w:marBottom w:val="0"/>
                                      <w:divBdr>
                                        <w:top w:val="none" w:sz="0" w:space="0" w:color="auto"/>
                                        <w:left w:val="none" w:sz="0" w:space="0" w:color="auto"/>
                                        <w:bottom w:val="none" w:sz="0" w:space="0" w:color="auto"/>
                                        <w:right w:val="none" w:sz="0" w:space="0" w:color="auto"/>
                                      </w:divBdr>
                                      <w:divsChild>
                                        <w:div w:id="901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209833">
          <w:marLeft w:val="0"/>
          <w:marRight w:val="0"/>
          <w:marTop w:val="0"/>
          <w:marBottom w:val="0"/>
          <w:divBdr>
            <w:top w:val="none" w:sz="0" w:space="0" w:color="auto"/>
            <w:left w:val="none" w:sz="0" w:space="0" w:color="auto"/>
            <w:bottom w:val="none" w:sz="0" w:space="0" w:color="auto"/>
            <w:right w:val="none" w:sz="0" w:space="0" w:color="auto"/>
          </w:divBdr>
          <w:divsChild>
            <w:div w:id="20682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3148">
      <w:bodyDiv w:val="1"/>
      <w:marLeft w:val="0"/>
      <w:marRight w:val="0"/>
      <w:marTop w:val="0"/>
      <w:marBottom w:val="0"/>
      <w:divBdr>
        <w:top w:val="none" w:sz="0" w:space="0" w:color="auto"/>
        <w:left w:val="none" w:sz="0" w:space="0" w:color="auto"/>
        <w:bottom w:val="none" w:sz="0" w:space="0" w:color="auto"/>
        <w:right w:val="none" w:sz="0" w:space="0" w:color="auto"/>
      </w:divBdr>
    </w:div>
    <w:div w:id="397821167">
      <w:bodyDiv w:val="1"/>
      <w:marLeft w:val="0"/>
      <w:marRight w:val="0"/>
      <w:marTop w:val="0"/>
      <w:marBottom w:val="0"/>
      <w:divBdr>
        <w:top w:val="none" w:sz="0" w:space="0" w:color="auto"/>
        <w:left w:val="none" w:sz="0" w:space="0" w:color="auto"/>
        <w:bottom w:val="none" w:sz="0" w:space="0" w:color="auto"/>
        <w:right w:val="none" w:sz="0" w:space="0" w:color="auto"/>
      </w:divBdr>
    </w:div>
    <w:div w:id="424301724">
      <w:bodyDiv w:val="1"/>
      <w:marLeft w:val="0"/>
      <w:marRight w:val="0"/>
      <w:marTop w:val="0"/>
      <w:marBottom w:val="0"/>
      <w:divBdr>
        <w:top w:val="none" w:sz="0" w:space="0" w:color="auto"/>
        <w:left w:val="none" w:sz="0" w:space="0" w:color="auto"/>
        <w:bottom w:val="none" w:sz="0" w:space="0" w:color="auto"/>
        <w:right w:val="none" w:sz="0" w:space="0" w:color="auto"/>
      </w:divBdr>
    </w:div>
    <w:div w:id="634025973">
      <w:bodyDiv w:val="1"/>
      <w:marLeft w:val="0"/>
      <w:marRight w:val="0"/>
      <w:marTop w:val="0"/>
      <w:marBottom w:val="0"/>
      <w:divBdr>
        <w:top w:val="none" w:sz="0" w:space="0" w:color="auto"/>
        <w:left w:val="none" w:sz="0" w:space="0" w:color="auto"/>
        <w:bottom w:val="none" w:sz="0" w:space="0" w:color="auto"/>
        <w:right w:val="none" w:sz="0" w:space="0" w:color="auto"/>
      </w:divBdr>
    </w:div>
    <w:div w:id="694505972">
      <w:bodyDiv w:val="1"/>
      <w:marLeft w:val="0"/>
      <w:marRight w:val="0"/>
      <w:marTop w:val="0"/>
      <w:marBottom w:val="0"/>
      <w:divBdr>
        <w:top w:val="none" w:sz="0" w:space="0" w:color="auto"/>
        <w:left w:val="none" w:sz="0" w:space="0" w:color="auto"/>
        <w:bottom w:val="none" w:sz="0" w:space="0" w:color="auto"/>
        <w:right w:val="none" w:sz="0" w:space="0" w:color="auto"/>
      </w:divBdr>
    </w:div>
    <w:div w:id="727807139">
      <w:bodyDiv w:val="1"/>
      <w:marLeft w:val="0"/>
      <w:marRight w:val="0"/>
      <w:marTop w:val="0"/>
      <w:marBottom w:val="0"/>
      <w:divBdr>
        <w:top w:val="none" w:sz="0" w:space="0" w:color="auto"/>
        <w:left w:val="none" w:sz="0" w:space="0" w:color="auto"/>
        <w:bottom w:val="none" w:sz="0" w:space="0" w:color="auto"/>
        <w:right w:val="none" w:sz="0" w:space="0" w:color="auto"/>
      </w:divBdr>
    </w:div>
    <w:div w:id="738600759">
      <w:bodyDiv w:val="1"/>
      <w:marLeft w:val="0"/>
      <w:marRight w:val="0"/>
      <w:marTop w:val="0"/>
      <w:marBottom w:val="0"/>
      <w:divBdr>
        <w:top w:val="none" w:sz="0" w:space="0" w:color="auto"/>
        <w:left w:val="none" w:sz="0" w:space="0" w:color="auto"/>
        <w:bottom w:val="none" w:sz="0" w:space="0" w:color="auto"/>
        <w:right w:val="none" w:sz="0" w:space="0" w:color="auto"/>
      </w:divBdr>
    </w:div>
    <w:div w:id="768159654">
      <w:bodyDiv w:val="1"/>
      <w:marLeft w:val="0"/>
      <w:marRight w:val="0"/>
      <w:marTop w:val="0"/>
      <w:marBottom w:val="0"/>
      <w:divBdr>
        <w:top w:val="none" w:sz="0" w:space="0" w:color="auto"/>
        <w:left w:val="none" w:sz="0" w:space="0" w:color="auto"/>
        <w:bottom w:val="none" w:sz="0" w:space="0" w:color="auto"/>
        <w:right w:val="none" w:sz="0" w:space="0" w:color="auto"/>
      </w:divBdr>
    </w:div>
    <w:div w:id="905457720">
      <w:bodyDiv w:val="1"/>
      <w:marLeft w:val="0"/>
      <w:marRight w:val="0"/>
      <w:marTop w:val="0"/>
      <w:marBottom w:val="0"/>
      <w:divBdr>
        <w:top w:val="none" w:sz="0" w:space="0" w:color="auto"/>
        <w:left w:val="none" w:sz="0" w:space="0" w:color="auto"/>
        <w:bottom w:val="none" w:sz="0" w:space="0" w:color="auto"/>
        <w:right w:val="none" w:sz="0" w:space="0" w:color="auto"/>
      </w:divBdr>
    </w:div>
    <w:div w:id="1020202727">
      <w:bodyDiv w:val="1"/>
      <w:marLeft w:val="0"/>
      <w:marRight w:val="0"/>
      <w:marTop w:val="0"/>
      <w:marBottom w:val="0"/>
      <w:divBdr>
        <w:top w:val="none" w:sz="0" w:space="0" w:color="auto"/>
        <w:left w:val="none" w:sz="0" w:space="0" w:color="auto"/>
        <w:bottom w:val="none" w:sz="0" w:space="0" w:color="auto"/>
        <w:right w:val="none" w:sz="0" w:space="0" w:color="auto"/>
      </w:divBdr>
    </w:div>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128937599">
      <w:bodyDiv w:val="1"/>
      <w:marLeft w:val="0"/>
      <w:marRight w:val="0"/>
      <w:marTop w:val="0"/>
      <w:marBottom w:val="0"/>
      <w:divBdr>
        <w:top w:val="none" w:sz="0" w:space="0" w:color="auto"/>
        <w:left w:val="none" w:sz="0" w:space="0" w:color="auto"/>
        <w:bottom w:val="none" w:sz="0" w:space="0" w:color="auto"/>
        <w:right w:val="none" w:sz="0" w:space="0" w:color="auto"/>
      </w:divBdr>
    </w:div>
    <w:div w:id="1136412870">
      <w:bodyDiv w:val="1"/>
      <w:marLeft w:val="0"/>
      <w:marRight w:val="0"/>
      <w:marTop w:val="0"/>
      <w:marBottom w:val="0"/>
      <w:divBdr>
        <w:top w:val="none" w:sz="0" w:space="0" w:color="auto"/>
        <w:left w:val="none" w:sz="0" w:space="0" w:color="auto"/>
        <w:bottom w:val="none" w:sz="0" w:space="0" w:color="auto"/>
        <w:right w:val="none" w:sz="0" w:space="0" w:color="auto"/>
      </w:divBdr>
    </w:div>
    <w:div w:id="1193300178">
      <w:bodyDiv w:val="1"/>
      <w:marLeft w:val="0"/>
      <w:marRight w:val="0"/>
      <w:marTop w:val="0"/>
      <w:marBottom w:val="0"/>
      <w:divBdr>
        <w:top w:val="none" w:sz="0" w:space="0" w:color="auto"/>
        <w:left w:val="none" w:sz="0" w:space="0" w:color="auto"/>
        <w:bottom w:val="none" w:sz="0" w:space="0" w:color="auto"/>
        <w:right w:val="none" w:sz="0" w:space="0" w:color="auto"/>
      </w:divBdr>
    </w:div>
    <w:div w:id="1256547651">
      <w:bodyDiv w:val="1"/>
      <w:marLeft w:val="0"/>
      <w:marRight w:val="0"/>
      <w:marTop w:val="0"/>
      <w:marBottom w:val="0"/>
      <w:divBdr>
        <w:top w:val="none" w:sz="0" w:space="0" w:color="auto"/>
        <w:left w:val="none" w:sz="0" w:space="0" w:color="auto"/>
        <w:bottom w:val="none" w:sz="0" w:space="0" w:color="auto"/>
        <w:right w:val="none" w:sz="0" w:space="0" w:color="auto"/>
      </w:divBdr>
    </w:div>
    <w:div w:id="1287614948">
      <w:bodyDiv w:val="1"/>
      <w:marLeft w:val="0"/>
      <w:marRight w:val="0"/>
      <w:marTop w:val="0"/>
      <w:marBottom w:val="0"/>
      <w:divBdr>
        <w:top w:val="none" w:sz="0" w:space="0" w:color="auto"/>
        <w:left w:val="none" w:sz="0" w:space="0" w:color="auto"/>
        <w:bottom w:val="none" w:sz="0" w:space="0" w:color="auto"/>
        <w:right w:val="none" w:sz="0" w:space="0" w:color="auto"/>
      </w:divBdr>
    </w:div>
    <w:div w:id="1341544222">
      <w:bodyDiv w:val="1"/>
      <w:marLeft w:val="0"/>
      <w:marRight w:val="0"/>
      <w:marTop w:val="0"/>
      <w:marBottom w:val="0"/>
      <w:divBdr>
        <w:top w:val="none" w:sz="0" w:space="0" w:color="auto"/>
        <w:left w:val="none" w:sz="0" w:space="0" w:color="auto"/>
        <w:bottom w:val="none" w:sz="0" w:space="0" w:color="auto"/>
        <w:right w:val="none" w:sz="0" w:space="0" w:color="auto"/>
      </w:divBdr>
    </w:div>
    <w:div w:id="1510363104">
      <w:bodyDiv w:val="1"/>
      <w:marLeft w:val="0"/>
      <w:marRight w:val="0"/>
      <w:marTop w:val="0"/>
      <w:marBottom w:val="0"/>
      <w:divBdr>
        <w:top w:val="none" w:sz="0" w:space="0" w:color="auto"/>
        <w:left w:val="none" w:sz="0" w:space="0" w:color="auto"/>
        <w:bottom w:val="none" w:sz="0" w:space="0" w:color="auto"/>
        <w:right w:val="none" w:sz="0" w:space="0" w:color="auto"/>
      </w:divBdr>
    </w:div>
    <w:div w:id="1551918470">
      <w:bodyDiv w:val="1"/>
      <w:marLeft w:val="0"/>
      <w:marRight w:val="0"/>
      <w:marTop w:val="0"/>
      <w:marBottom w:val="0"/>
      <w:divBdr>
        <w:top w:val="none" w:sz="0" w:space="0" w:color="auto"/>
        <w:left w:val="none" w:sz="0" w:space="0" w:color="auto"/>
        <w:bottom w:val="none" w:sz="0" w:space="0" w:color="auto"/>
        <w:right w:val="none" w:sz="0" w:space="0" w:color="auto"/>
      </w:divBdr>
    </w:div>
    <w:div w:id="1566066776">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1684087909">
      <w:bodyDiv w:val="1"/>
      <w:marLeft w:val="0"/>
      <w:marRight w:val="0"/>
      <w:marTop w:val="0"/>
      <w:marBottom w:val="0"/>
      <w:divBdr>
        <w:top w:val="none" w:sz="0" w:space="0" w:color="auto"/>
        <w:left w:val="none" w:sz="0" w:space="0" w:color="auto"/>
        <w:bottom w:val="none" w:sz="0" w:space="0" w:color="auto"/>
        <w:right w:val="none" w:sz="0" w:space="0" w:color="auto"/>
      </w:divBdr>
    </w:div>
    <w:div w:id="1735661708">
      <w:bodyDiv w:val="1"/>
      <w:marLeft w:val="0"/>
      <w:marRight w:val="0"/>
      <w:marTop w:val="0"/>
      <w:marBottom w:val="0"/>
      <w:divBdr>
        <w:top w:val="none" w:sz="0" w:space="0" w:color="auto"/>
        <w:left w:val="none" w:sz="0" w:space="0" w:color="auto"/>
        <w:bottom w:val="none" w:sz="0" w:space="0" w:color="auto"/>
        <w:right w:val="none" w:sz="0" w:space="0" w:color="auto"/>
      </w:divBdr>
    </w:div>
    <w:div w:id="2066175667">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 w:id="2137068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www.pcouncil.org/wp-content/uploads/FEP_FINAL.pdf"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DB13F-E415-44C5-9E3E-E49B059D4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30</Pages>
  <Words>35984</Words>
  <Characters>205111</Characters>
  <Application>Microsoft Office Word</Application>
  <DocSecurity>0</DocSecurity>
  <Lines>1709</Lines>
  <Paragraphs>481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240614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Melissa Haltuch</cp:lastModifiedBy>
  <cp:revision>3</cp:revision>
  <cp:lastPrinted>2019-05-20T17:47:00Z</cp:lastPrinted>
  <dcterms:created xsi:type="dcterms:W3CDTF">2019-05-22T21:18:00Z</dcterms:created>
  <dcterms:modified xsi:type="dcterms:W3CDTF">2019-05-28T21:08:00Z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