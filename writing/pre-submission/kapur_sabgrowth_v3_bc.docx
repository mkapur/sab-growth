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r w:rsidRPr="0010075F">
        <w:t xml:space="preserve">Kapur,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4CFBC82"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6D2ADFBB"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w:t>
      </w:r>
      <w:del w:id="1" w:author="Brendan Connors" w:date="2019-06-11T15:20:00Z">
        <w:r w:rsidR="008262D4" w:rsidRPr="003F6D4D" w:rsidDel="00890540">
          <w:rPr>
            <w:sz w:val="24"/>
            <w:szCs w:val="24"/>
          </w:rPr>
          <w:delText xml:space="preserve">the </w:delText>
        </w:r>
      </w:del>
      <w:r w:rsidR="008262D4" w:rsidRPr="003F6D4D">
        <w:rPr>
          <w:sz w:val="24"/>
          <w:szCs w:val="24"/>
        </w:rPr>
        <w:t>current management scale</w:t>
      </w:r>
      <w:ins w:id="2" w:author="Brendan Connors" w:date="2019-06-11T15:20:00Z">
        <w:r w:rsidR="00890540">
          <w:rPr>
            <w:sz w:val="24"/>
            <w:szCs w:val="24"/>
          </w:rPr>
          <w:t>s</w:t>
        </w:r>
      </w:ins>
      <w:r w:rsidR="008262D4" w:rsidRPr="003F6D4D">
        <w:rPr>
          <w:sz w:val="24"/>
          <w:szCs w:val="24"/>
        </w:rPr>
        <w:t xml:space="preserve"> </w:t>
      </w:r>
      <w:del w:id="3" w:author="Brendan Connors" w:date="2019-06-11T15:20:00Z">
        <w:r w:rsidR="008262D4" w:rsidRPr="003F6D4D" w:rsidDel="00890540">
          <w:rPr>
            <w:sz w:val="24"/>
            <w:szCs w:val="24"/>
          </w:rPr>
          <w:delText xml:space="preserve">is </w:delText>
        </w:r>
      </w:del>
      <w:ins w:id="4" w:author="Brendan Connors" w:date="2019-06-11T15:20:00Z">
        <w:r w:rsidR="00890540">
          <w:rPr>
            <w:sz w:val="24"/>
            <w:szCs w:val="24"/>
          </w:rPr>
          <w:t>are</w:t>
        </w:r>
        <w:r w:rsidR="00890540" w:rsidRPr="003F6D4D">
          <w:rPr>
            <w:sz w:val="24"/>
            <w:szCs w:val="24"/>
          </w:rPr>
          <w:t xml:space="preserve"> </w:t>
        </w:r>
      </w:ins>
      <w:r w:rsidR="008262D4" w:rsidRPr="003F6D4D">
        <w:rPr>
          <w:sz w:val="24"/>
          <w:szCs w:val="24"/>
        </w:rPr>
        <w:t xml:space="preserve">appropriate </w:t>
      </w:r>
      <w:del w:id="5" w:author="Brendan Connors" w:date="2019-06-11T15:20:00Z">
        <w:r w:rsidR="008262D4" w:rsidRPr="003F6D4D" w:rsidDel="00890540">
          <w:rPr>
            <w:sz w:val="24"/>
            <w:szCs w:val="24"/>
          </w:rPr>
          <w:delText xml:space="preserve">to </w:delText>
        </w:r>
      </w:del>
      <w:ins w:id="6" w:author="Brendan Connors" w:date="2019-06-11T15:20:00Z">
        <w:r w:rsidR="00890540">
          <w:rPr>
            <w:sz w:val="24"/>
            <w:szCs w:val="24"/>
          </w:rPr>
          <w:t>given</w:t>
        </w:r>
        <w:r w:rsidR="00890540" w:rsidRPr="003F6D4D">
          <w:rPr>
            <w:sz w:val="24"/>
            <w:szCs w:val="24"/>
          </w:rPr>
          <w:t xml:space="preserve"> </w:t>
        </w:r>
      </w:ins>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del w:id="7" w:author="Brendan Connors" w:date="2019-06-11T15:20:00Z">
        <w:r w:rsidR="004477B5" w:rsidDel="00890540">
          <w:rPr>
            <w:sz w:val="24"/>
            <w:szCs w:val="24"/>
          </w:rPr>
          <w:delText>are</w:delText>
        </w:r>
        <w:r w:rsidR="008262D4" w:rsidRPr="003F6D4D" w:rsidDel="00890540">
          <w:rPr>
            <w:sz w:val="24"/>
            <w:szCs w:val="24"/>
          </w:rPr>
          <w:delText xml:space="preserve"> informative towards the </w:delText>
        </w:r>
        <w:r w:rsidR="0050070A" w:rsidDel="00890540">
          <w:rPr>
            <w:sz w:val="24"/>
            <w:szCs w:val="24"/>
          </w:rPr>
          <w:delText>implementation</w:delText>
        </w:r>
        <w:r w:rsidR="008262D4" w:rsidRPr="003F6D4D" w:rsidDel="00890540">
          <w:rPr>
            <w:sz w:val="24"/>
            <w:szCs w:val="24"/>
          </w:rPr>
          <w:delText xml:space="preserve"> </w:delText>
        </w:r>
        <w:bookmarkStart w:id="8" w:name="_Hlk11940911"/>
        <w:r w:rsidR="008262D4" w:rsidRPr="003F6D4D" w:rsidDel="00890540">
          <w:rPr>
            <w:sz w:val="24"/>
            <w:szCs w:val="24"/>
          </w:rPr>
          <w:delText>of</w:delText>
        </w:r>
      </w:del>
      <w:ins w:id="9" w:author="Brendan Connors" w:date="2019-06-11T15:20:00Z">
        <w:r w:rsidR="00890540">
          <w:rPr>
            <w:sz w:val="24"/>
            <w:szCs w:val="24"/>
          </w:rPr>
          <w:t>can help inform the implementation of</w:t>
        </w:r>
      </w:ins>
      <w:r w:rsidR="008262D4" w:rsidRPr="003F6D4D">
        <w:rPr>
          <w:sz w:val="24"/>
          <w:szCs w:val="24"/>
        </w:rPr>
        <w:t xml:space="preserve"> </w:t>
      </w:r>
      <w:bookmarkEnd w:id="8"/>
      <w:r w:rsidR="008262D4" w:rsidRPr="003F6D4D">
        <w:rPr>
          <w:sz w:val="24"/>
          <w:szCs w:val="24"/>
        </w:rPr>
        <w:t>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w:t>
      </w:r>
      <w:commentRangeStart w:id="10"/>
      <w:r w:rsidR="00C240B4">
        <w:t xml:space="preserve">the ecological context </w:t>
      </w:r>
      <w:commentRangeEnd w:id="10"/>
      <w:r w:rsidR="00890540">
        <w:rPr>
          <w:rStyle w:val="CommentReference"/>
        </w:rPr>
        <w:commentReference w:id="10"/>
      </w:r>
      <w:r w:rsidR="00C240B4">
        <w:t xml:space="preserve">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commentRangeStart w:id="11"/>
      <w:r>
        <w:t xml:space="preserve"> </w:t>
      </w:r>
      <w:r w:rsidR="00F502D0">
        <w:t xml:space="preserve">For example, </w:t>
      </w:r>
      <w:r w:rsidR="00220F04">
        <w:t xml:space="preserve">assessments </w:t>
      </w:r>
      <w:commentRangeEnd w:id="11"/>
      <w:r w:rsidR="00797928">
        <w:rPr>
          <w:rStyle w:val="CommentReference"/>
        </w:rPr>
        <w:commentReference w:id="11"/>
      </w:r>
      <w:r w:rsidR="00220F04">
        <w:t xml:space="preserve">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w:t>
      </w:r>
      <w:r w:rsidR="00F502D0">
        <w:lastRenderedPageBreak/>
        <w:t xml:space="preserve">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22D5456" w:rsidR="00B0174F" w:rsidRDefault="00B10712" w:rsidP="00560355">
      <w:pPr>
        <w:spacing w:after="0" w:line="276" w:lineRule="auto"/>
        <w:ind w:firstLine="360"/>
      </w:pPr>
      <w:r>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59A70C14"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w:t>
      </w:r>
      <w:commentRangeStart w:id="12"/>
      <w:r w:rsidR="00F502D0">
        <w:rPr>
          <w:rFonts w:cstheme="minorHAnsi"/>
          <w:iCs/>
        </w:rPr>
        <w:t xml:space="preserve">northeast </w:t>
      </w:r>
      <w:r w:rsidR="00C8377A">
        <w:rPr>
          <w:rFonts w:cstheme="minorHAnsi"/>
          <w:iCs/>
        </w:rPr>
        <w:t xml:space="preserve">(NE) </w:t>
      </w:r>
      <w:commentRangeEnd w:id="12"/>
      <w:r w:rsidR="00797928">
        <w:rPr>
          <w:rStyle w:val="CommentReference"/>
        </w:rPr>
        <w:commentReference w:id="12"/>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3"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2360BE">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del w:id="14" w:author="Brendan Connors" w:date="2019-06-11T16:56:00Z">
        <w:r w:rsidR="00B10712" w:rsidRPr="004906F5" w:rsidDel="00797928">
          <w:delText xml:space="preserve">during </w:delText>
        </w:r>
      </w:del>
      <w:ins w:id="15" w:author="Brendan Connors" w:date="2019-06-11T16:56:00Z">
        <w:r w:rsidR="00797928">
          <w:t>over</w:t>
        </w:r>
        <w:r w:rsidR="00797928" w:rsidRPr="004906F5">
          <w:t xml:space="preserve"> </w:t>
        </w:r>
      </w:ins>
      <w:r w:rsidR="00B10712" w:rsidRPr="004906F5">
        <w:t xml:space="preserve">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7BD135A7" w:rsidR="00B10712" w:rsidRDefault="00F07D97" w:rsidP="00560355">
      <w:pPr>
        <w:spacing w:before="240" w:after="0" w:line="276" w:lineRule="auto"/>
      </w:pPr>
      <w:r>
        <w:t>T</w:t>
      </w:r>
      <w:r w:rsidR="00231872">
        <w:t xml:space="preserve">he method </w:t>
      </w:r>
      <w:r w:rsidR="00DB1412">
        <w:t>fits</w:t>
      </w:r>
      <w:r w:rsidR="00231872">
        <w:t xml:space="preserve"> a Generalized Additive Model </w:t>
      </w:r>
      <w:commentRangeStart w:id="16"/>
      <w:r w:rsidR="00231872">
        <w:t xml:space="preserve">(GAM) </w:t>
      </w:r>
      <w:commentRangeEnd w:id="16"/>
      <w:r w:rsidR="002F0D0F">
        <w:rPr>
          <w:rStyle w:val="CommentReference"/>
        </w:rPr>
        <w:commentReference w:id="16"/>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 xml:space="preserve">for year, latitude, and </w:t>
      </w:r>
      <w:del w:id="17" w:author="Brendan Connors" w:date="2019-06-11T17:03:00Z">
        <w:r w:rsidR="00DB1412" w:rsidDel="002F0D0F">
          <w:delText>longitud</w:delText>
        </w:r>
      </w:del>
      <w:ins w:id="18" w:author="Brendan Connors" w:date="2019-06-11T17:03:00Z">
        <w:r w:rsidR="002F0D0F">
          <w:t xml:space="preserve">longitude </w:t>
        </w:r>
      </w:ins>
      <w:bookmarkStart w:id="19" w:name="_GoBack"/>
      <w:del w:id="20" w:author="Brendan Connors" w:date="2019-06-11T17:03:00Z">
        <w:r w:rsidR="00DB1412" w:rsidDel="002F0D0F">
          <w:delText xml:space="preserve">e. This is achieved </w:delText>
        </w:r>
      </w:del>
      <w:bookmarkEnd w:id="19"/>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1"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1"/>
    </w:p>
    <w:p w14:paraId="178FD8AD" w14:textId="6C981858"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w:t>
      </w:r>
      <w:commentRangeStart w:id="22"/>
      <w:r w:rsidR="00FD66D6">
        <w:rPr>
          <w:rFonts w:eastAsiaTheme="minorEastAsia"/>
          <w:iCs/>
        </w:rPr>
        <w:t xml:space="preserve">residual error term. </w:t>
      </w:r>
      <w:commentRangeEnd w:id="22"/>
      <w:r w:rsidR="002F0D0F">
        <w:rPr>
          <w:rStyle w:val="CommentReference"/>
        </w:rPr>
        <w:commentReference w:id="22"/>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though we did not account for or simulate error or bias introduced from the age-determination method.</w:t>
      </w:r>
      <w:r w:rsidR="00600B2A">
        <w:t xml:space="preserve"> </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560355">
      <w:pPr>
        <w:spacing w:after="0" w:line="276"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7233967" w:rsidR="00F502D0" w:rsidRDefault="00B67BB0" w:rsidP="00560355">
      <w:pPr>
        <w:spacing w:after="0" w:line="276" w:lineRule="auto"/>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23" w:name="_Hlk3457523"/>
      <w:bookmarkStart w:id="24" w:name="_Hlk2063522"/>
      <w:r w:rsidR="005E0FFF">
        <w:t xml:space="preserve">These steps are repeated </w:t>
      </w:r>
      <w:r w:rsidR="002360BE">
        <w:t xml:space="preserve">across the range </w:t>
      </w:r>
      <w:r w:rsidR="008F627F">
        <w:t xml:space="preserve">of explored </w:t>
      </w:r>
      <w:r w:rsidR="005E0FFF">
        <w:t>years and longitudes</w:t>
      </w:r>
      <w:bookmarkEnd w:id="23"/>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24"/>
      <w:r w:rsidR="00254EB5">
        <w:t xml:space="preserve">The rounding step was implemented to ease comparison in the simulation study; we did not wish to treat a breakpoint estimate as incorrect if it were only off by less than half of one degree </w:t>
      </w:r>
      <w:r w:rsidR="00254EB5">
        <w:lastRenderedPageBreak/>
        <w:t xml:space="preserve">(approximately 33 miles). </w:t>
      </w:r>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2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2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2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2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694D000C" w:rsidR="00E05953" w:rsidRDefault="003368A1" w:rsidP="00560355">
      <w:pPr>
        <w:spacing w:after="0" w:line="276" w:lineRule="auto"/>
      </w:pPr>
      <w:bookmarkStart w:id="2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2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2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686DCC8B" w14:textId="4F2FC88E" w:rsidR="001E05C4" w:rsidRDefault="00991E7A" w:rsidP="001E05C4">
      <w:pPr>
        <w:spacing w:after="0" w:line="276" w:lineRule="auto"/>
        <w:jc w:val="both"/>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w:t>
      </w:r>
      <w:r w:rsidR="00473F2A">
        <w:rPr>
          <w:rFonts w:eastAsiaTheme="minorEastAsia"/>
        </w:rPr>
        <w:lastRenderedPageBreak/>
        <w:t xml:space="preserve">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del w:id="29" w:author="Brendan Connors" w:date="2019-06-11T17:11:00Z">
        <w:r w:rsidR="001E05C4" w:rsidDel="002F0D0F">
          <w:delText>°.</w:delText>
        </w:r>
      </w:del>
      <w:del w:id="30" w:author="Brendan Connors" w:date="2019-06-11T17:10:00Z">
        <w:r w:rsidR="001E05C4" w:rsidDel="002F0D0F">
          <w:delText xml:space="preserve"> </w:delText>
        </w:r>
      </w:del>
      <w:r w:rsidR="001E05C4">
        <w:t xml:space="preserve">In Scenario 4, all simulated fish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 Regime 2 were assigned longitudes sampled randomly from 0° to 48° and fish simulated under Regime two have longitudes sampled randomly from 48° to 50°, forming a vertical “band” of larger fish in higher longitudes.</w:t>
      </w:r>
    </w:p>
    <w:p w14:paraId="099BA7BD" w14:textId="374AFFE5" w:rsidR="00CE3A12" w:rsidRPr="00AB3E57" w:rsidRDefault="00C1213E" w:rsidP="001E05C4">
      <w:pPr>
        <w:spacing w:after="0" w:line="276" w:lineRule="auto"/>
        <w:ind w:firstLine="360"/>
      </w:pPr>
      <w:r w:rsidRPr="002F43F1">
        <w:t>Our final simulation scenario</w:t>
      </w:r>
      <w:r w:rsidR="00AF4913">
        <w:t xml:space="preserve"> (Scenario 5)</w:t>
      </w:r>
      <w:r w:rsidRPr="002F43F1">
        <w:t xml:space="preserve"> </w:t>
      </w:r>
      <w:r>
        <w:t>involved</w:t>
      </w:r>
      <w:r w:rsidRPr="002F43F1">
        <w:t xml:space="preserve"> temporal changes in growth, with a change from growth Regime 1 to Regime 2 in year 50. This mean</w:t>
      </w:r>
      <w:r w:rsidR="00A1156A">
        <w:t>t</w:t>
      </w:r>
      <w:r w:rsidRPr="002F43F1">
        <w:t xml:space="preserve"> that the growth increment generally increased for individuals whose lifespan covers this breakpoint</w:t>
      </w:r>
      <w:r>
        <w:t>, though note that</w:t>
      </w:r>
      <w:r w:rsidRPr="002F43F1">
        <w:t xml:space="preserve"> the GAM is fit to fish of a fixed age. Fish locations for the temporal break scenario are sampled identically to the scenario without spatial variation.</w:t>
      </w:r>
      <w:r>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del w:id="31" w:author="Brendan Connors" w:date="2019-06-11T17:12:00Z">
        <w:r w:rsidR="00CE3A12" w:rsidDel="002F0D0F">
          <w:rPr>
            <w:vertAlign w:val="subscript"/>
          </w:rPr>
          <w:delText>)</w:delText>
        </w:r>
      </w:del>
      <w:ins w:id="32" w:author="Brendan Connors" w:date="2019-06-11T17:12:00Z">
        <w:r w:rsidR="002F0D0F">
          <w:t>),</w:t>
        </w:r>
      </w:ins>
      <w:del w:id="33" w:author="Brendan Connors" w:date="2019-06-11T17:12:00Z">
        <w:r w:rsidR="00CE3A12" w:rsidDel="002F0D0F">
          <w:delText>,</w:delText>
        </w:r>
      </w:del>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34"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34"/>
    </w:p>
    <w:p w14:paraId="5ED8337B" w14:textId="62351A09"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w:t>
      </w:r>
      <w:r w:rsidR="009F1E35">
        <w:t xml:space="preserve"> (determined bye the 95% confidence interval)</w:t>
      </w:r>
      <w:r>
        <w:t xml:space="preserve">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7984CE81"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w:t>
      </w:r>
      <w:r w:rsidR="005C55E6">
        <w:t>.</w:t>
      </w:r>
      <w:r>
        <w:t xml:space="preserve">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lastRenderedPageBreak/>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w:t>
      </w:r>
      <w:r w:rsidR="00AA3CA5">
        <w:t>4</w:t>
      </w:r>
      <w:r w:rsidR="00257CAD">
        <w:t xml:space="preserve">° to 50°, </w:t>
      </w:r>
      <w:r w:rsidR="00AA3CA5">
        <w:t>and/</w:t>
      </w:r>
      <w:r w:rsidR="00257CAD">
        <w:t xml:space="preserve">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3EFCEA7" w:rsidR="002C6B59" w:rsidRPr="002C6B59" w:rsidRDefault="002C6B59" w:rsidP="009F6E32">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3"/>
    <w:bookmarkEnd w:id="27"/>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t>
      </w:r>
      <w:r w:rsidR="00E275EB">
        <w:lastRenderedPageBreak/>
        <w:t>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5945FCE" w:rsidR="008038A0" w:rsidRDefault="00246B09" w:rsidP="0065303C">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re-aggregated </w:t>
      </w:r>
      <w:r w:rsidR="004D3306">
        <w:t xml:space="preserve">all </w:t>
      </w:r>
      <w:r w:rsidR="006D5924">
        <w:t xml:space="preserve">data to match the breakpoints </w:t>
      </w:r>
      <w:r w:rsidR="00261A35">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which only examines fish larger and/or older than recruits.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35" w:name="_Ref5718407"/>
      <w:r>
        <w:t xml:space="preserve">3.1 </w:t>
      </w:r>
      <w:r w:rsidR="00506E17">
        <w:t>Simulation Study</w:t>
      </w:r>
      <w:bookmarkEnd w:id="35"/>
    </w:p>
    <w:p w14:paraId="3DCC6CA4" w14:textId="23AD0965"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where it only detected the break location correctly in 20% of simulations</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3100EFF4" w:rsidR="003625DB" w:rsidRDefault="00FF414A" w:rsidP="003916BA">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rsidR="00FB0B61">
        <w:t xml:space="preserve"> </w:t>
      </w:r>
      <w:r w:rsidR="00A77355">
        <w:t>63</w:t>
      </w:r>
      <w:r>
        <w:t>%-</w:t>
      </w:r>
      <w:r w:rsidR="00A77355">
        <w:t>95</w:t>
      </w:r>
      <w:r>
        <w:t xml:space="preserve">% coverage for </w:t>
      </w:r>
      <w:r w:rsidR="00506BD6">
        <w:t xml:space="preserve">three </w:t>
      </w:r>
      <w:r w:rsidR="0076504C">
        <w:t>scenarios</w:t>
      </w:r>
      <w:r>
        <w:t xml:space="preserve"> and </w:t>
      </w:r>
      <w:r w:rsidR="00FB0B61">
        <w:t>2</w:t>
      </w:r>
      <w:r w:rsidR="00A77355">
        <w:t>6</w:t>
      </w:r>
      <w:r>
        <w:t>% in the scenario with overlap</w:t>
      </w:r>
      <w:r w:rsidR="0074747B">
        <w:t xml:space="preserve">. </w:t>
      </w:r>
      <w:r>
        <w:lastRenderedPageBreak/>
        <w:t>Coverage probabilities for length at age 15 (</w:t>
      </w:r>
      <w:r w:rsidRPr="00845D2A">
        <w:rPr>
          <w:i/>
        </w:rPr>
        <w:t>L</w:t>
      </w:r>
      <w:r w:rsidRPr="00845D2A">
        <w:rPr>
          <w:i/>
          <w:vertAlign w:val="subscript"/>
        </w:rPr>
        <w:t>2</w:t>
      </w:r>
      <w:r>
        <w:t xml:space="preserve">) </w:t>
      </w:r>
      <w:r w:rsidR="00FB0B61">
        <w:t>were</w:t>
      </w:r>
      <w:r w:rsidR="00A77355">
        <w:t xml:space="preserve"> slightly</w:t>
      </w:r>
      <w:r w:rsidR="00FB0B61">
        <w:t xml:space="preserve"> lower, </w:t>
      </w:r>
      <w:r w:rsidR="002934B0">
        <w:t>ranging</w:t>
      </w:r>
      <w:r w:rsidR="00FB0B61">
        <w:t xml:space="preserve"> from </w:t>
      </w:r>
      <w:r w:rsidR="00A77355">
        <w:t>47</w:t>
      </w:r>
      <w:r w:rsidR="00FB0B61">
        <w:t>% - 8</w:t>
      </w:r>
      <w:r w:rsidR="00A77355">
        <w:t>9</w:t>
      </w:r>
      <w:r w:rsidR="00FB0B61">
        <w:t>% for three scenarios and 2</w:t>
      </w:r>
      <w:r w:rsidR="00A77355">
        <w:t>4</w:t>
      </w:r>
      <w:r w:rsidR="00FB0B61">
        <w:t xml:space="preserve">% in the scenario with overlap.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A77355">
        <w:t>over 90</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F277A3">
        <w:t>Scenario 4,</w:t>
      </w:r>
      <w:r w:rsidR="009E50E8">
        <w:t xml:space="preserve"> with a “true” spatial break at </w:t>
      </w:r>
      <w:r w:rsidR="00A77355">
        <w:t>48°</w:t>
      </w:r>
      <w:r>
        <w:t xml:space="preserve">, assigning the break </w:t>
      </w:r>
      <w:r w:rsidR="00A77355">
        <w:t>between</w:t>
      </w:r>
      <w:r>
        <w:t xml:space="preserve"> </w:t>
      </w:r>
      <w:r w:rsidR="00A77355">
        <w:t xml:space="preserve">45° </w:t>
      </w:r>
      <w:proofErr w:type="gramStart"/>
      <w:r w:rsidR="00A77355">
        <w:t xml:space="preserve">and  </w:t>
      </w:r>
      <w:r>
        <w:t>50</w:t>
      </w:r>
      <w:proofErr w:type="gramEnd"/>
      <w:r>
        <w:t xml:space="preserve">° </w:t>
      </w:r>
      <w:r w:rsidR="00A77355">
        <w:t>longitude</w:t>
      </w:r>
      <w:r w:rsidR="00883CE8">
        <w:t xml:space="preserve"> </w:t>
      </w:r>
      <w:r>
        <w:t xml:space="preserve">in </w:t>
      </w:r>
      <w:r w:rsidR="00A77355" w:rsidRPr="00A77355">
        <w:t>78</w:t>
      </w:r>
      <w:r>
        <w:t>% of simulations</w:t>
      </w:r>
      <w:r w:rsidR="00764D08">
        <w:t xml:space="preserve">; similarly, for the scenario with a single breakpoint at 25° degrees, </w:t>
      </w:r>
      <w:r w:rsidR="00A77355">
        <w:t>100</w:t>
      </w:r>
      <w:r w:rsidR="00764D08">
        <w:t>%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w:t>
      </w:r>
      <w:r w:rsidR="00A77355">
        <w:t>48°</w:t>
      </w:r>
      <w:r w:rsidR="00191AED">
        <w:t xml:space="preserve"> was </w:t>
      </w:r>
      <w:r w:rsidR="003916BA">
        <w:t xml:space="preserve">never more than </w:t>
      </w:r>
      <w:r w:rsidR="00EB7A8E">
        <w:t>63</w:t>
      </w:r>
      <w:r w:rsidR="003916BA">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EB7A8E">
        <w:t>61</w:t>
      </w:r>
      <w:r w:rsidR="009E50E8">
        <w:t>%-</w:t>
      </w:r>
      <w:r w:rsidR="00EB7A8E">
        <w:t>85</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Though the method only detected the correct temporal break (year 50) in 2</w:t>
      </w:r>
      <w:r w:rsidR="00EB7A8E">
        <w:t>9</w:t>
      </w:r>
      <w:r w:rsidR="003916BA">
        <w:t>% of time-varying simulations, over half of the remaining simulations assigned the breaks to year 49 or 51, bringing the total detection between years 49, 50 and 51 to 7</w:t>
      </w:r>
      <w:r w:rsidR="00AB4D89">
        <w:t>3</w:t>
      </w:r>
      <w:r w:rsidR="003916BA">
        <w:t xml:space="preserve">%.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Material Table A2.</w:t>
      </w:r>
    </w:p>
    <w:p w14:paraId="48875BAF" w14:textId="77777777" w:rsidR="00FB4C98" w:rsidRDefault="00FB4C98" w:rsidP="00560355">
      <w:pPr>
        <w:spacing w:after="0" w:line="276" w:lineRule="auto"/>
        <w:ind w:firstLine="360"/>
        <w:rPr>
          <w:ins w:id="36"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1ACE972D"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(Scenario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6A0E2E">
        <w:t>22</w:t>
      </w:r>
      <w:r w:rsidR="00BE59CB">
        <w:t xml:space="preserve">% of datasets. For all other scenarios, it averaged </w:t>
      </w:r>
      <w:r w:rsidR="00E42F9D">
        <w:t>16</w:t>
      </w:r>
      <w:r w:rsidR="00BE59CB">
        <w:t xml:space="preserve">% accuracy in detecting latitude, </w:t>
      </w:r>
      <w:r w:rsidR="00E42F9D">
        <w:t>1</w:t>
      </w:r>
      <w:r w:rsidR="006A0E2E">
        <w:t>8</w:t>
      </w:r>
      <w:r w:rsidR="00BE59CB">
        <w:t xml:space="preserve">% accuracy in detecting longitude, and only </w:t>
      </w:r>
      <w:r w:rsidR="006A0E2E">
        <w:t>50</w:t>
      </w:r>
      <w:r w:rsidR="00BE59CB">
        <w:t xml:space="preserve">% accuracy for year breaks (compared to </w:t>
      </w:r>
      <w:r w:rsidR="00E42F9D">
        <w:t>95</w:t>
      </w:r>
      <w:r w:rsidR="00BE59CB">
        <w:t xml:space="preserve">%, </w:t>
      </w:r>
      <w:r w:rsidR="006A0E2E">
        <w:t>95</w:t>
      </w:r>
      <w:r w:rsidR="00BE59CB">
        <w:t xml:space="preserve">% and </w:t>
      </w:r>
      <w:r w:rsidR="00E42F9D">
        <w:t>6</w:t>
      </w:r>
      <w:r w:rsidR="006A0E2E">
        <w:t>3</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6A0E2E">
        <w:t>57</w:t>
      </w:r>
      <w:r w:rsidR="00BE59CB">
        <w:t>% vs 6</w:t>
      </w:r>
      <w:r w:rsidR="00AE049E">
        <w:t>2</w:t>
      </w:r>
      <w:r w:rsidR="00BE59CB">
        <w:t xml:space="preserve">% for the GAM-based method) </w:t>
      </w:r>
      <w:r w:rsidR="006A0E2E">
        <w:t>and equivalently</w:t>
      </w:r>
      <w:r w:rsidR="00BE59CB">
        <w:t xml:space="preserve"> in terms of coverage probability for </w:t>
      </w:r>
      <w:r w:rsidR="00A13D12" w:rsidRPr="00845D2A">
        <w:rPr>
          <w:i/>
        </w:rPr>
        <w:t>L</w:t>
      </w:r>
      <w:r w:rsidR="00A13D12" w:rsidRPr="00845D2A">
        <w:rPr>
          <w:i/>
          <w:vertAlign w:val="subscript"/>
        </w:rPr>
        <w:t>2</w:t>
      </w:r>
      <w:r w:rsidR="00BE59CB">
        <w:t xml:space="preserve">, </w:t>
      </w:r>
      <w:r w:rsidR="00A13D12">
        <w:t>(</w:t>
      </w:r>
      <w:r w:rsidR="006A0E2E">
        <w:t>59</w:t>
      </w:r>
      <w:r w:rsidR="00BE59CB">
        <w:t xml:space="preserve">% </w:t>
      </w:r>
      <w:r w:rsidR="00A13D12">
        <w:t xml:space="preserve">for </w:t>
      </w:r>
      <w:r w:rsidR="006A0E2E">
        <w:t>both</w:t>
      </w:r>
      <w:r w:rsidR="00BE59CB">
        <w:t xml:space="preserve">).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37"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lastRenderedPageBreak/>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592CA17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w:t>
      </w:r>
      <w:ins w:id="38" w:author="Brendan Connors" w:date="2019-06-11T17:34:00Z">
        <w:r w:rsidR="0096751E">
          <w:t xml:space="preserve">in length-at-age </w:t>
        </w:r>
      </w:ins>
      <w:r>
        <w:t xml:space="preserve">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 xml:space="preserve">researchers could apply our proposed method to </w:t>
      </w:r>
      <w:commentRangeStart w:id="39"/>
      <w:r>
        <w:t xml:space="preserve">new </w:t>
      </w:r>
      <w:commentRangeEnd w:id="39"/>
      <w:r w:rsidR="0096751E">
        <w:rPr>
          <w:rStyle w:val="CommentReference"/>
        </w:rPr>
        <w:commentReference w:id="39"/>
      </w:r>
      <w:r>
        <w:t>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18AD58E5"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still did not preclude detection of spurious spatial or temporal breaks in ~13% of simulations for which no </w:t>
      </w:r>
      <w:r w:rsidR="00E273B9" w:rsidRPr="0089790E">
        <w:lastRenderedPageBreak/>
        <w:t>variability was present</w:t>
      </w:r>
      <w:r w:rsidR="00E273B9">
        <w:t>. However, some erroneous detection can be expected considering 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was interested in the accuracy of the first stage). </w:t>
      </w:r>
      <w:r w:rsidR="00E273B9">
        <w:t xml:space="preserve">We evaluated if an autoregressive structure improved our models as length at age can be time-dependent but it did not; this may not be the case for other </w:t>
      </w:r>
      <w:commentRangeStart w:id="40"/>
      <w:r w:rsidR="00E273B9">
        <w:t>fisheries</w:t>
      </w:r>
      <w:commentRangeEnd w:id="40"/>
      <w:r w:rsidR="0096751E">
        <w:rPr>
          <w:rStyle w:val="CommentReference"/>
        </w:rPr>
        <w:commentReference w:id="40"/>
      </w:r>
      <w:r w:rsidR="00E273B9">
        <w:t>.</w:t>
      </w:r>
    </w:p>
    <w:p w14:paraId="5905C13A" w14:textId="23CD7E93"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bias in the aging (i.e.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6A26D8DA" w:rsidR="00AB3A3F" w:rsidRDefault="00A90E3A" w:rsidP="002E0D29">
      <w:pPr>
        <w:spacing w:after="0" w:line="276" w:lineRule="auto"/>
        <w:ind w:firstLine="720"/>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45° and 50°.</w:t>
      </w:r>
      <w:r w:rsidR="00506BD6">
        <w:t xml:space="preserve"> Th</w:t>
      </w:r>
      <w:r w:rsidR="00BB7C15">
        <w:t xml:space="preserve">is outcome, and the </w:t>
      </w:r>
      <w:r w:rsidR="00506BD6">
        <w:t xml:space="preserve">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010460">
        <w:t xml:space="preserve"> </w:t>
      </w:r>
      <w:r w:rsidR="004D5185">
        <w:t>in 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w:t>
      </w:r>
      <w:r w:rsidR="00AB3A3F">
        <w:lastRenderedPageBreak/>
        <w:t xml:space="preserve">detected a year break it did so seemingly at random, thus splitting the dataset into arbitrary groups and </w:t>
      </w:r>
      <w:del w:id="41" w:author="Brendan Connors" w:date="2019-06-11T17:41:00Z">
        <w:r w:rsidR="00AB3A3F" w:rsidDel="0096751E">
          <w:delText xml:space="preserve">harming </w:delText>
        </w:r>
      </w:del>
      <w:ins w:id="42" w:author="Brendan Connors" w:date="2019-06-11T17:41:00Z">
        <w:r w:rsidR="0096751E">
          <w:t xml:space="preserve">decreasing </w:t>
        </w:r>
      </w:ins>
      <w:r w:rsidR="00AB3A3F">
        <w:t xml:space="preserve">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relies on fish near the terminal age, of which there are typically fewer</w:t>
      </w:r>
      <w:ins w:id="43" w:author="Brendan Connors" w:date="2019-06-11T17:42:00Z">
        <w:r w:rsidR="0096751E">
          <w:t xml:space="preserve"> samples</w:t>
        </w:r>
      </w:ins>
      <w:r w:rsidR="00AB3A3F">
        <w:t xml:space="preserve">,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w:t>
      </w:r>
      <w:commentRangeStart w:id="44"/>
      <w:r w:rsidR="00101B63" w:rsidRPr="00D73DFA">
        <w:t xml:space="preserve">fisheries </w:t>
      </w:r>
      <w:commentRangeEnd w:id="44"/>
      <w:r w:rsidR="0096751E">
        <w:rPr>
          <w:rStyle w:val="CommentReference"/>
        </w:rPr>
        <w:commentReference w:id="44"/>
      </w:r>
      <w:r w:rsidR="00101B63" w:rsidRPr="00D73DFA">
        <w:t>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 xml:space="preserve">singular, </w:t>
      </w:r>
      <w:commentRangeStart w:id="45"/>
      <w:r w:rsidR="003F6D4D">
        <w:t xml:space="preserve">immediate </w:t>
      </w:r>
      <w:commentRangeEnd w:id="45"/>
      <w:r w:rsidR="003E7736">
        <w:rPr>
          <w:rStyle w:val="CommentReference"/>
        </w:rPr>
        <w:commentReference w:id="45"/>
      </w:r>
      <w:r w:rsidR="003F6D4D">
        <w:t>breakpoints simulated</w:t>
      </w:r>
      <w:r>
        <w:t xml:space="preserve"> in </w:t>
      </w:r>
      <w:r w:rsidR="008A56ED">
        <w:t>other</w:t>
      </w:r>
      <w:r>
        <w:t xml:space="preserve"> </w:t>
      </w:r>
      <w:r w:rsidR="003F6D4D">
        <w:t>scenarios</w:t>
      </w:r>
      <w:r>
        <w:t>.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w:t>
      </w:r>
      <w:r w:rsidR="008A56ED">
        <w:t>s</w:t>
      </w:r>
      <w:r>
        <w:t xml:space="preserve"> as the absolute truth. </w:t>
      </w:r>
      <w:r w:rsidR="009F0300">
        <w:t xml:space="preserve">Importantly, suggestions of spatial breakpoints produced by the method should necessarily be considered in the context of the ecosystem, and prior knowledge of how the </w:t>
      </w:r>
      <w:commentRangeStart w:id="46"/>
      <w:r w:rsidR="009F0300">
        <w:t xml:space="preserve">fishery </w:t>
      </w:r>
      <w:commentRangeEnd w:id="46"/>
      <w:r w:rsidR="003E7736">
        <w:rPr>
          <w:rStyle w:val="CommentReference"/>
        </w:rPr>
        <w:commentReference w:id="46"/>
      </w:r>
      <w:r w:rsidR="009F0300">
        <w:t>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lastRenderedPageBreak/>
        <w:t>4.</w:t>
      </w:r>
      <w:r w:rsidR="00D12C7C">
        <w:t xml:space="preserve">4 </w:t>
      </w:r>
      <w:r>
        <w:t>Northeast Pacific Sablefish</w:t>
      </w:r>
    </w:p>
    <w:p w14:paraId="7A5BCE0A" w14:textId="6398B238" w:rsidR="00555EB1" w:rsidRPr="00555EB1" w:rsidRDefault="00A90E3A" w:rsidP="00560355">
      <w:pPr>
        <w:spacing w:after="0" w:line="276" w:lineRule="auto"/>
      </w:pPr>
      <w:r>
        <w:t xml:space="preserve">Our evaluation of size-at-age for NE Pacific sablefish was directly motivated by the </w:t>
      </w:r>
      <w:del w:id="47" w:author="Brendan Connors" w:date="2019-06-11T17:45:00Z">
        <w:r w:rsidDel="009D6E1E">
          <w:delText xml:space="preserve">notion </w:delText>
        </w:r>
      </w:del>
      <w:ins w:id="48" w:author="Brendan Connors" w:date="2019-06-11T17:45:00Z">
        <w:r w:rsidR="009D6E1E">
          <w:t xml:space="preserve">hypothesis </w:t>
        </w:r>
      </w:ins>
      <w:r>
        <w:t xml:space="preserve">that sablefish growth </w:t>
      </w:r>
      <w:del w:id="49" w:author="Brendan Connors" w:date="2019-06-11T17:45:00Z">
        <w:r w:rsidDel="009D6E1E">
          <w:delText xml:space="preserve">may </w:delText>
        </w:r>
      </w:del>
      <w:r>
        <w:t>var</w:t>
      </w:r>
      <w:ins w:id="50" w:author="Brendan Connors" w:date="2019-06-11T17:45:00Z">
        <w:r w:rsidR="009D6E1E">
          <w:t>ies</w:t>
        </w:r>
      </w:ins>
      <w:del w:id="51" w:author="Brendan Connors" w:date="2019-06-11T17:45:00Z">
        <w:r w:rsidDel="009D6E1E">
          <w:delText>y</w:delText>
        </w:r>
      </w:del>
      <w:r>
        <w:t xml:space="preserve">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E0EAF19" w:rsidR="007D1370" w:rsidRDefault="00D24852" w:rsidP="00E53E91">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which is incidentally a management sub-boundary used by the PFMC</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w:t>
      </w:r>
      <w:commentRangeStart w:id="52"/>
      <w:r w:rsidR="007A3BAC">
        <w:t xml:space="preserve">the “southern end of a faster-growing northern stock”, </w:t>
      </w:r>
      <w:commentRangeEnd w:id="52"/>
      <w:r w:rsidR="009D6E1E">
        <w:rPr>
          <w:rStyle w:val="CommentReference"/>
        </w:rPr>
        <w:commentReference w:id="52"/>
      </w:r>
      <w:r w:rsidR="007A3BAC">
        <w:t xml:space="preserve">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which 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lastRenderedPageBreak/>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1F7E2BE" w:rsidR="00992E9D" w:rsidRPr="0028653C" w:rsidRDefault="00212215" w:rsidP="0028653C">
      <w:pPr>
        <w:spacing w:after="0" w:line="276" w:lineRule="auto"/>
        <w:ind w:firstLine="360"/>
      </w:pPr>
      <w:commentRangeStart w:id="53"/>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w:t>
      </w:r>
      <w:commentRangeEnd w:id="53"/>
      <w:r w:rsidR="00454FB5">
        <w:rPr>
          <w:rStyle w:val="CommentReference"/>
        </w:rPr>
        <w:commentReference w:id="53"/>
      </w:r>
      <w:r>
        <w:t xml:space="preserve">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5754D204"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w:t>
      </w:r>
      <w:r w:rsidR="007F11A4">
        <w:t>the coast of</w:t>
      </w:r>
      <w:r w:rsidR="00046080" w:rsidRPr="00BD380D">
        <w:t xml:space="preserve"> British Columbia </w:t>
      </w:r>
      <w:r w:rsidR="00046080" w:rsidRPr="00BD380D">
        <w:fldChar w:fldCharType="begin" w:fldLock="1"/>
      </w:r>
      <w:r w:rsidR="0072075C">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see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2075C">
        <w:rPr>
          <w:noProof/>
        </w:rPr>
        <w:t xml:space="preserve">, see </w:t>
      </w:r>
      <w:r w:rsidR="0072075C">
        <w:rPr>
          <w:noProof/>
        </w:rPr>
        <w:fldChar w:fldCharType="begin"/>
      </w:r>
      <w:r w:rsidR="0072075C">
        <w:rPr>
          <w:noProof/>
        </w:rPr>
        <w:instrText xml:space="preserve"> REF _Ref5281391 \h </w:instrText>
      </w:r>
      <w:r w:rsidR="0072075C">
        <w:rPr>
          <w:noProof/>
        </w:rPr>
      </w:r>
      <w:r w:rsidR="0072075C">
        <w:rPr>
          <w:noProof/>
        </w:rPr>
        <w:fldChar w:fldCharType="separate"/>
      </w:r>
      <w:r w:rsidR="0072075C">
        <w:t xml:space="preserve">Figure </w:t>
      </w:r>
      <w:r w:rsidR="0072075C">
        <w:rPr>
          <w:noProof/>
        </w:rPr>
        <w:t>7</w:t>
      </w:r>
      <w:r w:rsidR="0072075C">
        <w:rPr>
          <w:noProof/>
        </w:rPr>
        <w:fldChar w:fldCharType="end"/>
      </w:r>
      <w:r w:rsidR="0072075C">
        <w:rPr>
          <w:noProof/>
        </w:rPr>
        <w:t xml:space="preserve"> in this paper</w:t>
      </w:r>
      <w:r w:rsidR="00046080" w:rsidRPr="00BD380D">
        <w:rPr>
          <w:noProof/>
        </w:rPr>
        <w:t>)</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3244847E" w:rsidR="009A4F3C" w:rsidRPr="009A4F3C" w:rsidRDefault="005430FD" w:rsidP="006C67D2">
      <w:pPr>
        <w:spacing w:after="0" w:line="276" w:lineRule="auto"/>
        <w:ind w:firstLine="360"/>
      </w:pPr>
      <w:commentRangeStart w:id="54"/>
      <w:r w:rsidRPr="007A77A0">
        <w:t>This</w:t>
      </w:r>
      <w:r w:rsidR="00CC4ED3" w:rsidRPr="007A77A0">
        <w:t xml:space="preserve"> finding </w:t>
      </w:r>
      <w:commentRangeEnd w:id="54"/>
      <w:r w:rsidR="00454FB5">
        <w:rPr>
          <w:rStyle w:val="CommentReference"/>
        </w:rPr>
        <w:commentReference w:id="54"/>
      </w:r>
      <w:r w:rsidR="00CC4ED3" w:rsidRPr="007A77A0">
        <w:t xml:space="preserve">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ins w:id="55" w:author="Brendan Connors" w:date="2019-06-11T17:57:00Z">
        <w:r w:rsidR="00454FB5">
          <w:t xml:space="preserve"> </w:t>
        </w:r>
      </w:ins>
      <w:del w:id="56" w:author="Brendan Connors" w:date="2019-06-11T17:57:00Z">
        <w:r w:rsidR="00CC4ED3" w:rsidRPr="007A77A0" w:rsidDel="00454FB5">
          <w:delText xml:space="preserve">. The hypothesis </w:delText>
        </w:r>
      </w:del>
      <w:del w:id="57" w:author="Brendan Connors" w:date="2019-06-11T17:58:00Z">
        <w:r w:rsidR="00CC4ED3" w:rsidRPr="007A77A0" w:rsidDel="00454FB5">
          <w:delText xml:space="preserve">states </w:delText>
        </w:r>
      </w:del>
      <w:r w:rsidR="00CC4ED3" w:rsidRPr="007A77A0">
        <w:t>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in which the </w:t>
      </w:r>
      <w:proofErr w:type="spellStart"/>
      <w:r w:rsidR="006C67D2">
        <w:t>countergradient</w:t>
      </w:r>
      <w:proofErr w:type="spellEnd"/>
      <w:r w:rsidR="006C67D2">
        <w:t xml:space="preserve"> hypothesis was confirmed was Atlantic silverside, which like sablefish </w:t>
      </w:r>
      <w:del w:id="58" w:author="Brendan Connors" w:date="2019-06-11T17:58:00Z">
        <w:r w:rsidR="006C67D2" w:rsidDel="00454FB5">
          <w:delText xml:space="preserve">participate </w:delText>
        </w:r>
      </w:del>
      <w:ins w:id="59" w:author="Brendan Connors" w:date="2019-06-11T17:58:00Z">
        <w:r w:rsidR="00454FB5">
          <w:t xml:space="preserve">exhibit </w:t>
        </w:r>
      </w:ins>
      <w:del w:id="60" w:author="Brendan Connors" w:date="2019-06-11T17:58:00Z">
        <w:r w:rsidR="006C67D2" w:rsidDel="00454FB5">
          <w:delText xml:space="preserve">in </w:delText>
        </w:r>
      </w:del>
      <w:r w:rsidR="006C67D2">
        <w:t xml:space="preserve">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2F1C7F30"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regions (such as </w:t>
      </w:r>
      <w:r w:rsidR="009A4F3C">
        <w:lastRenderedPageBreak/>
        <w:t>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628CB6" w14:textId="640504B4" w:rsidR="00EE7F97" w:rsidRDefault="004B74A5" w:rsidP="00A56EFE">
      <w:pPr>
        <w:spacing w:after="0" w:line="276" w:lineRule="auto"/>
        <w:ind w:firstLine="360"/>
        <w:rPr>
          <w:ins w:id="61"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ins w:id="62" w:author="Brendan Connors" w:date="2019-06-11T18:00:00Z">
        <w:r w:rsidR="00454FB5">
          <w:t>-</w:t>
        </w:r>
      </w:ins>
      <w:del w:id="63" w:author="Brendan Connors" w:date="2019-06-11T18:00:00Z">
        <w:r w:rsidR="00E03826" w:rsidDel="00454FB5">
          <w:delText xml:space="preserve"> </w:delText>
        </w:r>
      </w:del>
      <w:r w:rsidR="00E03826">
        <w:t>at</w:t>
      </w:r>
      <w:ins w:id="64" w:author="Brendan Connors" w:date="2019-06-11T18:01:00Z">
        <w:r w:rsidR="00454FB5">
          <w:t>-</w:t>
        </w:r>
      </w:ins>
      <w:del w:id="65" w:author="Brendan Connors" w:date="2019-06-11T18:01:00Z">
        <w:r w:rsidR="00E03826" w:rsidDel="00454FB5">
          <w:delText xml:space="preserve"> </w:delText>
        </w:r>
      </w:del>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w:t>
      </w:r>
      <w:r w:rsidR="00E03826">
        <w:lastRenderedPageBreak/>
        <w:t xml:space="preserve">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66"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67" w:name="_Hlk2063740"/>
      <w:r>
        <w:rPr>
          <w:noProof/>
          <w:lang w:val="en-AU" w:eastAsia="en-AU"/>
        </w:rPr>
        <w:drawing>
          <wp:inline distT="0" distB="0" distL="0" distR="0" wp14:anchorId="54C7F376" wp14:editId="52B30307">
            <wp:extent cx="6400798"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68"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68"/>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3"/>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69" w:name="_Hlk3275656"/>
      <w:r>
        <w:rPr>
          <w:noProof/>
          <w:lang w:val="en-AU" w:eastAsia="en-AU"/>
        </w:rPr>
        <w:lastRenderedPageBreak/>
        <w:drawing>
          <wp:inline distT="0" distB="0" distL="0" distR="0" wp14:anchorId="2A57BA8C" wp14:editId="40A320D0">
            <wp:extent cx="6400798"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1B618E">
      <w:pPr>
        <w:pStyle w:val="Caption"/>
        <w:spacing w:after="0"/>
      </w:pPr>
      <w:bookmarkStart w:id="70"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70"/>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71" w:name="_Hlk2063726"/>
      <w:r>
        <w:rPr>
          <w:noProof/>
          <w:lang w:val="en-AU" w:eastAsia="en-AU"/>
        </w:rPr>
        <w:lastRenderedPageBreak/>
        <w:drawing>
          <wp:inline distT="0" distB="0" distL="0" distR="0" wp14:anchorId="00CD1C4C" wp14:editId="4D732A06">
            <wp:extent cx="6400797"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7" cy="4655125"/>
                    </a:xfrm>
                    <a:prstGeom prst="rect">
                      <a:avLst/>
                    </a:prstGeom>
                  </pic:spPr>
                </pic:pic>
              </a:graphicData>
            </a:graphic>
          </wp:inline>
        </w:drawing>
      </w:r>
    </w:p>
    <w:p w14:paraId="48067E4F" w14:textId="40F1DE3E" w:rsidR="0074747B" w:rsidRDefault="00857EC0" w:rsidP="00857EC0">
      <w:pPr>
        <w:spacing w:after="0" w:line="240" w:lineRule="auto"/>
      </w:pPr>
      <w:bookmarkStart w:id="72"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72"/>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73" w:name="_Ref5206683"/>
      <w:bookmarkStart w:id="74" w:name="_Ref5206675"/>
      <w:bookmarkEnd w:id="71"/>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43152D18">
            <wp:extent cx="7036903"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6903" cy="5117748"/>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75"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73"/>
      <w:bookmarkEnd w:id="75"/>
      <w:r>
        <w:t xml:space="preserve">. </w:t>
      </w:r>
      <w:bookmarkStart w:id="76"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74"/>
      <w:bookmarkEnd w:id="76"/>
    </w:p>
    <w:p w14:paraId="47F38290" w14:textId="7F9023A9" w:rsidR="00857EC0" w:rsidRDefault="00857EC0" w:rsidP="001B618E">
      <w:pPr>
        <w:pStyle w:val="Caption"/>
        <w:spacing w:after="0" w:line="360" w:lineRule="auto"/>
      </w:pPr>
    </w:p>
    <w:bookmarkEnd w:id="67"/>
    <w:bookmarkEnd w:id="69"/>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00960D5C" w:rsidR="00655F5F" w:rsidRDefault="00A025ED" w:rsidP="001B618E">
      <w:pPr>
        <w:pStyle w:val="Caption"/>
        <w:spacing w:after="0"/>
      </w:pPr>
      <w:bookmarkStart w:id="77"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77"/>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On a-f, vertical dashed lines indicate latitudes, longitudes or years that obtained 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4E369BD4"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78"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78"/>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 obtained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commentRangeStart w:id="79"/>
      <w:r>
        <w:rPr>
          <w:noProof/>
          <w:lang w:val="en-AU" w:eastAsia="en-AU"/>
        </w:rPr>
        <w:lastRenderedPageBreak/>
        <w:drawing>
          <wp:inline distT="0" distB="0" distL="0" distR="0" wp14:anchorId="318172EE" wp14:editId="50AECE29">
            <wp:extent cx="4366685" cy="46082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66685" cy="4608246"/>
                    </a:xfrm>
                    <a:prstGeom prst="rect">
                      <a:avLst/>
                    </a:prstGeom>
                    <a:ln>
                      <a:noFill/>
                    </a:ln>
                    <a:extLst>
                      <a:ext uri="{53640926-AAD7-44D8-BBD7-CCE9431645EC}">
                        <a14:shadowObscured xmlns:a14="http://schemas.microsoft.com/office/drawing/2010/main"/>
                      </a:ext>
                    </a:extLst>
                  </pic:spPr>
                </pic:pic>
              </a:graphicData>
            </a:graphic>
          </wp:inline>
        </w:drawing>
      </w:r>
      <w:commentRangeEnd w:id="79"/>
      <w:r w:rsidR="00454FB5">
        <w:rPr>
          <w:rStyle w:val="CommentReference"/>
          <w:iCs w:val="0"/>
        </w:rPr>
        <w:commentReference w:id="79"/>
      </w:r>
    </w:p>
    <w:p w14:paraId="4065EC25" w14:textId="6AD99336"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80"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80"/>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20"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81"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81"/>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82"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353A469" w14:textId="77777777" w:rsidR="00334EE1" w:rsidRDefault="001930FF" w:rsidP="001930FF">
      <w:pPr>
        <w:pStyle w:val="Caption"/>
        <w:spacing w:after="0"/>
      </w:pPr>
      <w:bookmarkStart w:id="83"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82"/>
      <w:bookmarkEnd w:id="83"/>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2"/>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84"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4DFDB09E" w:rsidR="00EC0FDD" w:rsidRDefault="00EC0FDD" w:rsidP="001B618E">
            <w:r>
              <w:t xml:space="preserve">Latitude ~ </w:t>
            </w:r>
            <w:proofErr w:type="gramStart"/>
            <w:r>
              <w:t>U[</w:t>
            </w:r>
            <w:proofErr w:type="gramEnd"/>
            <w:r>
              <w:t>0,</w:t>
            </w:r>
            <w:r w:rsidR="00135AEA">
              <w:t>50</w:t>
            </w:r>
            <w:r>
              <w:t xml:space="preserve">]  </w:t>
            </w:r>
            <w:r w:rsidR="00762364">
              <w:t>for Regimes 1 and 2</w:t>
            </w:r>
            <w:r>
              <w:t>;</w:t>
            </w:r>
          </w:p>
          <w:p w14:paraId="14D18029" w14:textId="1CD7CB59" w:rsidR="00762364" w:rsidRDefault="00762364" w:rsidP="001B618E">
            <w:r>
              <w:t xml:space="preserve">Longitude ~ </w:t>
            </w:r>
            <w:proofErr w:type="gramStart"/>
            <w:r>
              <w:t>U[</w:t>
            </w:r>
            <w:proofErr w:type="gramEnd"/>
            <w:r>
              <w:t xml:space="preserve">0,48] for Regime </w:t>
            </w:r>
            <w:r w:rsidR="003F7577">
              <w:t>1</w:t>
            </w:r>
          </w:p>
          <w:p w14:paraId="5BCDF1B4" w14:textId="53057E77" w:rsidR="00EC0FDD" w:rsidRDefault="00EC0FDD" w:rsidP="001B618E">
            <w:r>
              <w:t xml:space="preserve">Longitude ~ </w:t>
            </w:r>
            <w:proofErr w:type="gramStart"/>
            <w:r>
              <w:t>U[</w:t>
            </w:r>
            <w:proofErr w:type="gramEnd"/>
            <w:r>
              <w:t>4</w:t>
            </w:r>
            <w:r w:rsidR="00762364">
              <w:t>8</w:t>
            </w:r>
            <w:r>
              <w:t xml:space="preserve">,50] </w:t>
            </w:r>
            <w:r w:rsidR="00762364">
              <w:t>for</w:t>
            </w:r>
            <w:r>
              <w:t xml:space="preserve">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85" w:name="_Ref872431"/>
      <w:bookmarkStart w:id="86"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85"/>
      <w:r>
        <w:t xml:space="preserve">. Summary of </w:t>
      </w:r>
      <w:r w:rsidR="001B6135">
        <w:t>simulation scenarios</w:t>
      </w:r>
      <w:r>
        <w:t xml:space="preserve"> used to test the </w:t>
      </w:r>
      <w:r w:rsidR="007D5FD4">
        <w:t>proposed</w:t>
      </w:r>
      <w:r>
        <w:t xml:space="preserve"> method </w:t>
      </w:r>
      <w:bookmarkEnd w:id="86"/>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84"/>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87"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87"/>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2B4582C5"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w:t>
      </w:r>
      <w:r w:rsidR="007438EA">
        <w:rPr>
          <w:noProof/>
        </w:rPr>
        <w:t>6</w:t>
      </w:r>
      <w:r w:rsidRPr="001D7DC0">
        <w:rPr>
          <w:noProof/>
        </w:rPr>
        <w:t>. Assessment of the sablefish stock in Alaska in 2017. Natl. Mar. Fish. Serv. Auke Bay Mar. Stn. 11305 Glacier Highw. Juneau, AK 99801 576–717.</w:t>
      </w:r>
      <w:r w:rsidR="007438EA">
        <w:rPr>
          <w:noProof/>
        </w:rPr>
        <w:t xml:space="preserve"> </w:t>
      </w:r>
      <w:r w:rsidR="007438EA" w:rsidRPr="007438EA">
        <w:rPr>
          <w:noProof/>
        </w:rPr>
        <w:t>https://www.afsc.noaa.gov/REFM/Docs/2016/GOAsablefish.pdf</w:t>
      </w:r>
      <w:r w:rsidR="007438EA">
        <w:rPr>
          <w:noProof/>
        </w:rPr>
        <w:t xml:space="preserve"> </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F3B24C"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r w:rsidR="006762CD">
        <w:rPr>
          <w:noProof/>
        </w:rPr>
        <w:t xml:space="preserve"> </w:t>
      </w:r>
      <w:r w:rsidR="006762CD" w:rsidRPr="006762CD">
        <w:rPr>
          <w:noProof/>
        </w:rPr>
        <w:t>National Marine Fisheries Service Northwest Fisheries Science Center 2725 Montlake Blvd. E. Seattle WA, 98122</w:t>
      </w:r>
      <w:r w:rsidR="006762CD">
        <w:rPr>
          <w:noProof/>
        </w:rPr>
        <w:t xml:space="preserve">. </w:t>
      </w:r>
      <w:r w:rsidR="006762CD" w:rsidRPr="006762CD">
        <w:rPr>
          <w:noProof/>
        </w:rPr>
        <w:t>http://www.pcouncil.org/wp-content/uploads/2016/04/Sablefish_2015_Final.pdf</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1F9FEF9E"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(Anoplopoma fimbria) off the Pacific Coast of Canada. Can. J. Fish. Aquat. Sci. https://doi.org/10.1139/f83-247</w:t>
      </w:r>
    </w:p>
    <w:p w14:paraId="766C27DB" w14:textId="09CBF89F"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w:t>
      </w:r>
      <w:r w:rsidR="00EC3E93">
        <w:rPr>
          <w:noProof/>
        </w:rPr>
        <w:t xml:space="preserve"> Thesis,</w:t>
      </w:r>
      <w:r w:rsidRPr="001D7DC0">
        <w:rPr>
          <w:noProof/>
        </w:rPr>
        <w:t xml:space="preserve">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McGarvey, R., Fowler, A.J., 2002. Seasonal growth of King George whiting (Sillaginodes punctata) estimated from length-at-age samples of the legal-size harvest. Fish. Bull. 100, 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38D6936B"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w:t>
      </w:r>
      <w:r w:rsidR="00CD1DC6">
        <w:rPr>
          <w:noProof/>
        </w:rPr>
        <w:t xml:space="preserve"> </w:t>
      </w:r>
      <w:r w:rsidRPr="001D7DC0">
        <w:rPr>
          <w:noProof/>
        </w:rPr>
        <w:t>97220.</w:t>
      </w:r>
      <w:r w:rsidR="005377B8">
        <w:rPr>
          <w:noProof/>
        </w:rPr>
        <w:t xml:space="preserve"> </w:t>
      </w:r>
      <w:r w:rsidR="005377B8" w:rsidRPr="005377B8">
        <w:rPr>
          <w:noProof/>
        </w:rPr>
        <w:t>https://www.nwfsc.noaa.gov/research/divisions/fram/groundfish/bottom_trawl.cfm</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Stawitz, C.C., Essington, T.E., Branch, T.A., Haltuch, M.A., Hollowed, A.B., Spencer, P.D., 2015. A state-space approach for detecting growth variation and application to North Pacific groundfish. Can. J. Fish. Aquat. Sci. 72, 1316–1328. https://doi.org/10.1139/cjfas-2014-0558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22247B43"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r w:rsidR="00A8116E">
        <w:rPr>
          <w:noProof/>
        </w:rPr>
        <w:t xml:space="preserve"> </w:t>
      </w:r>
      <w:r w:rsidR="00A8116E" w:rsidRPr="00A8116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Brendan Connors" w:date="2019-06-11T15:21:00Z" w:initials="BC">
    <w:p w14:paraId="524B4487" w14:textId="1F851C5B" w:rsidR="00C91E80" w:rsidRDefault="00C91E80">
      <w:pPr>
        <w:pStyle w:val="CommentText"/>
      </w:pPr>
      <w:r>
        <w:rPr>
          <w:rStyle w:val="CommentReference"/>
        </w:rPr>
        <w:annotationRef/>
      </w:r>
      <w:r>
        <w:t xml:space="preserve">“the ecology” instead? </w:t>
      </w:r>
    </w:p>
  </w:comment>
  <w:comment w:id="11" w:author="Brendan Connors" w:date="2019-06-11T16:52:00Z" w:initials="BC">
    <w:p w14:paraId="11457F43" w14:textId="13514386" w:rsidR="00C91E80" w:rsidRDefault="00C91E80">
      <w:pPr>
        <w:pStyle w:val="CommentText"/>
      </w:pPr>
      <w:r>
        <w:rPr>
          <w:rStyle w:val="CommentReference"/>
        </w:rPr>
        <w:annotationRef/>
      </w:r>
      <w:r>
        <w:t xml:space="preserve">I wonder if this paragraph should be combined with previous paragraph? </w:t>
      </w:r>
    </w:p>
  </w:comment>
  <w:comment w:id="12" w:author="Brendan Connors" w:date="2019-06-11T16:55:00Z" w:initials="BC">
    <w:p w14:paraId="7163ADA2" w14:textId="666EDE77" w:rsidR="00C91E80" w:rsidRDefault="00C91E80">
      <w:pPr>
        <w:pStyle w:val="CommentText"/>
      </w:pPr>
      <w:r>
        <w:rPr>
          <w:rStyle w:val="CommentReference"/>
        </w:rPr>
        <w:annotationRef/>
      </w:r>
      <w:r>
        <w:t xml:space="preserve">I think you should spell out NE in the title too. </w:t>
      </w:r>
    </w:p>
  </w:comment>
  <w:comment w:id="16" w:author="Brendan Connors" w:date="2019-06-11T17:02:00Z" w:initials="BC">
    <w:p w14:paraId="61E66545" w14:textId="36637F5F" w:rsidR="00C91E80" w:rsidRDefault="00C91E80">
      <w:pPr>
        <w:pStyle w:val="CommentText"/>
      </w:pPr>
      <w:r>
        <w:rPr>
          <w:rStyle w:val="CommentReference"/>
        </w:rPr>
        <w:annotationRef/>
      </w:r>
      <w:r>
        <w:t xml:space="preserve">Do you need to define again if defined in the intro? </w:t>
      </w:r>
    </w:p>
  </w:comment>
  <w:comment w:id="22" w:author="Brendan Connors" w:date="2019-06-11T17:07:00Z" w:initials="BC">
    <w:p w14:paraId="046D615D" w14:textId="6FCD7233" w:rsidR="00C91E80" w:rsidRDefault="00C91E80">
      <w:pPr>
        <w:pStyle w:val="CommentText"/>
      </w:pPr>
      <w:r>
        <w:rPr>
          <w:rStyle w:val="CommentReference"/>
        </w:rPr>
        <w:annotationRef/>
      </w:r>
      <w:r>
        <w:t xml:space="preserve">What is assumed distribution? </w:t>
      </w:r>
    </w:p>
  </w:comment>
  <w:comment w:id="39" w:author="Brendan Connors" w:date="2019-06-11T17:34:00Z" w:initials="BC">
    <w:p w14:paraId="2E04AA94" w14:textId="757B98B1" w:rsidR="00C91E80" w:rsidRDefault="00C91E80">
      <w:pPr>
        <w:pStyle w:val="CommentText"/>
      </w:pPr>
      <w:r>
        <w:rPr>
          <w:rStyle w:val="CommentReference"/>
        </w:rPr>
        <w:annotationRef/>
      </w:r>
      <w:r>
        <w:t xml:space="preserve">New or other? </w:t>
      </w:r>
    </w:p>
  </w:comment>
  <w:comment w:id="40" w:author="Brendan Connors" w:date="2019-06-11T17:39:00Z" w:initials="BC">
    <w:p w14:paraId="738DB388" w14:textId="5496F5F3" w:rsidR="00C91E80" w:rsidRDefault="00C91E80">
      <w:pPr>
        <w:pStyle w:val="CommentText"/>
      </w:pPr>
      <w:r>
        <w:rPr>
          <w:rStyle w:val="CommentReference"/>
        </w:rPr>
        <w:annotationRef/>
      </w:r>
      <w:r>
        <w:t xml:space="preserve">Or species? </w:t>
      </w:r>
    </w:p>
  </w:comment>
  <w:comment w:id="44" w:author="Brendan Connors" w:date="2019-06-11T17:42:00Z" w:initials="BC">
    <w:p w14:paraId="395188EF" w14:textId="37A454FB" w:rsidR="00C91E80" w:rsidRDefault="00C91E80">
      <w:pPr>
        <w:pStyle w:val="CommentText"/>
      </w:pPr>
      <w:r>
        <w:rPr>
          <w:rStyle w:val="CommentReference"/>
        </w:rPr>
        <w:annotationRef/>
      </w:r>
      <w:r>
        <w:t xml:space="preserve">Fisheries? Or fishes? </w:t>
      </w:r>
    </w:p>
  </w:comment>
  <w:comment w:id="45" w:author="Brendan Connors" w:date="2019-06-11T17:44:00Z" w:initials="BC">
    <w:p w14:paraId="5E669449" w14:textId="0E1702ED" w:rsidR="00C91E80" w:rsidRDefault="00C91E80">
      <w:pPr>
        <w:pStyle w:val="CommentText"/>
      </w:pPr>
      <w:r>
        <w:rPr>
          <w:rStyle w:val="CommentReference"/>
        </w:rPr>
        <w:annotationRef/>
      </w:r>
      <w:r>
        <w:t xml:space="preserve">“knife-edge” instead? </w:t>
      </w:r>
    </w:p>
  </w:comment>
  <w:comment w:id="46" w:author="Brendan Connors" w:date="2019-06-11T17:44:00Z" w:initials="BC">
    <w:p w14:paraId="3C05E547" w14:textId="15F39B21" w:rsidR="00C91E80" w:rsidRDefault="00C91E80">
      <w:pPr>
        <w:pStyle w:val="CommentText"/>
      </w:pPr>
      <w:r>
        <w:rPr>
          <w:rStyle w:val="CommentReference"/>
        </w:rPr>
        <w:annotationRef/>
      </w:r>
      <w:proofErr w:type="gramStart"/>
      <w:r>
        <w:t>Again</w:t>
      </w:r>
      <w:proofErr w:type="gramEnd"/>
      <w:r>
        <w:t xml:space="preserve"> is it how the fishery responds or the fish stock? </w:t>
      </w:r>
    </w:p>
  </w:comment>
  <w:comment w:id="52" w:author="Brendan Connors" w:date="2019-06-11T17:50:00Z" w:initials="BC">
    <w:p w14:paraId="71034099" w14:textId="5AEF3E83" w:rsidR="00C91E80" w:rsidRDefault="00C91E80">
      <w:pPr>
        <w:pStyle w:val="CommentText"/>
      </w:pPr>
      <w:r>
        <w:rPr>
          <w:rStyle w:val="CommentReference"/>
        </w:rPr>
        <w:annotationRef/>
      </w:r>
      <w:r>
        <w:t xml:space="preserve">Who </w:t>
      </w:r>
      <w:proofErr w:type="gramStart"/>
      <w:r>
        <w:t>is  this</w:t>
      </w:r>
      <w:proofErr w:type="gramEnd"/>
      <w:r>
        <w:t xml:space="preserve"> quote attributed to? </w:t>
      </w:r>
    </w:p>
  </w:comment>
  <w:comment w:id="53" w:author="Brendan Connors" w:date="2019-06-11T17:56:00Z" w:initials="BC">
    <w:p w14:paraId="70E5D15D" w14:textId="5FF5A6DC" w:rsidR="00C91E80" w:rsidRDefault="00C91E80">
      <w:pPr>
        <w:pStyle w:val="CommentText"/>
      </w:pPr>
      <w:r>
        <w:rPr>
          <w:rStyle w:val="CommentReference"/>
        </w:rPr>
        <w:annotationRef/>
      </w:r>
      <w:r>
        <w:t xml:space="preserve">Citation? </w:t>
      </w:r>
    </w:p>
  </w:comment>
  <w:comment w:id="54" w:author="Brendan Connors" w:date="2019-06-11T17:57:00Z" w:initials="BC">
    <w:p w14:paraId="5582651D" w14:textId="0157CB1B" w:rsidR="00C91E80" w:rsidRDefault="00C91E80">
      <w:pPr>
        <w:pStyle w:val="CommentText"/>
      </w:pPr>
      <w:r>
        <w:rPr>
          <w:rStyle w:val="CommentReference"/>
        </w:rPr>
        <w:annotationRef/>
      </w:r>
      <w:r>
        <w:t xml:space="preserve">Ambiguous, which finding? </w:t>
      </w:r>
    </w:p>
  </w:comment>
  <w:comment w:id="79" w:author="Brendan Connors" w:date="2019-06-11T18:04:00Z" w:initials="BC">
    <w:p w14:paraId="305195DD" w14:textId="3232BEF0" w:rsidR="00C91E80" w:rsidRDefault="00C91E80">
      <w:pPr>
        <w:pStyle w:val="CommentText"/>
      </w:pPr>
      <w:r>
        <w:rPr>
          <w:rStyle w:val="CommentReference"/>
        </w:rPr>
        <w:annotationRef/>
      </w:r>
      <w:r>
        <w:t>I like this figure but find the black dashed lines distracting and I do not see the points alluded to in the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4B4487" w15:done="0"/>
  <w15:commentEx w15:paraId="11457F43" w15:done="0"/>
  <w15:commentEx w15:paraId="7163ADA2" w15:done="0"/>
  <w15:commentEx w15:paraId="61E66545" w15:done="0"/>
  <w15:commentEx w15:paraId="046D615D" w15:done="0"/>
  <w15:commentEx w15:paraId="2E04AA94" w15:done="0"/>
  <w15:commentEx w15:paraId="738DB388" w15:done="0"/>
  <w15:commentEx w15:paraId="395188EF" w15:done="0"/>
  <w15:commentEx w15:paraId="5E669449" w15:done="0"/>
  <w15:commentEx w15:paraId="3C05E547" w15:done="0"/>
  <w15:commentEx w15:paraId="71034099" w15:done="0"/>
  <w15:commentEx w15:paraId="70E5D15D" w15:done="0"/>
  <w15:commentEx w15:paraId="5582651D" w15:done="0"/>
  <w15:commentEx w15:paraId="305195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4B4487" w16cid:durableId="20AA458D"/>
  <w16cid:commentId w16cid:paraId="11457F43" w16cid:durableId="20AA5ADD"/>
  <w16cid:commentId w16cid:paraId="7163ADA2" w16cid:durableId="20AA5B99"/>
  <w16cid:commentId w16cid:paraId="61E66545" w16cid:durableId="20AA5D31"/>
  <w16cid:commentId w16cid:paraId="046D615D" w16cid:durableId="20AA5E6E"/>
  <w16cid:commentId w16cid:paraId="2E04AA94" w16cid:durableId="20AA648D"/>
  <w16cid:commentId w16cid:paraId="738DB388" w16cid:durableId="20AA65C1"/>
  <w16cid:commentId w16cid:paraId="395188EF" w16cid:durableId="20AA669E"/>
  <w16cid:commentId w16cid:paraId="5E669449" w16cid:durableId="20AA66ED"/>
  <w16cid:commentId w16cid:paraId="3C05E547" w16cid:durableId="20AA6710"/>
  <w16cid:commentId w16cid:paraId="71034099" w16cid:durableId="20AA6856"/>
  <w16cid:commentId w16cid:paraId="70E5D15D" w16cid:durableId="20AA69BD"/>
  <w16cid:commentId w16cid:paraId="5582651D" w16cid:durableId="20AA6A0F"/>
  <w16cid:commentId w16cid:paraId="305195DD" w16cid:durableId="20AA6B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C959F" w14:textId="77777777" w:rsidR="004F702F" w:rsidRDefault="004F702F" w:rsidP="00F50131">
      <w:pPr>
        <w:spacing w:after="0" w:line="240" w:lineRule="auto"/>
      </w:pPr>
      <w:r>
        <w:separator/>
      </w:r>
    </w:p>
  </w:endnote>
  <w:endnote w:type="continuationSeparator" w:id="0">
    <w:p w14:paraId="6FD1F4EE" w14:textId="77777777" w:rsidR="004F702F" w:rsidRDefault="004F702F"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C91E80" w:rsidRDefault="00C91E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C91E80" w:rsidRDefault="00C91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C91E80" w:rsidRDefault="00C91E80">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C91E80" w:rsidRDefault="00C91E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C91E80" w:rsidRDefault="00C91E80">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C91E80" w:rsidRDefault="00C91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B6844" w14:textId="77777777" w:rsidR="004F702F" w:rsidRDefault="004F702F" w:rsidP="00F50131">
      <w:pPr>
        <w:spacing w:after="0" w:line="240" w:lineRule="auto"/>
      </w:pPr>
      <w:r>
        <w:separator/>
      </w:r>
    </w:p>
  </w:footnote>
  <w:footnote w:type="continuationSeparator" w:id="0">
    <w:p w14:paraId="72FD813C" w14:textId="77777777" w:rsidR="004F702F" w:rsidRDefault="004F702F"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ndan Connors">
    <w15:presenceInfo w15:providerId="None" w15:userId="Brendan Connors"/>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2CBF"/>
    <w:rsid w:val="00023B3D"/>
    <w:rsid w:val="00023BC7"/>
    <w:rsid w:val="00024702"/>
    <w:rsid w:val="00027205"/>
    <w:rsid w:val="00030AA4"/>
    <w:rsid w:val="00034C3F"/>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D0F"/>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3DB6"/>
    <w:rsid w:val="00385DC8"/>
    <w:rsid w:val="00387138"/>
    <w:rsid w:val="00390CEC"/>
    <w:rsid w:val="003916BA"/>
    <w:rsid w:val="003918D8"/>
    <w:rsid w:val="00392042"/>
    <w:rsid w:val="00392551"/>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1612"/>
    <w:rsid w:val="003E4700"/>
    <w:rsid w:val="003E498F"/>
    <w:rsid w:val="003E5AB7"/>
    <w:rsid w:val="003E64AE"/>
    <w:rsid w:val="003E6E79"/>
    <w:rsid w:val="003E7736"/>
    <w:rsid w:val="003F06AE"/>
    <w:rsid w:val="003F2C17"/>
    <w:rsid w:val="003F3562"/>
    <w:rsid w:val="003F45C3"/>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4FB5"/>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4F702F"/>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359CF"/>
    <w:rsid w:val="005377B8"/>
    <w:rsid w:val="00540318"/>
    <w:rsid w:val="00542B76"/>
    <w:rsid w:val="005430FD"/>
    <w:rsid w:val="005443E0"/>
    <w:rsid w:val="005453B8"/>
    <w:rsid w:val="00546272"/>
    <w:rsid w:val="0054799E"/>
    <w:rsid w:val="005514B8"/>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26FC"/>
    <w:rsid w:val="00742C57"/>
    <w:rsid w:val="007438EA"/>
    <w:rsid w:val="0074747B"/>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82268"/>
    <w:rsid w:val="007858CE"/>
    <w:rsid w:val="0078640D"/>
    <w:rsid w:val="00786E5E"/>
    <w:rsid w:val="00790530"/>
    <w:rsid w:val="0079320C"/>
    <w:rsid w:val="007938F6"/>
    <w:rsid w:val="00797928"/>
    <w:rsid w:val="007A1261"/>
    <w:rsid w:val="007A17E6"/>
    <w:rsid w:val="007A3BAC"/>
    <w:rsid w:val="007A3DB6"/>
    <w:rsid w:val="007A65A3"/>
    <w:rsid w:val="007A6643"/>
    <w:rsid w:val="007A77A0"/>
    <w:rsid w:val="007B0D8B"/>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0540"/>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0EF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6751E"/>
    <w:rsid w:val="009701B3"/>
    <w:rsid w:val="00971118"/>
    <w:rsid w:val="00972ACF"/>
    <w:rsid w:val="00972E6C"/>
    <w:rsid w:val="0097653B"/>
    <w:rsid w:val="009778C1"/>
    <w:rsid w:val="00981A9D"/>
    <w:rsid w:val="009834CB"/>
    <w:rsid w:val="009835A8"/>
    <w:rsid w:val="00984839"/>
    <w:rsid w:val="00985920"/>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6E1E"/>
    <w:rsid w:val="009D7443"/>
    <w:rsid w:val="009D75F5"/>
    <w:rsid w:val="009E0898"/>
    <w:rsid w:val="009E288B"/>
    <w:rsid w:val="009E361C"/>
    <w:rsid w:val="009E402C"/>
    <w:rsid w:val="009E490C"/>
    <w:rsid w:val="009E50E8"/>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1E80"/>
    <w:rsid w:val="00C9472F"/>
    <w:rsid w:val="00C94EBC"/>
    <w:rsid w:val="00C954DB"/>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075D3"/>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77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amerigeoss.org/en_AU/dataset/major-ocean-currents-arrowpolys-30m-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AD42B-AFCA-4717-9CD9-CF3097BBF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5282</TotalTime>
  <Pages>31</Pages>
  <Words>37491</Words>
  <Characters>213704</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8</cp:revision>
  <cp:lastPrinted>2019-05-20T17:47:00Z</cp:lastPrinted>
  <dcterms:created xsi:type="dcterms:W3CDTF">2019-06-11T22:22:00Z</dcterms:created>
  <dcterms:modified xsi:type="dcterms:W3CDTF">2019-06-24T14:44:00Z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