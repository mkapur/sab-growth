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 xml:space="preserve">Auke Bay Laboratories, Alaska Fisheries Science Center, National Marine Fisheries Service National Oceanic and Atmospheric Administration. 17101 Pt. Lena Loop Rd. </w:t>
      </w:r>
      <w:proofErr w:type="spellStart"/>
      <w:proofErr w:type="gramStart"/>
      <w:r w:rsidR="00857677" w:rsidRPr="00B82719">
        <w:rPr>
          <w:sz w:val="20"/>
          <w:szCs w:val="20"/>
        </w:rPr>
        <w:t>Juneau,AK</w:t>
      </w:r>
      <w:proofErr w:type="spellEnd"/>
      <w:proofErr w:type="gramEnd"/>
      <w:r w:rsidR="00857677" w:rsidRPr="00B82719">
        <w:rPr>
          <w:sz w:val="20"/>
          <w:szCs w:val="20"/>
        </w:rPr>
        <w:t xml:space="preserve">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0E0DCB3D" w14:textId="622D6A9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r w:rsidR="00A40A0E">
        <w:rPr>
          <w:rFonts w:cstheme="minorHAnsi"/>
        </w:rPr>
        <w:t xml:space="preserve"> </w:t>
      </w: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pPr>
        <w:pStyle w:val="Heading1"/>
        <w:keepNext/>
        <w:spacing w:before="240" w:after="0" w:line="276" w:lineRule="auto"/>
        <w:jc w:val="both"/>
        <w:pPrChange w:id="3" w:author="Punt, Andre (O&amp;A, Hobart)" w:date="2019-10-06T09:00:00Z">
          <w:pPr>
            <w:pStyle w:val="Heading1"/>
            <w:spacing w:before="240" w:after="0" w:line="276" w:lineRule="auto"/>
            <w:jc w:val="both"/>
          </w:pPr>
        </w:pPrChange>
      </w:pPr>
      <w:r>
        <w:lastRenderedPageBreak/>
        <w:t xml:space="preserve">1 </w:t>
      </w:r>
      <w:r w:rsidR="00F502D0" w:rsidRPr="004906F5">
        <w:t>Introduction</w:t>
      </w:r>
    </w:p>
    <w:p w14:paraId="3F4F410F" w14:textId="1140A76A" w:rsidR="00551B60" w:rsidRDefault="00B003C7" w:rsidP="008B4B4A">
      <w:pPr>
        <w:spacing w:after="0" w:line="276" w:lineRule="auto"/>
        <w:ind w:firstLine="360"/>
        <w:jc w:val="both"/>
      </w:pPr>
      <w:bookmarkStart w:id="4" w:name="_Hlk21098679"/>
      <w:r w:rsidRPr="00F94F28">
        <w:rPr>
          <w:color w:val="4472C4" w:themeColor="accent1"/>
        </w:rPr>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4"/>
      <w:r w:rsidR="00B03260" w:rsidRPr="00F94F28">
        <w:rPr>
          <w:color w:val="4472C4" w:themeColor="accent1"/>
        </w:rPr>
        <w:t>.</w:t>
      </w:r>
      <w:r w:rsidRPr="00F94F28">
        <w:rPr>
          <w:color w:val="4472C4" w:themeColor="accent1"/>
        </w:rPr>
        <w:t xml:space="preserve"> </w:t>
      </w:r>
      <w:bookmarkStart w:id="5" w:name="_Hlk21098685"/>
      <w:r w:rsidR="00D72180">
        <w:t xml:space="preserve">Fish </w:t>
      </w:r>
      <w:r w:rsidR="00F502D0">
        <w:t xml:space="preserve">somatic growth rates </w:t>
      </w:r>
      <w:r w:rsidR="00F502D0" w:rsidRPr="004906F5">
        <w:t xml:space="preserve">are </w:t>
      </w:r>
      <w:bookmarkEnd w:id="5"/>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w:t>
      </w:r>
      <w:del w:id="6" w:author="Punt, Andre (O&amp;A, Hobart)" w:date="2019-10-06T09:01:00Z">
        <w:r w:rsidR="00F502D0" w:rsidDel="00A40A0E">
          <w:delText>see</w:delText>
        </w:r>
        <w:r w:rsidR="000E57B8" w:rsidDel="00A40A0E">
          <w:delText xml:space="preserve"> </w:delText>
        </w:r>
      </w:del>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7B92A6D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7" w:name="_Hlk20126018"/>
      <w:r w:rsidR="000C37D6" w:rsidRPr="00865DA7">
        <w:rPr>
          <w:color w:val="4472C4" w:themeColor="accent1"/>
        </w:rPr>
        <w:t>spatial variation in stock straits</w:t>
      </w:r>
      <w:r w:rsidR="00B10712" w:rsidRPr="00865DA7">
        <w:rPr>
          <w:color w:val="4472C4" w:themeColor="accent1"/>
        </w:rPr>
        <w:t xml:space="preserve"> </w:t>
      </w:r>
      <w:bookmarkEnd w:id="7"/>
      <w:r w:rsidR="00F502D0">
        <w:t xml:space="preserve">or </w:t>
      </w:r>
      <w:del w:id="8" w:author="Punt, Andre (O&amp;A, Hobart)" w:date="2019-10-06T09:01:00Z">
        <w:r w:rsidR="00F502D0" w:rsidDel="00A40A0E">
          <w:delText xml:space="preserve">generating </w:delText>
        </w:r>
      </w:del>
      <w:ins w:id="9" w:author="Punt, Andre (O&amp;A, Hobart)" w:date="2019-10-06T09:01:00Z">
        <w:r w:rsidR="00A40A0E">
          <w:t xml:space="preserve">generate </w:t>
        </w:r>
      </w:ins>
      <w:r w:rsidR="00F502D0">
        <w:t xml:space="preserve">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w:t>
      </w:r>
      <w:del w:id="10" w:author="Punt, Andre (O&amp;A, Hobart)" w:date="2019-10-06T09:01:00Z">
        <w:r w:rsidR="00F502D0" w:rsidDel="00A40A0E">
          <w:delText xml:space="preserve">gap </w:delText>
        </w:r>
        <w:r w:rsidR="00B815FF" w:rsidDel="00A40A0E">
          <w:delText>when</w:delText>
        </w:r>
      </w:del>
      <w:ins w:id="11" w:author="Punt, Andre (O&amp;A, Hobart)" w:date="2019-10-06T09:01:00Z">
        <w:r w:rsidR="00A40A0E">
          <w:t>challenge</w:t>
        </w:r>
      </w:ins>
      <w:r w:rsidR="00F502D0">
        <w:t xml:space="preserve"> </w:t>
      </w:r>
      <w:ins w:id="12" w:author="Punt, Andre (O&amp;A, Hobart)" w:date="2019-10-06T09:01:00Z">
        <w:r w:rsidR="00A40A0E">
          <w:t xml:space="preserve">when </w:t>
        </w:r>
      </w:ins>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13"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 xml:space="preserve">The significance of these breaks can be </w:t>
      </w:r>
      <w:del w:id="14" w:author="Punt, Andre (O&amp;A, Hobart)" w:date="2019-10-06T09:02:00Z">
        <w:r w:rsidR="005279AD" w:rsidRPr="00F94F28" w:rsidDel="00A40A0E">
          <w:rPr>
            <w:color w:val="4472C4" w:themeColor="accent1"/>
          </w:rPr>
          <w:delText xml:space="preserve">falsified </w:delText>
        </w:r>
      </w:del>
      <w:ins w:id="15" w:author="Punt, Andre (O&amp;A, Hobart)" w:date="2019-10-06T09:02:00Z">
        <w:r w:rsidR="00A40A0E">
          <w:rPr>
            <w:color w:val="4472C4" w:themeColor="accent1"/>
          </w:rPr>
          <w:t>evaluated</w:t>
        </w:r>
        <w:r w:rsidR="00A40A0E" w:rsidRPr="00F94F28">
          <w:rPr>
            <w:color w:val="4472C4" w:themeColor="accent1"/>
          </w:rPr>
          <w:t xml:space="preserve"> </w:t>
        </w:r>
      </w:ins>
      <w:r w:rsidR="005279AD" w:rsidRPr="00F94F28">
        <w:rPr>
          <w:color w:val="4472C4" w:themeColor="accent1"/>
        </w:rPr>
        <w:t>by comparing overlap in growth parameter estimates and tested against or among pre-specified breaks of interest (i.e. an area with a known ecosystem regime).</w:t>
      </w:r>
      <w:r w:rsidR="005279AD">
        <w:t xml:space="preserve"> </w:t>
      </w:r>
      <w:r w:rsidR="00F502D0" w:rsidRPr="00130990">
        <w:t xml:space="preserve"> </w:t>
      </w:r>
      <w:bookmarkEnd w:id="13"/>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406147D4"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del w:id="16" w:author="Punt, Andre (O&amp;A, Hobart)" w:date="2019-10-06T09:02:00Z">
        <w:r w:rsidR="00987ACA" w:rsidDel="00A40A0E">
          <w:rPr>
            <w:rFonts w:cstheme="minorHAnsi"/>
            <w:iCs/>
          </w:rPr>
          <w:delText xml:space="preserve">for </w:delText>
        </w:r>
      </w:del>
      <w:ins w:id="17" w:author="Punt, Andre (O&amp;A, Hobart)" w:date="2019-10-06T09:02:00Z">
        <w:r w:rsidR="00A40A0E">
          <w:rPr>
            <w:rFonts w:cstheme="minorHAnsi"/>
            <w:iCs/>
          </w:rPr>
          <w:t xml:space="preserve">using </w:t>
        </w:r>
      </w:ins>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r w:rsidR="00EE423C">
        <w:rPr>
          <w:rFonts w:cstheme="minorHAnsi"/>
          <w:iCs/>
        </w:rPr>
        <w:t xml:space="preserve">Northeast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18"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w:t>
      </w:r>
      <w:del w:id="19" w:author="Punt, Andre (O&amp;A, Hobart)" w:date="2019-10-06T09:03:00Z">
        <w:r w:rsidR="002360BE" w:rsidDel="00A40A0E">
          <w:delText xml:space="preserve">of </w:delText>
        </w:r>
      </w:del>
      <w:ins w:id="20" w:author="Punt, Andre (O&amp;A, Hobart)" w:date="2019-10-06T09:03:00Z">
        <w:r w:rsidR="00A40A0E">
          <w:t xml:space="preserve">for </w:t>
        </w:r>
      </w:ins>
      <w:r w:rsidR="002360BE">
        <w:t>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del w:id="21" w:author="Punt, Andre (O&amp;A, Hobart)" w:date="2019-10-06T09:03:00Z">
        <w:r w:rsidR="002360BE" w:rsidDel="00A40A0E">
          <w:delText xml:space="preserve">is </w:delText>
        </w:r>
      </w:del>
      <w:ins w:id="22" w:author="Punt, Andre (O&amp;A, Hobart)" w:date="2019-10-06T09:03:00Z">
        <w:r w:rsidR="00A40A0E">
          <w:t xml:space="preserve">may be </w:t>
        </w:r>
      </w:ins>
      <w:r w:rsidR="002360BE">
        <w:t xml:space="preserve">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6919EA11" w:rsidR="002C21EB" w:rsidRPr="00C55A5D" w:rsidRDefault="002C21EB" w:rsidP="008B4B4A">
      <w:pPr>
        <w:spacing w:after="0" w:line="276" w:lineRule="auto"/>
        <w:ind w:firstLine="360"/>
        <w:jc w:val="both"/>
      </w:pPr>
      <w:r w:rsidRPr="003F6D4D">
        <w:t xml:space="preserve">We </w:t>
      </w:r>
      <w:del w:id="23" w:author="Punt, Andre (O&amp;A, Hobart)" w:date="2019-10-06T09:03:00Z">
        <w:r w:rsidDel="00A40A0E">
          <w:delText>aimed</w:delText>
        </w:r>
        <w:r w:rsidRPr="003F6D4D" w:rsidDel="00A40A0E">
          <w:delText xml:space="preserve"> to </w:delText>
        </w:r>
      </w:del>
      <w:r w:rsidRPr="003F6D4D">
        <w:t>develop</w:t>
      </w:r>
      <w:ins w:id="24" w:author="Punt, Andre (O&amp;A, Hobart)" w:date="2019-10-06T09:03:00Z">
        <w:r w:rsidR="00A40A0E">
          <w:t>ed</w:t>
        </w:r>
      </w:ins>
      <w:r w:rsidRPr="003F6D4D">
        <w:t xml:space="preserve">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5"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5"/>
    </w:p>
    <w:p w14:paraId="178FD8AD" w14:textId="01BE26F7"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w:t>
      </w:r>
      <w:del w:id="26" w:author="Punt, Andre (O&amp;A, Hobart)" w:date="2019-10-06T09:04:00Z">
        <w:r w:rsidDel="00A40A0E">
          <w:delText xml:space="preserve">by </w:delText>
        </w:r>
      </w:del>
      <w:ins w:id="27" w:author="Punt, Andre (O&amp;A, Hobart)" w:date="2019-10-06T09:04:00Z">
        <w:r w:rsidR="00A40A0E">
          <w:t xml:space="preserve">using </w:t>
        </w:r>
      </w:ins>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w:t>
      </w:r>
      <w:r w:rsidR="0034490E">
        <w:lastRenderedPageBreak/>
        <w:t>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w:t>
      </w:r>
      <w:ins w:id="28" w:author="Punt, Andre (O&amp;A, Hobart)" w:date="2019-10-06T09:04:00Z">
        <w:r w:rsidR="00A40A0E">
          <w:t xml:space="preserve">age-based </w:t>
        </w:r>
      </w:ins>
      <w:r w:rsidR="00EF678E">
        <w:t xml:space="preserve">survey </w:t>
      </w:r>
      <w:proofErr w:type="spellStart"/>
      <w:r w:rsidR="00EF678E">
        <w:t>selectivities</w:t>
      </w:r>
      <w:proofErr w:type="spellEnd"/>
      <w:r w:rsidR="00EF678E">
        <w:t xml:space="preserve">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w:t>
      </w:r>
      <w:proofErr w:type="gramStart"/>
      <w:r>
        <w:t>constant.</w:t>
      </w:r>
      <w:proofErr w:type="gramEnd"/>
      <w:r>
        <w:t xml:space="preserve">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w:t>
      </w:r>
      <w:proofErr w:type="gramStart"/>
      <w:r>
        <w:t>are</w:t>
      </w:r>
      <w:proofErr w:type="gramEnd"/>
      <w:r>
        <w:t xml:space="preserv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1E16D26F"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29" w:name="_Hlk3457523"/>
      <w:bookmarkStart w:id="30" w:name="_Hlk2063522"/>
      <w:r w:rsidR="005E0FFF">
        <w:t xml:space="preserve">These steps are repeated </w:t>
      </w:r>
      <w:r w:rsidR="002360BE">
        <w:t xml:space="preserve">across the range </w:t>
      </w:r>
      <w:r w:rsidR="008F627F">
        <w:t xml:space="preserve">of explored </w:t>
      </w:r>
      <w:r w:rsidR="005E0FFF">
        <w:t>years and longitudes</w:t>
      </w:r>
      <w:bookmarkEnd w:id="29"/>
      <w:r w:rsidR="005E0FFF">
        <w:t xml:space="preserve">. </w:t>
      </w:r>
      <w:r w:rsidR="00443498" w:rsidRPr="008A2B22">
        <w:rPr>
          <w:color w:val="4472C4" w:themeColor="accent1"/>
        </w:rPr>
        <w:t xml:space="preserve">All simulated datasets </w:t>
      </w:r>
      <w:del w:id="31" w:author="Punt, Andre (O&amp;A, Hobart)" w:date="2019-10-06T09:05:00Z">
        <w:r w:rsidR="00443498" w:rsidRPr="008A2B22" w:rsidDel="00A40A0E">
          <w:rPr>
            <w:color w:val="4472C4" w:themeColor="accent1"/>
          </w:rPr>
          <w:delText>described in</w:delText>
        </w:r>
      </w:del>
      <w:ins w:id="32" w:author="Punt, Andre (O&amp;A, Hobart)" w:date="2019-10-06T09:05:00Z">
        <w:r w:rsidR="00A40A0E">
          <w:rPr>
            <w:color w:val="4472C4" w:themeColor="accent1"/>
          </w:rPr>
          <w:t>(</w:t>
        </w:r>
      </w:ins>
      <w:r w:rsidR="00443498" w:rsidRPr="008A2B22">
        <w:rPr>
          <w:color w:val="4472C4" w:themeColor="accent1"/>
        </w:rPr>
        <w:t xml:space="preserve"> Section 2.2.1</w:t>
      </w:r>
      <w:ins w:id="33" w:author="Punt, Andre (O&amp;A, Hobart)" w:date="2019-10-06T09:05:00Z">
        <w:r w:rsidR="00A40A0E">
          <w:rPr>
            <w:color w:val="4472C4" w:themeColor="accent1"/>
          </w:rPr>
          <w:t>)</w:t>
        </w:r>
      </w:ins>
      <w:r w:rsidR="00443498" w:rsidRPr="008A2B22">
        <w:rPr>
          <w:color w:val="4472C4" w:themeColor="accent1"/>
        </w:rPr>
        <w:t xml:space="preserve"> were fit using </w:t>
      </w:r>
      <w:ins w:id="34" w:author="Punt, Andre (O&amp;A, Hobart)" w:date="2019-10-06T09:05:00Z">
        <w:r w:rsidR="00A40A0E">
          <w:rPr>
            <w:color w:val="4472C4" w:themeColor="accent1"/>
          </w:rPr>
          <w:t xml:space="preserve">a </w:t>
        </w:r>
      </w:ins>
      <w:r w:rsidR="00443498" w:rsidRPr="008A2B22">
        <w:rPr>
          <w:color w:val="4472C4" w:themeColor="accent1"/>
        </w:rPr>
        <w:t xml:space="preserve">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35"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36"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36"/>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35"/>
      <w:r w:rsidR="00F502D0">
        <w:t xml:space="preserve"> </w:t>
      </w:r>
      <w:bookmarkEnd w:id="3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37"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[cm/</w:t>
      </w:r>
      <w:proofErr w:type="spellStart"/>
      <w:r w:rsidR="00FC0B0C" w:rsidRPr="008A2B22">
        <w:rPr>
          <w:color w:val="4472C4" w:themeColor="accent1"/>
        </w:rPr>
        <w:t>yr</w:t>
      </w:r>
      <w:proofErr w:type="spellEnd"/>
      <w:r w:rsidR="00FC0B0C" w:rsidRPr="008A2B22">
        <w:rPr>
          <w:color w:val="4472C4" w:themeColor="accent1"/>
        </w:rPr>
        <w:t xml:space="preserve">]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ins w:id="38" w:author="Punt, Andre (O&amp;A, Hobart)" w:date="2019-10-06T09:06:00Z">
        <w:r w:rsidR="001773F7">
          <w:rPr>
            <w:color w:val="4472C4" w:themeColor="accent1"/>
          </w:rPr>
          <w:t>,</w:t>
        </w:r>
      </w:ins>
      <w:r w:rsidR="00FC0B0C" w:rsidRPr="008A2B22">
        <w:rPr>
          <w:color w:val="4472C4" w:themeColor="accent1"/>
        </w:rPr>
        <w:t xml:space="preserve"> assuming that</w:t>
      </w:r>
      <w:del w:id="39" w:author="Punt, Andre (O&amp;A, Hobart)" w:date="2019-10-06T09:06:00Z">
        <w:r w:rsidR="00FC0B0C" w:rsidRPr="008A2B22" w:rsidDel="001773F7">
          <w:rPr>
            <w:color w:val="4472C4" w:themeColor="accent1"/>
          </w:rPr>
          <w:delText xml:space="preserve"> the</w:delText>
        </w:r>
      </w:del>
      <w:r w:rsidR="00FC0B0C" w:rsidRPr="008A2B22">
        <w:rPr>
          <w:color w:val="4472C4" w:themeColor="accent1"/>
        </w:rPr>
        <w:t xml:space="preserve"> </w:t>
      </w:r>
      <w:r w:rsidR="00FC0B0C" w:rsidRPr="008A2B22">
        <w:rPr>
          <w:rFonts w:eastAsiaTheme="minorEastAsia"/>
          <w:color w:val="4472C4" w:themeColor="accent1"/>
        </w:rPr>
        <w:t>error</w:t>
      </w:r>
      <w:ins w:id="40" w:author="Punt, Andre (O&amp;A, Hobart)" w:date="2019-10-06T09:06:00Z">
        <w:r w:rsidR="001773F7">
          <w:rPr>
            <w:rFonts w:eastAsiaTheme="minorEastAsia"/>
            <w:color w:val="4472C4" w:themeColor="accent1"/>
          </w:rPr>
          <w:t>s</w:t>
        </w:r>
      </w:ins>
      <w:r w:rsidR="00FC0B0C" w:rsidRPr="008A2B22">
        <w:rPr>
          <w:rFonts w:eastAsiaTheme="minorEastAsia"/>
          <w:color w:val="4472C4" w:themeColor="accent1"/>
        </w:rPr>
        <w:t xml:space="preserve"> </w:t>
      </w:r>
      <w:del w:id="41" w:author="Punt, Andre (O&amp;A, Hobart)" w:date="2019-10-06T09:06:00Z">
        <w:r w:rsidR="00FC0B0C" w:rsidRPr="008A2B22" w:rsidDel="001773F7">
          <w:rPr>
            <w:rFonts w:eastAsiaTheme="minorEastAsia"/>
            <w:color w:val="4472C4" w:themeColor="accent1"/>
          </w:rPr>
          <w:delText xml:space="preserve">is </w:delText>
        </w:r>
      </w:del>
      <w:ins w:id="42" w:author="Punt, Andre (O&amp;A, Hobart)" w:date="2019-10-06T09:06:00Z">
        <w:r w:rsidR="001773F7">
          <w:rPr>
            <w:rFonts w:eastAsiaTheme="minorEastAsia"/>
            <w:color w:val="4472C4" w:themeColor="accent1"/>
          </w:rPr>
          <w:t>are</w:t>
        </w:r>
        <w:r w:rsidR="001773F7" w:rsidRPr="008A2B22">
          <w:rPr>
            <w:rFonts w:eastAsiaTheme="minorEastAsia"/>
            <w:color w:val="4472C4" w:themeColor="accent1"/>
          </w:rPr>
          <w:t xml:space="preserve"> </w:t>
        </w:r>
      </w:ins>
      <w:r w:rsidR="00FC0B0C" w:rsidRPr="008A2B22">
        <w:rPr>
          <w:rFonts w:eastAsiaTheme="minorEastAsia"/>
          <w:color w:val="4472C4" w:themeColor="accent1"/>
        </w:rPr>
        <w:t xml:space="preserve">normally distributed with zero mean and </w:t>
      </w:r>
      <w:del w:id="43" w:author="Punt, Andre (O&amp;A, Hobart)" w:date="2019-10-06T09:06:00Z">
        <w:r w:rsidR="00FC0B0C" w:rsidRPr="008A2B22" w:rsidDel="001773F7">
          <w:rPr>
            <w:rFonts w:eastAsiaTheme="minorEastAsia"/>
            <w:color w:val="4472C4" w:themeColor="accent1"/>
          </w:rPr>
          <w:delText xml:space="preserve">variance </w:delText>
        </w:r>
      </w:del>
      <w:ins w:id="44" w:author="Punt, Andre (O&amp;A, Hobart)" w:date="2019-10-06T09:06:00Z">
        <w:r w:rsidR="001773F7">
          <w:rPr>
            <w:rFonts w:eastAsiaTheme="minorEastAsia"/>
            <w:color w:val="4472C4" w:themeColor="accent1"/>
          </w:rPr>
          <w:t>standard deviation</w:t>
        </w:r>
        <w:r w:rsidR="001773F7" w:rsidRPr="008A2B22">
          <w:rPr>
            <w:rFonts w:eastAsiaTheme="minorEastAsia"/>
            <w:color w:val="4472C4" w:themeColor="accent1"/>
          </w:rPr>
          <w:t xml:space="preserve"> </w:t>
        </w:r>
      </w:ins>
      <w:r w:rsidR="00FC0B0C" w:rsidRPr="008A2B22">
        <w:rPr>
          <w:rFonts w:eastAsiaTheme="minorEastAsia"/>
          <w:color w:val="4472C4" w:themeColor="accent1"/>
        </w:rPr>
        <w:t>σ)</w:t>
      </w:r>
      <w:r w:rsidR="00FC0B0C" w:rsidRPr="008A2B22">
        <w:rPr>
          <w:color w:val="4472C4" w:themeColor="accent1"/>
        </w:rPr>
        <w:t>.</w:t>
      </w:r>
      <w:r w:rsidR="00FD20B7" w:rsidRPr="008A2B22">
        <w:rPr>
          <w:color w:val="4472C4" w:themeColor="accent1"/>
        </w:rPr>
        <w:t xml:space="preserve"> </w:t>
      </w:r>
      <w:r w:rsidR="00FC0B0C" w:rsidRPr="008A2B22">
        <w:t xml:space="preserve">This study </w:t>
      </w:r>
      <w:r w:rsidR="008A2B22">
        <w:t xml:space="preserve">performed estimation </w:t>
      </w:r>
      <w:del w:id="45" w:author="Punt, Andre (O&amp;A, Hobart)" w:date="2019-10-06T09:06:00Z">
        <w:r w:rsidR="008A2B22" w:rsidDel="001773F7">
          <w:delText>in</w:delText>
        </w:r>
        <w:r w:rsidR="00F502D0" w:rsidRPr="008A2B22" w:rsidDel="001773F7">
          <w:delText xml:space="preserve"> </w:delText>
        </w:r>
      </w:del>
      <w:ins w:id="46" w:author="Punt, Andre (O&amp;A, Hobart)" w:date="2019-10-06T09:06:00Z">
        <w:r w:rsidR="001773F7">
          <w:t>using</w:t>
        </w:r>
        <w:r w:rsidR="001773F7" w:rsidRPr="008A2B22">
          <w:t xml:space="preserve"> </w:t>
        </w:r>
      </w:ins>
      <w:r w:rsidR="00F502D0" w:rsidRPr="008A2B22">
        <w:t>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47" w:name="_Ref5721864"/>
      <w:bookmarkEnd w:id="37"/>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47"/>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777CA6D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w:t>
      </w:r>
      <w:del w:id="48" w:author="Punt, Andre (O&amp;A, Hobart)" w:date="2019-10-06T09:08:00Z">
        <w:r w:rsidR="00FE3F18" w:rsidRPr="00C560E0" w:rsidDel="00056722">
          <w:rPr>
            <w:color w:val="4472C4" w:themeColor="accent1"/>
          </w:rPr>
          <w:delText xml:space="preserve">using </w:delText>
        </w:r>
      </w:del>
      <w:ins w:id="49" w:author="Punt, Andre (O&amp;A, Hobart)" w:date="2019-10-06T09:08:00Z">
        <w:r w:rsidR="00056722">
          <w:rPr>
            <w:color w:val="4472C4" w:themeColor="accent1"/>
          </w:rPr>
          <w:t xml:space="preserve">to </w:t>
        </w:r>
      </w:ins>
      <w:r w:rsidR="00FE3F18" w:rsidRPr="00C560E0">
        <w:rPr>
          <w:color w:val="4472C4" w:themeColor="accent1"/>
        </w:rPr>
        <w:t>simulate</w:t>
      </w:r>
      <w:del w:id="50" w:author="Punt, Andre (O&amp;A, Hobart)" w:date="2019-10-06T09:08:00Z">
        <w:r w:rsidR="00FE3F18" w:rsidRPr="00C560E0" w:rsidDel="00056722">
          <w:rPr>
            <w:color w:val="4472C4" w:themeColor="accent1"/>
          </w:rPr>
          <w:delText>d</w:delText>
        </w:r>
      </w:del>
      <w:r w:rsidR="00FE3F18" w:rsidRPr="00C560E0">
        <w:rPr>
          <w:color w:val="4472C4" w:themeColor="accent1"/>
        </w:rPr>
        <w:t xml:space="preserve">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51"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51"/>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48EF3751" w:rsidR="00E05953" w:rsidRDefault="003368A1" w:rsidP="008B4B4A">
      <w:pPr>
        <w:spacing w:after="0" w:line="276" w:lineRule="auto"/>
        <w:jc w:val="both"/>
      </w:pPr>
      <w:bookmarkStart w:id="52"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w:t>
      </w:r>
      <w:ins w:id="53" w:author="mkapur" w:date="2019-10-07T07:43:00Z">
        <w:r w:rsidR="0077378C">
          <w:rPr>
            <w:rFonts w:eastAsiaTheme="minorEastAsia"/>
          </w:rPr>
          <w:t xml:space="preserve">(3 and 30 years, respectively) </w:t>
        </w:r>
      </w:ins>
      <w:r w:rsidR="00642D5E">
        <w:rPr>
          <w:rFonts w:eastAsiaTheme="minorEastAsia"/>
        </w:rPr>
        <w:t xml:space="preserve">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54"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54"/>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4E8A6CD5"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del w:id="55" w:author="Punt, Andre (O&amp;A, Hobart)" w:date="2019-10-06T09:10:00Z">
        <w:r w:rsidR="00CD3EA6" w:rsidDel="002922F3">
          <w:delText xml:space="preserve">in </w:delText>
        </w:r>
      </w:del>
      <w:ins w:id="56" w:author="Punt, Andre (O&amp;A, Hobart)" w:date="2019-10-06T09:10:00Z">
        <w:r w:rsidR="002922F3">
          <w:t xml:space="preserve">for </w:t>
        </w:r>
      </w:ins>
      <w:r w:rsidR="00CD3EA6">
        <w:t>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w:t>
      </w:r>
      <w:del w:id="57" w:author="Punt, Andre (O&amp;A, Hobart)" w:date="2019-10-06T09:10:00Z">
        <w:r w:rsidR="006A4ECF" w:rsidDel="002922F3">
          <w:rPr>
            <w:rFonts w:eastAsiaTheme="minorEastAsia"/>
          </w:rPr>
          <w:delText xml:space="preserve">see </w:delText>
        </w:r>
      </w:del>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w:t>
      </w:r>
      <w:r w:rsidR="00C1213E" w:rsidRPr="002F43F1">
        <w:lastRenderedPageBreak/>
        <w:t>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713EBD5E" w:rsidR="00CE3A12" w:rsidRPr="00AB3E57" w:rsidRDefault="00473F2A" w:rsidP="008B4B4A">
      <w:pPr>
        <w:spacing w:after="0" w:line="276" w:lineRule="auto"/>
        <w:ind w:firstLine="360"/>
        <w:jc w:val="both"/>
      </w:pPr>
      <w:r>
        <w:t xml:space="preserve"> </w:t>
      </w:r>
      <w:r w:rsidR="00297019">
        <w:t xml:space="preserve">Under each scenario, </w:t>
      </w:r>
      <w:del w:id="58" w:author="Punt, Andre (O&amp;A, Hobart)" w:date="2019-10-06T09:11:00Z">
        <w:r w:rsidR="00297019" w:rsidDel="002922F3">
          <w:delText xml:space="preserve">we generated </w:delText>
        </w:r>
      </w:del>
      <w:r w:rsidR="00297019">
        <w:t>100 replicate datasets</w:t>
      </w:r>
      <w:ins w:id="59" w:author="Punt, Andre (O&amp;A, Hobart)" w:date="2019-10-06T09:11:00Z">
        <w:r w:rsidR="002922F3">
          <w:t xml:space="preserve"> were generated</w:t>
        </w:r>
      </w:ins>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del w:id="60" w:author="Punt, Andre (O&amp;A, Hobart)" w:date="2019-10-06T09:11:00Z">
        <w:r w:rsidR="00010460" w:rsidDel="002922F3">
          <w:delText xml:space="preserve">we performed </w:delText>
        </w:r>
      </w:del>
      <w:r w:rsidR="00010460">
        <w:t xml:space="preserve">a sensitivity analysis </w:t>
      </w:r>
      <w:ins w:id="61" w:author="Punt, Andre (O&amp;A, Hobart)" w:date="2019-10-06T09:11:00Z">
        <w:r w:rsidR="002922F3">
          <w:t xml:space="preserve">was performed </w:t>
        </w:r>
      </w:ins>
      <w:del w:id="62" w:author="Punt, Andre (O&amp;A, Hobart)" w:date="2019-10-06T09:11:00Z">
        <w:r w:rsidR="00010460" w:rsidDel="002922F3">
          <w:delText xml:space="preserve">to </w:delText>
        </w:r>
      </w:del>
      <w:r w:rsidR="00010460">
        <w:t>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w:t>
      </w:r>
      <w:proofErr w:type="spellStart"/>
      <w:r w:rsidR="00865DA7">
        <w:t>yrs</w:t>
      </w:r>
      <w:proofErr w:type="spellEnd"/>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w:t>
      </w:r>
      <w:del w:id="63" w:author="Punt, Andre (O&amp;A, Hobart)" w:date="2019-10-06T09:12:00Z">
        <w:r w:rsidR="00EF1C91" w:rsidRPr="00CE3A12" w:rsidDel="002922F3">
          <w:delText xml:space="preserve"> Performance metrics</w:delText>
        </w:r>
      </w:del>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64"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64"/>
    </w:p>
    <w:p w14:paraId="5ED8337B" w14:textId="0458F108"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ins w:id="65" w:author="Punt, Andre (O&amp;A, Hobart)" w:date="2019-10-06T09:12:00Z">
        <w:r w:rsidR="002922F3">
          <w:t>s</w:t>
        </w:r>
      </w:ins>
      <w:r w:rsidR="009F1E35">
        <w:t>)</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67DD5DF"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del w:id="66" w:author="Punt, Andre (O&amp;A, Hobart)" w:date="2019-10-06T09:13:00Z">
        <w:r w:rsidR="00516C53" w:rsidDel="002922F3">
          <w:delText xml:space="preserve">in </w:delText>
        </w:r>
      </w:del>
      <w:ins w:id="67" w:author="Punt, Andre (O&amp;A, Hobart)" w:date="2019-10-06T09:13:00Z">
        <w:r w:rsidR="002922F3">
          <w:t xml:space="preserve">using </w:t>
        </w:r>
      </w:ins>
      <w:r w:rsidR="00516C53">
        <w:t>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w:t>
      </w:r>
      <w:r w:rsidR="008E0FD7" w:rsidRPr="00FA3BA8">
        <w:lastRenderedPageBreak/>
        <w:t xml:space="preserve">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r w:rsidR="007A52D3">
        <w:t>the proposed GAM-based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8"/>
    <w:bookmarkEnd w:id="52"/>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4C91C1B7"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del w:id="68" w:author="Punt, Andre (O&amp;A, Hobart)" w:date="2019-10-06T09:16:00Z">
        <w:r w:rsidR="00CA1E81" w:rsidDel="002922F3">
          <w:delText xml:space="preserve">three spatial and </w:delText>
        </w:r>
      </w:del>
      <w:r w:rsidR="00CA1E81">
        <w:t>one temporal</w:t>
      </w:r>
      <w:r w:rsidR="009E50E8">
        <w:t xml:space="preserve"> </w:t>
      </w:r>
      <w:ins w:id="69" w:author="Punt, Andre (O&amp;A, Hobart)" w:date="2019-10-06T09:16:00Z">
        <w:r w:rsidR="002922F3">
          <w:t xml:space="preserve">and three spatial </w:t>
        </w:r>
      </w:ins>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54156E6D" w:rsidR="002C0BDF" w:rsidRPr="00C560E0" w:rsidRDefault="002C0BDF" w:rsidP="00C560E0">
      <w:pPr>
        <w:spacing w:after="0" w:line="276" w:lineRule="auto"/>
        <w:jc w:val="both"/>
        <w:rPr>
          <w:color w:val="4472C4" w:themeColor="accent1"/>
        </w:rPr>
      </w:pPr>
      <w:del w:id="70" w:author="Punt, Andre (O&amp;A, Hobart)" w:date="2019-10-06T09:16:00Z">
        <w:r w:rsidRPr="00C560E0" w:rsidDel="002922F3">
          <w:rPr>
            <w:color w:val="4472C4" w:themeColor="accent1"/>
          </w:rPr>
          <w:delText>W</w:delText>
        </w:r>
      </w:del>
      <w:ins w:id="71" w:author="Punt, Andre (O&amp;A, Hobart)" w:date="2019-10-06T09:16:00Z">
        <w:r w:rsidR="002922F3">
          <w:rPr>
            <w:color w:val="4472C4" w:themeColor="accent1"/>
          </w:rPr>
          <w:t>w</w:t>
        </w:r>
      </w:ins>
      <w:r w:rsidRPr="00C560E0">
        <w:rPr>
          <w:color w:val="4472C4" w:themeColor="accent1"/>
        </w:rPr>
        <w:t xml:space="preserve">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Pr="00C560E0">
        <w:rPr>
          <w:rFonts w:eastAsiaTheme="minorEastAsia"/>
          <w:color w:val="4472C4" w:themeColor="accent1"/>
        </w:rPr>
        <w:t xml:space="preserve"> is the corresponding estimate</w:t>
      </w:r>
      <w:del w:id="72" w:author="Punt, Andre (O&amp;A, Hobart)" w:date="2019-10-06T09:16:00Z">
        <w:r w:rsidRPr="00C560E0" w:rsidDel="002922F3">
          <w:rPr>
            <w:rFonts w:eastAsiaTheme="minorEastAsia"/>
            <w:color w:val="4472C4" w:themeColor="accent1"/>
          </w:rPr>
          <w:delText>d</w:delText>
        </w:r>
      </w:del>
      <w:r w:rsidRPr="00C560E0">
        <w:rPr>
          <w:rFonts w:eastAsiaTheme="minorEastAsia"/>
          <w:color w:val="4472C4" w:themeColor="accent1"/>
        </w:rPr>
        <w:t xml:space="preserve"> based on VBGF parameters </w:t>
      </w:r>
      <m:oMath>
        <m:r>
          <w:rPr>
            <w:rFonts w:ascii="Cambria Math" w:hAnsi="Cambria Math"/>
            <w:color w:val="4472C4" w:themeColor="accent1"/>
          </w:rPr>
          <m:t>θ</m:t>
        </m:r>
      </m:oMath>
      <w:r w:rsidRPr="00C560E0">
        <w:rPr>
          <w:rFonts w:eastAsiaTheme="minorEastAsia"/>
          <w:color w:val="4472C4" w:themeColor="accent1"/>
        </w:rPr>
        <w:t xml:space="preserve">, </w:t>
      </w:r>
      <w:r w:rsidRPr="00C560E0">
        <w:rPr>
          <w:rFonts w:eastAsiaTheme="minorEastAsia"/>
          <w:i/>
          <w:iCs/>
          <w:color w:val="4472C4" w:themeColor="accent1"/>
        </w:rPr>
        <w:t>S</w:t>
      </w:r>
      <w:r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Pr="00C560E0">
        <w:rPr>
          <w:rFonts w:eastAsiaTheme="minorEastAsia"/>
          <w:b/>
          <w:bCs/>
          <w:color w:val="4472C4" w:themeColor="accent1"/>
        </w:rPr>
        <w:t>,</w:t>
      </w:r>
      <w:r w:rsidRPr="00C560E0">
        <w:rPr>
          <w:rFonts w:eastAsiaTheme="minorEastAsia"/>
          <w:color w:val="4472C4" w:themeColor="accent1"/>
        </w:rPr>
        <w:t xml:space="preserve"> the length at which 50% of individuals (male or female) are fully selected, set to 52.976 cm (Samuel Johnson, SFU, pers. comm.) </w:t>
      </w:r>
    </w:p>
    <w:p w14:paraId="4CF92621" w14:textId="68593E5F"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temporally-split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for all years. In the second step, we examined if spatially</w:t>
      </w:r>
      <w:r w:rsidR="00BD3500">
        <w:t>-</w:t>
      </w:r>
      <w:r>
        <w:t xml:space="preserve">adjacent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73" w:name="_Ref5718407"/>
      <w:r>
        <w:t xml:space="preserve">3.1 </w:t>
      </w:r>
      <w:r w:rsidR="00506E17">
        <w:t>Simulation Study</w:t>
      </w:r>
      <w:bookmarkEnd w:id="73"/>
    </w:p>
    <w:p w14:paraId="3DCC6CA4" w14:textId="4BC224D1"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74"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74"/>
      <w:r w:rsidR="00527F2F">
        <w:t xml:space="preserve">Supplementary </w:t>
      </w:r>
      <w:r w:rsidR="00272120" w:rsidRPr="00A70944">
        <w:t>Figure A2</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75"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75"/>
    <w:p w14:paraId="01225238" w14:textId="2A921C1D" w:rsidR="00D12C7C" w:rsidRDefault="00D12C7C" w:rsidP="008B4B4A">
      <w:pPr>
        <w:pStyle w:val="Heading2"/>
        <w:spacing w:line="276" w:lineRule="auto"/>
        <w:jc w:val="both"/>
      </w:pPr>
      <w:r>
        <w:t>3.2 Comparison to STARS Method</w:t>
      </w:r>
    </w:p>
    <w:p w14:paraId="7C74F0AA" w14:textId="6603C744" w:rsidR="0038329C" w:rsidRDefault="00D12C7C" w:rsidP="008B4B4A">
      <w:pPr>
        <w:spacing w:after="0" w:line="276" w:lineRule="auto"/>
        <w:jc w:val="both"/>
      </w:pPr>
      <w:r>
        <w:t>The STARS method (</w:t>
      </w:r>
      <w:r w:rsidR="009A2626">
        <w:t xml:space="preserve">Supplementary </w:t>
      </w:r>
      <w:commentRangeStart w:id="76"/>
      <w:r w:rsidRPr="00F277A3">
        <w:t>Figure A</w:t>
      </w:r>
      <w:r w:rsidR="00F2278E" w:rsidRPr="00F277A3">
        <w:t>1</w:t>
      </w:r>
      <w:r w:rsidR="00A70944" w:rsidRPr="00F277A3">
        <w:t>5</w:t>
      </w:r>
      <w:commentRangeEnd w:id="76"/>
      <w:r w:rsidR="00F138AA">
        <w:rPr>
          <w:rStyle w:val="CommentReference"/>
        </w:rPr>
        <w:commentReference w:id="76"/>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r w:rsidR="00DC46F0">
        <w:t xml:space="preserve">worse </w:t>
      </w:r>
      <w:del w:id="77" w:author="Punt, Andre (O&amp;A, Hobart)" w:date="2019-10-06T09:18:00Z">
        <w:r w:rsidR="00DC46F0" w:rsidDel="00F138AA">
          <w:delText xml:space="preserve"> </w:delText>
        </w:r>
      </w:del>
      <w:r w:rsidR="0038329C">
        <w:t xml:space="preserve">in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r w:rsidR="0038329C">
        <w:t xml:space="preserve">, </w:t>
      </w:r>
      <w:del w:id="78" w:author="Punt, Andre (O&amp;A, Hobart)" w:date="2019-10-06T09:18:00Z">
        <w:r w:rsidR="0038329C" w:rsidRPr="009D7896" w:rsidDel="00F138AA">
          <w:rPr>
            <w:color w:val="4472C4" w:themeColor="accent1"/>
          </w:rPr>
          <w:delText xml:space="preserve">and </w:delText>
        </w:r>
      </w:del>
      <w:ins w:id="79" w:author="Punt, Andre (O&amp;A, Hobart)" w:date="2019-10-06T09:18:00Z">
        <w:r w:rsidR="00F138AA">
          <w:rPr>
            <w:color w:val="4472C4" w:themeColor="accent1"/>
          </w:rPr>
          <w:t>but performed</w:t>
        </w:r>
      </w:ins>
      <w:del w:id="80" w:author="Punt, Andre (O&amp;A, Hobart)" w:date="2019-10-06T09:18:00Z">
        <w:r w:rsidR="0038329C" w:rsidRPr="009D7896" w:rsidDel="00F138AA">
          <w:rPr>
            <w:color w:val="4472C4" w:themeColor="accent1"/>
          </w:rPr>
          <w:delText>did</w:delText>
        </w:r>
      </w:del>
      <w:r w:rsidR="0038329C" w:rsidRPr="009D7896">
        <w:rPr>
          <w:color w:val="4472C4" w:themeColor="accent1"/>
        </w:rPr>
        <w:t xml:space="preserve"> slightly better </w:t>
      </w:r>
      <w:ins w:id="81" w:author="Punt, Andre (O&amp;A, Hobart)" w:date="2019-10-06T09:18:00Z">
        <w:r w:rsidR="00F138AA">
          <w:rPr>
            <w:color w:val="4472C4" w:themeColor="accent1"/>
          </w:rPr>
          <w:t xml:space="preserve">in terms of </w:t>
        </w:r>
      </w:ins>
      <w:ins w:id="82" w:author="Punt, Andre (O&amp;A, Hobart)" w:date="2019-10-06T09:19:00Z">
        <w:r w:rsidR="00F138AA">
          <w:rPr>
            <w:color w:val="4472C4" w:themeColor="accent1"/>
          </w:rPr>
          <w:t xml:space="preserve">coverage probability </w:t>
        </w:r>
      </w:ins>
      <w:r w:rsidR="0038329C" w:rsidRPr="009D7896">
        <w:rPr>
          <w:color w:val="4472C4" w:themeColor="accent1"/>
        </w:rPr>
        <w:t>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15E46FDF"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w:t>
      </w:r>
      <w:del w:id="83" w:author="Punt, Andre (O&amp;A, Hobart)" w:date="2019-10-06T09:19:00Z">
        <w:r w:rsidR="00AD1295" w:rsidDel="00A35AEB">
          <w:delText xml:space="preserve">Above </w:delText>
        </w:r>
      </w:del>
      <w:ins w:id="84" w:author="Punt, Andre (O&amp;A, Hobart)" w:date="2019-10-06T09:19:00Z">
        <w:r w:rsidR="00A35AEB">
          <w:t xml:space="preserve">North of </w:t>
        </w:r>
      </w:ins>
      <w:r w:rsidR="00AD1295">
        <w:t xml:space="preserve">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 xml:space="preserve">The temporal smoother did not exhibit a strong one-way </w:t>
      </w:r>
      <w:proofErr w:type="gramStart"/>
      <w:r w:rsidR="00F315C8">
        <w:t>trend</w:t>
      </w:r>
      <w:r w:rsidR="00F91AA8">
        <w:t>, and</w:t>
      </w:r>
      <w:proofErr w:type="gramEnd"/>
      <w:r w:rsidR="00F91AA8">
        <w:t xml:space="preserve"> was flat for age-30 fish of both sexes, though it did detect a break in 2009-2010 for both sexes of age 4 and 6 sablefish</w:t>
      </w:r>
      <w:r w:rsidR="00214A13">
        <w:t>.</w:t>
      </w:r>
      <w:bookmarkStart w:id="85" w:name="_Hlk20118575"/>
      <w:r w:rsidR="00445820" w:rsidRPr="00865DA7">
        <w:rPr>
          <w:color w:val="4472C4" w:themeColor="accent1"/>
        </w:rPr>
        <w:t xml:space="preserve"> </w:t>
      </w:r>
      <w:bookmarkStart w:id="86" w:name="_Hlk20134691"/>
      <w:bookmarkStart w:id="87" w:name="_Hlk21098488"/>
      <w:r w:rsidR="00865DA7" w:rsidRPr="00865DA7">
        <w:rPr>
          <w:color w:val="4472C4" w:themeColor="accent1"/>
        </w:rPr>
        <w:t xml:space="preserve">Parameter estimation </w:t>
      </w:r>
      <w:r w:rsidR="00865DA7">
        <w:rPr>
          <w:color w:val="4472C4" w:themeColor="accent1"/>
        </w:rPr>
        <w:t>at</w:t>
      </w:r>
      <w:r w:rsidR="00865DA7" w:rsidRPr="00865DA7">
        <w:rPr>
          <w:color w:val="4472C4" w:themeColor="accent1"/>
        </w:rPr>
        <w:t xml:space="preserve"> </w:t>
      </w:r>
      <w:r w:rsidR="00865DA7" w:rsidRPr="00865DA7">
        <w:rPr>
          <w:color w:val="4472C4" w:themeColor="accent1"/>
        </w:rPr>
        <w:lastRenderedPageBreak/>
        <w:t xml:space="preserve">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w:t>
      </w:r>
      <w:r w:rsidR="004C0B46">
        <w:t xml:space="preserve"> 5</w:t>
      </w:r>
      <w:bookmarkEnd w:id="86"/>
      <w:r w:rsidR="00E50B74">
        <w:t xml:space="preserve"> </w:t>
      </w:r>
      <w:r w:rsidR="004E2DEE">
        <w:t>(</w:t>
      </w:r>
      <w:r w:rsidR="00527F2F">
        <w:t xml:space="preserve">Supplementary </w:t>
      </w:r>
      <w:r w:rsidR="00362196">
        <w:t>Figure A1</w:t>
      </w:r>
      <w:r w:rsidR="00AD1295">
        <w:t>2</w:t>
      </w:r>
      <w:r w:rsidR="00362196">
        <w:t>)</w:t>
      </w:r>
      <w:r w:rsidR="00445820">
        <w:t>.</w:t>
      </w:r>
      <w:bookmarkEnd w:id="85"/>
      <w:r w:rsidR="00362196">
        <w:t xml:space="preserve"> </w:t>
      </w:r>
      <w:bookmarkEnd w:id="87"/>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88"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89" w:name="_Hlk20118715"/>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r w:rsidR="002B6150" w:rsidRPr="009D7896">
        <w:rPr>
          <w:color w:val="4472C4" w:themeColor="accent1"/>
        </w:rPr>
        <w:t xml:space="preserve">) </w:t>
      </w:r>
      <w:r w:rsidR="00DA6257" w:rsidRPr="009D7896">
        <w:rPr>
          <w:color w:val="4472C4" w:themeColor="accent1"/>
        </w:rPr>
        <w:t xml:space="preserve"> </w:t>
      </w:r>
      <w:r w:rsidR="00362196">
        <w:t xml:space="preserve">was retained as our final </w:t>
      </w:r>
      <w:r w:rsidR="008D0425">
        <w:t xml:space="preserve">spatiotemporal </w:t>
      </w:r>
      <w:r w:rsidR="005A19AC">
        <w:t>stratification.</w:t>
      </w:r>
      <w:bookmarkEnd w:id="89"/>
      <w:r w:rsidR="00F922C3">
        <w:t xml:space="preserve"> </w:t>
      </w:r>
      <w:bookmarkStart w:id="90" w:name="_Hlk21098600"/>
      <w:bookmarkEnd w:id="88"/>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are defined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90"/>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1FF18152"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w:t>
      </w:r>
      <w:del w:id="91" w:author="Punt, Andre (O&amp;A, Hobart)" w:date="2019-10-06T09:32:00Z">
        <w:r w:rsidRPr="00D73DFA" w:rsidDel="009969BE">
          <w:delText>rie</w:delText>
        </w:r>
      </w:del>
      <w:r w:rsidRPr="00D73DFA">
        <w:t>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40FC320" w14:textId="2DF19CFF" w:rsidR="009969BE" w:rsidRDefault="00194BA4" w:rsidP="00194BA4">
      <w:pPr>
        <w:spacing w:after="0" w:line="276" w:lineRule="auto"/>
        <w:ind w:firstLine="360"/>
        <w:jc w:val="both"/>
        <w:rPr>
          <w:ins w:id="92" w:author="Punt, Andre (O&amp;A, Hobart)" w:date="2019-10-06T09:34:00Z"/>
          <w:color w:val="4472C4" w:themeColor="accent1"/>
        </w:rPr>
      </w:pPr>
      <w:r>
        <w:t>Our GAM-based method indicated tradeoffs between the accuracy of breakpoint detection and resultant coverage probabilities in the estimated growth curve, as well as large differences in the coverage probabilities of fish length at younger versus older ages.</w:t>
      </w:r>
      <w:moveFromRangeStart w:id="93" w:author="Punt, Andre (O&amp;A, Hobart)" w:date="2019-10-06T09:34:00Z" w:name="move21246861"/>
      <w:moveFrom w:id="94" w:author="Punt, Andre (O&amp;A, Hobart)" w:date="2019-10-06T09:34:00Z">
        <w:r w:rsidRPr="00A90E3A" w:rsidDel="009969BE">
          <w:t xml:space="preserve"> </w:t>
        </w:r>
        <w:bookmarkStart w:id="95" w:name="_Hlk21098092"/>
        <w:r w:rsidRPr="00AF635C" w:rsidDel="009969BE">
          <w:rPr>
            <w:color w:val="4472C4" w:themeColor="accent1"/>
          </w:rPr>
          <w:t>Alternate GAM-based methods, such as the clustering</w:t>
        </w:r>
        <w:r w:rsidR="00AF635C" w:rsidRPr="00AF635C" w:rsidDel="009969BE">
          <w:rPr>
            <w:color w:val="4472C4" w:themeColor="accent1"/>
          </w:rPr>
          <w:t xml:space="preserve"> </w:t>
        </w:r>
        <w:r w:rsidRPr="00AF635C" w:rsidDel="009969BE">
          <w:rPr>
            <w:color w:val="4472C4" w:themeColor="accent1"/>
          </w:rPr>
          <w:t xml:space="preserve">approach applied in </w:t>
        </w:r>
        <w:r w:rsidRPr="00AF635C" w:rsidDel="009969BE">
          <w:rPr>
            <w:color w:val="4472C4" w:themeColor="accent1"/>
          </w:rPr>
          <w:fldChar w:fldCharType="begin" w:fldLock="1"/>
        </w:r>
        <w:r w:rsidRPr="00AF635C" w:rsidDel="009969BE">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Pr="00AF635C" w:rsidDel="009969BE">
          <w:rPr>
            <w:color w:val="4472C4" w:themeColor="accent1"/>
          </w:rPr>
          <w:fldChar w:fldCharType="separate"/>
        </w:r>
        <w:r w:rsidRPr="00AF635C" w:rsidDel="009969BE">
          <w:rPr>
            <w:noProof/>
            <w:color w:val="4472C4" w:themeColor="accent1"/>
          </w:rPr>
          <w:t>Winton et al. (2014)</w:t>
        </w:r>
        <w:r w:rsidRPr="00AF635C" w:rsidDel="009969BE">
          <w:rPr>
            <w:color w:val="4472C4" w:themeColor="accent1"/>
          </w:rPr>
          <w:fldChar w:fldCharType="end"/>
        </w:r>
        <w:r w:rsidRPr="00AF635C" w:rsidDel="009969BE">
          <w:rPr>
            <w:color w:val="4472C4" w:themeColor="accent1"/>
          </w:rPr>
          <w:t xml:space="preserve">, have also demonstrated that detecting spatial structure through a spatially explicit process can reveal distinct sub-areas in fish </w:t>
        </w:r>
        <w:r w:rsidR="002503E2" w:rsidDel="009969BE">
          <w:rPr>
            <w:color w:val="4472C4" w:themeColor="accent1"/>
          </w:rPr>
          <w:t>traits (e.g. mortality)</w:t>
        </w:r>
        <w:r w:rsidRPr="00AF635C" w:rsidDel="009969BE">
          <w:rPr>
            <w:color w:val="4472C4" w:themeColor="accent1"/>
          </w:rPr>
          <w:t>. That study also found that models did not necessarily require explicit ecosystem data (like temperature) to perform as well as models with only spatial information</w:t>
        </w:r>
      </w:moveFrom>
      <w:moveFromRangeEnd w:id="93"/>
      <w:del w:id="96" w:author="Punt, Andre (O&amp;A, Hobart)" w:date="2019-10-06T09:34:00Z">
        <w:r w:rsidDel="009969BE">
          <w:delText>.</w:delText>
        </w:r>
      </w:del>
      <w:r>
        <w:t xml:space="preserve"> </w:t>
      </w:r>
      <w:bookmarkEnd w:id="95"/>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populations necessarily combined fish with contrasting growth curves into a single dataset for estimation and resulted in a loss in accuracy (coverage probability) for the endpoints of the growth curve. </w:t>
      </w:r>
      <w:moveToRangeStart w:id="97" w:author="Punt, Andre (O&amp;A, Hobart)" w:date="2019-10-06T09:34:00Z" w:name="move21246861"/>
      <w:moveTo w:id="98" w:author="Punt, Andre (O&amp;A, Hobart)" w:date="2019-10-06T09:34:00Z">
        <w:r w:rsidR="009969BE" w:rsidRPr="00AF635C">
          <w:rPr>
            <w:color w:val="4472C4" w:themeColor="accent1"/>
          </w:rPr>
          <w:t xml:space="preserve">Alternate GAM-based methods, such as the clustering approach applied in </w:t>
        </w:r>
        <w:r w:rsidR="009969BE" w:rsidRPr="00AF635C">
          <w:rPr>
            <w:color w:val="4472C4" w:themeColor="accent1"/>
          </w:rPr>
          <w:fldChar w:fldCharType="begin" w:fldLock="1"/>
        </w:r>
        <w:r w:rsidR="009969BE" w:rsidRPr="00AF635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009969BE" w:rsidRPr="00AF635C">
          <w:rPr>
            <w:color w:val="4472C4" w:themeColor="accent1"/>
          </w:rPr>
          <w:fldChar w:fldCharType="separate"/>
        </w:r>
        <w:r w:rsidR="009969BE" w:rsidRPr="00AF635C">
          <w:rPr>
            <w:noProof/>
            <w:color w:val="4472C4" w:themeColor="accent1"/>
          </w:rPr>
          <w:t>Winton et al. (2014)</w:t>
        </w:r>
        <w:r w:rsidR="009969BE" w:rsidRPr="00AF635C">
          <w:rPr>
            <w:color w:val="4472C4" w:themeColor="accent1"/>
          </w:rPr>
          <w:fldChar w:fldCharType="end"/>
        </w:r>
        <w:r w:rsidR="009969BE" w:rsidRPr="00AF635C">
          <w:rPr>
            <w:color w:val="4472C4" w:themeColor="accent1"/>
          </w:rPr>
          <w:t xml:space="preserve">, have also demonstrated that detecting spatial structure through a spatially explicit process can reveal distinct sub-areas in fish </w:t>
        </w:r>
        <w:r w:rsidR="009969BE">
          <w:rPr>
            <w:color w:val="4472C4" w:themeColor="accent1"/>
          </w:rPr>
          <w:t xml:space="preserve">traits (e.g. </w:t>
        </w:r>
        <w:r w:rsidR="009969BE">
          <w:rPr>
            <w:color w:val="4472C4" w:themeColor="accent1"/>
          </w:rPr>
          <w:lastRenderedPageBreak/>
          <w:t>mortality)</w:t>
        </w:r>
        <w:r w:rsidR="009969BE" w:rsidRPr="00AF635C">
          <w:rPr>
            <w:color w:val="4472C4" w:themeColor="accent1"/>
          </w:rPr>
          <w:t>. That study also found that models did not necessarily require explicit ecosystem data (like temperature) to perform as well as models with only spatial information</w:t>
        </w:r>
      </w:moveTo>
      <w:moveToRangeEnd w:id="97"/>
      <w:ins w:id="99" w:author="Punt, Andre (O&amp;A, Hobart)" w:date="2019-10-06T09:34:00Z">
        <w:r w:rsidR="009969BE">
          <w:rPr>
            <w:color w:val="4472C4" w:themeColor="accent1"/>
          </w:rPr>
          <w:t>.</w:t>
        </w:r>
      </w:ins>
    </w:p>
    <w:p w14:paraId="46F02E88" w14:textId="0C8FBC0E" w:rsidR="00194BA4" w:rsidRDefault="00194BA4" w:rsidP="00194BA4">
      <w:pPr>
        <w:spacing w:after="0" w:line="276" w:lineRule="auto"/>
        <w:ind w:firstLine="360"/>
        <w:jc w:val="both"/>
      </w:pPr>
      <w:r>
        <w:t xml:space="preserve">We suggest </w:t>
      </w:r>
      <w:del w:id="100" w:author="Punt, Andre (O&amp;A, Hobart)" w:date="2019-10-06T09:34:00Z">
        <w:r w:rsidDel="009969BE">
          <w:delText xml:space="preserve">the </w:delText>
        </w:r>
      </w:del>
      <w:ins w:id="101" w:author="Punt, Andre (O&amp;A, Hobart)" w:date="2019-10-06T09:34:00Z">
        <w:r w:rsidR="009969BE">
          <w:t xml:space="preserve">that our </w:t>
        </w:r>
      </w:ins>
      <w:r>
        <w:t xml:space="preserve">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102"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w:t>
      </w:r>
      <w:proofErr w:type="spellStart"/>
      <w:r w:rsidR="005257E0" w:rsidRPr="009D7896">
        <w:rPr>
          <w:color w:val="4472C4" w:themeColor="accent1"/>
        </w:rPr>
        <w:t>spatio</w:t>
      </w:r>
      <w:proofErr w:type="spellEnd"/>
      <w:r w:rsidR="005257E0" w:rsidRPr="009D7896">
        <w:rPr>
          <w:color w:val="4472C4" w:themeColor="accent1"/>
        </w:rPr>
        <w:t xml:space="preserve">-temporal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102"/>
    </w:p>
    <w:p w14:paraId="47F61525" w14:textId="74302CD6" w:rsidR="00194BA4" w:rsidRDefault="00E273B9" w:rsidP="004C0B46">
      <w:pPr>
        <w:spacing w:after="0" w:line="276" w:lineRule="auto"/>
        <w:ind w:firstLine="360"/>
        <w:jc w:val="both"/>
      </w:pPr>
      <w:del w:id="103" w:author="Punt, Andre (O&amp;A, Hobart)" w:date="2019-10-06T09:35:00Z">
        <w:r w:rsidRPr="0089790E" w:rsidDel="009969BE">
          <w:delText>This did not preclude detection of</w:delText>
        </w:r>
      </w:del>
      <w:ins w:id="104" w:author="Punt, Andre (O&amp;A, Hobart)" w:date="2019-10-06T09:35:00Z">
        <w:r w:rsidR="009969BE">
          <w:t>We detected</w:t>
        </w:r>
      </w:ins>
      <w:r w:rsidRPr="0089790E">
        <w:t xml:space="preserve">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 xml:space="preserve">We evaluated if an autoregressive structure improved our </w:t>
      </w:r>
      <w:r w:rsidR="00194BA4">
        <w:t xml:space="preserve">simulation </w:t>
      </w:r>
      <w:r>
        <w:t>models as length</w:t>
      </w:r>
      <w:r w:rsidR="0002157C">
        <w:t>-</w:t>
      </w:r>
      <w:r>
        <w:t>at</w:t>
      </w:r>
      <w:r w:rsidR="008D01D6">
        <w:t>-a</w:t>
      </w:r>
      <w:r>
        <w:t>ge can be time-</w:t>
      </w:r>
      <w:r w:rsidR="0065673E">
        <w:t>dependent,</w:t>
      </w:r>
      <w:r>
        <w:t xml:space="preserve"> but it did not; this may not be the case for other fisheries.</w:t>
      </w:r>
    </w:p>
    <w:p w14:paraId="122FC8C5" w14:textId="77777777" w:rsidR="004C0B46" w:rsidRDefault="00023B3D" w:rsidP="004C0B46">
      <w:pPr>
        <w:spacing w:after="0" w:line="276" w:lineRule="auto"/>
        <w:ind w:firstLine="360"/>
        <w:jc w:val="both"/>
      </w:pPr>
      <w:r>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w:t>
      </w:r>
      <w:commentRangeStart w:id="105"/>
      <w:r w:rsidR="009B66C2" w:rsidRPr="009D7896">
        <w:rPr>
          <w:color w:val="4472C4" w:themeColor="accent1"/>
        </w:rPr>
        <w:t>consider</w:t>
      </w:r>
      <w:commentRangeEnd w:id="105"/>
      <w:r w:rsidR="009969BE">
        <w:rPr>
          <w:rStyle w:val="CommentReference"/>
        </w:rPr>
        <w:commentReference w:id="105"/>
      </w:r>
      <w:r w:rsidR="009B66C2" w:rsidRPr="009D7896">
        <w:rPr>
          <w:color w:val="4472C4" w:themeColor="accent1"/>
        </w:rPr>
        <w:t xml:space="preserve"> aging results used in the case study to be roughly comparable between regions </w:t>
      </w:r>
      <w:r w:rsidR="009B66C2" w:rsidRPr="009D7896">
        <w:rPr>
          <w:color w:val="4472C4" w:themeColor="accent1"/>
        </w:rPr>
        <w:fldChar w:fldCharType="begin" w:fldLock="1"/>
      </w:r>
      <w:r w:rsidR="009F29A5" w:rsidRPr="009D7896">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 NMFS-AFSC-XXX, xx p.","type":"report"},"uris":["http://www.mendeley.com/documents/?uuid=f31f301f-35b8-4531-8db8-dfaf5deef4e5"]}],"mendeley":{"formattedCitation":"(Fenske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lastRenderedPageBreak/>
        <w:t xml:space="preserve">Neither the GAM-based nor the STARS approach is appropriate for extrapolation (prediction beyond the range of covariates, or outside of the ecosystem, used in model </w:t>
      </w:r>
      <w:r w:rsidRPr="00C94EBC">
        <w:t>fitting</w:t>
      </w:r>
      <w:r>
        <w:t xml:space="preserve">), particularly 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6E4D2253"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w:t>
      </w:r>
      <w:del w:id="106" w:author="Punt, Andre (O&amp;A, Hobart)" w:date="2019-10-06T09:37:00Z">
        <w:r w:rsidR="00EE0A9B" w:rsidDel="009969BE">
          <w:delText xml:space="preserve">via </w:delText>
        </w:r>
      </w:del>
      <w:ins w:id="107" w:author="Punt, Andre (O&amp;A, Hobart)" w:date="2019-10-06T09:37:00Z">
        <w:r w:rsidR="009969BE">
          <w:t xml:space="preserve">using </w:t>
        </w:r>
      </w:ins>
      <w:r w:rsidR="00EE0A9B">
        <w:t xml:space="preserve">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25003186" w:rsidR="00614748" w:rsidRPr="00A443AD" w:rsidRDefault="0000580A" w:rsidP="008B4B4A">
      <w:pPr>
        <w:spacing w:after="0" w:line="276" w:lineRule="auto"/>
        <w:ind w:firstLine="360"/>
        <w:jc w:val="both"/>
        <w:rPr>
          <w:color w:val="4472C4" w:themeColor="accent1"/>
        </w:rPr>
      </w:pPr>
      <w:r>
        <w:lastRenderedPageBreak/>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 xml:space="preserve">knowledge. </w:t>
      </w:r>
      <w:commentRangeStart w:id="108"/>
      <w:del w:id="109" w:author="Punt, Andre (O&amp;A, Hobart)" w:date="2019-10-06T09:38:00Z">
        <w:r w:rsidR="00942717" w:rsidDel="009969BE">
          <w:delText xml:space="preserve">In </w:delText>
        </w:r>
        <w:r w:rsidR="00614748" w:rsidDel="009969BE">
          <w:delText xml:space="preserve">the </w:delText>
        </w:r>
        <w:r w:rsidR="00942717" w:rsidDel="009969BE">
          <w:delText>future, it</w:delText>
        </w:r>
      </w:del>
      <w:ins w:id="110" w:author="Punt, Andre (O&amp;A, Hobart)" w:date="2019-10-06T09:38:00Z">
        <w:r w:rsidR="009969BE">
          <w:t>It</w:t>
        </w:r>
        <w:commentRangeEnd w:id="108"/>
        <w:r w:rsidR="009969BE">
          <w:rPr>
            <w:rStyle w:val="CommentReference"/>
          </w:rPr>
          <w:commentReference w:id="108"/>
        </w:r>
      </w:ins>
      <w:r w:rsidR="00942717">
        <w:t xml:space="preserve">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9386959" w14:textId="77777777" w:rsidR="00B77FCF" w:rsidRDefault="00A443AD" w:rsidP="00A443AD">
      <w:pPr>
        <w:spacing w:after="0" w:line="276" w:lineRule="auto"/>
        <w:ind w:firstLine="360"/>
        <w:jc w:val="both"/>
        <w:rPr>
          <w:ins w:id="111" w:author="Punt, Andre (O&amp;A, Hobart)" w:date="2019-10-06T09:39:00Z"/>
          <w:color w:val="4472C4" w:themeColor="accent1"/>
        </w:rPr>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r w:rsidR="004C0B46" w:rsidRPr="009D7896">
        <w:rPr>
          <w:color w:val="4472C4" w:themeColor="accent1"/>
        </w:rPr>
        <w:t>, and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would need to be investigated in the context of fecundity and length-weight differences between regions. </w:t>
      </w:r>
    </w:p>
    <w:p w14:paraId="068B5B8D" w14:textId="413429E7" w:rsidR="00A443AD" w:rsidRPr="000E79C7" w:rsidRDefault="00692DB0" w:rsidP="00A443AD">
      <w:pPr>
        <w:spacing w:after="0" w:line="276" w:lineRule="auto"/>
        <w:ind w:firstLine="360"/>
        <w:jc w:val="both"/>
      </w:pPr>
      <w:r>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112" w:name="_Hlk21083166"/>
      <w:r w:rsidR="009D75F5">
        <w:t>.</w:t>
      </w:r>
      <w:bookmarkStart w:id="113" w:name="_Hlk21083213"/>
      <w:r w:rsidR="009D75F5">
        <w:t xml:space="preserve"> </w:t>
      </w:r>
      <w:bookmarkEnd w:id="112"/>
      <w:bookmarkEnd w:id="113"/>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00A443AD" w:rsidRPr="00192831">
        <w:t xml:space="preserve">Expanding the method to allow for detection of multiple spatial and/or temporal breaks at once may enable further investigation of this phenomenon, </w:t>
      </w:r>
      <w:r w:rsidR="00A443AD">
        <w:t>al</w:t>
      </w:r>
      <w:r w:rsidR="00A443AD" w:rsidRPr="00192831">
        <w:t xml:space="preserve">though it may lead to </w:t>
      </w:r>
      <w:r w:rsidR="00A443AD">
        <w:t xml:space="preserve">the creation of </w:t>
      </w:r>
      <w:r w:rsidR="00A443AD" w:rsidRPr="00192831">
        <w:t xml:space="preserve">spurious regions </w:t>
      </w:r>
      <w:r w:rsidR="00A443AD">
        <w:t>with</w:t>
      </w:r>
      <w:r w:rsidR="00A443AD" w:rsidRPr="00192831">
        <w:t xml:space="preserve"> insignificant difference in growth parameters, as observed in the </w:t>
      </w:r>
      <w:r w:rsidR="00A443AD">
        <w:t xml:space="preserve">first phase of the </w:t>
      </w:r>
      <w:r w:rsidR="00A443AD" w:rsidRPr="00192831">
        <w:t>case study.</w:t>
      </w:r>
    </w:p>
    <w:p w14:paraId="2091E918" w14:textId="3C2B92E5" w:rsidR="00A443AD" w:rsidRDefault="00A443AD" w:rsidP="00467591">
      <w:pPr>
        <w:spacing w:after="0" w:line="276" w:lineRule="auto"/>
        <w:ind w:firstLine="360"/>
        <w:jc w:val="both"/>
        <w:rPr>
          <w:color w:val="4472C4" w:themeColor="accent1"/>
        </w:rPr>
      </w:pPr>
      <w:r>
        <w:rPr>
          <w:color w:val="4472C4" w:themeColor="accent1"/>
        </w:rPr>
        <w:t xml:space="preserve">A plausible scenario </w:t>
      </w:r>
      <w:del w:id="114" w:author="Punt, Andre (O&amp;A, Hobart)" w:date="2019-10-06T09:39:00Z">
        <w:r w:rsidDel="00B77FCF">
          <w:rPr>
            <w:color w:val="4472C4" w:themeColor="accent1"/>
          </w:rPr>
          <w:delText xml:space="preserve">which </w:delText>
        </w:r>
      </w:del>
      <w:ins w:id="115" w:author="Punt, Andre (O&amp;A, Hobart)" w:date="2019-10-06T09:39:00Z">
        <w:r w:rsidR="00B77FCF">
          <w:rPr>
            <w:color w:val="4472C4" w:themeColor="accent1"/>
          </w:rPr>
          <w:t xml:space="preserve">that </w:t>
        </w:r>
      </w:ins>
      <w:r>
        <w:rPr>
          <w:color w:val="4472C4" w:themeColor="accent1"/>
        </w:rPr>
        <w:t xml:space="preserve">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pressure. Each of these </w:t>
      </w:r>
      <w:del w:id="116" w:author="Punt, Andre (O&amp;A, Hobart)" w:date="2019-10-06T09:40:00Z">
        <w:r w:rsidR="00467591" w:rsidDel="00B77FCF">
          <w:rPr>
            <w:color w:val="4472C4" w:themeColor="accent1"/>
          </w:rPr>
          <w:delText>phenomenae</w:delText>
        </w:r>
      </w:del>
      <w:ins w:id="117" w:author="Punt, Andre (O&amp;A, Hobart)" w:date="2019-10-06T09:40:00Z">
        <w:r w:rsidR="00B77FCF">
          <w:rPr>
            <w:color w:val="4472C4" w:themeColor="accent1"/>
          </w:rPr>
          <w:t>phenomena</w:t>
        </w:r>
      </w:ins>
      <w:r w:rsidR="00467591">
        <w:rPr>
          <w:color w:val="4472C4" w:themeColor="accent1"/>
        </w:rPr>
        <w:t xml:space="preserve"> would have an inverse effect on resultant size-at-age, with fish </w:t>
      </w:r>
      <w:r w:rsidR="00467591">
        <w:rPr>
          <w:color w:val="4472C4" w:themeColor="accent1"/>
        </w:rPr>
        <w:lastRenderedPageBreak/>
        <w:t xml:space="preserve">entering the northern ecosystem tending to grow larger and high, persistent fishing pressure in any 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553810FC" w14:textId="77777777" w:rsidR="00D31862" w:rsidRDefault="00D31862" w:rsidP="001B618E">
      <w:pPr>
        <w:spacing w:after="0" w:line="360" w:lineRule="auto"/>
        <w:rPr>
          <w:ins w:id="118" w:author="mkapur" w:date="2019-10-07T07:44:00Z"/>
        </w:rPr>
      </w:pPr>
    </w:p>
    <w:p w14:paraId="369CB7D7" w14:textId="77777777" w:rsidR="00DF746D" w:rsidRDefault="00DF746D" w:rsidP="00DF746D">
      <w:pPr>
        <w:pStyle w:val="Heading1"/>
        <w:rPr>
          <w:moveTo w:id="119" w:author="mkapur" w:date="2019-10-07T07:44:00Z"/>
        </w:rPr>
      </w:pPr>
      <w:moveToRangeStart w:id="120" w:author="mkapur" w:date="2019-10-07T07:44:00Z" w:name="move21246671"/>
      <w:moveTo w:id="121" w:author="mkapur" w:date="2019-10-07T07:44:00Z">
        <w:r>
          <w:t>Acknowledgments</w:t>
        </w:r>
      </w:moveTo>
    </w:p>
    <w:p w14:paraId="35458B12" w14:textId="77777777" w:rsidR="00DF746D" w:rsidRPr="005C6A45" w:rsidRDefault="00DF746D" w:rsidP="00DF746D">
      <w:pPr>
        <w:pStyle w:val="NormalWeb"/>
        <w:shd w:val="clear" w:color="auto" w:fill="FFFFFF"/>
        <w:jc w:val="both"/>
        <w:rPr>
          <w:moveTo w:id="122" w:author="mkapur" w:date="2019-10-07T07:44:00Z"/>
          <w:rFonts w:ascii="Arial" w:hAnsi="Arial" w:cs="Arial"/>
          <w:color w:val="222222"/>
        </w:rPr>
        <w:pPrChange w:id="123" w:author="Punt, Andre (O&amp;A, Hobart)" w:date="2019-10-06T09:31:00Z">
          <w:pPr>
            <w:pStyle w:val="NormalWeb"/>
            <w:shd w:val="clear" w:color="auto" w:fill="FFFFFF"/>
          </w:pPr>
        </w:pPrChange>
      </w:pPr>
      <w:moveTo w:id="124" w:author="mkapur" w:date="2019-10-07T07:44:00Z">
        <w:r>
          <w:t xml:space="preserve">The authors would like to thank Owen Hamel and Christine </w:t>
        </w:r>
        <w:proofErr w:type="spellStart"/>
        <w:r>
          <w:t>Stawitz</w:t>
        </w:r>
        <w:proofErr w:type="spellEnd"/>
        <w:r>
          <w:t xml:space="preserve"> of the Northwest Fisheries Science Center and two anonymous reviewers for their thoughtful comments that greatly improved this manuscript. We’d like to thank John Best (SAFS) for suggesting the GAM derivative method as a possible technique, and for the entire Pacific Sablefish Transboundary Assessment Team for their support and </w:t>
        </w:r>
        <w:r w:rsidRPr="0058548D">
          <w:t xml:space="preserve">feedback on this work. </w:t>
        </w:r>
        <w:r w:rsidRPr="00BF132A">
          <w:rPr>
            <w:lang w:val="en-AU"/>
          </w:rPr>
          <w:t xml:space="preserve">This publication was [partially] funded by the Joint Institute for the Study </w:t>
        </w:r>
        <w:r w:rsidRPr="005C6A45">
          <w:rPr>
            <w:lang w:val="en-AU"/>
          </w:rPr>
          <w:t xml:space="preserve">of the Atmosphere and Ocean (JISAO) under NOAA Cooperative agreement No. NA15OAR4320063, Contribution No. </w:t>
        </w:r>
        <w:r w:rsidRPr="00AB2A88">
          <w:rPr>
            <w:color w:val="222222"/>
          </w:rPr>
          <w:t>2019-103</w:t>
        </w:r>
        <w:r w:rsidRPr="005C6A45">
          <w:rPr>
            <w:color w:val="222222"/>
          </w:rPr>
          <w:t>0</w:t>
        </w:r>
        <w:r w:rsidRPr="005C6A45">
          <w:rPr>
            <w:lang w:val="en-AU"/>
          </w:rPr>
          <w:t>.</w:t>
        </w:r>
      </w:moveTo>
    </w:p>
    <w:p w14:paraId="1AA2663C" w14:textId="25A20F77" w:rsidR="00DF746D" w:rsidRDefault="00DF746D" w:rsidP="001B618E">
      <w:pPr>
        <w:spacing w:after="0" w:line="360" w:lineRule="auto"/>
        <w:sectPr w:rsidR="00DF746D" w:rsidSect="00037031">
          <w:type w:val="continuous"/>
          <w:pgSz w:w="12240" w:h="15840" w:code="1"/>
          <w:pgMar w:top="1440" w:right="1440" w:bottom="1440" w:left="1440" w:header="720" w:footer="720" w:gutter="0"/>
          <w:lnNumType w:countBy="1" w:restart="continuous"/>
          <w:cols w:space="720"/>
          <w:docGrid w:linePitch="326"/>
        </w:sectPr>
      </w:pPr>
      <w:bookmarkStart w:id="125" w:name="_GoBack"/>
      <w:bookmarkEnd w:id="125"/>
      <w:moveToRangeEnd w:id="120"/>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26"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2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27"/>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4"/>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28" w:name="_Hlk3275656"/>
      <w:r>
        <w:rPr>
          <w:noProof/>
          <w:lang w:val="en-AU" w:eastAsia="en-AU"/>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2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29"/>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30"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31"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31"/>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132" w:name="_Ref5206683"/>
      <w:bookmarkStart w:id="133" w:name="_Ref5206675"/>
      <w:bookmarkEnd w:id="130"/>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134"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32"/>
      <w:bookmarkEnd w:id="134"/>
      <w:r>
        <w:t xml:space="preserve">. </w:t>
      </w:r>
      <w:bookmarkStart w:id="135" w:name="_Hlk8631453"/>
      <w:r>
        <w:t xml:space="preserve">a) coverage probabilities for </w:t>
      </w:r>
      <w:r w:rsidR="00071A25">
        <w:t xml:space="preserve">the </w:t>
      </w:r>
      <w:r>
        <w:t xml:space="preserve">endpoints of </w:t>
      </w:r>
      <w:r w:rsidR="00071A25">
        <w:t xml:space="preserve">the </w:t>
      </w:r>
      <w:r>
        <w:t xml:space="preserve">growth curve, </w:t>
      </w:r>
      <w:r w:rsidRPr="004B5058">
        <w:rPr>
          <w:i/>
          <w:rPrChange w:id="136" w:author="Punt, Andre (O&amp;A, Hobart)" w:date="2019-10-06T09:25:00Z">
            <w:rPr/>
          </w:rPrChange>
        </w:rPr>
        <w:t>L</w:t>
      </w:r>
      <w:r w:rsidRPr="00DE448A">
        <w:rPr>
          <w:vertAlign w:val="subscript"/>
        </w:rPr>
        <w:t>1</w:t>
      </w:r>
      <w:r>
        <w:t xml:space="preserve"> (left) and </w:t>
      </w:r>
      <w:r w:rsidRPr="004B5058">
        <w:rPr>
          <w:i/>
          <w:rPrChange w:id="137" w:author="Punt, Andre (O&amp;A, Hobart)" w:date="2019-10-06T09:25:00Z">
            <w:rPr/>
          </w:rPrChange>
        </w:rPr>
        <w:t>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but with the criteria for a ‘match’ relaxed to include breakpoints within two degrees or years of the truth.</w:t>
      </w:r>
      <w:bookmarkEnd w:id="133"/>
      <w:bookmarkEnd w:id="135"/>
    </w:p>
    <w:p w14:paraId="47F38290" w14:textId="7F9023A9" w:rsidR="00857EC0" w:rsidRDefault="00857EC0" w:rsidP="001B618E">
      <w:pPr>
        <w:pStyle w:val="Caption"/>
        <w:spacing w:after="0" w:line="360" w:lineRule="auto"/>
      </w:pPr>
    </w:p>
    <w:bookmarkEnd w:id="126"/>
    <w:bookmarkEnd w:id="128"/>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138"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138"/>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139"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139"/>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4BFBD0A"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140"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140"/>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6575B19F" w14:textId="77777777" w:rsidR="00D31862" w:rsidRDefault="00113A0A" w:rsidP="00D31862">
      <w:pPr>
        <w:spacing w:after="0" w:line="360" w:lineRule="auto"/>
      </w:pPr>
      <w:r>
        <w:rPr>
          <w:noProof/>
          <w:lang w:val="en-AU" w:eastAsia="en-AU"/>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141"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141"/>
      <w:r>
        <w:t xml:space="preserve">. Fits of von </w:t>
      </w:r>
      <w:proofErr w:type="spellStart"/>
      <w:r>
        <w:t>Bertalanffy</w:t>
      </w:r>
      <w:proofErr w:type="spellEnd"/>
      <w:r>
        <w:t xml:space="preserve">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142"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143"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142"/>
      <w:bookmarkEnd w:id="143"/>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3"/>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144"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71478858" w:rsidR="000645CA" w:rsidRDefault="00B82748" w:rsidP="00BF132A">
      <w:pPr>
        <w:pStyle w:val="Caption"/>
        <w:spacing w:before="240" w:after="0"/>
        <w:jc w:val="both"/>
      </w:pPr>
      <w:bookmarkStart w:id="145" w:name="_Ref872431"/>
      <w:bookmarkStart w:id="146"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145"/>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146"/>
      <w:r w:rsidR="00B11A55">
        <w:t xml:space="preserve">given </w:t>
      </w:r>
      <w:r w:rsidR="007D5FD4">
        <w:t xml:space="preserve">various </w:t>
      </w:r>
      <w:del w:id="147" w:author="Punt, Andre (O&amp;A, Hobart)" w:date="2019-10-06T09:27:00Z">
        <w:r w:rsidR="007D5FD4" w:rsidDel="004B5058">
          <w:delText xml:space="preserve">degrees </w:delText>
        </w:r>
      </w:del>
      <w:ins w:id="148" w:author="Punt, Andre (O&amp;A, Hobart)" w:date="2019-10-06T09:27:00Z">
        <w:r w:rsidR="004B5058">
          <w:t xml:space="preserve">extents </w:t>
        </w:r>
      </w:ins>
      <w:r w:rsidR="007D5FD4">
        <w:t>of spatial growth variation, and a single temporal scenario.</w:t>
      </w:r>
    </w:p>
    <w:p w14:paraId="1064F9E2" w14:textId="77777777" w:rsidR="00611BB6" w:rsidRDefault="00611BB6" w:rsidP="001B618E">
      <w:pPr>
        <w:pStyle w:val="Caption"/>
        <w:spacing w:before="240" w:after="0" w:line="360" w:lineRule="auto"/>
      </w:pPr>
    </w:p>
    <w:bookmarkEnd w:id="144"/>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E812B7" w:rsidRPr="004D3306" w14:paraId="40FD134D" w14:textId="0D246503" w:rsidTr="000D71C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E812B7" w:rsidRPr="004D3306" w:rsidRDefault="00E812B7" w:rsidP="00E812B7">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E812B7" w:rsidRPr="004D3306" w:rsidRDefault="00E812B7" w:rsidP="00E812B7">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E812B7" w:rsidRPr="004D3306" w:rsidRDefault="00E812B7" w:rsidP="00E812B7">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E812B7" w:rsidRPr="004D3306" w:rsidRDefault="00E812B7" w:rsidP="00E812B7">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center"/>
          </w:tcPr>
          <w:p w14:paraId="0AA654AE" w14:textId="6CF99C8E" w:rsidR="00E812B7" w:rsidRPr="000D71CD" w:rsidRDefault="00E812B7" w:rsidP="000D71CD">
            <w:pPr>
              <w:jc w:val="center"/>
              <w:rPr>
                <w:sz w:val="22"/>
                <w:szCs w:val="22"/>
                <w:highlight w:val="yellow"/>
              </w:rPr>
            </w:pPr>
            <w:r w:rsidRPr="000D71CD">
              <w:rPr>
                <w:color w:val="000000"/>
                <w:sz w:val="22"/>
                <w:szCs w:val="22"/>
              </w:rPr>
              <w:t>60.44</w:t>
            </w:r>
          </w:p>
        </w:tc>
        <w:tc>
          <w:tcPr>
            <w:tcW w:w="1564" w:type="dxa"/>
            <w:tcBorders>
              <w:top w:val="single" w:sz="4" w:space="0" w:color="auto"/>
              <w:left w:val="nil"/>
              <w:bottom w:val="nil"/>
              <w:right w:val="nil"/>
            </w:tcBorders>
            <w:vAlign w:val="center"/>
          </w:tcPr>
          <w:p w14:paraId="2AB05E78" w14:textId="3EF7E5DA" w:rsidR="00E812B7" w:rsidRPr="000D71CD" w:rsidRDefault="00E812B7" w:rsidP="000D71CD">
            <w:pPr>
              <w:jc w:val="center"/>
              <w:rPr>
                <w:sz w:val="22"/>
                <w:szCs w:val="22"/>
                <w:highlight w:val="yellow"/>
              </w:rPr>
            </w:pPr>
            <w:r w:rsidRPr="000D71CD">
              <w:rPr>
                <w:color w:val="000000"/>
                <w:sz w:val="22"/>
                <w:szCs w:val="22"/>
              </w:rPr>
              <w:t>0.29</w:t>
            </w:r>
          </w:p>
        </w:tc>
        <w:tc>
          <w:tcPr>
            <w:tcW w:w="1475" w:type="dxa"/>
            <w:tcBorders>
              <w:top w:val="single" w:sz="4" w:space="0" w:color="auto"/>
              <w:left w:val="nil"/>
              <w:bottom w:val="nil"/>
              <w:right w:val="single" w:sz="4" w:space="0" w:color="auto"/>
            </w:tcBorders>
            <w:vAlign w:val="center"/>
          </w:tcPr>
          <w:p w14:paraId="269B99A8" w14:textId="4739B62F" w:rsidR="00E812B7" w:rsidRPr="000D71CD" w:rsidRDefault="00E812B7" w:rsidP="000D71CD">
            <w:pPr>
              <w:jc w:val="center"/>
              <w:rPr>
                <w:sz w:val="22"/>
                <w:szCs w:val="22"/>
                <w:highlight w:val="yellow"/>
              </w:rPr>
            </w:pPr>
            <w:r w:rsidRPr="000D71CD">
              <w:rPr>
                <w:color w:val="000000"/>
                <w:sz w:val="22"/>
                <w:szCs w:val="22"/>
              </w:rPr>
              <w:t>-2.15</w:t>
            </w:r>
          </w:p>
        </w:tc>
        <w:tc>
          <w:tcPr>
            <w:tcW w:w="1997" w:type="dxa"/>
            <w:tcBorders>
              <w:top w:val="single" w:sz="4" w:space="0" w:color="auto"/>
              <w:left w:val="single" w:sz="4" w:space="0" w:color="auto"/>
              <w:bottom w:val="nil"/>
              <w:right w:val="nil"/>
            </w:tcBorders>
            <w:vAlign w:val="center"/>
          </w:tcPr>
          <w:p w14:paraId="7C58A028" w14:textId="0C0F08B0" w:rsidR="00E812B7" w:rsidRPr="000D71CD" w:rsidRDefault="00E812B7" w:rsidP="000D71CD">
            <w:pPr>
              <w:jc w:val="center"/>
              <w:rPr>
                <w:sz w:val="22"/>
                <w:szCs w:val="22"/>
                <w:highlight w:val="yellow"/>
              </w:rPr>
            </w:pPr>
            <w:r w:rsidRPr="000D71CD">
              <w:rPr>
                <w:color w:val="000000"/>
                <w:sz w:val="22"/>
                <w:szCs w:val="22"/>
              </w:rPr>
              <w:t>32.21</w:t>
            </w:r>
          </w:p>
        </w:tc>
        <w:tc>
          <w:tcPr>
            <w:tcW w:w="1997" w:type="dxa"/>
            <w:tcBorders>
              <w:top w:val="single" w:sz="4" w:space="0" w:color="auto"/>
              <w:left w:val="nil"/>
              <w:bottom w:val="nil"/>
              <w:right w:val="single" w:sz="4" w:space="0" w:color="auto"/>
            </w:tcBorders>
            <w:vAlign w:val="center"/>
          </w:tcPr>
          <w:p w14:paraId="4843E0DB" w14:textId="37CCF2B9" w:rsidR="00E812B7" w:rsidRPr="000D71CD" w:rsidRDefault="00E812B7" w:rsidP="000D71CD">
            <w:pPr>
              <w:jc w:val="center"/>
              <w:rPr>
                <w:sz w:val="22"/>
                <w:szCs w:val="22"/>
                <w:highlight w:val="yellow"/>
              </w:rPr>
            </w:pPr>
            <w:r w:rsidRPr="000D71CD">
              <w:rPr>
                <w:color w:val="000000"/>
                <w:sz w:val="22"/>
                <w:szCs w:val="22"/>
              </w:rPr>
              <w:t>60.43</w:t>
            </w:r>
          </w:p>
        </w:tc>
      </w:tr>
      <w:tr w:rsidR="00E812B7" w:rsidRPr="004D3306" w14:paraId="6926C9D9" w14:textId="77777777" w:rsidTr="000D71CD">
        <w:trPr>
          <w:gridAfter w:val="1"/>
          <w:wAfter w:w="11" w:type="dxa"/>
          <w:trHeight w:val="436"/>
          <w:jc w:val="center"/>
        </w:trPr>
        <w:tc>
          <w:tcPr>
            <w:tcW w:w="925" w:type="dxa"/>
            <w:tcBorders>
              <w:top w:val="nil"/>
              <w:left w:val="single" w:sz="4" w:space="0" w:color="auto"/>
              <w:bottom w:val="nil"/>
              <w:right w:val="nil"/>
            </w:tcBorders>
          </w:tcPr>
          <w:p w14:paraId="431CFCC3" w14:textId="45E5C1C7"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E812B7" w:rsidRPr="004D3306" w:rsidRDefault="00E812B7" w:rsidP="00E812B7">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center"/>
          </w:tcPr>
          <w:p w14:paraId="5531291D" w14:textId="4C88722E" w:rsidR="00E812B7" w:rsidRPr="000D71CD" w:rsidRDefault="00E812B7" w:rsidP="000D71CD">
            <w:pPr>
              <w:jc w:val="center"/>
              <w:rPr>
                <w:sz w:val="22"/>
                <w:szCs w:val="22"/>
                <w:highlight w:val="yellow"/>
              </w:rPr>
            </w:pPr>
            <w:r w:rsidRPr="000D71CD">
              <w:rPr>
                <w:color w:val="000000"/>
                <w:sz w:val="22"/>
                <w:szCs w:val="22"/>
              </w:rPr>
              <w:t>62.86</w:t>
            </w:r>
          </w:p>
        </w:tc>
        <w:tc>
          <w:tcPr>
            <w:tcW w:w="1564" w:type="dxa"/>
            <w:tcBorders>
              <w:top w:val="nil"/>
              <w:left w:val="nil"/>
              <w:bottom w:val="nil"/>
              <w:right w:val="nil"/>
            </w:tcBorders>
            <w:vAlign w:val="center"/>
          </w:tcPr>
          <w:p w14:paraId="43E0ECD5" w14:textId="299139C9" w:rsidR="00E812B7" w:rsidRPr="000D71CD" w:rsidRDefault="00E812B7" w:rsidP="000D71CD">
            <w:pPr>
              <w:jc w:val="center"/>
              <w:rPr>
                <w:sz w:val="22"/>
                <w:szCs w:val="22"/>
                <w:highlight w:val="yellow"/>
              </w:rPr>
            </w:pPr>
            <w:r w:rsidRPr="000D71CD">
              <w:rPr>
                <w:color w:val="000000"/>
                <w:sz w:val="22"/>
                <w:szCs w:val="22"/>
              </w:rPr>
              <w:t>0.16</w:t>
            </w:r>
          </w:p>
        </w:tc>
        <w:tc>
          <w:tcPr>
            <w:tcW w:w="1475" w:type="dxa"/>
            <w:tcBorders>
              <w:top w:val="nil"/>
              <w:left w:val="nil"/>
              <w:bottom w:val="nil"/>
              <w:right w:val="single" w:sz="4" w:space="0" w:color="auto"/>
            </w:tcBorders>
            <w:vAlign w:val="center"/>
          </w:tcPr>
          <w:p w14:paraId="0BE244BD" w14:textId="43629D26" w:rsidR="00E812B7" w:rsidRPr="000D71CD" w:rsidRDefault="00E812B7" w:rsidP="000D71CD">
            <w:pPr>
              <w:jc w:val="center"/>
              <w:rPr>
                <w:sz w:val="22"/>
                <w:szCs w:val="22"/>
                <w:highlight w:val="yellow"/>
              </w:rPr>
            </w:pPr>
            <w:r w:rsidRPr="000D71CD">
              <w:rPr>
                <w:color w:val="000000"/>
                <w:sz w:val="22"/>
                <w:szCs w:val="22"/>
              </w:rPr>
              <w:t>-4.31</w:t>
            </w:r>
          </w:p>
        </w:tc>
        <w:tc>
          <w:tcPr>
            <w:tcW w:w="1997" w:type="dxa"/>
            <w:tcBorders>
              <w:top w:val="nil"/>
              <w:left w:val="single" w:sz="4" w:space="0" w:color="auto"/>
              <w:bottom w:val="nil"/>
              <w:right w:val="nil"/>
            </w:tcBorders>
            <w:vAlign w:val="center"/>
          </w:tcPr>
          <w:p w14:paraId="2B0695EB" w14:textId="39339F6F" w:rsidR="00E812B7" w:rsidRPr="000D71CD" w:rsidRDefault="00E812B7" w:rsidP="000D71CD">
            <w:pPr>
              <w:jc w:val="center"/>
              <w:rPr>
                <w:sz w:val="22"/>
                <w:szCs w:val="22"/>
                <w:highlight w:val="yellow"/>
              </w:rPr>
            </w:pPr>
            <w:r w:rsidRPr="000D71CD">
              <w:rPr>
                <w:color w:val="000000"/>
                <w:sz w:val="22"/>
                <w:szCs w:val="22"/>
              </w:rPr>
              <w:t>34.22</w:t>
            </w:r>
          </w:p>
        </w:tc>
        <w:tc>
          <w:tcPr>
            <w:tcW w:w="1997" w:type="dxa"/>
            <w:tcBorders>
              <w:top w:val="nil"/>
              <w:left w:val="nil"/>
              <w:bottom w:val="nil"/>
              <w:right w:val="single" w:sz="4" w:space="0" w:color="auto"/>
            </w:tcBorders>
            <w:vAlign w:val="center"/>
          </w:tcPr>
          <w:p w14:paraId="68B0FEAB" w14:textId="0C783CFE" w:rsidR="00E812B7" w:rsidRPr="000D71CD" w:rsidRDefault="00E812B7" w:rsidP="000D71CD">
            <w:pPr>
              <w:jc w:val="center"/>
              <w:rPr>
                <w:sz w:val="22"/>
                <w:szCs w:val="22"/>
                <w:highlight w:val="yellow"/>
              </w:rPr>
            </w:pPr>
            <w:r w:rsidRPr="000D71CD">
              <w:rPr>
                <w:color w:val="000000"/>
                <w:sz w:val="22"/>
                <w:szCs w:val="22"/>
              </w:rPr>
              <w:t>62.63</w:t>
            </w:r>
          </w:p>
        </w:tc>
      </w:tr>
      <w:tr w:rsidR="00E812B7" w:rsidRPr="004D3306" w14:paraId="34C1CAE2" w14:textId="77777777" w:rsidTr="000D71CD">
        <w:trPr>
          <w:gridAfter w:val="1"/>
          <w:wAfter w:w="11" w:type="dxa"/>
          <w:trHeight w:val="436"/>
          <w:jc w:val="center"/>
        </w:trPr>
        <w:tc>
          <w:tcPr>
            <w:tcW w:w="925" w:type="dxa"/>
            <w:tcBorders>
              <w:top w:val="nil"/>
              <w:left w:val="single" w:sz="4" w:space="0" w:color="auto"/>
              <w:bottom w:val="nil"/>
              <w:right w:val="nil"/>
            </w:tcBorders>
          </w:tcPr>
          <w:p w14:paraId="4FB31DB3" w14:textId="0990FE72"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center"/>
          </w:tcPr>
          <w:p w14:paraId="60CB2D42" w14:textId="7BC8A3AD" w:rsidR="00E812B7" w:rsidRPr="000D71CD" w:rsidRDefault="00E812B7" w:rsidP="000D71CD">
            <w:pPr>
              <w:jc w:val="center"/>
              <w:rPr>
                <w:sz w:val="22"/>
                <w:szCs w:val="22"/>
                <w:highlight w:val="yellow"/>
              </w:rPr>
            </w:pPr>
            <w:r w:rsidRPr="000D71CD">
              <w:rPr>
                <w:color w:val="000000"/>
                <w:sz w:val="22"/>
                <w:szCs w:val="22"/>
              </w:rPr>
              <w:t>55.11</w:t>
            </w:r>
          </w:p>
        </w:tc>
        <w:tc>
          <w:tcPr>
            <w:tcW w:w="1564" w:type="dxa"/>
            <w:tcBorders>
              <w:top w:val="nil"/>
              <w:left w:val="nil"/>
              <w:bottom w:val="nil"/>
              <w:right w:val="nil"/>
            </w:tcBorders>
            <w:vAlign w:val="center"/>
          </w:tcPr>
          <w:p w14:paraId="69DC6C50" w14:textId="5B3C2805" w:rsidR="00E812B7" w:rsidRPr="000D71CD" w:rsidRDefault="00E812B7" w:rsidP="000D71CD">
            <w:pPr>
              <w:jc w:val="center"/>
              <w:rPr>
                <w:sz w:val="22"/>
                <w:szCs w:val="22"/>
                <w:highlight w:val="yellow"/>
              </w:rPr>
            </w:pPr>
            <w:r w:rsidRPr="000D71CD">
              <w:rPr>
                <w:color w:val="000000"/>
                <w:sz w:val="22"/>
                <w:szCs w:val="22"/>
              </w:rPr>
              <w:t>0.28</w:t>
            </w:r>
          </w:p>
        </w:tc>
        <w:tc>
          <w:tcPr>
            <w:tcW w:w="1475" w:type="dxa"/>
            <w:tcBorders>
              <w:top w:val="nil"/>
              <w:left w:val="nil"/>
              <w:bottom w:val="nil"/>
              <w:right w:val="single" w:sz="4" w:space="0" w:color="auto"/>
            </w:tcBorders>
            <w:vAlign w:val="center"/>
          </w:tcPr>
          <w:p w14:paraId="14FEC8F7" w14:textId="2DD8318B" w:rsidR="00E812B7" w:rsidRPr="000D71CD" w:rsidRDefault="00E812B7" w:rsidP="000D71CD">
            <w:pPr>
              <w:jc w:val="center"/>
              <w:rPr>
                <w:sz w:val="22"/>
                <w:szCs w:val="22"/>
                <w:highlight w:val="yellow"/>
              </w:rPr>
            </w:pPr>
            <w:r w:rsidRPr="000D71CD">
              <w:rPr>
                <w:color w:val="000000"/>
                <w:sz w:val="22"/>
                <w:szCs w:val="22"/>
              </w:rPr>
              <w:t>-2.59</w:t>
            </w:r>
          </w:p>
        </w:tc>
        <w:tc>
          <w:tcPr>
            <w:tcW w:w="1997" w:type="dxa"/>
            <w:tcBorders>
              <w:top w:val="nil"/>
              <w:left w:val="single" w:sz="4" w:space="0" w:color="auto"/>
              <w:bottom w:val="nil"/>
              <w:right w:val="nil"/>
            </w:tcBorders>
            <w:vAlign w:val="center"/>
          </w:tcPr>
          <w:p w14:paraId="2E70DE5A" w14:textId="59F16049" w:rsidR="00E812B7" w:rsidRPr="000D71CD" w:rsidRDefault="00E812B7" w:rsidP="000D71CD">
            <w:pPr>
              <w:jc w:val="center"/>
              <w:rPr>
                <w:sz w:val="22"/>
                <w:szCs w:val="22"/>
                <w:highlight w:val="yellow"/>
              </w:rPr>
            </w:pPr>
            <w:r w:rsidRPr="000D71CD">
              <w:rPr>
                <w:color w:val="000000"/>
                <w:sz w:val="22"/>
                <w:szCs w:val="22"/>
              </w:rPr>
              <w:t>32.08</w:t>
            </w:r>
          </w:p>
        </w:tc>
        <w:tc>
          <w:tcPr>
            <w:tcW w:w="1997" w:type="dxa"/>
            <w:tcBorders>
              <w:top w:val="nil"/>
              <w:left w:val="nil"/>
              <w:bottom w:val="nil"/>
              <w:right w:val="single" w:sz="4" w:space="0" w:color="auto"/>
            </w:tcBorders>
            <w:vAlign w:val="center"/>
          </w:tcPr>
          <w:p w14:paraId="49A75DAE" w14:textId="1C07B29A" w:rsidR="00E812B7" w:rsidRPr="000D71CD" w:rsidRDefault="00E812B7" w:rsidP="000D71CD">
            <w:pPr>
              <w:jc w:val="center"/>
              <w:rPr>
                <w:sz w:val="22"/>
                <w:szCs w:val="22"/>
                <w:highlight w:val="yellow"/>
              </w:rPr>
            </w:pPr>
            <w:r w:rsidRPr="000D71CD">
              <w:rPr>
                <w:color w:val="000000"/>
                <w:sz w:val="22"/>
                <w:szCs w:val="22"/>
              </w:rPr>
              <w:t>55.11</w:t>
            </w:r>
          </w:p>
        </w:tc>
      </w:tr>
      <w:tr w:rsidR="00E812B7" w:rsidRPr="004D3306" w14:paraId="266A6F9F" w14:textId="77777777" w:rsidTr="000D71CD">
        <w:trPr>
          <w:gridAfter w:val="1"/>
          <w:wAfter w:w="11" w:type="dxa"/>
          <w:trHeight w:val="436"/>
          <w:jc w:val="center"/>
        </w:trPr>
        <w:tc>
          <w:tcPr>
            <w:tcW w:w="925" w:type="dxa"/>
            <w:tcBorders>
              <w:top w:val="nil"/>
              <w:left w:val="single" w:sz="4" w:space="0" w:color="auto"/>
              <w:bottom w:val="nil"/>
              <w:right w:val="nil"/>
            </w:tcBorders>
          </w:tcPr>
          <w:p w14:paraId="040F7CD3" w14:textId="4D153CDD"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E812B7" w:rsidRPr="004D3306" w:rsidRDefault="00E812B7" w:rsidP="00E812B7">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center"/>
          </w:tcPr>
          <w:p w14:paraId="7DF6D4E8" w14:textId="6E5B8EDE" w:rsidR="00E812B7" w:rsidRPr="000D71CD" w:rsidRDefault="00E812B7" w:rsidP="000D71CD">
            <w:pPr>
              <w:jc w:val="center"/>
              <w:rPr>
                <w:sz w:val="22"/>
                <w:szCs w:val="22"/>
                <w:highlight w:val="yellow"/>
              </w:rPr>
            </w:pPr>
            <w:r w:rsidRPr="000D71CD">
              <w:rPr>
                <w:color w:val="000000"/>
                <w:sz w:val="22"/>
                <w:szCs w:val="22"/>
              </w:rPr>
              <w:t>69.14</w:t>
            </w:r>
          </w:p>
        </w:tc>
        <w:tc>
          <w:tcPr>
            <w:tcW w:w="1564" w:type="dxa"/>
            <w:tcBorders>
              <w:top w:val="nil"/>
              <w:left w:val="nil"/>
              <w:bottom w:val="nil"/>
              <w:right w:val="nil"/>
            </w:tcBorders>
            <w:vAlign w:val="center"/>
          </w:tcPr>
          <w:p w14:paraId="5D66CB73" w14:textId="4984BB15" w:rsidR="00E812B7" w:rsidRPr="000D71CD" w:rsidRDefault="00E812B7" w:rsidP="000D71CD">
            <w:pPr>
              <w:jc w:val="center"/>
              <w:rPr>
                <w:sz w:val="22"/>
                <w:szCs w:val="22"/>
                <w:highlight w:val="yellow"/>
              </w:rPr>
            </w:pPr>
            <w:r w:rsidRPr="000D71CD">
              <w:rPr>
                <w:color w:val="000000"/>
                <w:sz w:val="22"/>
                <w:szCs w:val="22"/>
              </w:rPr>
              <w:t>0.22</w:t>
            </w:r>
          </w:p>
        </w:tc>
        <w:tc>
          <w:tcPr>
            <w:tcW w:w="1475" w:type="dxa"/>
            <w:tcBorders>
              <w:top w:val="nil"/>
              <w:left w:val="nil"/>
              <w:bottom w:val="nil"/>
              <w:right w:val="single" w:sz="4" w:space="0" w:color="auto"/>
            </w:tcBorders>
            <w:vAlign w:val="center"/>
          </w:tcPr>
          <w:p w14:paraId="1B4BA875" w14:textId="0409E5C8" w:rsidR="00E812B7" w:rsidRPr="000D71CD" w:rsidRDefault="00E812B7" w:rsidP="000D71CD">
            <w:pPr>
              <w:jc w:val="center"/>
              <w:rPr>
                <w:sz w:val="22"/>
                <w:szCs w:val="22"/>
                <w:highlight w:val="yellow"/>
              </w:rPr>
            </w:pPr>
            <w:r w:rsidRPr="000D71CD">
              <w:rPr>
                <w:color w:val="000000"/>
                <w:sz w:val="22"/>
                <w:szCs w:val="22"/>
              </w:rPr>
              <w:t>-0.96</w:t>
            </w:r>
          </w:p>
        </w:tc>
        <w:tc>
          <w:tcPr>
            <w:tcW w:w="1997" w:type="dxa"/>
            <w:tcBorders>
              <w:top w:val="nil"/>
              <w:left w:val="single" w:sz="4" w:space="0" w:color="auto"/>
              <w:bottom w:val="nil"/>
              <w:right w:val="nil"/>
            </w:tcBorders>
            <w:vAlign w:val="center"/>
          </w:tcPr>
          <w:p w14:paraId="1791D57E" w14:textId="0AC0D245" w:rsidR="00E812B7" w:rsidRPr="000D71CD" w:rsidRDefault="00E812B7" w:rsidP="000D71CD">
            <w:pPr>
              <w:jc w:val="center"/>
              <w:rPr>
                <w:sz w:val="22"/>
                <w:szCs w:val="22"/>
                <w:highlight w:val="yellow"/>
              </w:rPr>
            </w:pPr>
            <w:r w:rsidRPr="000D71CD">
              <w:rPr>
                <w:color w:val="000000"/>
                <w:sz w:val="22"/>
                <w:szCs w:val="22"/>
              </w:rPr>
              <w:t>19.22</w:t>
            </w:r>
          </w:p>
        </w:tc>
        <w:tc>
          <w:tcPr>
            <w:tcW w:w="1997" w:type="dxa"/>
            <w:tcBorders>
              <w:top w:val="nil"/>
              <w:left w:val="nil"/>
              <w:bottom w:val="nil"/>
              <w:right w:val="single" w:sz="4" w:space="0" w:color="auto"/>
            </w:tcBorders>
            <w:vAlign w:val="center"/>
          </w:tcPr>
          <w:p w14:paraId="3B5AD356" w14:textId="224F65C7" w:rsidR="00E812B7" w:rsidRPr="000D71CD" w:rsidRDefault="00E812B7" w:rsidP="000D71CD">
            <w:pPr>
              <w:jc w:val="center"/>
              <w:rPr>
                <w:sz w:val="22"/>
                <w:szCs w:val="22"/>
                <w:highlight w:val="yellow"/>
              </w:rPr>
            </w:pPr>
            <w:r w:rsidRPr="000D71CD">
              <w:rPr>
                <w:color w:val="000000"/>
                <w:sz w:val="22"/>
                <w:szCs w:val="22"/>
              </w:rPr>
              <w:t>69.08</w:t>
            </w:r>
          </w:p>
        </w:tc>
      </w:tr>
      <w:tr w:rsidR="00E812B7" w:rsidRPr="004D3306" w14:paraId="12277202" w14:textId="77777777" w:rsidTr="000D71CD">
        <w:trPr>
          <w:gridAfter w:val="1"/>
          <w:wAfter w:w="11" w:type="dxa"/>
          <w:trHeight w:val="436"/>
          <w:jc w:val="center"/>
        </w:trPr>
        <w:tc>
          <w:tcPr>
            <w:tcW w:w="925" w:type="dxa"/>
            <w:tcBorders>
              <w:top w:val="nil"/>
              <w:left w:val="single" w:sz="4" w:space="0" w:color="auto"/>
              <w:bottom w:val="nil"/>
              <w:right w:val="nil"/>
            </w:tcBorders>
          </w:tcPr>
          <w:p w14:paraId="5C48F762" w14:textId="0E4D7885"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center"/>
          </w:tcPr>
          <w:p w14:paraId="7F7949DC" w14:textId="5B004C6C" w:rsidR="00E812B7" w:rsidRPr="000D71CD" w:rsidRDefault="00E812B7" w:rsidP="000D71CD">
            <w:pPr>
              <w:jc w:val="center"/>
              <w:rPr>
                <w:sz w:val="22"/>
                <w:szCs w:val="22"/>
                <w:highlight w:val="yellow"/>
              </w:rPr>
            </w:pPr>
            <w:r w:rsidRPr="000D71CD">
              <w:rPr>
                <w:color w:val="000000"/>
                <w:sz w:val="22"/>
                <w:szCs w:val="22"/>
              </w:rPr>
              <w:t>67.91</w:t>
            </w:r>
          </w:p>
        </w:tc>
        <w:tc>
          <w:tcPr>
            <w:tcW w:w="1564" w:type="dxa"/>
            <w:tcBorders>
              <w:top w:val="nil"/>
              <w:left w:val="nil"/>
              <w:bottom w:val="nil"/>
              <w:right w:val="nil"/>
            </w:tcBorders>
            <w:vAlign w:val="center"/>
          </w:tcPr>
          <w:p w14:paraId="66D9392E" w14:textId="3580AFDD" w:rsidR="00E812B7" w:rsidRPr="000D71CD" w:rsidRDefault="00E812B7" w:rsidP="000D71CD">
            <w:pPr>
              <w:jc w:val="center"/>
              <w:rPr>
                <w:sz w:val="22"/>
                <w:szCs w:val="22"/>
                <w:highlight w:val="yellow"/>
              </w:rPr>
            </w:pPr>
            <w:r w:rsidRPr="000D71CD">
              <w:rPr>
                <w:color w:val="000000"/>
                <w:sz w:val="22"/>
                <w:szCs w:val="22"/>
              </w:rPr>
              <w:t>0.19</w:t>
            </w:r>
          </w:p>
        </w:tc>
        <w:tc>
          <w:tcPr>
            <w:tcW w:w="1475" w:type="dxa"/>
            <w:tcBorders>
              <w:top w:val="nil"/>
              <w:left w:val="nil"/>
              <w:bottom w:val="nil"/>
              <w:right w:val="single" w:sz="4" w:space="0" w:color="auto"/>
            </w:tcBorders>
            <w:vAlign w:val="center"/>
          </w:tcPr>
          <w:p w14:paraId="0760EBAC" w14:textId="24E788F4" w:rsidR="00E812B7" w:rsidRPr="000D71CD" w:rsidRDefault="00E812B7" w:rsidP="000D71CD">
            <w:pPr>
              <w:jc w:val="center"/>
              <w:rPr>
                <w:sz w:val="22"/>
                <w:szCs w:val="22"/>
                <w:highlight w:val="yellow"/>
              </w:rPr>
            </w:pPr>
            <w:r w:rsidRPr="000D71CD">
              <w:rPr>
                <w:color w:val="000000"/>
                <w:sz w:val="22"/>
                <w:szCs w:val="22"/>
              </w:rPr>
              <w:t>-1.96</w:t>
            </w:r>
          </w:p>
        </w:tc>
        <w:tc>
          <w:tcPr>
            <w:tcW w:w="1997" w:type="dxa"/>
            <w:tcBorders>
              <w:top w:val="nil"/>
              <w:left w:val="single" w:sz="4" w:space="0" w:color="auto"/>
              <w:bottom w:val="nil"/>
              <w:right w:val="nil"/>
            </w:tcBorders>
            <w:vAlign w:val="center"/>
          </w:tcPr>
          <w:p w14:paraId="5CB61BA8" w14:textId="617DC00C" w:rsidR="00E812B7" w:rsidRPr="000D71CD" w:rsidRDefault="00E812B7" w:rsidP="000D71CD">
            <w:pPr>
              <w:jc w:val="center"/>
              <w:rPr>
                <w:sz w:val="22"/>
                <w:szCs w:val="22"/>
                <w:highlight w:val="yellow"/>
              </w:rPr>
            </w:pPr>
            <w:r w:rsidRPr="000D71CD">
              <w:rPr>
                <w:color w:val="000000"/>
                <w:sz w:val="22"/>
                <w:szCs w:val="22"/>
              </w:rPr>
              <w:t>24.84</w:t>
            </w:r>
          </w:p>
        </w:tc>
        <w:tc>
          <w:tcPr>
            <w:tcW w:w="1997" w:type="dxa"/>
            <w:tcBorders>
              <w:top w:val="nil"/>
              <w:left w:val="nil"/>
              <w:bottom w:val="nil"/>
              <w:right w:val="single" w:sz="4" w:space="0" w:color="auto"/>
            </w:tcBorders>
            <w:vAlign w:val="center"/>
          </w:tcPr>
          <w:p w14:paraId="01E03A41" w14:textId="303D6A2C" w:rsidR="00E812B7" w:rsidRPr="000D71CD" w:rsidRDefault="00E812B7" w:rsidP="000D71CD">
            <w:pPr>
              <w:jc w:val="center"/>
              <w:rPr>
                <w:sz w:val="22"/>
                <w:szCs w:val="22"/>
                <w:highlight w:val="yellow"/>
              </w:rPr>
            </w:pPr>
            <w:r w:rsidRPr="000D71CD">
              <w:rPr>
                <w:color w:val="000000"/>
                <w:sz w:val="22"/>
                <w:szCs w:val="22"/>
              </w:rPr>
              <w:t>67.73</w:t>
            </w:r>
          </w:p>
        </w:tc>
      </w:tr>
      <w:tr w:rsidR="00E812B7" w:rsidRPr="004D3306" w14:paraId="3B9C09CE" w14:textId="77777777" w:rsidTr="000D71CD">
        <w:trPr>
          <w:gridAfter w:val="1"/>
          <w:wAfter w:w="11" w:type="dxa"/>
          <w:trHeight w:val="436"/>
          <w:jc w:val="center"/>
        </w:trPr>
        <w:tc>
          <w:tcPr>
            <w:tcW w:w="925" w:type="dxa"/>
            <w:tcBorders>
              <w:top w:val="nil"/>
              <w:left w:val="single" w:sz="4" w:space="0" w:color="auto"/>
              <w:bottom w:val="nil"/>
              <w:right w:val="nil"/>
            </w:tcBorders>
          </w:tcPr>
          <w:p w14:paraId="28197A81" w14:textId="5203FE96"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E812B7" w:rsidRPr="004D3306" w:rsidRDefault="00E812B7" w:rsidP="00E812B7">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center"/>
          </w:tcPr>
          <w:p w14:paraId="6A11FCFA" w14:textId="3F1EDD58" w:rsidR="00E812B7" w:rsidRPr="000D71CD" w:rsidRDefault="00E812B7" w:rsidP="000D71CD">
            <w:pPr>
              <w:jc w:val="center"/>
              <w:rPr>
                <w:sz w:val="22"/>
                <w:szCs w:val="22"/>
                <w:highlight w:val="yellow"/>
              </w:rPr>
            </w:pPr>
            <w:r w:rsidRPr="000D71CD">
              <w:rPr>
                <w:color w:val="000000"/>
                <w:sz w:val="22"/>
                <w:szCs w:val="22"/>
              </w:rPr>
              <w:t>59.04</w:t>
            </w:r>
          </w:p>
        </w:tc>
        <w:tc>
          <w:tcPr>
            <w:tcW w:w="1564" w:type="dxa"/>
            <w:tcBorders>
              <w:top w:val="nil"/>
              <w:left w:val="nil"/>
              <w:bottom w:val="nil"/>
              <w:right w:val="nil"/>
            </w:tcBorders>
            <w:vAlign w:val="center"/>
          </w:tcPr>
          <w:p w14:paraId="0D2F2F3E" w14:textId="1E1E5E20" w:rsidR="00E812B7" w:rsidRPr="000D71CD" w:rsidRDefault="00E812B7" w:rsidP="000D71CD">
            <w:pPr>
              <w:jc w:val="center"/>
              <w:rPr>
                <w:sz w:val="22"/>
                <w:szCs w:val="22"/>
                <w:highlight w:val="yellow"/>
              </w:rPr>
            </w:pPr>
            <w:r w:rsidRPr="000D71CD">
              <w:rPr>
                <w:color w:val="000000"/>
                <w:sz w:val="22"/>
                <w:szCs w:val="22"/>
              </w:rPr>
              <w:t>0.21</w:t>
            </w:r>
          </w:p>
        </w:tc>
        <w:tc>
          <w:tcPr>
            <w:tcW w:w="1475" w:type="dxa"/>
            <w:tcBorders>
              <w:top w:val="nil"/>
              <w:left w:val="nil"/>
              <w:bottom w:val="nil"/>
              <w:right w:val="single" w:sz="4" w:space="0" w:color="auto"/>
            </w:tcBorders>
            <w:vAlign w:val="center"/>
          </w:tcPr>
          <w:p w14:paraId="78460A1B" w14:textId="0E0DAD59" w:rsidR="00E812B7" w:rsidRPr="000D71CD" w:rsidRDefault="00E812B7" w:rsidP="000D71CD">
            <w:pPr>
              <w:jc w:val="center"/>
              <w:rPr>
                <w:sz w:val="22"/>
                <w:szCs w:val="22"/>
                <w:highlight w:val="yellow"/>
              </w:rPr>
            </w:pPr>
            <w:r w:rsidRPr="000D71CD">
              <w:rPr>
                <w:color w:val="000000"/>
                <w:sz w:val="22"/>
                <w:szCs w:val="22"/>
              </w:rPr>
              <w:t>-2.34</w:t>
            </w:r>
          </w:p>
        </w:tc>
        <w:tc>
          <w:tcPr>
            <w:tcW w:w="1997" w:type="dxa"/>
            <w:tcBorders>
              <w:top w:val="nil"/>
              <w:left w:val="single" w:sz="4" w:space="0" w:color="auto"/>
              <w:bottom w:val="nil"/>
              <w:right w:val="nil"/>
            </w:tcBorders>
            <w:vAlign w:val="center"/>
          </w:tcPr>
          <w:p w14:paraId="11DF60D8" w14:textId="3DBFD9E4" w:rsidR="00E812B7" w:rsidRPr="000D71CD" w:rsidRDefault="00E812B7" w:rsidP="000D71CD">
            <w:pPr>
              <w:jc w:val="center"/>
              <w:rPr>
                <w:sz w:val="22"/>
                <w:szCs w:val="22"/>
                <w:highlight w:val="yellow"/>
              </w:rPr>
            </w:pPr>
            <w:r w:rsidRPr="000D71CD">
              <w:rPr>
                <w:color w:val="000000"/>
                <w:sz w:val="22"/>
                <w:szCs w:val="22"/>
              </w:rPr>
              <w:t>26.83</w:t>
            </w:r>
          </w:p>
        </w:tc>
        <w:tc>
          <w:tcPr>
            <w:tcW w:w="1997" w:type="dxa"/>
            <w:tcBorders>
              <w:top w:val="nil"/>
              <w:left w:val="nil"/>
              <w:bottom w:val="nil"/>
              <w:right w:val="single" w:sz="4" w:space="0" w:color="auto"/>
            </w:tcBorders>
            <w:vAlign w:val="center"/>
          </w:tcPr>
          <w:p w14:paraId="3D8F4021" w14:textId="0416E044" w:rsidR="00E812B7" w:rsidRPr="000D71CD" w:rsidRDefault="00E812B7" w:rsidP="000D71CD">
            <w:pPr>
              <w:jc w:val="center"/>
              <w:rPr>
                <w:sz w:val="22"/>
                <w:szCs w:val="22"/>
                <w:highlight w:val="yellow"/>
              </w:rPr>
            </w:pPr>
            <w:r w:rsidRPr="000D71CD">
              <w:rPr>
                <w:color w:val="000000"/>
                <w:sz w:val="22"/>
                <w:szCs w:val="22"/>
              </w:rPr>
              <w:t>58.98</w:t>
            </w:r>
          </w:p>
        </w:tc>
      </w:tr>
      <w:tr w:rsidR="00E812B7" w:rsidRPr="004D3306" w14:paraId="549E08C0" w14:textId="77777777" w:rsidTr="000D71CD">
        <w:trPr>
          <w:gridAfter w:val="1"/>
          <w:wAfter w:w="11" w:type="dxa"/>
          <w:trHeight w:val="436"/>
          <w:jc w:val="center"/>
        </w:trPr>
        <w:tc>
          <w:tcPr>
            <w:tcW w:w="925" w:type="dxa"/>
            <w:tcBorders>
              <w:top w:val="nil"/>
              <w:left w:val="single" w:sz="4" w:space="0" w:color="auto"/>
              <w:bottom w:val="nil"/>
              <w:right w:val="nil"/>
            </w:tcBorders>
          </w:tcPr>
          <w:p w14:paraId="2CD4A27B" w14:textId="75150774"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center"/>
          </w:tcPr>
          <w:p w14:paraId="06BE7014" w14:textId="7CA63B69" w:rsidR="00E812B7" w:rsidRPr="000D71CD" w:rsidRDefault="00E812B7" w:rsidP="000D71CD">
            <w:pPr>
              <w:jc w:val="center"/>
              <w:rPr>
                <w:sz w:val="22"/>
                <w:szCs w:val="22"/>
                <w:highlight w:val="yellow"/>
              </w:rPr>
            </w:pPr>
            <w:r w:rsidRPr="000D71CD">
              <w:rPr>
                <w:color w:val="000000"/>
                <w:sz w:val="22"/>
                <w:szCs w:val="22"/>
              </w:rPr>
              <w:t>70.15</w:t>
            </w:r>
          </w:p>
        </w:tc>
        <w:tc>
          <w:tcPr>
            <w:tcW w:w="1564" w:type="dxa"/>
            <w:tcBorders>
              <w:top w:val="nil"/>
              <w:left w:val="nil"/>
              <w:bottom w:val="nil"/>
              <w:right w:val="nil"/>
            </w:tcBorders>
            <w:vAlign w:val="center"/>
          </w:tcPr>
          <w:p w14:paraId="38C6C177" w14:textId="10421984" w:rsidR="00E812B7" w:rsidRPr="000D71CD" w:rsidRDefault="00E812B7" w:rsidP="000D71CD">
            <w:pPr>
              <w:jc w:val="center"/>
              <w:rPr>
                <w:sz w:val="22"/>
                <w:szCs w:val="22"/>
                <w:highlight w:val="yellow"/>
              </w:rPr>
            </w:pPr>
            <w:r w:rsidRPr="000D71CD">
              <w:rPr>
                <w:color w:val="000000"/>
                <w:sz w:val="22"/>
                <w:szCs w:val="22"/>
              </w:rPr>
              <w:t>1.29</w:t>
            </w:r>
          </w:p>
        </w:tc>
        <w:tc>
          <w:tcPr>
            <w:tcW w:w="1475" w:type="dxa"/>
            <w:tcBorders>
              <w:top w:val="nil"/>
              <w:left w:val="nil"/>
              <w:bottom w:val="nil"/>
              <w:right w:val="single" w:sz="4" w:space="0" w:color="auto"/>
            </w:tcBorders>
            <w:vAlign w:val="center"/>
          </w:tcPr>
          <w:p w14:paraId="4EB76E61" w14:textId="52D9A5DC" w:rsidR="00E812B7" w:rsidRPr="000D71CD" w:rsidRDefault="00E812B7" w:rsidP="000D71CD">
            <w:pPr>
              <w:jc w:val="center"/>
              <w:rPr>
                <w:sz w:val="22"/>
                <w:szCs w:val="22"/>
                <w:highlight w:val="yellow"/>
              </w:rPr>
            </w:pPr>
            <w:r w:rsidRPr="000D71CD">
              <w:rPr>
                <w:color w:val="000000"/>
                <w:sz w:val="22"/>
                <w:szCs w:val="22"/>
              </w:rPr>
              <w:t>2.41</w:t>
            </w:r>
          </w:p>
        </w:tc>
        <w:tc>
          <w:tcPr>
            <w:tcW w:w="1997" w:type="dxa"/>
            <w:tcBorders>
              <w:top w:val="nil"/>
              <w:left w:val="single" w:sz="4" w:space="0" w:color="auto"/>
              <w:bottom w:val="nil"/>
              <w:right w:val="nil"/>
            </w:tcBorders>
            <w:vAlign w:val="center"/>
          </w:tcPr>
          <w:p w14:paraId="52E16F90" w14:textId="0F760BB4" w:rsidR="00E812B7" w:rsidRPr="000D71CD" w:rsidRDefault="00E812B7" w:rsidP="000D71CD">
            <w:pPr>
              <w:jc w:val="center"/>
              <w:rPr>
                <w:sz w:val="22"/>
                <w:szCs w:val="22"/>
                <w:highlight w:val="yellow"/>
              </w:rPr>
            </w:pPr>
            <w:r w:rsidRPr="000D71CD">
              <w:rPr>
                <w:color w:val="000000"/>
                <w:sz w:val="22"/>
                <w:szCs w:val="22"/>
              </w:rPr>
              <w:t>61.09</w:t>
            </w:r>
            <w:r w:rsidR="00D70D44">
              <w:rPr>
                <w:color w:val="000000"/>
                <w:sz w:val="22"/>
                <w:szCs w:val="22"/>
              </w:rPr>
              <w:t>*</w:t>
            </w:r>
          </w:p>
        </w:tc>
        <w:tc>
          <w:tcPr>
            <w:tcW w:w="1997" w:type="dxa"/>
            <w:tcBorders>
              <w:top w:val="nil"/>
              <w:left w:val="nil"/>
              <w:bottom w:val="nil"/>
              <w:right w:val="single" w:sz="4" w:space="0" w:color="auto"/>
            </w:tcBorders>
            <w:vAlign w:val="center"/>
          </w:tcPr>
          <w:p w14:paraId="6831ABF0" w14:textId="1D0475F9" w:rsidR="00E812B7" w:rsidRPr="000D71CD" w:rsidRDefault="00E812B7" w:rsidP="000D71CD">
            <w:pPr>
              <w:jc w:val="center"/>
              <w:rPr>
                <w:sz w:val="22"/>
                <w:szCs w:val="22"/>
                <w:highlight w:val="yellow"/>
              </w:rPr>
            </w:pPr>
            <w:r w:rsidRPr="000D71CD">
              <w:rPr>
                <w:color w:val="000000"/>
                <w:sz w:val="22"/>
                <w:szCs w:val="22"/>
              </w:rPr>
              <w:t>70.15</w:t>
            </w:r>
          </w:p>
        </w:tc>
      </w:tr>
      <w:tr w:rsidR="00E812B7" w:rsidRPr="004D3306" w14:paraId="315771A3" w14:textId="77777777" w:rsidTr="000D71CD">
        <w:trPr>
          <w:gridAfter w:val="1"/>
          <w:wAfter w:w="11" w:type="dxa"/>
          <w:trHeight w:val="436"/>
          <w:jc w:val="center"/>
        </w:trPr>
        <w:tc>
          <w:tcPr>
            <w:tcW w:w="925" w:type="dxa"/>
            <w:tcBorders>
              <w:top w:val="nil"/>
              <w:left w:val="single" w:sz="4" w:space="0" w:color="auto"/>
              <w:bottom w:val="nil"/>
              <w:right w:val="nil"/>
            </w:tcBorders>
          </w:tcPr>
          <w:p w14:paraId="5D217B81" w14:textId="42CBE88C"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center"/>
          </w:tcPr>
          <w:p w14:paraId="386D5271" w14:textId="4F2E97BE" w:rsidR="00E812B7" w:rsidRPr="000D71CD" w:rsidRDefault="00E812B7" w:rsidP="000D71CD">
            <w:pPr>
              <w:jc w:val="center"/>
              <w:rPr>
                <w:sz w:val="22"/>
                <w:szCs w:val="22"/>
                <w:highlight w:val="yellow"/>
              </w:rPr>
            </w:pPr>
            <w:r w:rsidRPr="000D71CD">
              <w:rPr>
                <w:color w:val="000000"/>
                <w:sz w:val="22"/>
                <w:szCs w:val="22"/>
              </w:rPr>
              <w:t>69.21</w:t>
            </w:r>
          </w:p>
        </w:tc>
        <w:tc>
          <w:tcPr>
            <w:tcW w:w="1564" w:type="dxa"/>
            <w:tcBorders>
              <w:top w:val="nil"/>
              <w:left w:val="nil"/>
              <w:bottom w:val="nil"/>
              <w:right w:val="nil"/>
            </w:tcBorders>
            <w:vAlign w:val="center"/>
          </w:tcPr>
          <w:p w14:paraId="11F627AB" w14:textId="49802D0A" w:rsidR="00E812B7" w:rsidRPr="000D71CD" w:rsidRDefault="00E812B7" w:rsidP="000D71CD">
            <w:pPr>
              <w:jc w:val="center"/>
              <w:rPr>
                <w:sz w:val="22"/>
                <w:szCs w:val="22"/>
                <w:highlight w:val="yellow"/>
              </w:rPr>
            </w:pPr>
            <w:r w:rsidRPr="000D71CD">
              <w:rPr>
                <w:color w:val="000000"/>
                <w:sz w:val="22"/>
                <w:szCs w:val="22"/>
              </w:rPr>
              <w:t>1.18</w:t>
            </w:r>
          </w:p>
        </w:tc>
        <w:tc>
          <w:tcPr>
            <w:tcW w:w="1475" w:type="dxa"/>
            <w:tcBorders>
              <w:top w:val="nil"/>
              <w:left w:val="nil"/>
              <w:bottom w:val="nil"/>
              <w:right w:val="single" w:sz="4" w:space="0" w:color="auto"/>
            </w:tcBorders>
            <w:vAlign w:val="center"/>
          </w:tcPr>
          <w:p w14:paraId="162F683B" w14:textId="554CAA61" w:rsidR="00E812B7" w:rsidRPr="000D71CD" w:rsidRDefault="00E812B7" w:rsidP="000D71CD">
            <w:pPr>
              <w:jc w:val="center"/>
              <w:rPr>
                <w:sz w:val="22"/>
                <w:szCs w:val="22"/>
                <w:highlight w:val="yellow"/>
              </w:rPr>
            </w:pPr>
            <w:r w:rsidRPr="000D71CD">
              <w:rPr>
                <w:color w:val="000000"/>
                <w:sz w:val="22"/>
                <w:szCs w:val="22"/>
              </w:rPr>
              <w:t>2.32</w:t>
            </w:r>
          </w:p>
        </w:tc>
        <w:tc>
          <w:tcPr>
            <w:tcW w:w="1997" w:type="dxa"/>
            <w:tcBorders>
              <w:top w:val="nil"/>
              <w:left w:val="single" w:sz="4" w:space="0" w:color="auto"/>
              <w:bottom w:val="nil"/>
              <w:right w:val="nil"/>
            </w:tcBorders>
            <w:vAlign w:val="center"/>
          </w:tcPr>
          <w:p w14:paraId="2A2307ED" w14:textId="5C40660F" w:rsidR="00E812B7" w:rsidRPr="000D71CD" w:rsidRDefault="00E812B7" w:rsidP="000D71CD">
            <w:pPr>
              <w:jc w:val="center"/>
              <w:rPr>
                <w:sz w:val="22"/>
                <w:szCs w:val="22"/>
                <w:highlight w:val="yellow"/>
              </w:rPr>
            </w:pPr>
            <w:r w:rsidRPr="000D71CD">
              <w:rPr>
                <w:color w:val="000000"/>
                <w:sz w:val="22"/>
                <w:szCs w:val="22"/>
              </w:rPr>
              <w:t>59.72</w:t>
            </w:r>
            <w:r w:rsidR="00D70D44">
              <w:rPr>
                <w:color w:val="000000"/>
                <w:sz w:val="22"/>
                <w:szCs w:val="22"/>
              </w:rPr>
              <w:t>*</w:t>
            </w:r>
          </w:p>
        </w:tc>
        <w:tc>
          <w:tcPr>
            <w:tcW w:w="1997" w:type="dxa"/>
            <w:tcBorders>
              <w:top w:val="nil"/>
              <w:left w:val="nil"/>
              <w:bottom w:val="nil"/>
              <w:right w:val="single" w:sz="4" w:space="0" w:color="auto"/>
            </w:tcBorders>
            <w:vAlign w:val="center"/>
          </w:tcPr>
          <w:p w14:paraId="52C381CD" w14:textId="6E6256AF" w:rsidR="00E812B7" w:rsidRPr="000D71CD" w:rsidRDefault="00E812B7" w:rsidP="000D71CD">
            <w:pPr>
              <w:jc w:val="center"/>
              <w:rPr>
                <w:sz w:val="22"/>
                <w:szCs w:val="22"/>
                <w:highlight w:val="yellow"/>
              </w:rPr>
            </w:pPr>
            <w:r w:rsidRPr="000D71CD">
              <w:rPr>
                <w:color w:val="000000"/>
                <w:sz w:val="22"/>
                <w:szCs w:val="22"/>
              </w:rPr>
              <w:t>69.21</w:t>
            </w:r>
          </w:p>
        </w:tc>
      </w:tr>
      <w:tr w:rsidR="00E812B7" w:rsidRPr="004D3306" w14:paraId="660F6C51" w14:textId="77777777" w:rsidTr="000D71CD">
        <w:trPr>
          <w:gridAfter w:val="1"/>
          <w:wAfter w:w="11" w:type="dxa"/>
          <w:trHeight w:val="436"/>
          <w:jc w:val="center"/>
        </w:trPr>
        <w:tc>
          <w:tcPr>
            <w:tcW w:w="925" w:type="dxa"/>
            <w:tcBorders>
              <w:top w:val="nil"/>
              <w:left w:val="single" w:sz="4" w:space="0" w:color="auto"/>
              <w:bottom w:val="nil"/>
              <w:right w:val="nil"/>
            </w:tcBorders>
          </w:tcPr>
          <w:p w14:paraId="6FD7AA3C" w14:textId="113C45D7"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E812B7" w:rsidRPr="004D3306" w:rsidRDefault="00E812B7" w:rsidP="00E812B7">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center"/>
          </w:tcPr>
          <w:p w14:paraId="479ED6BF" w14:textId="4DA46A24" w:rsidR="00E812B7" w:rsidRPr="000D71CD" w:rsidRDefault="00E812B7" w:rsidP="000D71CD">
            <w:pPr>
              <w:jc w:val="center"/>
              <w:rPr>
                <w:sz w:val="22"/>
                <w:szCs w:val="22"/>
                <w:highlight w:val="yellow"/>
              </w:rPr>
            </w:pPr>
            <w:r w:rsidRPr="000D71CD">
              <w:rPr>
                <w:color w:val="000000"/>
                <w:sz w:val="22"/>
                <w:szCs w:val="22"/>
              </w:rPr>
              <w:t>60.26</w:t>
            </w:r>
          </w:p>
        </w:tc>
        <w:tc>
          <w:tcPr>
            <w:tcW w:w="1564" w:type="dxa"/>
            <w:tcBorders>
              <w:top w:val="nil"/>
              <w:left w:val="nil"/>
              <w:bottom w:val="nil"/>
              <w:right w:val="nil"/>
            </w:tcBorders>
            <w:vAlign w:val="center"/>
          </w:tcPr>
          <w:p w14:paraId="4CCA66FB" w14:textId="3788B694" w:rsidR="00E812B7" w:rsidRPr="000D71CD" w:rsidRDefault="00E812B7" w:rsidP="000D71CD">
            <w:pPr>
              <w:jc w:val="center"/>
              <w:rPr>
                <w:sz w:val="22"/>
                <w:szCs w:val="22"/>
                <w:highlight w:val="yellow"/>
              </w:rPr>
            </w:pPr>
            <w:r w:rsidRPr="000D71CD">
              <w:rPr>
                <w:color w:val="000000"/>
                <w:sz w:val="22"/>
                <w:szCs w:val="22"/>
              </w:rPr>
              <w:t>2.12</w:t>
            </w:r>
          </w:p>
        </w:tc>
        <w:tc>
          <w:tcPr>
            <w:tcW w:w="1475" w:type="dxa"/>
            <w:tcBorders>
              <w:top w:val="nil"/>
              <w:left w:val="nil"/>
              <w:bottom w:val="nil"/>
              <w:right w:val="single" w:sz="4" w:space="0" w:color="auto"/>
            </w:tcBorders>
            <w:vAlign w:val="center"/>
          </w:tcPr>
          <w:p w14:paraId="4CBDC36B" w14:textId="12D11AE5" w:rsidR="00E812B7" w:rsidRPr="000D71CD" w:rsidRDefault="00E812B7" w:rsidP="000D71CD">
            <w:pPr>
              <w:jc w:val="center"/>
              <w:rPr>
                <w:sz w:val="22"/>
                <w:szCs w:val="22"/>
                <w:highlight w:val="yellow"/>
              </w:rPr>
            </w:pPr>
            <w:r w:rsidRPr="000D71CD">
              <w:rPr>
                <w:color w:val="000000"/>
                <w:sz w:val="22"/>
                <w:szCs w:val="22"/>
              </w:rPr>
              <w:t>3.54</w:t>
            </w:r>
          </w:p>
        </w:tc>
        <w:tc>
          <w:tcPr>
            <w:tcW w:w="1997" w:type="dxa"/>
            <w:tcBorders>
              <w:top w:val="nil"/>
              <w:left w:val="single" w:sz="4" w:space="0" w:color="auto"/>
              <w:bottom w:val="nil"/>
              <w:right w:val="nil"/>
            </w:tcBorders>
            <w:vAlign w:val="center"/>
          </w:tcPr>
          <w:p w14:paraId="17E4AD3C" w14:textId="2D983347" w:rsidR="00E812B7" w:rsidRPr="000D71CD" w:rsidRDefault="00E812B7" w:rsidP="000D71CD">
            <w:pPr>
              <w:jc w:val="center"/>
              <w:rPr>
                <w:sz w:val="22"/>
                <w:szCs w:val="22"/>
                <w:highlight w:val="yellow"/>
              </w:rPr>
            </w:pPr>
            <w:r w:rsidRPr="000D71CD">
              <w:rPr>
                <w:color w:val="000000"/>
                <w:sz w:val="22"/>
                <w:szCs w:val="22"/>
              </w:rPr>
              <w:t>37.56</w:t>
            </w:r>
            <w:r w:rsidR="00D70D44">
              <w:rPr>
                <w:color w:val="000000"/>
                <w:sz w:val="22"/>
                <w:szCs w:val="22"/>
              </w:rPr>
              <w:t>*</w:t>
            </w:r>
          </w:p>
        </w:tc>
        <w:tc>
          <w:tcPr>
            <w:tcW w:w="1997" w:type="dxa"/>
            <w:tcBorders>
              <w:top w:val="nil"/>
              <w:left w:val="nil"/>
              <w:bottom w:val="nil"/>
              <w:right w:val="single" w:sz="4" w:space="0" w:color="auto"/>
            </w:tcBorders>
            <w:vAlign w:val="center"/>
          </w:tcPr>
          <w:p w14:paraId="57FB7DA1" w14:textId="04C442C9" w:rsidR="00E812B7" w:rsidRPr="000D71CD" w:rsidRDefault="00E812B7" w:rsidP="000D71CD">
            <w:pPr>
              <w:jc w:val="center"/>
              <w:rPr>
                <w:sz w:val="22"/>
                <w:szCs w:val="22"/>
                <w:highlight w:val="yellow"/>
              </w:rPr>
            </w:pPr>
            <w:r w:rsidRPr="000D71CD">
              <w:rPr>
                <w:color w:val="000000"/>
                <w:sz w:val="22"/>
                <w:szCs w:val="22"/>
              </w:rPr>
              <w:t>60.26</w:t>
            </w:r>
          </w:p>
        </w:tc>
      </w:tr>
      <w:tr w:rsidR="00E812B7" w:rsidRPr="004D3306" w14:paraId="303F8B9E" w14:textId="77777777" w:rsidTr="000D71CD">
        <w:trPr>
          <w:gridAfter w:val="1"/>
          <w:wAfter w:w="11" w:type="dxa"/>
          <w:trHeight w:val="436"/>
          <w:jc w:val="center"/>
        </w:trPr>
        <w:tc>
          <w:tcPr>
            <w:tcW w:w="925" w:type="dxa"/>
            <w:tcBorders>
              <w:top w:val="nil"/>
              <w:left w:val="single" w:sz="4" w:space="0" w:color="auto"/>
              <w:bottom w:val="nil"/>
              <w:right w:val="nil"/>
            </w:tcBorders>
          </w:tcPr>
          <w:p w14:paraId="219317FA" w14:textId="0D91EBE5"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center"/>
          </w:tcPr>
          <w:p w14:paraId="5111AEC1" w14:textId="7842D137" w:rsidR="00E812B7" w:rsidRPr="000D71CD" w:rsidRDefault="00E812B7" w:rsidP="000D71CD">
            <w:pPr>
              <w:jc w:val="center"/>
              <w:rPr>
                <w:sz w:val="22"/>
                <w:szCs w:val="22"/>
                <w:highlight w:val="yellow"/>
              </w:rPr>
            </w:pPr>
            <w:r w:rsidRPr="000D71CD">
              <w:rPr>
                <w:color w:val="000000"/>
                <w:sz w:val="22"/>
                <w:szCs w:val="22"/>
              </w:rPr>
              <w:t>74.66</w:t>
            </w:r>
          </w:p>
        </w:tc>
        <w:tc>
          <w:tcPr>
            <w:tcW w:w="1564" w:type="dxa"/>
            <w:tcBorders>
              <w:top w:val="nil"/>
              <w:left w:val="nil"/>
              <w:bottom w:val="nil"/>
              <w:right w:val="nil"/>
            </w:tcBorders>
            <w:vAlign w:val="center"/>
          </w:tcPr>
          <w:p w14:paraId="323E7976" w14:textId="36611929" w:rsidR="00E812B7" w:rsidRPr="000D71CD" w:rsidRDefault="00E812B7" w:rsidP="000D71CD">
            <w:pPr>
              <w:jc w:val="center"/>
              <w:rPr>
                <w:sz w:val="22"/>
                <w:szCs w:val="22"/>
                <w:highlight w:val="yellow"/>
              </w:rPr>
            </w:pPr>
            <w:r w:rsidRPr="000D71CD">
              <w:rPr>
                <w:color w:val="000000"/>
                <w:sz w:val="22"/>
                <w:szCs w:val="22"/>
              </w:rPr>
              <w:t>0.66</w:t>
            </w:r>
          </w:p>
        </w:tc>
        <w:tc>
          <w:tcPr>
            <w:tcW w:w="1475" w:type="dxa"/>
            <w:tcBorders>
              <w:top w:val="nil"/>
              <w:left w:val="nil"/>
              <w:bottom w:val="nil"/>
              <w:right w:val="single" w:sz="4" w:space="0" w:color="auto"/>
            </w:tcBorders>
            <w:vAlign w:val="center"/>
          </w:tcPr>
          <w:p w14:paraId="556A0A97" w14:textId="460EFCF5" w:rsidR="00E812B7" w:rsidRPr="000D71CD" w:rsidRDefault="00E812B7" w:rsidP="000D71CD">
            <w:pPr>
              <w:jc w:val="center"/>
              <w:rPr>
                <w:sz w:val="22"/>
                <w:szCs w:val="22"/>
                <w:highlight w:val="yellow"/>
              </w:rPr>
            </w:pPr>
            <w:r w:rsidRPr="000D71CD">
              <w:rPr>
                <w:color w:val="000000"/>
                <w:sz w:val="22"/>
                <w:szCs w:val="22"/>
              </w:rPr>
              <w:t>1.93</w:t>
            </w:r>
          </w:p>
        </w:tc>
        <w:tc>
          <w:tcPr>
            <w:tcW w:w="1997" w:type="dxa"/>
            <w:tcBorders>
              <w:top w:val="nil"/>
              <w:left w:val="single" w:sz="4" w:space="0" w:color="auto"/>
              <w:bottom w:val="nil"/>
              <w:right w:val="nil"/>
            </w:tcBorders>
            <w:vAlign w:val="center"/>
          </w:tcPr>
          <w:p w14:paraId="0D2EEECB" w14:textId="42F3FEDD" w:rsidR="00E812B7" w:rsidRPr="000D71CD" w:rsidRDefault="00E812B7" w:rsidP="000D71CD">
            <w:pPr>
              <w:jc w:val="center"/>
              <w:rPr>
                <w:sz w:val="22"/>
                <w:szCs w:val="22"/>
                <w:highlight w:val="yellow"/>
              </w:rPr>
            </w:pPr>
            <w:r w:rsidRPr="000D71CD">
              <w:rPr>
                <w:color w:val="000000"/>
                <w:sz w:val="22"/>
                <w:szCs w:val="22"/>
              </w:rPr>
              <w:t>55.49</w:t>
            </w:r>
            <w:r w:rsidR="00D70D44">
              <w:rPr>
                <w:color w:val="000000"/>
                <w:sz w:val="22"/>
                <w:szCs w:val="22"/>
              </w:rPr>
              <w:t>*</w:t>
            </w:r>
          </w:p>
        </w:tc>
        <w:tc>
          <w:tcPr>
            <w:tcW w:w="1997" w:type="dxa"/>
            <w:tcBorders>
              <w:top w:val="nil"/>
              <w:left w:val="nil"/>
              <w:bottom w:val="nil"/>
              <w:right w:val="single" w:sz="4" w:space="0" w:color="auto"/>
            </w:tcBorders>
            <w:vAlign w:val="center"/>
          </w:tcPr>
          <w:p w14:paraId="72869643" w14:textId="6AE318B8" w:rsidR="00E812B7" w:rsidRPr="000D71CD" w:rsidRDefault="00E812B7" w:rsidP="000D71CD">
            <w:pPr>
              <w:jc w:val="center"/>
              <w:rPr>
                <w:sz w:val="22"/>
                <w:szCs w:val="22"/>
                <w:highlight w:val="yellow"/>
              </w:rPr>
            </w:pPr>
            <w:r w:rsidRPr="000D71CD">
              <w:rPr>
                <w:color w:val="000000"/>
                <w:sz w:val="22"/>
                <w:szCs w:val="22"/>
              </w:rPr>
              <w:t>74.66</w:t>
            </w:r>
          </w:p>
        </w:tc>
      </w:tr>
      <w:tr w:rsidR="00E812B7" w:rsidRPr="004D3306" w14:paraId="6D4D1C4D" w14:textId="77777777" w:rsidTr="000D71CD">
        <w:trPr>
          <w:gridAfter w:val="1"/>
          <w:wAfter w:w="11" w:type="dxa"/>
          <w:trHeight w:val="436"/>
          <w:jc w:val="center"/>
        </w:trPr>
        <w:tc>
          <w:tcPr>
            <w:tcW w:w="925" w:type="dxa"/>
            <w:tcBorders>
              <w:top w:val="nil"/>
              <w:left w:val="single" w:sz="4" w:space="0" w:color="auto"/>
              <w:bottom w:val="nil"/>
              <w:right w:val="nil"/>
            </w:tcBorders>
          </w:tcPr>
          <w:p w14:paraId="78BB4FAA" w14:textId="27E9EBCD"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E812B7" w:rsidRPr="004D3306" w:rsidRDefault="00E812B7" w:rsidP="00E812B7">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center"/>
          </w:tcPr>
          <w:p w14:paraId="63B25E2F" w14:textId="253840A2" w:rsidR="00E812B7" w:rsidRPr="000D71CD" w:rsidRDefault="00E812B7" w:rsidP="000D71CD">
            <w:pPr>
              <w:jc w:val="center"/>
              <w:rPr>
                <w:sz w:val="22"/>
                <w:szCs w:val="22"/>
                <w:highlight w:val="yellow"/>
              </w:rPr>
            </w:pPr>
            <w:r w:rsidRPr="000D71CD">
              <w:rPr>
                <w:color w:val="000000"/>
                <w:sz w:val="22"/>
                <w:szCs w:val="22"/>
              </w:rPr>
              <w:t>74.62</w:t>
            </w:r>
          </w:p>
        </w:tc>
        <w:tc>
          <w:tcPr>
            <w:tcW w:w="1564" w:type="dxa"/>
            <w:tcBorders>
              <w:top w:val="nil"/>
              <w:left w:val="nil"/>
              <w:bottom w:val="nil"/>
              <w:right w:val="nil"/>
            </w:tcBorders>
            <w:vAlign w:val="center"/>
          </w:tcPr>
          <w:p w14:paraId="01AD16E7" w14:textId="7A144F01" w:rsidR="00E812B7" w:rsidRPr="000D71CD" w:rsidRDefault="00E812B7" w:rsidP="000D71CD">
            <w:pPr>
              <w:jc w:val="center"/>
              <w:rPr>
                <w:sz w:val="22"/>
                <w:szCs w:val="22"/>
                <w:highlight w:val="yellow"/>
              </w:rPr>
            </w:pPr>
            <w:r w:rsidRPr="000D71CD">
              <w:rPr>
                <w:color w:val="000000"/>
                <w:sz w:val="22"/>
                <w:szCs w:val="22"/>
              </w:rPr>
              <w:t>0.39</w:t>
            </w:r>
          </w:p>
        </w:tc>
        <w:tc>
          <w:tcPr>
            <w:tcW w:w="1475" w:type="dxa"/>
            <w:tcBorders>
              <w:top w:val="nil"/>
              <w:left w:val="nil"/>
              <w:bottom w:val="nil"/>
              <w:right w:val="single" w:sz="4" w:space="0" w:color="auto"/>
            </w:tcBorders>
            <w:vAlign w:val="center"/>
          </w:tcPr>
          <w:p w14:paraId="053D29F5" w14:textId="7827D67E" w:rsidR="00E812B7" w:rsidRPr="000D71CD" w:rsidRDefault="00E812B7" w:rsidP="000D71CD">
            <w:pPr>
              <w:jc w:val="center"/>
              <w:rPr>
                <w:sz w:val="22"/>
                <w:szCs w:val="22"/>
                <w:highlight w:val="yellow"/>
              </w:rPr>
            </w:pPr>
            <w:r w:rsidRPr="000D71CD">
              <w:rPr>
                <w:color w:val="000000"/>
                <w:sz w:val="22"/>
                <w:szCs w:val="22"/>
              </w:rPr>
              <w:t>1.14</w:t>
            </w:r>
          </w:p>
        </w:tc>
        <w:tc>
          <w:tcPr>
            <w:tcW w:w="1997" w:type="dxa"/>
            <w:tcBorders>
              <w:top w:val="nil"/>
              <w:left w:val="single" w:sz="4" w:space="0" w:color="auto"/>
              <w:bottom w:val="nil"/>
              <w:right w:val="nil"/>
            </w:tcBorders>
            <w:vAlign w:val="center"/>
          </w:tcPr>
          <w:p w14:paraId="2B94E4D1" w14:textId="2B5C86CD" w:rsidR="00E812B7" w:rsidRPr="000D71CD" w:rsidRDefault="00E812B7" w:rsidP="000D71CD">
            <w:pPr>
              <w:jc w:val="center"/>
              <w:rPr>
                <w:sz w:val="22"/>
                <w:szCs w:val="22"/>
                <w:highlight w:val="yellow"/>
              </w:rPr>
            </w:pPr>
            <w:r w:rsidRPr="000D71CD">
              <w:rPr>
                <w:color w:val="000000"/>
                <w:sz w:val="22"/>
                <w:szCs w:val="22"/>
              </w:rPr>
              <w:t>50.37</w:t>
            </w:r>
          </w:p>
        </w:tc>
        <w:tc>
          <w:tcPr>
            <w:tcW w:w="1997" w:type="dxa"/>
            <w:tcBorders>
              <w:top w:val="nil"/>
              <w:left w:val="nil"/>
              <w:bottom w:val="nil"/>
              <w:right w:val="single" w:sz="4" w:space="0" w:color="auto"/>
            </w:tcBorders>
            <w:vAlign w:val="center"/>
          </w:tcPr>
          <w:p w14:paraId="45E495A1" w14:textId="17AC3706" w:rsidR="00E812B7" w:rsidRPr="000D71CD" w:rsidRDefault="00E812B7" w:rsidP="000D71CD">
            <w:pPr>
              <w:jc w:val="center"/>
              <w:rPr>
                <w:sz w:val="22"/>
                <w:szCs w:val="22"/>
                <w:highlight w:val="yellow"/>
              </w:rPr>
            </w:pPr>
            <w:r w:rsidRPr="000D71CD">
              <w:rPr>
                <w:color w:val="000000"/>
                <w:sz w:val="22"/>
                <w:szCs w:val="22"/>
              </w:rPr>
              <w:t>74.62</w:t>
            </w:r>
          </w:p>
        </w:tc>
      </w:tr>
      <w:tr w:rsidR="00E812B7" w:rsidRPr="004D3306" w14:paraId="43247CAB" w14:textId="77777777" w:rsidTr="000D71C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center"/>
          </w:tcPr>
          <w:p w14:paraId="67E18CD3" w14:textId="44C79EC5" w:rsidR="00E812B7" w:rsidRPr="000D71CD" w:rsidRDefault="00E812B7" w:rsidP="000D71CD">
            <w:pPr>
              <w:jc w:val="center"/>
              <w:rPr>
                <w:sz w:val="22"/>
                <w:szCs w:val="22"/>
                <w:highlight w:val="yellow"/>
              </w:rPr>
            </w:pPr>
            <w:r w:rsidRPr="000D71CD">
              <w:rPr>
                <w:color w:val="000000"/>
                <w:sz w:val="22"/>
                <w:szCs w:val="22"/>
              </w:rPr>
              <w:t>63.94</w:t>
            </w:r>
          </w:p>
        </w:tc>
        <w:tc>
          <w:tcPr>
            <w:tcW w:w="1564" w:type="dxa"/>
            <w:tcBorders>
              <w:top w:val="nil"/>
              <w:left w:val="nil"/>
              <w:bottom w:val="single" w:sz="4" w:space="0" w:color="auto"/>
              <w:right w:val="nil"/>
            </w:tcBorders>
            <w:vAlign w:val="center"/>
          </w:tcPr>
          <w:p w14:paraId="1E983FC8" w14:textId="3922D13F" w:rsidR="00E812B7" w:rsidRPr="000D71CD" w:rsidRDefault="00E812B7" w:rsidP="000D71CD">
            <w:pPr>
              <w:jc w:val="center"/>
              <w:rPr>
                <w:sz w:val="22"/>
                <w:szCs w:val="22"/>
                <w:highlight w:val="yellow"/>
              </w:rPr>
            </w:pPr>
            <w:r w:rsidRPr="000D71CD">
              <w:rPr>
                <w:color w:val="000000"/>
                <w:sz w:val="22"/>
                <w:szCs w:val="22"/>
              </w:rPr>
              <w:t>0.58</w:t>
            </w:r>
          </w:p>
        </w:tc>
        <w:tc>
          <w:tcPr>
            <w:tcW w:w="1475" w:type="dxa"/>
            <w:tcBorders>
              <w:top w:val="nil"/>
              <w:left w:val="nil"/>
              <w:bottom w:val="single" w:sz="4" w:space="0" w:color="auto"/>
              <w:right w:val="single" w:sz="4" w:space="0" w:color="auto"/>
            </w:tcBorders>
            <w:vAlign w:val="center"/>
          </w:tcPr>
          <w:p w14:paraId="3E0CA72B" w14:textId="07C22406" w:rsidR="00E812B7" w:rsidRPr="000D71CD" w:rsidRDefault="00E812B7" w:rsidP="000D71CD">
            <w:pPr>
              <w:jc w:val="center"/>
              <w:rPr>
                <w:sz w:val="22"/>
                <w:szCs w:val="22"/>
                <w:highlight w:val="yellow"/>
              </w:rPr>
            </w:pPr>
            <w:r w:rsidRPr="000D71CD">
              <w:rPr>
                <w:color w:val="000000"/>
                <w:sz w:val="22"/>
                <w:szCs w:val="22"/>
              </w:rPr>
              <w:t>0.52</w:t>
            </w:r>
          </w:p>
        </w:tc>
        <w:tc>
          <w:tcPr>
            <w:tcW w:w="1997" w:type="dxa"/>
            <w:tcBorders>
              <w:top w:val="nil"/>
              <w:left w:val="single" w:sz="4" w:space="0" w:color="auto"/>
              <w:bottom w:val="single" w:sz="4" w:space="0" w:color="auto"/>
              <w:right w:val="nil"/>
            </w:tcBorders>
            <w:vAlign w:val="center"/>
          </w:tcPr>
          <w:p w14:paraId="75888987" w14:textId="3DECAE41" w:rsidR="00E812B7" w:rsidRPr="000D71CD" w:rsidRDefault="00E812B7" w:rsidP="000D71CD">
            <w:pPr>
              <w:jc w:val="center"/>
              <w:rPr>
                <w:sz w:val="22"/>
                <w:szCs w:val="22"/>
                <w:highlight w:val="yellow"/>
              </w:rPr>
            </w:pPr>
            <w:r w:rsidRPr="000D71CD">
              <w:rPr>
                <w:color w:val="000000"/>
                <w:sz w:val="22"/>
                <w:szCs w:val="22"/>
              </w:rPr>
              <w:t>55.40</w:t>
            </w:r>
          </w:p>
        </w:tc>
        <w:tc>
          <w:tcPr>
            <w:tcW w:w="1997" w:type="dxa"/>
            <w:tcBorders>
              <w:top w:val="nil"/>
              <w:left w:val="nil"/>
              <w:bottom w:val="single" w:sz="4" w:space="0" w:color="auto"/>
              <w:right w:val="single" w:sz="4" w:space="0" w:color="auto"/>
            </w:tcBorders>
            <w:vAlign w:val="center"/>
          </w:tcPr>
          <w:p w14:paraId="31F29AAC" w14:textId="3BE5D6AB" w:rsidR="00E812B7" w:rsidRPr="000D71CD" w:rsidRDefault="00E812B7" w:rsidP="000D71CD">
            <w:pPr>
              <w:jc w:val="center"/>
              <w:rPr>
                <w:sz w:val="22"/>
                <w:szCs w:val="22"/>
                <w:highlight w:val="yellow"/>
              </w:rPr>
            </w:pPr>
            <w:r w:rsidRPr="000D71CD">
              <w:rPr>
                <w:color w:val="000000"/>
                <w:sz w:val="22"/>
                <w:szCs w:val="22"/>
              </w:rPr>
              <w:t>63.94</w:t>
            </w:r>
          </w:p>
        </w:tc>
      </w:tr>
    </w:tbl>
    <w:p w14:paraId="2E1A03F4" w14:textId="3EABB4B5" w:rsidR="00911AD9" w:rsidRDefault="00E20C70" w:rsidP="001B618E">
      <w:pPr>
        <w:pStyle w:val="Caption"/>
        <w:spacing w:before="240" w:after="0"/>
      </w:pPr>
      <w:bookmarkStart w:id="149"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149"/>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w:t>
      </w:r>
      <w:proofErr w:type="spellStart"/>
      <w:r w:rsidR="00B1544A">
        <w:t>yrs</w:t>
      </w:r>
      <w:proofErr w:type="spellEnd"/>
      <w:r w:rsidR="00B1544A">
        <w:t xml:space="preserve"> was used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t>
      </w:r>
      <w:proofErr w:type="gramStart"/>
      <w:r w:rsidR="00B1544A">
        <w:t>with the exception of</w:t>
      </w:r>
      <w:proofErr w:type="gramEnd"/>
      <w:r w:rsidR="00B1544A">
        <w:t xml:space="preserve">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062BEACA" w14:textId="77777777" w:rsidR="009969BE" w:rsidRDefault="009969BE" w:rsidP="001B618E">
      <w:pPr>
        <w:pStyle w:val="Heading1"/>
        <w:spacing w:after="0" w:line="360" w:lineRule="auto"/>
        <w:rPr>
          <w:ins w:id="150" w:author="Punt, Andre (O&amp;A, Hobart)" w:date="2019-10-06T09:30:00Z"/>
        </w:rPr>
      </w:pPr>
    </w:p>
    <w:p w14:paraId="44DAAD3E" w14:textId="16639A87" w:rsidR="00BB02E4" w:rsidRPr="004906F5" w:rsidRDefault="00BB02E4" w:rsidP="001B618E">
      <w:pPr>
        <w:pStyle w:val="Heading1"/>
        <w:spacing w:after="0" w:line="360" w:lineRule="auto"/>
      </w:pPr>
      <w:commentRangeStart w:id="151"/>
      <w:r w:rsidRPr="004906F5">
        <w:t>References</w:t>
      </w:r>
      <w:commentRangeEnd w:id="151"/>
      <w:r w:rsidR="004B5058">
        <w:rPr>
          <w:rStyle w:val="CommentReference"/>
          <w:b w:val="0"/>
        </w:rPr>
        <w:commentReference w:id="151"/>
      </w:r>
    </w:p>
    <w:p w14:paraId="19E2CECC" w14:textId="56E505C7" w:rsidR="009F29A5" w:rsidRPr="009F29A5" w:rsidRDefault="00BB02E4" w:rsidP="009F29A5">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9F29A5" w:rsidRPr="009F29A5">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D2415D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Austin, M.P., 2002. Spatial prediction of species distribution: An interface between ecological theory and statistical modelling. Ecol. Modell. https://doi.org/10.1016/S0304-3800(02)00205-3</w:t>
      </w:r>
    </w:p>
    <w:p w14:paraId="5C65C51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Baumann, H., Conover, D.O., 2011. Adaptation to climate change: Contrasting patterns of thermal-reaction-norm evolution in Pacific versus Atlantic silversides. Proc. R. Soc. B Biol. Sci. https://doi.org/10.1098/rspb.2010.2479</w:t>
      </w:r>
    </w:p>
    <w:p w14:paraId="47481A1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41CD5EB"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Conover, D.O., Present, T.M.C., Conover, D., Present, T.M.C., 1990. Countergradient Variation in Growth Rate : Compensation for Length of the Growing Season among Atlantic Silversides from Different Latitudes 83, 316–324.</w:t>
      </w:r>
    </w:p>
    <w:p w14:paraId="514766BF" w14:textId="1CF101C1" w:rsidR="009F29A5" w:rsidRPr="009F29A5" w:rsidRDefault="009F29A5">
      <w:pPr>
        <w:widowControl w:val="0"/>
        <w:autoSpaceDE w:val="0"/>
        <w:autoSpaceDN w:val="0"/>
        <w:adjustRightInd w:val="0"/>
        <w:spacing w:after="0" w:line="240" w:lineRule="auto"/>
        <w:ind w:left="480" w:hanging="480"/>
        <w:rPr>
          <w:noProof/>
        </w:rPr>
      </w:pPr>
      <w:r w:rsidRPr="009F29A5">
        <w:rPr>
          <w:noProof/>
        </w:rPr>
        <w:t>Cope, J.M., Punt, A.E., 2007. Erratum: Admitting ageing error when fitting growth curves: an example using the von Bertalanffy growth function with random effects. Can. J. Fish. Aquat. Sci. https://doi.org/10.1139/f07-095</w:t>
      </w:r>
    </w:p>
    <w:p w14:paraId="3B3D871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Cummins, P.F., Freeland, H.J., 2007. Variability of the North Pacific Current and its bifurcation. Prog. Oceanogr. 75, 253–265. https://doi.org/10.1016/j.pocean.2007.08.006</w:t>
      </w:r>
    </w:p>
    <w:p w14:paraId="4273CE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Echave, K.B., Hanselman, D.H., Adkison, M.D., Sigler, M.F., 2012. Interdecadal Change in Growth of Sablefish (</w:t>
      </w:r>
      <w:r w:rsidRPr="009F29A5">
        <w:rPr>
          <w:i/>
          <w:iCs/>
          <w:noProof/>
        </w:rPr>
        <w:t>Anoplopoma fimbria</w:t>
      </w:r>
      <w:r w:rsidRPr="009F29A5">
        <w:rPr>
          <w:noProof/>
        </w:rPr>
        <w:t>) in the Northeast Pacific Ocean. Fish. Bull. 110, 361–374.</w:t>
      </w:r>
    </w:p>
    <w:p w14:paraId="6FB2B7A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Fenske, K.H., Berger, A.M., Connors, B., Cope, J., Cox, S.P., Haltuch, M., Hanselman, D.H., Kapur, M., Lacko, L., Lunsford, C., Rodgveller, C., Williams, B., 2019. Report on the 2018 International Sablefish Workshop. U.S. Dep. Commer., NOAA Tech. Memo. NMFS-AFSC-XXX, xx p. (No. NMFS-AFSC-387). Juneau, AK.</w:t>
      </w:r>
    </w:p>
    <w:p w14:paraId="363B8F5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Gertseva, V., Matson, S.E., Cope, J., 2017. Spatial growth variability in marine fish: Example from Northeast Pacific groundfish. ICES J. Mar. Sci. 74, 1602–1613. https://doi.org/10.1093/icesjms/fsx016</w:t>
      </w:r>
    </w:p>
    <w:p w14:paraId="25F65C7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Guthery, F.S., Burnham, K.P., Anderson, D.R., 2003. Model Selection and Multimodel Inference: A Practical Information-Theoretic Approach. J. Wildl. Manage. https://doi.org/10.2307/3802723</w:t>
      </w:r>
    </w:p>
    <w:p w14:paraId="7745F7A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Heifetz, J., Echave, K.B., Dressel, S.C., Jech, J.M., 2015. Move it or lose it: movement and mortality of sablefish tagged in Alaska. Can. J. Fish. Aquat. Sci. 72, 238–251. https://doi.org/10.1139/cjfas-2014-0251</w:t>
      </w:r>
    </w:p>
    <w:p w14:paraId="5239B06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Lunsford, C.R., Rodgveller, C.J., 2017. Assessment of the sablefish stock in Alaska in 2017. Natl. Mar. Fish. Serv. Auke Bay Mar. Stn. 11305 Glacier Highw. Juneau, AK 99801 576–717.</w:t>
      </w:r>
    </w:p>
    <w:p w14:paraId="0A3071C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Hilborn, R., Minte-Vera, C. V., 2008. Fisheries-induced changes in growth rates in marine fisheries: Are they significant?, in: Bulletin of Marine Science.</w:t>
      </w:r>
    </w:p>
    <w:p w14:paraId="7F8A82E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lastRenderedPageBreak/>
        <w:t xml:space="preserve">Jasonowicz, A.J., Goetz, F.W., Goetz, G.W., Nichols, K.M., 2017. Love the one you’re with: genomic evidence of panmixia in the sablefish ( </w:t>
      </w:r>
      <w:r w:rsidRPr="009F29A5">
        <w:rPr>
          <w:i/>
          <w:iCs/>
          <w:noProof/>
        </w:rPr>
        <w:t>Anoplopoma fimbria</w:t>
      </w:r>
      <w:r w:rsidRPr="009F29A5">
        <w:rPr>
          <w:noProof/>
        </w:rPr>
        <w:t xml:space="preserve"> ). Can. J. Fish. Aquat. Sci. 74, 377–387. https://doi.org/10.1139/cjfas-2016-0012</w:t>
      </w:r>
    </w:p>
    <w:p w14:paraId="7FCD22B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Johnson, K.F., Rudd, M.B., Pons, M., Akselrud, C.A., Lee, Q., Haltuch, M.A., Hamel, O.S., 2015. Status of the U.S. sablefish resource in 2015. 3National Marine Fisheries Service Northwest Fisheries Science Center 2725 Montlake Blvd. E. Seattle WA, 98122.</w:t>
      </w:r>
    </w:p>
    <w:p w14:paraId="7BBAEE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Kim, H.J., Miller, A.J., McGowan, J., Carter, M.L., 2009. Coastal phytoplankton blooms in the Southern California Bight. Prog. Oceanogr. 82, 137–147. https://doi.org/10.1016/j.pocean.2009.05.002</w:t>
      </w:r>
    </w:p>
    <w:p w14:paraId="4D50FB4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King, J.R., McFarlane, G.A., Beamish, R.J., 2001. Incorporating the dynamics of marine systems into the stock assessment and management of sablefish. Prog. Oceanogr. 49, 619–639. https://doi.org/10.1016/S0079-6611(01)00044-1</w:t>
      </w:r>
    </w:p>
    <w:p w14:paraId="36C400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Kristensen, K., Nielsen, A., Berg, C., Skaug, H., Bell, B., 2016. TMB: Automatic Differentiation and Laplace Approximation. ournal Stat. Softw. 70, 1–21. https://doi.org/10.18637/jss.v070.i05</w:t>
      </w:r>
    </w:p>
    <w:p w14:paraId="1840BE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Levins, R., 1968. Evolution in Changing Environments., Population Studies. Princeton University Press. https://doi.org/10.2307/2173276</w:t>
      </w:r>
    </w:p>
    <w:p w14:paraId="06D8ADF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Mackas, D.L., Thomson, R.E., Galbraith, M., 2011. Changes in the zooplankton community of the British Columbia continental margin, 1985-1999, and their covariation with oceanographic conditions. Can. J. Fish. Aquat. Sci. 58, 685–702. https://doi.org/10.1139/f01-009</w:t>
      </w:r>
    </w:p>
    <w:p w14:paraId="4197579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Mason, J.C., Beamish, R.J., McFarlane, G.A., 1983. Sexual Maturity, Fecundity, Spawning, and Early Life History of Sablefish ( Anoplopoma fimbria ) off the Pacific Coast of Canada. Can. J. Fish. Aquat. Sci. https://doi.org/10.1139/f83-247</w:t>
      </w:r>
    </w:p>
    <w:p w14:paraId="66081AC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McDevitt, M., 1990. Growth Analysis of Sablefish From Mark-Recapture Data From the Northeast Pacific. University of Washington.</w:t>
      </w:r>
    </w:p>
    <w:p w14:paraId="5FF8968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McGarvey, R., Fowler, A.J., 2002. Seasonal growth of King George whiting (Sillaginodes punctata) estimated from length-at-age samples of the legal-size harvest. Fish. Bull. 100, 545–558.</w:t>
      </w:r>
    </w:p>
    <w:p w14:paraId="5EB420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Northwest Fisheries Science Center, 2019. West Coast Groundfish Bottom Trawl Survey Data - Annual West Coast time series groundfish trawl data collection survey from 2010-06-15 to 2010-08-15. [WWW Document].</w:t>
      </w:r>
    </w:p>
    <w:p w14:paraId="3F4405D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Pacific Fisheries Management Council (PFMC), 2013. Pacific Coast Fishery Ecosystem Plan for the U.S. Portion of the California Current Large Marine Ecosystem. Pacific Fish. Manag. Counc. 7700 NE Ambassad. Place, Suite 101, Portland, Oregon,97220.</w:t>
      </w:r>
    </w:p>
    <w:p w14:paraId="2FA1D81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Pörtner, H.O., Knust, R., 2007. Climate change affects marine fishes through the oxygen limitation of thermal tolerance. Science (80-. ). https://doi.org/10.1126/science.1135471</w:t>
      </w:r>
    </w:p>
    <w:p w14:paraId="6EEC886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 Development Core Team, 2016. R: A Language and Environment for Statistical Computing. R Found. Stat. Comput. https://doi.org/10.1007/978-3-540-74686-7</w:t>
      </w:r>
    </w:p>
    <w:p w14:paraId="033AD123"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 Overland, J.E., 2005. Application of a sequential regime shift detection method to the Bering Sea ecosystem. ICES J. Mar. Sci. 62, 328–332. https://doi.org/10.1016/j.icesjms.2005.01.013</w:t>
      </w:r>
    </w:p>
    <w:p w14:paraId="0275D1D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S.N., 2004. A sequential algorithm for testing climate regime shifts. Geophys. Res. Lett. 31, 2–5. https://doi.org/10.1029/2004GL019448</w:t>
      </w:r>
    </w:p>
    <w:p w14:paraId="7D0083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Rutecki, L., Rodgveller, C.J., Lunsford, C.R., 2016. National Marine Fisheries Service Longline Survey Data Report and Survey History , 1990-2014. 17109 Lena Point Loop Road Juneau, </w:t>
      </w:r>
      <w:r w:rsidRPr="009F29A5">
        <w:rPr>
          <w:noProof/>
        </w:rPr>
        <w:lastRenderedPageBreak/>
        <w:t>AK 99801. https://doi.org/10.7289/V5/TM-AFSC-324</w:t>
      </w:r>
    </w:p>
    <w:p w14:paraId="17C16DC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Schnute, J., 2008. A Versatile Growth Model with Statistically Stable Parameters. Can. J. Fish. Aquat. Sci. 38, 1128–1140. https://doi.org/10.1139/f81-153</w:t>
      </w:r>
    </w:p>
    <w:p w14:paraId="729E65E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Shotwell, S.K., Hanselman, D.H., Belkin, I.M., 2014. Toward biophysical synergy: Investigating advection along the Polar Front to identify factors influencing Alaska sablefish recruitment. Deep. Res. Part II 107, 40–53. https://doi.org/10.1016/j.dsr2.2012.08.024</w:t>
      </w:r>
    </w:p>
    <w:p w14:paraId="41B8489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Siddon, E., Zador, S., 2018. Ecosystem Status Report 2018: Eastern Bering Sea. North Pacific Fish. Manag. Counc. 605 W. 4th Ave. Suite 306 Anchorage, AK 99301.</w:t>
      </w:r>
    </w:p>
    <w:p w14:paraId="55C6152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Simpson, G.L., 2018. Modelling palaeoecological time series using generalized additive models. bioRxiv. https://doi.org/10.1101/322248</w:t>
      </w:r>
    </w:p>
    <w:p w14:paraId="2B2792B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Somers, K.A., Pfeiffer, L., Miller, S., Morrison, W., 2018. Using Incentives to Reduce Bycatch and Discarding: Results Under the West Coast Catch Share Program. Coast. Manag. 46, 621–637. https://doi.org/10.1080/08920753.2018.1522492</w:t>
      </w:r>
    </w:p>
    <w:p w14:paraId="2834BD9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Stawitz, C.C., Essington, T.E., Branch, T.A., Haltuch, M.A., Hollowed, A.B., Spencer, P.D., 2015. A state-space approach for detecting growth variation and application to North Pacific groundfish. Can. J. Fish. Aquat. Sci. 72, 1316–1328. https://doi.org/10.1139/cjfas-2014-0558</w:t>
      </w:r>
    </w:p>
    <w:p w14:paraId="0A592EE8"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Taylor, B.M., Brandl, S.J., Kapur, M., Robbins, W.D., Johnson, G., Huveneers, C., Renaud, P., Choat, J.H., 2018. Bottom-up processes mediated by social systems drive demographic traits of coral-reef fishes. Ecology 99, 642–651. https://doi.org/10.1002/ecy.2127</w:t>
      </w:r>
    </w:p>
    <w:p w14:paraId="1A693BD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Thorson, J.T., 2019. Guidance for decisions using the Vector Autoregressive Spatio-Temporal (VAST) package in stock, ecosystem, habitat and climate assessments. Fish. Res. 210, 143–161. https://doi.org/10.1016/j.fishres.2018.10.013</w:t>
      </w:r>
    </w:p>
    <w:p w14:paraId="5229A4D6"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von Bertalanffy, L., 1957. Quantitative Laws in Metabolism and Growth. Q. Rev. Biol. https://doi.org/10.1086/401873</w:t>
      </w:r>
    </w:p>
    <w:p w14:paraId="22A577A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40EB968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Wickham, H., Francois, R., Henry, L., Muller, K., 2019. dplyr: A Grammar of Data Manipulation.</w:t>
      </w:r>
    </w:p>
    <w:p w14:paraId="28F9E17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Williams, A.J., Farley, J.H., Hoyle, S.D., Davies, C.R., Nicol, S.J., 2012. Spatial and sex-specific variation in growth of albacore tuna (Thunnus alalunga) across the South Pacific Ocean. PLoS One 7. https://doi.org/10.1371/journal.pone.0039318</w:t>
      </w:r>
    </w:p>
    <w:p w14:paraId="154AEC05"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Winton, M. V., Wuenschel, M.J., McBride, R.S., 2014. Investigating spatial variation and temperature effects on maturity of female winter flounder (Pseudopleuronectes americanus) using generalized additive models. Can. J. Fish. Aquat. Sci. https://doi.org/10.1139/cjfas-2013-0617</w:t>
      </w:r>
    </w:p>
    <w:p w14:paraId="764D3D3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2011. Fast stable restricted maximum likelihood and marginal likelihood estimation of semiparametric generalized linear models. J. R. Stat. Soc. Ser. B Stat. Methodol. https://doi.org/10.1111/j.1467-9868.2010.00749.x</w:t>
      </w:r>
    </w:p>
    <w:p w14:paraId="0C32C9D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2003. Thin plate regression splines. J. R. Stat. Soc. Ser. B Stat. Methodol. https://doi.org/10.1111/1467-9868.00374</w:t>
      </w:r>
    </w:p>
    <w:p w14:paraId="1376FD6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Wyeth, M.R., Kronlund, A.R., Elfert, M., 2005. Summary of the 2005 British Columbia Sablefish (Anoplopoma fimbria) Research and Assessment Survey Canadian Technical Report of Fisheries and Aquatic Sciences 2694. Science Branch, Pacific Region Pacific </w:t>
      </w:r>
      <w:r w:rsidRPr="009F29A5">
        <w:rPr>
          <w:noProof/>
        </w:rPr>
        <w:lastRenderedPageBreak/>
        <w:t>Biological Station Nanaimo, British Columbia V9T 6N7.</w:t>
      </w: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p>
    <w:p w14:paraId="695E1B34" w14:textId="600B7776" w:rsidR="00461B39" w:rsidDel="009969BE" w:rsidRDefault="00200CE2">
      <w:pPr>
        <w:pStyle w:val="Heading1"/>
        <w:rPr>
          <w:moveFrom w:id="152" w:author="mkapur" w:date="2019-10-07T07:44:00Z"/>
        </w:rPr>
      </w:pPr>
      <w:moveFromRangeStart w:id="153" w:author="mkapur" w:date="2019-10-07T07:44:00Z" w:name="move21246671"/>
      <w:moveFrom w:id="154" w:author="mkapur" w:date="2019-10-07T07:44:00Z">
        <w:r w:rsidDel="009969BE">
          <w:t>Acknowledgments</w:t>
        </w:r>
      </w:moveFrom>
    </w:p>
    <w:p w14:paraId="6A702E4F" w14:textId="13C471AC" w:rsidR="00200CE2" w:rsidRPr="005C6A45" w:rsidRDefault="00200CE2">
      <w:pPr>
        <w:pStyle w:val="Heading1"/>
        <w:rPr>
          <w:rFonts w:ascii="Arial" w:hAnsi="Arial" w:cs="Arial"/>
          <w:color w:val="222222"/>
        </w:rPr>
        <w:pPrChange w:id="155" w:author="Punt, Andre (O&amp;A, Hobart)" w:date="2019-10-06T09:30:00Z">
          <w:pPr>
            <w:pStyle w:val="NormalWeb"/>
            <w:shd w:val="clear" w:color="auto" w:fill="FFFFFF"/>
          </w:pPr>
        </w:pPrChange>
      </w:pPr>
      <w:moveFrom w:id="156" w:author="mkapur" w:date="2019-10-07T07:44:00Z">
        <w:r w:rsidDel="009969BE">
          <w:t xml:space="preserve">The authors would like to thank Owen Hamel and Christine Stawitz of the Northwest Fisheries Science Center for their thoughtful comments that greatly improved this manuscript. </w:t>
        </w:r>
        <w:r w:rsidR="00EC18D6" w:rsidDel="009969BE">
          <w:t xml:space="preserve">We’d like to thank John Best (SAFS) for suggesting the GAM derivative method as a possible technique, and for the entire Pacific Sablefish Transboundary Assessment Team for their support and </w:t>
        </w:r>
        <w:r w:rsidR="00EC18D6" w:rsidRPr="0058548D" w:rsidDel="009969BE">
          <w:t>feedback on this work.</w:t>
        </w:r>
        <w:r w:rsidR="00434476" w:rsidRPr="0058548D" w:rsidDel="009969BE">
          <w:t xml:space="preserve"> </w:t>
        </w:r>
        <w:r w:rsidR="0058548D" w:rsidRPr="00BF132A" w:rsidDel="009969BE">
          <w:rPr>
            <w:lang w:val="en-AU"/>
          </w:rPr>
          <w:t xml:space="preserve">This publication was [partially] funded by the Joint Institute for the Study </w:t>
        </w:r>
        <w:r w:rsidR="0058548D" w:rsidRPr="005C6A45" w:rsidDel="009969BE">
          <w:rPr>
            <w:lang w:val="en-AU"/>
          </w:rPr>
          <w:t>of the Atmosphere and Ocean (JISAO) under NOAA Cooperative agreement No. NA15OAR4320063, Contribution No.</w:t>
        </w:r>
        <w:r w:rsidR="005C6A45" w:rsidRPr="005C6A45" w:rsidDel="009969BE">
          <w:rPr>
            <w:lang w:val="en-AU"/>
          </w:rPr>
          <w:t xml:space="preserve"> </w:t>
        </w:r>
        <w:r w:rsidR="00AB2A88" w:rsidRPr="00AB2A88" w:rsidDel="009969BE">
          <w:rPr>
            <w:color w:val="222222"/>
          </w:rPr>
          <w:t>2019-103</w:t>
        </w:r>
        <w:r w:rsidR="005C6A45" w:rsidRPr="005C6A45" w:rsidDel="009969BE">
          <w:rPr>
            <w:color w:val="222222"/>
          </w:rPr>
          <w:t>0</w:t>
        </w:r>
        <w:r w:rsidR="0058548D" w:rsidRPr="005C6A45" w:rsidDel="009969BE">
          <w:rPr>
            <w:lang w:val="en-AU"/>
          </w:rPr>
          <w:t>.</w:t>
        </w:r>
      </w:moveFrom>
      <w:moveFromRangeEnd w:id="153"/>
    </w:p>
    <w:sectPr w:rsidR="00200CE2" w:rsidRPr="005C6A45" w:rsidSect="00037031">
      <w:type w:val="continuous"/>
      <w:pgSz w:w="12240" w:h="15840" w:code="1"/>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Punt, Andre (O&amp;A, Hobart)" w:date="2019-10-06T09:18:00Z" w:initials="PA(H">
    <w:p w14:paraId="504A6275" w14:textId="2F921417" w:rsidR="00F138AA" w:rsidRDefault="00F138AA">
      <w:pPr>
        <w:pStyle w:val="CommentText"/>
      </w:pPr>
      <w:r>
        <w:rPr>
          <w:rStyle w:val="CommentReference"/>
        </w:rPr>
        <w:annotationRef/>
      </w:r>
      <w:r>
        <w:t xml:space="preserve">Order of </w:t>
      </w:r>
      <w:proofErr w:type="gramStart"/>
      <w:r>
        <w:t>figures..</w:t>
      </w:r>
      <w:proofErr w:type="gramEnd"/>
    </w:p>
  </w:comment>
  <w:comment w:id="105" w:author="Punt, Andre (O&amp;A, Hobart)" w:date="2019-10-06T09:36:00Z" w:initials="PA(H">
    <w:p w14:paraId="365A908C" w14:textId="6E91D4AF" w:rsidR="009969BE" w:rsidRDefault="009969BE">
      <w:pPr>
        <w:pStyle w:val="CommentText"/>
      </w:pPr>
      <w:r>
        <w:rPr>
          <w:rStyle w:val="CommentReference"/>
        </w:rPr>
        <w:annotationRef/>
      </w:r>
      <w:r>
        <w:t>Do you want to give a sense of how wrong ages can be?</w:t>
      </w:r>
    </w:p>
  </w:comment>
  <w:comment w:id="108" w:author="Punt, Andre (O&amp;A, Hobart)" w:date="2019-10-06T09:38:00Z" w:initials="PA(H">
    <w:p w14:paraId="178D4958" w14:textId="5B13EE89" w:rsidR="009969BE" w:rsidRDefault="009969BE">
      <w:pPr>
        <w:pStyle w:val="CommentText"/>
      </w:pPr>
      <w:r>
        <w:rPr>
          <w:rStyle w:val="CommentReference"/>
        </w:rPr>
        <w:annotationRef/>
      </w:r>
      <w:r>
        <w:t xml:space="preserve">Another Andre pet peeve – could it be done in the </w:t>
      </w:r>
      <w:proofErr w:type="gramStart"/>
      <w:r>
        <w:t>past..</w:t>
      </w:r>
      <w:proofErr w:type="gramEnd"/>
    </w:p>
  </w:comment>
  <w:comment w:id="151" w:author="Punt, Andre (O&amp;A, Hobart)" w:date="2019-10-06T09:27:00Z" w:initials="PA(H">
    <w:p w14:paraId="39BFA7DB" w14:textId="77777777" w:rsidR="009969BE" w:rsidRDefault="004B5058">
      <w:pPr>
        <w:pStyle w:val="CommentText"/>
      </w:pPr>
      <w:r>
        <w:rPr>
          <w:rStyle w:val="CommentReference"/>
        </w:rPr>
        <w:annotationRef/>
      </w:r>
      <w:r>
        <w:t xml:space="preserve">I hate automatic referencing so replace with text. I see </w:t>
      </w:r>
    </w:p>
    <w:p w14:paraId="321C4A3E" w14:textId="77777777" w:rsidR="009969BE" w:rsidRDefault="009969BE">
      <w:pPr>
        <w:pStyle w:val="CommentText"/>
      </w:pPr>
    </w:p>
    <w:p w14:paraId="6BD4D6EF" w14:textId="08975ECB" w:rsidR="004B5058" w:rsidRDefault="004B5058">
      <w:pPr>
        <w:pStyle w:val="CommentText"/>
      </w:pPr>
      <w:r>
        <w:t>unnecessary capitals (e.g. Beck et al)</w:t>
      </w:r>
    </w:p>
    <w:p w14:paraId="308DD56E" w14:textId="77777777" w:rsidR="004B5058" w:rsidRDefault="004B5058">
      <w:pPr>
        <w:pStyle w:val="CommentText"/>
      </w:pPr>
    </w:p>
    <w:p w14:paraId="014DEFE7" w14:textId="77777777" w:rsidR="004B5058" w:rsidRDefault="004B5058">
      <w:pPr>
        <w:pStyle w:val="CommentText"/>
      </w:pPr>
      <w:r>
        <w:t xml:space="preserve">Add URLs for reports. </w:t>
      </w:r>
    </w:p>
    <w:p w14:paraId="5FCE2132" w14:textId="77777777" w:rsidR="004B5058" w:rsidRDefault="004B5058">
      <w:pPr>
        <w:pStyle w:val="CommentText"/>
      </w:pPr>
    </w:p>
    <w:p w14:paraId="78D9C97C" w14:textId="40823F71" w:rsidR="009969BE" w:rsidRDefault="004B5058">
      <w:pPr>
        <w:pStyle w:val="CommentText"/>
      </w:pPr>
      <w:proofErr w:type="spellStart"/>
      <w:r>
        <w:t>Kirstensen</w:t>
      </w:r>
      <w:proofErr w:type="spellEnd"/>
      <w:r>
        <w:t xml:space="preserve"> et al. ends weirdly</w:t>
      </w:r>
      <w:r w:rsidR="009969BE">
        <w:t xml:space="preserve"> </w:t>
      </w:r>
      <w:proofErr w:type="gramStart"/>
      <w:r w:rsidR="009969BE">
        <w:t>As</w:t>
      </w:r>
      <w:proofErr w:type="gramEnd"/>
      <w:r w:rsidR="009969BE">
        <w:t xml:space="preserve"> does </w:t>
      </w:r>
      <w:proofErr w:type="spellStart"/>
      <w:r w:rsidR="009969BE">
        <w:t>Portner</w:t>
      </w:r>
      <w:proofErr w:type="spellEnd"/>
      <w:r w:rsidR="009969BE">
        <w:t xml:space="preserve">. </w:t>
      </w:r>
    </w:p>
    <w:p w14:paraId="5FC89C38" w14:textId="2E1DFA85" w:rsidR="009969BE" w:rsidRDefault="009969BE">
      <w:pPr>
        <w:pStyle w:val="CommentText"/>
      </w:pPr>
    </w:p>
    <w:p w14:paraId="4F20828D" w14:textId="1605C05E" w:rsidR="009969BE" w:rsidRDefault="009969BE">
      <w:pPr>
        <w:pStyle w:val="CommentText"/>
      </w:pPr>
      <w:r>
        <w:t>Correct the italics for species names if that was the case in the original title</w:t>
      </w:r>
    </w:p>
    <w:p w14:paraId="530C89A7" w14:textId="14FE3F94" w:rsidR="009969BE" w:rsidRDefault="009969B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4A6275" w15:done="0"/>
  <w15:commentEx w15:paraId="365A908C" w15:done="0"/>
  <w15:commentEx w15:paraId="178D4958" w15:done="0"/>
  <w15:commentEx w15:paraId="530C89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4A6275" w16cid:durableId="21442FD5"/>
  <w16cid:commentId w16cid:paraId="365A908C" w16cid:durableId="2144340A"/>
  <w16cid:commentId w16cid:paraId="178D4958" w16cid:durableId="21443491"/>
  <w16cid:commentId w16cid:paraId="530C89A7" w16cid:durableId="21443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69E35" w14:textId="77777777" w:rsidR="00BD57F7" w:rsidRDefault="00BD57F7" w:rsidP="00F50131">
      <w:pPr>
        <w:spacing w:after="0" w:line="240" w:lineRule="auto"/>
      </w:pPr>
      <w:r>
        <w:separator/>
      </w:r>
    </w:p>
  </w:endnote>
  <w:endnote w:type="continuationSeparator" w:id="0">
    <w:p w14:paraId="01A1F706" w14:textId="77777777" w:rsidR="00BD57F7" w:rsidRDefault="00BD57F7"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056722" w:rsidRDefault="00056722">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056722" w:rsidRDefault="00056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056722" w:rsidRDefault="00056722">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056722" w:rsidRDefault="000567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056722" w:rsidRDefault="00056722">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056722" w:rsidRDefault="00056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3DCB2" w14:textId="77777777" w:rsidR="00BD57F7" w:rsidRDefault="00BD57F7" w:rsidP="00F50131">
      <w:pPr>
        <w:spacing w:after="0" w:line="240" w:lineRule="auto"/>
      </w:pPr>
      <w:r>
        <w:separator/>
      </w:r>
    </w:p>
  </w:footnote>
  <w:footnote w:type="continuationSeparator" w:id="0">
    <w:p w14:paraId="24C95488" w14:textId="77777777" w:rsidR="00BD57F7" w:rsidRDefault="00BD57F7"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pun009@csiro.au::d8681b15-3db8-4e83-804f-b5df0bbac5ce"/>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6722"/>
    <w:rsid w:val="000576D6"/>
    <w:rsid w:val="00062352"/>
    <w:rsid w:val="00064049"/>
    <w:rsid w:val="0006425B"/>
    <w:rsid w:val="000645CA"/>
    <w:rsid w:val="0006514B"/>
    <w:rsid w:val="00071A25"/>
    <w:rsid w:val="00072B99"/>
    <w:rsid w:val="00072BEE"/>
    <w:rsid w:val="00072D4E"/>
    <w:rsid w:val="000759C3"/>
    <w:rsid w:val="000766EE"/>
    <w:rsid w:val="00081261"/>
    <w:rsid w:val="00081EE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3BB7"/>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773F7"/>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6135"/>
    <w:rsid w:val="001B618E"/>
    <w:rsid w:val="001C0800"/>
    <w:rsid w:val="001C1426"/>
    <w:rsid w:val="001C1677"/>
    <w:rsid w:val="001C2BDC"/>
    <w:rsid w:val="001C3428"/>
    <w:rsid w:val="001C6B51"/>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22F3"/>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7190"/>
    <w:rsid w:val="002B78B9"/>
    <w:rsid w:val="002C0447"/>
    <w:rsid w:val="002C0BDF"/>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058"/>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0BFC"/>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7378C"/>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598F"/>
    <w:rsid w:val="008567BF"/>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69BE"/>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5AEB"/>
    <w:rsid w:val="00A37F5C"/>
    <w:rsid w:val="00A40A0E"/>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544A"/>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77FCF"/>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57F7"/>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46D"/>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38AA"/>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084A0-AA2A-4A15-AA8F-459CF37E9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29</Pages>
  <Words>29061</Words>
  <Characters>165651</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8</cp:revision>
  <cp:lastPrinted>2019-05-20T17:47:00Z</cp:lastPrinted>
  <dcterms:created xsi:type="dcterms:W3CDTF">2019-10-06T16:06:00Z</dcterms:created>
  <dcterms:modified xsi:type="dcterms:W3CDTF">2019-10-07T14:44:00Z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