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0958D2E9" w:rsidR="007C6A64" w:rsidRDefault="007C6A64">
      <w:pPr>
        <w:spacing w:line="240" w:lineRule="auto"/>
        <w:jc w:val="both"/>
        <w:rPr>
          <w:rFonts w:eastAsiaTheme="minorEastAsia"/>
        </w:rPr>
      </w:pPr>
      <w:r>
        <w:t xml:space="preserve">The IBM is designed to mimic individual variation in growth for an </w:t>
      </w:r>
      <w:ins w:id="0" w:author="Punt, Andre (O&amp;A, Hobart)" w:date="2019-06-25T13:37:00Z">
        <w:r w:rsidR="008072BE">
          <w:t>un</w:t>
        </w:r>
      </w:ins>
      <w:r>
        <w:t>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ins w:id="1" w:author="Punt, Andre (O&amp;A, Hobart)" w:date="2019-06-25T13:37:00Z">
        <w:r w:rsidR="008072BE">
          <w:t xml:space="preserve">values for the </w:t>
        </w:r>
      </w:ins>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 xml:space="preserve">A.1.4 Assigning </w:t>
      </w:r>
      <w:proofErr w:type="spellStart"/>
      <w:r w:rsidR="006E09BE">
        <w:rPr>
          <w:rFonts w:eastAsiaTheme="minorEastAsia"/>
        </w:rPr>
        <w:t>Spatio</w:t>
      </w:r>
      <w:proofErr w:type="spellEnd"/>
      <w:r w:rsidR="006E09BE">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166452ED" w:rsidR="00EC667E" w:rsidRDefault="00A415FF"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912782">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30E973D3" w:rsidR="00EC667E" w:rsidRDefault="00A415FF"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912782">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w:t>
      </w:r>
      <w:commentRangeStart w:id="2"/>
      <w:commentRangeStart w:id="3"/>
      <w:r w:rsidR="00A873FB">
        <w:t>targeted contrast for our synthetic populations</w:t>
      </w:r>
      <w:commentRangeEnd w:id="2"/>
      <w:r w:rsidR="008072BE">
        <w:rPr>
          <w:rStyle w:val="CommentReference"/>
          <w:rFonts w:eastAsiaTheme="minorHAnsi"/>
          <w:iCs w:val="0"/>
          <w:spacing w:val="0"/>
          <w:kern w:val="0"/>
          <w:lang w:val="en-US"/>
        </w:rPr>
        <w:commentReference w:id="2"/>
      </w:r>
      <w:commentRangeEnd w:id="3"/>
      <w:r w:rsidR="00EB01F4">
        <w:rPr>
          <w:rStyle w:val="CommentReference"/>
          <w:rFonts w:eastAsiaTheme="minorHAnsi"/>
          <w:iCs w:val="0"/>
          <w:spacing w:val="0"/>
          <w:kern w:val="0"/>
          <w:lang w:val="en-US"/>
        </w:rPr>
        <w:commentReference w:id="3"/>
      </w:r>
      <w:r w:rsidR="00A873FB">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7341A3A2" w14:textId="60021729" w:rsidR="00756645" w:rsidDel="000806E3" w:rsidRDefault="00A415FF" w:rsidP="000806E3">
      <w:pPr>
        <w:pStyle w:val="Caption"/>
        <w:rPr>
          <w:del w:id="4" w:author="Maia Kapur" w:date="2019-06-26T13:33:00Z"/>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rPr>
          <w:iCs w:val="0"/>
        </w:rPr>
        <w:fldChar w:fldCharType="begin"/>
      </w:r>
      <w:r w:rsidR="00756645">
        <w:instrText xml:space="preserve"> SEQ App._Equation \* ARABIC </w:instrText>
      </w:r>
      <w:r w:rsidR="00756645">
        <w:rPr>
          <w:iCs w:val="0"/>
        </w:rPr>
        <w:fldChar w:fldCharType="separate"/>
      </w:r>
      <w:r w:rsidR="00912782">
        <w:rPr>
          <w:noProof/>
        </w:rPr>
        <w:t>3</w:t>
      </w:r>
      <w:r w:rsidR="00756645">
        <w:rPr>
          <w:iCs w:val="0"/>
        </w:rPr>
        <w:fldChar w:fldCharType="end"/>
      </w:r>
    </w:p>
    <w:p w14:paraId="57C85AC4" w14:textId="6D2D2CB4" w:rsidR="000806E3" w:rsidRDefault="000806E3" w:rsidP="000806E3">
      <w:pPr>
        <w:rPr>
          <w:ins w:id="5" w:author="Maia Kapur" w:date="2019-06-26T13:33:00Z"/>
          <w:lang w:val="en"/>
        </w:rPr>
      </w:pPr>
    </w:p>
    <w:p w14:paraId="0BE39C36" w14:textId="728D7EA8" w:rsidR="007F0D1A" w:rsidRDefault="000806E3" w:rsidP="007F0D1A">
      <w:pPr>
        <w:spacing w:line="240" w:lineRule="auto"/>
        <w:ind w:firstLine="360"/>
        <w:jc w:val="both"/>
        <w:rPr>
          <w:iCs/>
          <w:lang w:val="en"/>
        </w:rPr>
      </w:pPr>
      <w:r>
        <w:rPr>
          <w:lang w:val="en"/>
        </w:rPr>
        <w:t>We initialized the population</w:t>
      </w:r>
      <w:r w:rsidR="002C3F5B">
        <w:rPr>
          <w:lang w:val="en"/>
        </w:rPr>
        <w:t xml:space="preserve"> in year </w:t>
      </w:r>
      <w:r w:rsidR="00CD1ABD">
        <w:rPr>
          <w:lang w:val="en"/>
        </w:rPr>
        <w:t>zero at</w:t>
      </w:r>
      <w:r>
        <w:rPr>
          <w:lang w:val="en"/>
        </w:rPr>
        <w:t xml:space="preserve"> equilibrium</w:t>
      </w:r>
      <w:r w:rsidR="00AE44B1">
        <w:rPr>
          <w:lang w:val="en"/>
        </w:rPr>
        <w:t xml:space="preserve"> as follows</w:t>
      </w:r>
      <w:r w:rsidR="007F0D1A">
        <w:rPr>
          <w:lang w:val="en"/>
        </w:rPr>
        <w:t xml:space="preserve">. </w:t>
      </w:r>
      <w:r w:rsidR="007F0D1A">
        <w:rPr>
          <w:iCs/>
          <w:lang w:val="en"/>
        </w:rPr>
        <w:t xml:space="preserve">The number of </w:t>
      </w:r>
      <w:proofErr w:type="gramStart"/>
      <w:r w:rsidR="007F0D1A">
        <w:rPr>
          <w:iCs/>
          <w:lang w:val="en"/>
        </w:rPr>
        <w:t>fish</w:t>
      </w:r>
      <w:proofErr w:type="gramEnd"/>
      <w:r w:rsidR="007F0D1A">
        <w:rPr>
          <w:iCs/>
          <w:lang w:val="en"/>
        </w:rPr>
        <w:t xml:space="preserve"> in the system is scaled by </w:t>
      </w:r>
      <w:r w:rsidR="007F0D1A" w:rsidRPr="000D471B">
        <w:rPr>
          <w:i/>
          <w:iCs/>
          <w:lang w:val="en"/>
        </w:rPr>
        <w:t>R</w:t>
      </w:r>
      <w:r w:rsidR="007F0D1A" w:rsidRPr="009108AE">
        <w:rPr>
          <w:iCs/>
          <w:vertAlign w:val="subscript"/>
          <w:lang w:val="en"/>
        </w:rPr>
        <w:t>0</w:t>
      </w:r>
      <w:r w:rsidR="007F0D1A">
        <w:rPr>
          <w:iCs/>
          <w:vertAlign w:val="subscript"/>
          <w:lang w:val="en"/>
        </w:rPr>
        <w:t>,</w:t>
      </w:r>
      <w:r w:rsidR="007F0D1A">
        <w:rPr>
          <w:iCs/>
          <w:lang w:val="en"/>
        </w:rPr>
        <w:t xml:space="preserve"> or the expected number of recruits for an unfished population. For computational efficiency we set </w:t>
      </w:r>
      <w:r w:rsidR="007F0D1A" w:rsidRPr="000D471B">
        <w:rPr>
          <w:i/>
          <w:iCs/>
          <w:lang w:val="en"/>
        </w:rPr>
        <w:t>R</w:t>
      </w:r>
      <w:r w:rsidR="007F0D1A" w:rsidRPr="000D471B">
        <w:rPr>
          <w:iCs/>
          <w:vertAlign w:val="subscript"/>
          <w:lang w:val="en"/>
        </w:rPr>
        <w:t>0</w:t>
      </w:r>
      <w:r w:rsidR="007F0D1A">
        <w:rPr>
          <w:iCs/>
          <w:lang w:val="en"/>
        </w:rPr>
        <w:t xml:space="preserve">=-22 (see sensitivities on sample size in later sections). </w:t>
      </w:r>
      <w:r w:rsidR="00293988">
        <w:rPr>
          <w:iCs/>
          <w:lang w:val="en"/>
        </w:rPr>
        <w:t xml:space="preserve"> </w:t>
      </w:r>
    </w:p>
    <w:p w14:paraId="7918E45B" w14:textId="63EAA38C" w:rsidR="000806E3" w:rsidRPr="00665E9F" w:rsidRDefault="000806E3" w:rsidP="00665E9F"/>
    <w:p w14:paraId="0F83C05A" w14:textId="4B8EA6D2" w:rsidR="000806E3" w:rsidRDefault="00A415FF" w:rsidP="00665E9F">
      <w:pPr>
        <w:pStyle w:val="Caption"/>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cs="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cs="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or 1≤a&lt;</m:t>
                        </m:r>
                        <m:r>
                          <w:rPr>
                            <w:rFonts w:ascii="Cambria Math" w:eastAsiaTheme="majorEastAsia" w:hAnsi="Cambria Math"/>
                            <w:szCs w:val="24"/>
                          </w:rPr>
                          <m:t xml:space="preserve"> </m:t>
                        </m:r>
                      </m:e>
                    </m:mr>
                  </m:m>
                  <m:sSub>
                    <m:sSubPr>
                      <m:ctrlPr>
                        <w:rPr>
                          <w:rFonts w:ascii="Cambria Math" w:eastAsiaTheme="majorEastAsia" w:hAnsi="Cambria Math"/>
                          <w:i/>
                          <w:sz w:val="22"/>
                          <w:szCs w:val="24"/>
                        </w:rPr>
                      </m:ctrlPr>
                    </m:sSubPr>
                    <m:e>
                      <w:bookmarkStart w:id="6" w:name="_GoBack"/>
                      <w:bookmarkEnd w:id="6"/>
                      <m:r>
                        <w:rPr>
                          <w:rFonts w:ascii="Cambria Math" w:eastAsiaTheme="majorEastAsia" w:hAnsi="Cambria Math"/>
                          <w:szCs w:val="24"/>
                        </w:rPr>
                        <m:t>a</m:t>
                      </m:r>
                    </m:e>
                    <m:sub>
                      <m:r>
                        <w:rPr>
                          <w:rFonts w:ascii="Cambria Math" w:eastAsiaTheme="majorEastAsia" w:hAnsi="Cambria Math"/>
                          <w:szCs w:val="24"/>
                        </w:rPr>
                        <m:t>2</m:t>
                      </m:r>
                    </m:sub>
                  </m:sSub>
                  <m:ctrlPr>
                    <w:rPr>
                      <w:rFonts w:ascii="Cambria Math" w:eastAsia="Cambria Math" w:hAnsi="Cambria Math" w:cs="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cs="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mr>
            </m:m>
          </m:e>
        </m:d>
      </m:oMath>
      <w:r w:rsidR="00F27D7C">
        <w:rPr>
          <w:szCs w:val="24"/>
        </w:rPr>
        <w:tab/>
      </w:r>
      <w:r w:rsidR="00F27D7C">
        <w:rPr>
          <w:szCs w:val="24"/>
        </w:rPr>
        <w:tab/>
      </w:r>
      <w:r w:rsidR="00F27D7C">
        <w:rPr>
          <w:szCs w:val="24"/>
        </w:rPr>
        <w:tab/>
      </w:r>
      <w:r w:rsidR="00F27D7C">
        <w:rPr>
          <w:szCs w:val="24"/>
        </w:rPr>
        <w:tab/>
      </w:r>
      <w:r w:rsidR="00F27D7C">
        <w:rPr>
          <w:szCs w:val="24"/>
        </w:rPr>
        <w:tab/>
      </w:r>
      <w:r w:rsidR="00F27D7C">
        <w:rPr>
          <w:szCs w:val="24"/>
        </w:rPr>
        <w:tab/>
      </w:r>
      <w:r w:rsidR="00F27D7C">
        <w:t xml:space="preserve">App. Equation </w:t>
      </w:r>
      <w:r w:rsidR="00F27D7C">
        <w:fldChar w:fldCharType="begin"/>
      </w:r>
      <w:r w:rsidR="00F27D7C">
        <w:instrText xml:space="preserve"> SEQ App._Equation \* ARABIC </w:instrText>
      </w:r>
      <w:r w:rsidR="00F27D7C">
        <w:fldChar w:fldCharType="separate"/>
      </w:r>
      <w:r w:rsidR="00912782">
        <w:rPr>
          <w:noProof/>
        </w:rPr>
        <w:t>4</w:t>
      </w:r>
      <w:r w:rsidR="00F27D7C">
        <w:fldChar w:fldCharType="end"/>
      </w:r>
    </w:p>
    <w:p w14:paraId="411B437B" w14:textId="627F9D5C" w:rsidR="00293988" w:rsidRDefault="00293988" w:rsidP="00756645">
      <w:pPr>
        <w:spacing w:line="240" w:lineRule="auto"/>
        <w:jc w:val="both"/>
      </w:pPr>
      <w:r>
        <w:rPr>
          <w:iCs/>
          <w:lang w:val="en"/>
        </w:rPr>
        <w:t xml:space="preserve">Lengths and weights for each individual in year 0 are calculated as in App. Equations 1 and 2. </w:t>
      </w:r>
      <w:r w:rsidRPr="005B56D9">
        <w:t>The starting stock spawning biomass (</w:t>
      </w:r>
      <w:r w:rsidRPr="00000AF0">
        <w:rPr>
          <w:i/>
        </w:rPr>
        <w:t>SSB</w:t>
      </w:r>
      <w:r w:rsidRPr="00000AF0">
        <w:rPr>
          <w:i/>
          <w:vertAlign w:val="subscript"/>
        </w:rPr>
        <w:t>0</w:t>
      </w:r>
      <w:r w:rsidRPr="005B56D9">
        <w:t>) is calculated using the sum</w:t>
      </w:r>
      <w:r w:rsidR="000754A3">
        <w:t xml:space="preserve"> of expected weights, maturities, and numbers of individuals at all ages </w:t>
      </w:r>
      <w:r>
        <w:t>in year 0</w:t>
      </w:r>
      <w:r w:rsidR="000754A3">
        <w:t>. M</w:t>
      </w:r>
      <w:r>
        <w:t xml:space="preserve">aturity </w:t>
      </w:r>
      <w:r w:rsidR="00781DEE">
        <w:t xml:space="preserve">is </w:t>
      </w:r>
      <w:r>
        <w:t xml:space="preserve">given by Equation </w:t>
      </w:r>
      <w:r w:rsidR="00912782">
        <w:t>7</w:t>
      </w:r>
      <w:r>
        <w:t>a:</w:t>
      </w:r>
    </w:p>
    <w:p w14:paraId="1FC724CF" w14:textId="77777777" w:rsidR="00912782" w:rsidRDefault="00912782" w:rsidP="00756645">
      <w:pPr>
        <w:spacing w:line="240" w:lineRule="auto"/>
        <w:jc w:val="both"/>
      </w:pPr>
    </w:p>
    <w:p w14:paraId="29A99D33" w14:textId="2E8CD44B" w:rsidR="00293988" w:rsidRDefault="00A415FF" w:rsidP="00665E9F">
      <w:pPr>
        <w:pStyle w:val="Caption"/>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w:commentRangeStart w:id="7"/>
            <m:sSub>
              <m:sSubPr>
                <m:ctrlPr>
                  <w:rPr>
                    <w:rFonts w:ascii="Cambria Math" w:hAnsi="Cambria Math"/>
                    <w:i/>
                    <w:szCs w:val="24"/>
                  </w:rPr>
                </m:ctrlPr>
              </m:sSubPr>
              <m:e>
                <m:r>
                  <w:rPr>
                    <w:rFonts w:ascii="Cambria Math" w:hAnsi="Cambria Math"/>
                  </w:rPr>
                  <m:t>x</m:t>
                </m:r>
              </m:e>
              <m:sub>
                <m:r>
                  <w:rPr>
                    <w:rFonts w:ascii="Cambria Math" w:hAnsi="Cambria Math"/>
                  </w:rPr>
                  <m:t>0,a</m:t>
                </m:r>
              </m:sub>
            </m:sSub>
            <w:commentRangeEnd w:id="7"/>
            <m:r>
              <m:rPr>
                <m:sty m:val="p"/>
              </m:rPr>
              <w:rPr>
                <w:rStyle w:val="CommentReference"/>
                <w:rFonts w:eastAsiaTheme="minorHAnsi"/>
                <w:spacing w:val="0"/>
                <w:kern w:val="0"/>
              </w:rPr>
              <w:commentReference w:id="7"/>
            </m:r>
          </m:e>
        </m:nary>
      </m:oMath>
      <w:r w:rsidR="00912782">
        <w:t xml:space="preserve"> </w:t>
      </w:r>
      <w:r w:rsidR="00912782">
        <w:tab/>
      </w:r>
      <w:r w:rsidR="00912782">
        <w:tab/>
      </w:r>
      <w:r w:rsidR="00912782">
        <w:tab/>
      </w:r>
      <w:r w:rsidR="00912782">
        <w:tab/>
      </w:r>
      <w:r w:rsidR="00912782">
        <w:tab/>
      </w:r>
      <w:r w:rsidR="00912782">
        <w:tab/>
      </w:r>
      <w:r w:rsidR="00912782">
        <w:tab/>
      </w:r>
      <w:r w:rsidR="00912782">
        <w:tab/>
        <w:t xml:space="preserve">App. Equation </w:t>
      </w:r>
      <w:r w:rsidR="00912782">
        <w:fldChar w:fldCharType="begin"/>
      </w:r>
      <w:r w:rsidR="00912782">
        <w:instrText xml:space="preserve"> SEQ App._Equation \* ARABIC </w:instrText>
      </w:r>
      <w:r w:rsidR="00912782">
        <w:fldChar w:fldCharType="separate"/>
      </w:r>
      <w:r w:rsidR="00912782">
        <w:rPr>
          <w:noProof/>
        </w:rPr>
        <w:t>5</w:t>
      </w:r>
      <w:r w:rsidR="00912782">
        <w:fldChar w:fldCharType="end"/>
      </w:r>
    </w:p>
    <w:p w14:paraId="2365C5A4" w14:textId="77777777" w:rsidR="00293988" w:rsidRDefault="00293988" w:rsidP="00756645">
      <w:pPr>
        <w:spacing w:line="240" w:lineRule="auto"/>
        <w:jc w:val="both"/>
      </w:pPr>
    </w:p>
    <w:p w14:paraId="6FDD56F1" w14:textId="290D9936" w:rsidR="00756645" w:rsidRPr="0065797E" w:rsidRDefault="005B593C" w:rsidP="00756645">
      <w:pPr>
        <w:spacing w:line="240" w:lineRule="auto"/>
        <w:jc w:val="both"/>
        <w:rPr>
          <w:lang w:val="en"/>
        </w:rPr>
      </w:pPr>
      <w:r>
        <w:t>Otherwise, the</w:t>
      </w:r>
      <w:r w:rsidRPr="0065797E">
        <w:t xml:space="preserve"> </w:t>
      </w:r>
      <w:r w:rsidR="00756645" w:rsidRPr="0065797E">
        <w:t xml:space="preserve">total </w:t>
      </w:r>
      <w:r w:rsidR="00D9060A">
        <w:t>number</w:t>
      </w:r>
      <w:r w:rsidR="00756645" w:rsidRPr="0065797E">
        <w:t xml:space="preserve"> of individuals </w:t>
      </w:r>
      <w:r w:rsidR="00D9060A">
        <w:t xml:space="preserve">of </w:t>
      </w:r>
      <w:r w:rsidR="00D9060A" w:rsidRPr="0065797E">
        <w:t xml:space="preserve">age </w:t>
      </w:r>
      <w:proofErr w:type="spellStart"/>
      <w:r w:rsidR="00D9060A" w:rsidRPr="0065797E">
        <w:rPr>
          <w:i/>
        </w:rPr>
        <w:t>a</w:t>
      </w:r>
      <w:proofErr w:type="spellEnd"/>
      <w:r w:rsidR="00D9060A" w:rsidRPr="0065797E">
        <w:rPr>
          <w:i/>
        </w:rPr>
        <w:t xml:space="preserve"> </w:t>
      </w:r>
      <w:r w:rsidR="00756645" w:rsidRPr="0065797E">
        <w:t xml:space="preserve">in the population </w:t>
      </w:r>
      <w:r w:rsidR="00045086">
        <w:t>in</w:t>
      </w:r>
      <w:r w:rsidR="00D9060A">
        <w:t xml:space="preserve"> </w:t>
      </w:r>
      <w:r w:rsidR="000806E3">
        <w:t xml:space="preserve">simulation </w:t>
      </w:r>
      <w:r w:rsidR="00756645" w:rsidRPr="0065797E">
        <w:t xml:space="preserve">year </w:t>
      </w:r>
      <w:r w:rsidR="00756645" w:rsidRPr="0065797E">
        <w:rPr>
          <w:i/>
        </w:rPr>
        <w:t>y</w:t>
      </w:r>
      <w:r w:rsidR="00192C09">
        <w:rPr>
          <w:i/>
        </w:rPr>
        <w:t xml:space="preserve"> </w:t>
      </w:r>
      <w:r w:rsidR="00192C09" w:rsidRPr="00665E9F">
        <w:t>(where y &gt; 0)</w:t>
      </w:r>
      <w:r w:rsidR="00756645" w:rsidRPr="0065797E">
        <w:t xml:space="preserve"> is given by: </w:t>
      </w:r>
    </w:p>
    <w:p w14:paraId="1C1705C7" w14:textId="77777777" w:rsidR="00756645" w:rsidRDefault="00756645" w:rsidP="00756645">
      <w:pPr>
        <w:spacing w:line="240" w:lineRule="auto"/>
        <w:rPr>
          <w:rFonts w:eastAsiaTheme="minorEastAsia"/>
        </w:rPr>
      </w:pPr>
    </w:p>
    <w:p w14:paraId="382F7271" w14:textId="7D9A7FD8" w:rsidR="00756645" w:rsidRDefault="00A415FF"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F0D1A">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912782">
        <w:rPr>
          <w:noProof/>
        </w:rPr>
        <w:t>6</w:t>
      </w:r>
      <w:r w:rsidR="00756645">
        <w:fldChar w:fldCharType="end"/>
      </w:r>
    </w:p>
    <w:p w14:paraId="4416C0C9" w14:textId="2236DCCF" w:rsidR="00EC667E" w:rsidRDefault="00EC667E" w:rsidP="000B517C">
      <w:pPr>
        <w:pStyle w:val="Caption"/>
      </w:pP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664F59A8"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the probability o</w:t>
      </w:r>
      <w:r w:rsidR="008072BE">
        <w:t>f</w:t>
      </w:r>
      <w:r w:rsidR="006123F9">
        <w:t xml:space="preserve"> individual </w:t>
      </w:r>
      <w:proofErr w:type="spellStart"/>
      <w:r w:rsidR="006123F9" w:rsidRPr="006123F9">
        <w:rPr>
          <w:i/>
        </w:rPr>
        <w:t>i</w:t>
      </w:r>
      <w:proofErr w:type="spellEnd"/>
      <w:r w:rsidR="006123F9">
        <w:rPr>
          <w:i/>
        </w:rPr>
        <w:t xml:space="preserve"> </w:t>
      </w:r>
      <w:r w:rsidR="008072BE">
        <w:t xml:space="preserve">maturing </w:t>
      </w:r>
      <w:r w:rsidR="00170D58">
        <w:t>in a given year</w:t>
      </w:r>
      <w:r w:rsidR="006123F9">
        <w:t xml:space="preserve"> </w:t>
      </w:r>
      <w:r w:rsidR="00176213">
        <w:rPr>
          <w:i/>
        </w:rPr>
        <w:t>y</w:t>
      </w:r>
      <w:r w:rsidR="006123F9">
        <w:t>,</w:t>
      </w:r>
      <w:r w:rsidR="008072BE">
        <w:t xml:space="preserve"> </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w:t>
      </w:r>
      <w:r w:rsidR="000806E3">
        <w:t>75</w:t>
      </w:r>
      <w:r w:rsidR="006F6200">
        <w:t xml:space="preserve"> </w:t>
      </w:r>
      <w:r w:rsidR="006F6200" w:rsidRPr="00350BEF">
        <w:t>cm</w:t>
      </w:r>
      <w:r w:rsidR="006F6200">
        <w:t>, and the slope of the ogive at -0.1034</w:t>
      </w:r>
      <w:r w:rsidR="006F6200" w:rsidRPr="005B56D9">
        <w:t xml:space="preserve">. </w:t>
      </w:r>
      <w:r w:rsidR="006F6200">
        <w:t>The probability of an individual matur</w:t>
      </w:r>
      <w:r w:rsidR="008072BE">
        <w:t>ing</w:t>
      </w:r>
      <w:r w:rsidR="006F620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w:t>
      </w:r>
      <w:r w:rsidR="008072BE">
        <w:t xml:space="preserve">probability in the </w:t>
      </w:r>
      <w:r w:rsidR="006F6200">
        <w:t xml:space="preserve">current and previous </w:t>
      </w:r>
      <w:r w:rsidR="008072BE">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r w:rsidR="008072BE">
        <w:t xml:space="preserve">(0 for immature; 1 for mature) </w:t>
      </w:r>
      <w:r w:rsidR="006F6200" w:rsidRPr="0065797E">
        <w:t xml:space="preserve">by randomly drawing a number </w:t>
      </w:r>
      <w:r w:rsidR="006F6200" w:rsidRPr="0065797E">
        <w:rPr>
          <w:i/>
        </w:rPr>
        <w:t>u</w:t>
      </w:r>
      <w:r w:rsidR="006F6200" w:rsidRPr="0065797E">
        <w:t xml:space="preserve"> from U[0,1]</w:t>
      </w:r>
      <w:r w:rsidR="006F6200">
        <w:t xml:space="preserve"> and defining the animal as mature if </w:t>
      </w:r>
      <w:r w:rsidR="006F6200">
        <w:rPr>
          <w:i/>
        </w:rPr>
        <w:t xml:space="preserve">u </w:t>
      </w:r>
      <w:r w:rsidR="006F6200">
        <w:t>is less than this conditional probability.</w:t>
      </w:r>
    </w:p>
    <w:p w14:paraId="5BF1EE41" w14:textId="1D5FD5AC"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 xml:space="preserve">is the sum of the </w:t>
      </w:r>
      <w:r w:rsidR="008072BE">
        <w:t>sum of</w:t>
      </w:r>
      <w:r w:rsidR="00702A14">
        <w:t xml:space="preserve"> empirical weights of each individual</w:t>
      </w:r>
      <w:r w:rsidR="00D62A65">
        <w:t xml:space="preserve"> </w:t>
      </w:r>
      <w:r w:rsidR="008072BE">
        <w:t xml:space="preserve">that is mature </w:t>
      </w:r>
      <w:r w:rsidR="00D62A65">
        <w:t>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170D58" w:rsidRPr="005B56D9">
        <w:t xml:space="preserve">Recruitment </w:t>
      </w:r>
      <w:r w:rsidR="00125E74" w:rsidRPr="005B56D9">
        <w:t>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w:t>
      </w:r>
    </w:p>
    <w:p w14:paraId="11E70ECD" w14:textId="77777777" w:rsidR="00A4485A" w:rsidRDefault="00A4485A" w:rsidP="00CA3694">
      <w:pPr>
        <w:spacing w:line="240" w:lineRule="auto"/>
        <w:ind w:firstLine="360"/>
        <w:jc w:val="both"/>
        <w:rPr>
          <w:iCs/>
          <w:lang w:val="en"/>
        </w:rPr>
      </w:pPr>
    </w:p>
    <w:p w14:paraId="28CC6EE6" w14:textId="297DC07C" w:rsidR="0048311C" w:rsidRPr="000B517C" w:rsidRDefault="00A415FF"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e>
              </m:d>
            </m:e>
          </m:mr>
        </m:m>
        <m:r>
          <w:rPr>
            <w:rFonts w:ascii="Cambria Math" w:hAnsi="Cambria Math"/>
          </w:rPr>
          <m:t xml:space="preserve">  </m:t>
        </m:r>
      </m:oMath>
      <w:r w:rsidR="0027268B">
        <w:tab/>
      </w:r>
      <w:r w:rsidR="0027268B">
        <w:tab/>
      </w:r>
      <w:r w:rsidR="0027268B">
        <w:tab/>
      </w:r>
      <w:r w:rsidR="0027268B">
        <w:tab/>
      </w:r>
      <w:r w:rsidR="0027268B">
        <w:tab/>
      </w:r>
      <w:r w:rsidR="0048311C">
        <w:tab/>
        <w:t xml:space="preserve">   </w:t>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912782">
        <w:rPr>
          <w:noProof/>
          <w:szCs w:val="24"/>
        </w:rPr>
        <w:t>7</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36555F4D" w:rsidR="00162700" w:rsidRDefault="00A415FF"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8</w:t>
      </w:r>
      <w:r w:rsidR="00162700" w:rsidRPr="000B517C">
        <w:rPr>
          <w:szCs w:val="24"/>
        </w:rPr>
        <w:fldChar w:fldCharType="end"/>
      </w:r>
    </w:p>
    <w:p w14:paraId="72519274" w14:textId="77777777" w:rsidR="00147D96" w:rsidRPr="00147D96" w:rsidRDefault="00147D96" w:rsidP="00147D96">
      <w:pPr>
        <w:rPr>
          <w:lang w:val="en"/>
        </w:rPr>
      </w:pPr>
    </w:p>
    <w:p w14:paraId="58FCE005" w14:textId="28E07457" w:rsidR="00D22326" w:rsidRDefault="00A415FF"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r>
          <m:rPr>
            <m:sty m:val="p"/>
          </m:rPr>
          <w:rPr>
            <w:rStyle w:val="CommentReference"/>
            <w:rFonts w:eastAsiaTheme="minorHAnsi"/>
            <w:iCs w:val="0"/>
            <w:spacing w:val="0"/>
            <w:kern w:val="0"/>
            <w:lang w:val="en-US"/>
          </w:rPr>
          <w:commentReference w:id="8"/>
        </m:r>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4D4716">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9</w:t>
      </w:r>
      <w:r w:rsidR="00162700" w:rsidRPr="000B517C">
        <w:rPr>
          <w:szCs w:val="24"/>
        </w:rPr>
        <w:fldChar w:fldCharType="end"/>
      </w:r>
    </w:p>
    <w:p w14:paraId="59CA059B" w14:textId="77777777" w:rsidR="00147D96" w:rsidRPr="00147D96" w:rsidRDefault="00147D96" w:rsidP="00147D96">
      <w:pPr>
        <w:rPr>
          <w:lang w:val="en"/>
        </w:rPr>
      </w:pPr>
    </w:p>
    <w:p w14:paraId="6ACC49BB" w14:textId="4C3D1791" w:rsidR="00162700" w:rsidRDefault="00A415FF"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10</w:t>
      </w:r>
      <w:r w:rsidR="00162700" w:rsidRPr="000B517C">
        <w:rPr>
          <w:szCs w:val="24"/>
        </w:rPr>
        <w:fldChar w:fldCharType="end"/>
      </w:r>
    </w:p>
    <w:p w14:paraId="18AD77FC" w14:textId="77777777" w:rsidR="00147D96" w:rsidRPr="00147D96" w:rsidRDefault="00147D96" w:rsidP="00147D96">
      <w:pPr>
        <w:rPr>
          <w:lang w:val="en"/>
        </w:rPr>
      </w:pPr>
    </w:p>
    <w:p w14:paraId="57EFB4D8" w14:textId="4AD60CE5" w:rsidR="00A2616C" w:rsidRPr="000B517C" w:rsidRDefault="00A415FF"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11</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9"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9"/>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3"/>
          <w:pgSz w:w="12240" w:h="15840"/>
          <w:pgMar w:top="1440" w:right="1440" w:bottom="1440" w:left="1440" w:header="720" w:footer="720" w:gutter="0"/>
          <w:lnNumType w:countBy="1" w:restart="continuous"/>
          <w:cols w:space="720"/>
          <w:docGrid w:linePitch="360"/>
        </w:sectPr>
      </w:pPr>
      <w:bookmarkStart w:id="10" w:name="_Ref6556365"/>
      <w:r>
        <w:t>Figure A</w:t>
      </w:r>
      <w:r>
        <w:fldChar w:fldCharType="begin"/>
      </w:r>
      <w:r>
        <w:instrText xml:space="preserve"> SEQ Figure_A \* ARABIC </w:instrText>
      </w:r>
      <w:r>
        <w:fldChar w:fldCharType="separate"/>
      </w:r>
      <w:r w:rsidR="006E09BE">
        <w:rPr>
          <w:noProof/>
        </w:rPr>
        <w:t>1</w:t>
      </w:r>
      <w:r>
        <w:fldChar w:fldCharType="end"/>
      </w:r>
      <w:bookmarkEnd w:id="10"/>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A415F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A415F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11" w:name="_Hlk5259652"/>
        <w:tc>
          <w:tcPr>
            <w:tcW w:w="1448" w:type="dxa"/>
          </w:tcPr>
          <w:p w14:paraId="013B473B" w14:textId="23F468FF" w:rsidR="00FC654D" w:rsidRDefault="00A415F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1"/>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A415F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A415FF">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A415FF">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12" w:name="_Ref9575210"/>
      <w:r>
        <w:t>Table A</w:t>
      </w:r>
      <w:r>
        <w:fldChar w:fldCharType="begin"/>
      </w:r>
      <w:r>
        <w:instrText xml:space="preserve"> SEQ Table_A \* ARABIC </w:instrText>
      </w:r>
      <w:r>
        <w:fldChar w:fldCharType="separate"/>
      </w:r>
      <w:r w:rsidR="006E09BE">
        <w:rPr>
          <w:noProof/>
        </w:rPr>
        <w:t>1</w:t>
      </w:r>
      <w:r>
        <w:fldChar w:fldCharType="end"/>
      </w:r>
      <w:bookmarkEnd w:id="12"/>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w:t>
            </w:r>
            <w:commentRangeStart w:id="13"/>
            <w:commentRangeStart w:id="14"/>
            <w:r w:rsidRPr="00234BF7">
              <w:rPr>
                <w:b/>
                <w:sz w:val="20"/>
                <w:szCs w:val="20"/>
              </w:rPr>
              <w:t>30</w:t>
            </w:r>
            <w:commentRangeEnd w:id="13"/>
            <w:r w:rsidR="00A2138F">
              <w:rPr>
                <w:rStyle w:val="CommentReference"/>
                <w:rFonts w:eastAsiaTheme="minorHAnsi"/>
                <w:spacing w:val="0"/>
                <w:kern w:val="0"/>
              </w:rPr>
              <w:commentReference w:id="13"/>
            </w:r>
            <w:commentRangeEnd w:id="14"/>
            <w:r w:rsidR="00665E9F">
              <w:rPr>
                <w:rStyle w:val="CommentReference"/>
                <w:rFonts w:eastAsiaTheme="minorHAnsi"/>
                <w:spacing w:val="0"/>
                <w:kern w:val="0"/>
              </w:rPr>
              <w:commentReference w:id="14"/>
            </w:r>
            <w:r w:rsidRPr="00234BF7">
              <w:rPr>
                <w:b/>
                <w:sz w:val="20"/>
                <w:szCs w:val="20"/>
              </w:rPr>
              <w:t>)</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lang w:val="en-AU" w:eastAsia="en-AU"/>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15" w:name="_Ref8638745"/>
      <w:r>
        <w:t>Figure A</w:t>
      </w:r>
      <w:r>
        <w:fldChar w:fldCharType="begin"/>
      </w:r>
      <w:r>
        <w:instrText xml:space="preserve"> SEQ Figure_A \* ARABIC </w:instrText>
      </w:r>
      <w:r>
        <w:fldChar w:fldCharType="separate"/>
      </w:r>
      <w:r w:rsidR="006E09BE">
        <w:rPr>
          <w:noProof/>
        </w:rPr>
        <w:t>5</w:t>
      </w:r>
      <w:r>
        <w:fldChar w:fldCharType="end"/>
      </w:r>
      <w:bookmarkEnd w:id="15"/>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16" w:name="_Ref8638752"/>
      <w:r>
        <w:t>Figure A</w:t>
      </w:r>
      <w:r>
        <w:fldChar w:fldCharType="begin"/>
      </w:r>
      <w:r>
        <w:instrText xml:space="preserve"> SEQ Figure_A \* ARABIC </w:instrText>
      </w:r>
      <w:r>
        <w:fldChar w:fldCharType="separate"/>
      </w:r>
      <w:r w:rsidR="006E09BE">
        <w:rPr>
          <w:noProof/>
        </w:rPr>
        <w:t>14</w:t>
      </w:r>
      <w:r>
        <w:fldChar w:fldCharType="end"/>
      </w:r>
      <w:bookmarkEnd w:id="16"/>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unt, Andre (O&amp;A, Hobart)" w:date="2019-06-25T13:38:00Z" w:initials="PA(H">
    <w:p w14:paraId="3F1D7ED5" w14:textId="269F9667" w:rsidR="000806E3" w:rsidRDefault="000806E3">
      <w:pPr>
        <w:pStyle w:val="CommentText"/>
      </w:pPr>
      <w:r>
        <w:rPr>
          <w:rStyle w:val="CommentReference"/>
        </w:rPr>
        <w:annotationRef/>
      </w:r>
      <w:r>
        <w:t>This is documented somewhere?</w:t>
      </w:r>
    </w:p>
  </w:comment>
  <w:comment w:id="3" w:author="Maia Kapur" w:date="2019-06-26T13:27:00Z" w:initials="MK">
    <w:p w14:paraId="6733AB7B" w14:textId="653ADCB1" w:rsidR="000806E3" w:rsidRDefault="000806E3">
      <w:pPr>
        <w:pStyle w:val="CommentText"/>
      </w:pPr>
      <w:r>
        <w:rPr>
          <w:rStyle w:val="CommentReference"/>
        </w:rPr>
        <w:annotationRef/>
      </w:r>
      <w:proofErr w:type="gramStart"/>
      <w:r>
        <w:t>Yes</w:t>
      </w:r>
      <w:proofErr w:type="gramEnd"/>
      <w:r>
        <w:t xml:space="preserve"> in main manuscript we describe the variation observed for sablefish, and show table w values</w:t>
      </w:r>
    </w:p>
  </w:comment>
  <w:comment w:id="7" w:author="Maia Kapur" w:date="2019-06-26T14:12:00Z" w:initials="MK">
    <w:p w14:paraId="7F7EE1A9" w14:textId="7685FD6C" w:rsidR="00912782" w:rsidRDefault="00912782">
      <w:pPr>
        <w:pStyle w:val="CommentText"/>
      </w:pPr>
      <w:r>
        <w:rPr>
          <w:rStyle w:val="CommentReference"/>
        </w:rPr>
        <w:annotationRef/>
      </w:r>
      <w:r>
        <w:t xml:space="preserve">This is the </w:t>
      </w:r>
      <w:proofErr w:type="spellStart"/>
      <w:r>
        <w:t>val</w:t>
      </w:r>
      <w:proofErr w:type="spellEnd"/>
      <w:r>
        <w:t xml:space="preserve"> given by the ogive, not 0 nor 1 as there are not yet ‘</w:t>
      </w:r>
      <w:proofErr w:type="gramStart"/>
      <w:r>
        <w:t>individuals’</w:t>
      </w:r>
      <w:proofErr w:type="gramEnd"/>
      <w:r>
        <w:t xml:space="preserve">. </w:t>
      </w:r>
    </w:p>
  </w:comment>
  <w:comment w:id="8" w:author="Punt, Andre (O&amp;A, Hobart)" w:date="2019-06-25T13:45:00Z" w:initials="PA(H">
    <w:p w14:paraId="181178E4" w14:textId="77777777" w:rsidR="00882040" w:rsidRDefault="00882040">
      <w:pPr>
        <w:pStyle w:val="CommentText"/>
      </w:pPr>
      <w:r>
        <w:rPr>
          <w:rStyle w:val="CommentReference"/>
        </w:rPr>
        <w:annotationRef/>
      </w:r>
      <w:r>
        <w:t xml:space="preserve">This still seems wrong because the sum over </w:t>
      </w:r>
      <w:proofErr w:type="spellStart"/>
      <w:r>
        <w:t>i</w:t>
      </w:r>
      <w:proofErr w:type="spellEnd"/>
      <w:r>
        <w:t xml:space="preserve"> is the population in year 1 and R0 is meant to be the unfished size.</w:t>
      </w:r>
    </w:p>
    <w:p w14:paraId="71577088" w14:textId="77777777" w:rsidR="00882040" w:rsidRDefault="00882040">
      <w:pPr>
        <w:pStyle w:val="CommentText"/>
      </w:pPr>
    </w:p>
    <w:p w14:paraId="428509F7" w14:textId="77777777" w:rsidR="00882040" w:rsidRDefault="00882040">
      <w:pPr>
        <w:pStyle w:val="CommentText"/>
      </w:pPr>
      <w:r>
        <w:t xml:space="preserve">What is the initial number of individuals in the population. </w:t>
      </w:r>
    </w:p>
    <w:p w14:paraId="04DC2C9D" w14:textId="77777777" w:rsidR="00882040" w:rsidRDefault="00882040">
      <w:pPr>
        <w:pStyle w:val="CommentText"/>
      </w:pPr>
    </w:p>
    <w:p w14:paraId="0DA83B62" w14:textId="77777777" w:rsidR="00882040" w:rsidRDefault="00882040">
      <w:pPr>
        <w:pStyle w:val="CommentText"/>
      </w:pPr>
      <w:r>
        <w:t>How if m(</w:t>
      </w:r>
      <w:proofErr w:type="spellStart"/>
      <w:r>
        <w:t>i</w:t>
      </w:r>
      <w:proofErr w:type="spellEnd"/>
      <w:r>
        <w:t>) set for year 1 – it should be a sample from x(I,1) I think</w:t>
      </w:r>
    </w:p>
    <w:p w14:paraId="09FAE8DC" w14:textId="77777777" w:rsidR="00882040" w:rsidRDefault="00882040">
      <w:pPr>
        <w:pStyle w:val="CommentText"/>
      </w:pPr>
    </w:p>
    <w:p w14:paraId="79C3F39F" w14:textId="77777777" w:rsidR="00882040" w:rsidRDefault="00882040">
      <w:pPr>
        <w:pStyle w:val="CommentText"/>
      </w:pPr>
      <w:r>
        <w:t xml:space="preserve">Can you plot the total number of live animals – it should be constant (as F=0). I am guessing it increases. </w:t>
      </w:r>
    </w:p>
    <w:p w14:paraId="6D660156" w14:textId="77777777" w:rsidR="00882040" w:rsidRDefault="00882040">
      <w:pPr>
        <w:pStyle w:val="CommentText"/>
      </w:pPr>
    </w:p>
    <w:p w14:paraId="7D4E33B4" w14:textId="77777777" w:rsidR="00882040" w:rsidRDefault="00882040">
      <w:pPr>
        <w:pStyle w:val="CommentText"/>
      </w:pPr>
      <w:r>
        <w:t xml:space="preserve">If this working you need to explain it better; if not </w:t>
      </w:r>
      <w:proofErr w:type="spellStart"/>
      <w:proofErr w:type="gramStart"/>
      <w:r>
        <w:t>lets</w:t>
      </w:r>
      <w:proofErr w:type="spellEnd"/>
      <w:proofErr w:type="gramEnd"/>
      <w:r>
        <w:t xml:space="preserve"> do this again. </w:t>
      </w:r>
    </w:p>
    <w:p w14:paraId="3C227D26" w14:textId="77777777" w:rsidR="00882040" w:rsidRDefault="00882040">
      <w:pPr>
        <w:pStyle w:val="CommentText"/>
      </w:pPr>
    </w:p>
  </w:comment>
  <w:comment w:id="13" w:author="Punt, Andre (O&amp;A, Hobart)" w:date="2019-06-25T13:47:00Z" w:initials="PA(H">
    <w:p w14:paraId="459D8534" w14:textId="06D3856F" w:rsidR="000806E3" w:rsidRDefault="000806E3">
      <w:pPr>
        <w:pStyle w:val="CommentText"/>
      </w:pPr>
      <w:r>
        <w:rPr>
          <w:rStyle w:val="CommentReference"/>
        </w:rPr>
        <w:annotationRef/>
      </w:r>
      <w:proofErr w:type="spellStart"/>
      <w:r>
        <w:t>Upddate</w:t>
      </w:r>
      <w:proofErr w:type="spellEnd"/>
    </w:p>
  </w:comment>
  <w:comment w:id="14" w:author="Maia Kapur" w:date="2019-06-26T14:22:00Z" w:initials="MK">
    <w:p w14:paraId="1D71CB21" w14:textId="27D00FC7" w:rsidR="00665E9F" w:rsidRDefault="00665E9F">
      <w:pPr>
        <w:pStyle w:val="CommentText"/>
      </w:pPr>
      <w:r>
        <w:rPr>
          <w:rStyle w:val="CommentReference"/>
        </w:rPr>
        <w:annotationRef/>
      </w:r>
      <w:r>
        <w:t>Will do once appendix approved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1D7ED5" w15:done="0"/>
  <w15:commentEx w15:paraId="6733AB7B" w15:paraIdParent="3F1D7ED5" w15:done="0"/>
  <w15:commentEx w15:paraId="7F7EE1A9" w15:done="0"/>
  <w15:commentEx w15:paraId="3C227D26" w15:done="0"/>
  <w15:commentEx w15:paraId="459D8534" w15:done="0"/>
  <w15:commentEx w15:paraId="1D71CB21" w15:paraIdParent="459D85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D7ED5" w16cid:durableId="20BDF152"/>
  <w16cid:commentId w16cid:paraId="6733AB7B" w16cid:durableId="20BDF15C"/>
  <w16cid:commentId w16cid:paraId="7F7EE1A9" w16cid:durableId="20BDFBE2"/>
  <w16cid:commentId w16cid:paraId="459D8534" w16cid:durableId="20BDF153"/>
  <w16cid:commentId w16cid:paraId="1D71CB21" w16cid:durableId="20BDFE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65C14" w14:textId="77777777" w:rsidR="00A415FF" w:rsidRDefault="00A415FF" w:rsidP="001F239F">
      <w:pPr>
        <w:spacing w:line="240" w:lineRule="auto"/>
      </w:pPr>
      <w:r>
        <w:separator/>
      </w:r>
    </w:p>
  </w:endnote>
  <w:endnote w:type="continuationSeparator" w:id="0">
    <w:p w14:paraId="16672CDC" w14:textId="77777777" w:rsidR="00A415FF" w:rsidRDefault="00A415FF"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0806E3" w:rsidRDefault="000806E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7FD22D71" w14:textId="77777777" w:rsidR="000806E3" w:rsidRDefault="00080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EB080" w14:textId="77777777" w:rsidR="00A415FF" w:rsidRDefault="00A415FF" w:rsidP="001F239F">
      <w:pPr>
        <w:spacing w:line="240" w:lineRule="auto"/>
      </w:pPr>
      <w:r>
        <w:separator/>
      </w:r>
    </w:p>
  </w:footnote>
  <w:footnote w:type="continuationSeparator" w:id="0">
    <w:p w14:paraId="5D6A3CCA" w14:textId="77777777" w:rsidR="00A415FF" w:rsidRDefault="00A415FF"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92C09"/>
    <w:rsid w:val="001A146D"/>
    <w:rsid w:val="001A2D4F"/>
    <w:rsid w:val="001A6FB3"/>
    <w:rsid w:val="001B23D7"/>
    <w:rsid w:val="001C2C6B"/>
    <w:rsid w:val="001E319E"/>
    <w:rsid w:val="001F239F"/>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6FA"/>
    <w:rsid w:val="004F21CF"/>
    <w:rsid w:val="004F2D38"/>
    <w:rsid w:val="004F388C"/>
    <w:rsid w:val="0050640D"/>
    <w:rsid w:val="00511265"/>
    <w:rsid w:val="00514264"/>
    <w:rsid w:val="005231DF"/>
    <w:rsid w:val="00526B81"/>
    <w:rsid w:val="00531A48"/>
    <w:rsid w:val="00544F67"/>
    <w:rsid w:val="0057595A"/>
    <w:rsid w:val="00587FAD"/>
    <w:rsid w:val="005A41F0"/>
    <w:rsid w:val="005B39C6"/>
    <w:rsid w:val="005B3CD6"/>
    <w:rsid w:val="005B56D9"/>
    <w:rsid w:val="005B593C"/>
    <w:rsid w:val="005D13C2"/>
    <w:rsid w:val="005D1F9C"/>
    <w:rsid w:val="005D5BE6"/>
    <w:rsid w:val="006055D3"/>
    <w:rsid w:val="006123F9"/>
    <w:rsid w:val="00616545"/>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1DEE"/>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4A54"/>
    <w:rsid w:val="00952953"/>
    <w:rsid w:val="00956348"/>
    <w:rsid w:val="009706E4"/>
    <w:rsid w:val="00976DBF"/>
    <w:rsid w:val="00983FE0"/>
    <w:rsid w:val="00985465"/>
    <w:rsid w:val="009C23E1"/>
    <w:rsid w:val="009E53D5"/>
    <w:rsid w:val="009F12B0"/>
    <w:rsid w:val="009F6E81"/>
    <w:rsid w:val="00A03368"/>
    <w:rsid w:val="00A2138F"/>
    <w:rsid w:val="00A22AB0"/>
    <w:rsid w:val="00A2616C"/>
    <w:rsid w:val="00A413DC"/>
    <w:rsid w:val="00A415CA"/>
    <w:rsid w:val="00A415FF"/>
    <w:rsid w:val="00A41D2F"/>
    <w:rsid w:val="00A4485A"/>
    <w:rsid w:val="00A45FE7"/>
    <w:rsid w:val="00A6238F"/>
    <w:rsid w:val="00A727A0"/>
    <w:rsid w:val="00A84473"/>
    <w:rsid w:val="00A873FB"/>
    <w:rsid w:val="00A875F3"/>
    <w:rsid w:val="00A878C2"/>
    <w:rsid w:val="00A90F25"/>
    <w:rsid w:val="00AB486E"/>
    <w:rsid w:val="00AE1859"/>
    <w:rsid w:val="00AE44B1"/>
    <w:rsid w:val="00B240CD"/>
    <w:rsid w:val="00B479CF"/>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93E8F"/>
    <w:rsid w:val="00DA4376"/>
    <w:rsid w:val="00DA7AF5"/>
    <w:rsid w:val="00DB48E0"/>
    <w:rsid w:val="00DB564F"/>
    <w:rsid w:val="00DC2511"/>
    <w:rsid w:val="00E01183"/>
    <w:rsid w:val="00E066C0"/>
    <w:rsid w:val="00E14C10"/>
    <w:rsid w:val="00E373E1"/>
    <w:rsid w:val="00E45816"/>
    <w:rsid w:val="00E528C1"/>
    <w:rsid w:val="00E54778"/>
    <w:rsid w:val="00E62BA5"/>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D7C"/>
    <w:rsid w:val="00F30774"/>
    <w:rsid w:val="00F323F0"/>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FDB1A-E32F-4127-9AA1-E6485E684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24</Pages>
  <Words>3338</Words>
  <Characters>19031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24</cp:revision>
  <cp:lastPrinted>2019-06-24T16:44:00Z</cp:lastPrinted>
  <dcterms:created xsi:type="dcterms:W3CDTF">2019-06-26T20:27:00Z</dcterms:created>
  <dcterms:modified xsi:type="dcterms:W3CDTF">2019-06-26T21:25:00Z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