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DC00A3" w14:textId="58AA4812" w:rsidR="0084205B" w:rsidRDefault="0084205B" w:rsidP="00560355">
      <w:pPr>
        <w:pStyle w:val="Title"/>
        <w:spacing w:after="0" w:line="276" w:lineRule="auto"/>
      </w:pPr>
      <w:bookmarkStart w:id="0" w:name="_Hlk2088139"/>
      <w:r>
        <w:t>Data driven approach reveals oceanographic features delineate growth zonation in NE pacific sablefish</w:t>
      </w:r>
    </w:p>
    <w:p w14:paraId="179BC0BE" w14:textId="77777777" w:rsidR="00AD45C5" w:rsidRPr="00AD45C5" w:rsidRDefault="00AD45C5" w:rsidP="00560355">
      <w:pPr>
        <w:spacing w:line="276" w:lineRule="auto"/>
      </w:pPr>
    </w:p>
    <w:p w14:paraId="146DD023" w14:textId="44F3A7E4" w:rsidR="00F502D0" w:rsidRDefault="00F502D0" w:rsidP="00560355">
      <w:pPr>
        <w:spacing w:after="0" w:line="276" w:lineRule="auto"/>
      </w:pPr>
      <w:proofErr w:type="spellStart"/>
      <w:r w:rsidRPr="0010075F">
        <w:t>Kapur</w:t>
      </w:r>
      <w:proofErr w:type="spellEnd"/>
      <w:r w:rsidRPr="0010075F">
        <w:t xml:space="preserve">, M., </w:t>
      </w:r>
      <w:proofErr w:type="spellStart"/>
      <w:r w:rsidRPr="0010075F">
        <w:t>Haltuch</w:t>
      </w:r>
      <w:proofErr w:type="spellEnd"/>
      <w:r w:rsidRPr="0010075F">
        <w:t xml:space="preserve">, M., </w:t>
      </w:r>
      <w:r w:rsidR="004A6F3D">
        <w:rPr>
          <w:color w:val="222222"/>
          <w:shd w:val="clear" w:color="auto" w:fill="FFFFFF"/>
        </w:rPr>
        <w:t xml:space="preserve">[others] </w:t>
      </w:r>
      <w:r w:rsidRPr="0010075F">
        <w:t>Punt, A.</w:t>
      </w:r>
    </w:p>
    <w:p w14:paraId="4C37DF5F" w14:textId="77777777" w:rsidR="00AD45C5" w:rsidRPr="004906F5" w:rsidRDefault="00AD45C5" w:rsidP="00560355">
      <w:pPr>
        <w:spacing w:after="0" w:line="276" w:lineRule="auto"/>
      </w:pPr>
    </w:p>
    <w:p w14:paraId="53D67B4C" w14:textId="29BD2344" w:rsidR="00F502D0" w:rsidRDefault="00F502D0" w:rsidP="00560355">
      <w:pPr>
        <w:spacing w:after="0" w:line="276"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560355">
      <w:pPr>
        <w:spacing w:line="276" w:lineRule="auto"/>
      </w:pPr>
    </w:p>
    <w:p w14:paraId="6644EF5E" w14:textId="1B44C505" w:rsidR="00F502D0" w:rsidRDefault="00F502D0" w:rsidP="00560355">
      <w:pPr>
        <w:pStyle w:val="Heading1"/>
        <w:spacing w:after="0" w:line="276" w:lineRule="auto"/>
      </w:pPr>
      <w:r>
        <w:t>Abstract</w:t>
      </w:r>
    </w:p>
    <w:bookmarkEnd w:id="0"/>
    <w:p w14:paraId="0E0DCB3D" w14:textId="20852776" w:rsidR="00924E93" w:rsidRDefault="00924E93" w:rsidP="00560355">
      <w:pPr>
        <w:spacing w:after="0" w:line="276" w:lineRule="auto"/>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w:t>
      </w:r>
      <w:proofErr w:type="gramStart"/>
      <w:r>
        <w:rPr>
          <w:rFonts w:cstheme="minorHAnsi"/>
        </w:rPr>
        <w:t>spatially-explicit</w:t>
      </w:r>
      <w:proofErr w:type="gramEnd"/>
      <w:r>
        <w:rPr>
          <w:rFonts w:cstheme="minorHAnsi"/>
        </w:rPr>
        <w:t xml:space="preserve">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proofErr w:type="gramStart"/>
      <w:r w:rsidR="005B6C7D">
        <w:rPr>
          <w:rFonts w:cstheme="minorHAnsi"/>
          <w:iCs/>
        </w:rPr>
        <w:t>stratified</w:t>
      </w:r>
      <w:proofErr w:type="gramEnd"/>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Results indicate that NE Pacific sablefish length-at-age increases with latitude, which is consistent with 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560355">
      <w:pPr>
        <w:spacing w:after="0" w:line="276" w:lineRule="auto"/>
        <w:rPr>
          <w:rFonts w:cstheme="minorHAnsi"/>
          <w:iCs/>
        </w:rPr>
        <w:sectPr w:rsidR="00924E93">
          <w:footerReference w:type="default" r:id="rId8"/>
          <w:pgSz w:w="12240" w:h="15840"/>
          <w:pgMar w:top="1440" w:right="1440" w:bottom="1440" w:left="1440" w:header="720" w:footer="720" w:gutter="0"/>
          <w:lnNumType w:countBy="1" w:restart="continuous"/>
          <w:cols w:space="720"/>
        </w:sectPr>
      </w:pPr>
    </w:p>
    <w:p w14:paraId="7A0A3BE6" w14:textId="4E41D4AC" w:rsidR="00F502D0" w:rsidRPr="004906F5" w:rsidRDefault="0023745F" w:rsidP="00560355">
      <w:pPr>
        <w:pStyle w:val="Heading1"/>
        <w:spacing w:before="240" w:after="0" w:line="276" w:lineRule="auto"/>
      </w:pPr>
      <w:r>
        <w:lastRenderedPageBreak/>
        <w:t xml:space="preserve">1 </w:t>
      </w:r>
      <w:r w:rsidR="00F502D0" w:rsidRPr="004906F5">
        <w:t>Introduction</w:t>
      </w:r>
    </w:p>
    <w:p w14:paraId="1AE5C16B" w14:textId="77777777" w:rsidR="00C240B4" w:rsidRPr="009D5078" w:rsidRDefault="00C240B4" w:rsidP="00560355">
      <w:pPr>
        <w:spacing w:after="0" w:line="276" w:lineRule="auto"/>
        <w:ind w:firstLine="360"/>
      </w:pPr>
    </w:p>
    <w:p w14:paraId="59B55C1D" w14:textId="458433A3" w:rsidR="00C240B4" w:rsidRPr="001142BC" w:rsidRDefault="00724656" w:rsidP="00560355">
      <w:pPr>
        <w:pStyle w:val="CommentText"/>
        <w:spacing w:after="0" w:line="276" w:lineRule="auto"/>
        <w:rPr>
          <w:sz w:val="24"/>
          <w:szCs w:val="24"/>
        </w:rPr>
      </w:pPr>
      <w:r w:rsidRPr="001142BC">
        <w:rPr>
          <w:sz w:val="24"/>
          <w:szCs w:val="24"/>
        </w:rPr>
        <w:t>Fish populations can display spatial patterns in their traits which 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C240B4" w:rsidRPr="003F6D4D">
        <w:rPr>
          <w:sz w:val="24"/>
          <w:szCs w:val="24"/>
        </w:rPr>
        <w:t xml:space="preserve"> </w:t>
      </w:r>
      <w:r w:rsidR="0050070A">
        <w:rPr>
          <w:sz w:val="24"/>
          <w:szCs w:val="24"/>
        </w:rPr>
        <w:t xml:space="preserve">at 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proofErr w:type="gramStart"/>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 xml:space="preserve">or a proxy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w:t>
      </w:r>
      <w:proofErr w:type="gramEnd"/>
      <w:r w:rsidR="007C7C5C" w:rsidRPr="003F6D4D">
        <w:rPr>
          <w:sz w:val="24"/>
          <w:szCs w:val="24"/>
        </w:rPr>
        <w:t xml:space="preserve"> We set out to develop a </w:t>
      </w:r>
      <w:r w:rsidR="00C5570A">
        <w:rPr>
          <w:sz w:val="24"/>
          <w:szCs w:val="24"/>
        </w:rPr>
        <w:t xml:space="preserve">data-driven </w:t>
      </w:r>
      <w:proofErr w:type="gramStart"/>
      <w:r w:rsidR="007C7C5C" w:rsidRPr="003F6D4D">
        <w:rPr>
          <w:sz w:val="24"/>
          <w:szCs w:val="24"/>
        </w:rPr>
        <w:t>method which</w:t>
      </w:r>
      <w:proofErr w:type="gramEnd"/>
      <w:r w:rsidR="007C7C5C" w:rsidRPr="003F6D4D">
        <w:rPr>
          <w:sz w:val="24"/>
          <w:szCs w:val="24"/>
        </w:rPr>
        <w:t xml:space="preserve"> 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the current management scale is appropriate to 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(like 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4477B5">
        <w:rPr>
          <w:sz w:val="24"/>
          <w:szCs w:val="24"/>
        </w:rPr>
        <w:t>are</w:t>
      </w:r>
      <w:r w:rsidR="008262D4" w:rsidRPr="003F6D4D">
        <w:rPr>
          <w:sz w:val="24"/>
          <w:szCs w:val="24"/>
        </w:rPr>
        <w:t xml:space="preserve"> informative towards the </w:t>
      </w:r>
      <w:r w:rsidR="0050070A">
        <w:rPr>
          <w:sz w:val="24"/>
          <w:szCs w:val="24"/>
        </w:rPr>
        <w:t>implementation</w:t>
      </w:r>
      <w:r w:rsidR="008262D4" w:rsidRPr="003F6D4D">
        <w:rPr>
          <w:sz w:val="24"/>
          <w:szCs w:val="24"/>
        </w:rPr>
        <w:t xml:space="preserve"> of ecosystem-based fisheries management.</w:t>
      </w:r>
    </w:p>
    <w:p w14:paraId="44998793" w14:textId="48A7D5F9" w:rsidR="00924E93" w:rsidRDefault="00D72180" w:rsidP="00560355">
      <w:pPr>
        <w:spacing w:after="0" w:line="276" w:lineRule="auto"/>
        <w:ind w:firstLine="36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xml:space="preserve">, not necessarily the ecological context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p>
    <w:p w14:paraId="3F4F410F" w14:textId="344A86A4" w:rsidR="00551B60" w:rsidRDefault="00924E93" w:rsidP="00560355">
      <w:pPr>
        <w:spacing w:after="0" w:line="276" w:lineRule="auto"/>
        <w:ind w:firstLine="360"/>
      </w:pPr>
      <w:r>
        <w:t xml:space="preserve"> </w:t>
      </w:r>
      <w:proofErr w:type="gramStart"/>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w:t>
      </w:r>
      <w:commentRangeStart w:id="1"/>
      <w:r w:rsidR="00F502D0" w:rsidRPr="00AC02E6">
        <w:t xml:space="preserve">for two periods </w:t>
      </w:r>
      <w:commentRangeEnd w:id="1"/>
      <w:r w:rsidR="000552EF">
        <w:rPr>
          <w:rStyle w:val="CommentReference"/>
        </w:rPr>
        <w:commentReference w:id="1"/>
      </w:r>
      <w:r w:rsidR="00F502D0" w:rsidRPr="00AC02E6">
        <w:t xml:space="preserve">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actually 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w:t>
      </w:r>
      <w:proofErr w:type="gramEnd"/>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proofErr w:type="gramStart"/>
      <w:r w:rsidR="00BE093A">
        <w:t>spatially-structured</w:t>
      </w:r>
      <w:proofErr w:type="gramEnd"/>
      <w:r w:rsidR="00BE093A">
        <w:t xml:space="preserve"> trends</w:t>
      </w:r>
      <w:r w:rsidR="00F502D0">
        <w:t xml:space="preserve"> in fish size that </w:t>
      </w:r>
      <w:r w:rsidR="00B815FF">
        <w:t xml:space="preserve">do not match current </w:t>
      </w:r>
      <w:r w:rsidR="00F502D0">
        <w:t xml:space="preserve">management boundaries. </w:t>
      </w:r>
    </w:p>
    <w:p w14:paraId="73A3D70D" w14:textId="37AA4805" w:rsidR="00B0174F" w:rsidRDefault="00B10712" w:rsidP="00560355">
      <w:pPr>
        <w:spacing w:after="0" w:line="276" w:lineRule="auto"/>
        <w:ind w:firstLine="360"/>
      </w:pPr>
      <w:r>
        <w:lastRenderedPageBreak/>
        <w:t xml:space="preserve">Attempts to quantify spatial variation in somatic growth typically face a trade-off </w:t>
      </w:r>
      <w:r w:rsidR="00A51BDE">
        <w:t>between superimposing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commentRangeStart w:id="2"/>
      <w:r w:rsidR="009D7443">
        <w:t>size</w:t>
      </w:r>
      <w:commentRangeEnd w:id="2"/>
      <w:r w:rsidR="000C3399">
        <w:rPr>
          <w:rStyle w:val="CommentReference"/>
        </w:rPr>
        <w:commentReference w:id="2"/>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of 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w:t>
      </w:r>
      <w:proofErr w:type="gramStart"/>
      <w:r w:rsidR="00B0174F">
        <w:t>highly non</w:t>
      </w:r>
      <w:proofErr w:type="gramEnd"/>
      <w:r w:rsidR="00B0174F">
        <w:t xml:space="preserve">-linear,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2AF9EAB8" w:rsidR="00B10712" w:rsidRDefault="00B1424C" w:rsidP="00560355">
      <w:pPr>
        <w:spacing w:after="0" w:line="276" w:lineRule="auto"/>
        <w:ind w:firstLine="360"/>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proofErr w:type="gramStart"/>
      <w:r w:rsidR="005A4A3F">
        <w:rPr>
          <w:rFonts w:cstheme="minorHAnsi"/>
          <w:iCs/>
        </w:rPr>
        <w:t>spatially-</w:t>
      </w:r>
      <w:r w:rsidR="00F502D0">
        <w:rPr>
          <w:rFonts w:cstheme="minorHAnsi"/>
          <w:iCs/>
        </w:rPr>
        <w:t>structured</w:t>
      </w:r>
      <w:proofErr w:type="gramEnd"/>
      <w:r w:rsidR="00F502D0">
        <w:rPr>
          <w:rFonts w:cstheme="minorHAnsi"/>
          <w:iCs/>
        </w:rPr>
        <w:t xml:space="preserve">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bookmarkStart w:id="3" w:name="_Hlk1972912"/>
      <w:r w:rsidR="003351C8">
        <w:rPr>
          <w:rFonts w:cstheme="minorHAnsi"/>
          <w:iCs/>
        </w:rPr>
        <w:t xml:space="preserve"> </w:t>
      </w:r>
      <w:r w:rsidR="002360BE">
        <w:t xml:space="preserve">Sablefish are a highly mobile, long-lived, and valuable </w:t>
      </w:r>
      <w:proofErr w:type="spellStart"/>
      <w:r w:rsidR="002360BE">
        <w:t>groundfish</w:t>
      </w:r>
      <w:proofErr w:type="spellEnd"/>
      <w:r w:rsidR="002360BE">
        <w:t xml:space="preserve"> that have high movement rates (</w:t>
      </w:r>
      <w:commentRangeStart w:id="4"/>
      <w:r w:rsidR="002360BE">
        <w:t>10 – 88% annual movement probabilities across Alaska</w:t>
      </w:r>
      <w:commentRangeEnd w:id="4"/>
      <w:r w:rsidR="000C3399">
        <w:rPr>
          <w:rStyle w:val="CommentReference"/>
        </w:rPr>
        <w:commentReference w:id="4"/>
      </w:r>
      <w:r w:rsidR="002360BE">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during the past few decades have increased concern about the status </w:t>
      </w:r>
      <w:r w:rsidR="00B10712">
        <w:t xml:space="preserve">of sablefish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w:t>
      </w:r>
      <w:r w:rsidR="000C3399">
        <w:t>s</w:t>
      </w:r>
      <w:r w:rsidR="002360BE">
        <w:t xml:space="preserve"> independently at regional scales, namely Alaska (AK), British Columbia (BC), and the US West Coast in the California Current (CC), </w:t>
      </w:r>
      <w:r w:rsidR="000C3399">
        <w:t xml:space="preserve">under the implicit assumption </w:t>
      </w:r>
      <w:r w:rsidR="002360BE">
        <w:t>that these are closed stocks. However, recent genetic work has shown that there is little genetic evidence of population differentiation in sablefish across the</w:t>
      </w:r>
      <w:commentRangeStart w:id="5"/>
      <w:r w:rsidR="002360BE">
        <w:t xml:space="preserve"> </w:t>
      </w:r>
      <w:commentRangeEnd w:id="5"/>
      <w:r w:rsidR="000C3399">
        <w:rPr>
          <w:rStyle w:val="CommentReference"/>
        </w:rPr>
        <w:commentReference w:id="5"/>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560355">
      <w:pPr>
        <w:pStyle w:val="Heading1"/>
        <w:keepNext/>
        <w:keepLines/>
        <w:spacing w:before="240" w:after="0" w:line="276" w:lineRule="auto"/>
      </w:pPr>
      <w:r>
        <w:lastRenderedPageBreak/>
        <w:t xml:space="preserve">2 </w:t>
      </w:r>
      <w:r w:rsidR="00F502D0" w:rsidRPr="004906F5">
        <w:t>Methods</w:t>
      </w:r>
    </w:p>
    <w:p w14:paraId="78156E27" w14:textId="5797D938" w:rsidR="0085796C" w:rsidRPr="0085796C" w:rsidRDefault="0023745F" w:rsidP="00560355">
      <w:pPr>
        <w:pStyle w:val="Heading2"/>
        <w:spacing w:line="276" w:lineRule="auto"/>
      </w:pPr>
      <w:r>
        <w:t xml:space="preserve">2.1 </w:t>
      </w:r>
      <w:r w:rsidR="0085796C">
        <w:t xml:space="preserve">Method </w:t>
      </w:r>
      <w:r w:rsidR="005A4A3F">
        <w:t>s</w:t>
      </w:r>
      <w:r w:rsidR="0085796C">
        <w:t>ummary</w:t>
      </w:r>
    </w:p>
    <w:p w14:paraId="23D1C9B5" w14:textId="562DA221" w:rsidR="00B10712" w:rsidRDefault="00F07D97" w:rsidP="00560355">
      <w:pPr>
        <w:spacing w:before="240" w:after="0" w:line="276" w:lineRule="auto"/>
      </w:pPr>
      <w:commentRangeStart w:id="6"/>
      <w:r>
        <w:t>T</w:t>
      </w:r>
      <w:r w:rsidR="00231872">
        <w:t xml:space="preserve">he method involves fitting a Generalized Additive Model (GAM) 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231872">
        <w:t xml:space="preserve"> to </w:t>
      </w:r>
      <w:r w:rsidR="00B10712">
        <w:t>the vector of observed lengths of fish of a single age as the response variable, predicted by separate smoothers for year, latitude, and longitude</w:t>
      </w:r>
      <w:commentRangeEnd w:id="6"/>
      <w:r w:rsidR="00CF254F">
        <w:rPr>
          <w:rStyle w:val="CommentReference"/>
        </w:rPr>
        <w:commentReference w:id="6"/>
      </w:r>
      <w:r w:rsidR="00B10712">
        <w:t>, i.e.</w:t>
      </w:r>
    </w:p>
    <w:p w14:paraId="1AE6CBC9" w14:textId="1B5BA433" w:rsidR="00231872" w:rsidRPr="005F254B" w:rsidRDefault="00231872" w:rsidP="00560355">
      <w:pPr>
        <w:spacing w:after="0" w:line="276"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E(Y)</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7" w:name="_Hlk8372025"/>
        <m:sSub>
          <m:sSubPr>
            <m:ctrlPr>
              <w:rPr>
                <w:rFonts w:ascii="Cambria Math" w:hAnsi="Cambria Math"/>
                <w:i/>
                <w:iCs/>
              </w:rPr>
            </m:ctrlPr>
          </m:sSubPr>
          <m:e>
            <m:r>
              <w:rPr>
                <w:rFonts w:ascii="Cambria Math" w:hAnsi="Cambria Math"/>
              </w:rPr>
              <m:t>ϵ</m:t>
            </m:r>
          </m:e>
          <m:sub>
            <m:r>
              <w:rPr>
                <w:rFonts w:ascii="Cambria Math" w:hAnsi="Cambria Math"/>
              </w:rPr>
              <m:t>t</m:t>
            </m:r>
            <m:r>
              <m:rPr>
                <m:sty m:val="p"/>
              </m:rPr>
              <w:rPr>
                <w:rStyle w:val="CommentReference"/>
              </w:rPr>
              <w:commentReference w:id="8"/>
            </m:r>
          </m:sub>
        </m:sSub>
      </m:oMath>
      <w:bookmarkEnd w:id="7"/>
    </w:p>
    <w:p w14:paraId="178FD8AD" w14:textId="062FAEBE" w:rsidR="00F502D0" w:rsidRPr="00BE53B7" w:rsidRDefault="00B10712" w:rsidP="00560355">
      <w:pPr>
        <w:spacing w:after="0" w:line="276" w:lineRule="auto"/>
      </w:pPr>
      <w:proofErr w:type="gramStart"/>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w:commentRangeStart w:id="9"/>
            <m:r>
              <w:rPr>
                <w:rFonts w:ascii="Cambria Math" w:hAnsi="Cambria Math"/>
              </w:rPr>
              <m:t>x</m:t>
            </m:r>
            <w:commentRangeEnd w:id="9"/>
            <m:r>
              <m:rPr>
                <m:sty m:val="p"/>
              </m:rPr>
              <w:rPr>
                <w:rStyle w:val="CommentReference"/>
              </w:rPr>
              <w:commentReference w:id="9"/>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proofErr w:type="gramEnd"/>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 xml:space="preserve">-at-age </w:t>
      </w:r>
      <w:proofErr w:type="gramStart"/>
      <w:r>
        <w:t>are estimated</w:t>
      </w:r>
      <w:proofErr w:type="gramEnd"/>
      <w:r>
        <w:t xml:space="preserve">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 xml:space="preserve">data for a single </w:t>
      </w:r>
      <w:commentRangeStart w:id="10"/>
      <w:r w:rsidR="005A4A3F">
        <w:t>age-class</w:t>
      </w:r>
      <w:r w:rsidR="0034490E">
        <w:t xml:space="preserve"> </w:t>
      </w:r>
      <w:commentRangeEnd w:id="10"/>
      <w:r w:rsidR="00CF254F">
        <w:rPr>
          <w:rStyle w:val="CommentReference"/>
        </w:rPr>
        <w:commentReference w:id="10"/>
      </w:r>
      <w:r w:rsidR="0034490E">
        <w:t>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commentRangeStart w:id="11"/>
      <w:r w:rsidR="00EF678E">
        <w:t>minimizes</w:t>
      </w:r>
      <w:commentRangeEnd w:id="11"/>
      <w:r w:rsidR="006C045E">
        <w:rPr>
          <w:rStyle w:val="CommentReference"/>
        </w:rPr>
        <w:commentReference w:id="11"/>
      </w:r>
      <w:r w:rsidR="006665D1">
        <w:t xml:space="preserve"> the concern of </w:t>
      </w:r>
      <w:r w:rsidR="00EF678E">
        <w:t xml:space="preserve">differing survey </w:t>
      </w:r>
      <w:proofErr w:type="spellStart"/>
      <w:r w:rsidR="00EF678E">
        <w:t>selectivities</w:t>
      </w:r>
      <w:proofErr w:type="spellEnd"/>
      <w:r w:rsidR="00EF678E">
        <w:t xml:space="preserve"> between regions.</w:t>
      </w:r>
    </w:p>
    <w:p w14:paraId="2DD9C96B" w14:textId="4D0796E8" w:rsidR="00064049" w:rsidRDefault="00064049" w:rsidP="00560355">
      <w:pPr>
        <w:spacing w:after="0" w:line="276" w:lineRule="auto"/>
        <w:ind w:firstLine="360"/>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proofErr w:type="gramStart"/>
      <w:r>
        <w:t>are evaluated</w:t>
      </w:r>
      <w:proofErr w:type="gramEnd"/>
      <w:r>
        <w:t xml:space="preserve">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w:t>
      </w:r>
      <w:proofErr w:type="gramStart"/>
      <w:r>
        <w:t xml:space="preserve">latitude </w:t>
      </w:r>
      <w:proofErr w:type="gramEnd"/>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 xml:space="preserve">for latitude </w:t>
      </w:r>
      <w:proofErr w:type="gramStart"/>
      <w:r>
        <w:t>is produced</w:t>
      </w:r>
      <w:proofErr w:type="gramEnd"/>
      <w:r>
        <w:t xml:space="preserve"> via</w:t>
      </w:r>
      <w:r w:rsidR="00231872">
        <w:t xml:space="preserve"> the following:</w:t>
      </w:r>
    </w:p>
    <w:p w14:paraId="1710E7F0" w14:textId="49780D24" w:rsidR="00064049" w:rsidRDefault="00064049" w:rsidP="00560355">
      <w:pPr>
        <w:pStyle w:val="Caption"/>
        <w:spacing w:after="0" w:line="276" w:lineRule="auto"/>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2FC3D717" w:rsidR="00B10712" w:rsidRDefault="00B10712" w:rsidP="00560355">
      <w:pPr>
        <w:spacing w:after="0" w:line="276" w:lineRule="auto"/>
      </w:pPr>
      <w:proofErr w:type="gramStart"/>
      <w:r>
        <w:t>where</w:t>
      </w:r>
      <w:proofErr w:type="gramEnd"/>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w:t>
      </w:r>
      <w:commentRangeStart w:id="12"/>
      <w:r>
        <w:t xml:space="preserve">numerators of the elements of </w:t>
      </w:r>
      <w:r w:rsidRPr="001A1F35">
        <w:rPr>
          <w:b/>
        </w:rPr>
        <w:t>G</w:t>
      </w:r>
      <w:r>
        <w:t xml:space="preserve"> are the differences between the predicted and observed length over latitudinal </w:t>
      </w:r>
      <w:proofErr w:type="gramStart"/>
      <w:r>
        <w:t xml:space="preserve">interval </w:t>
      </w:r>
      <w:proofErr w:type="gramEnd"/>
      <m:oMath>
        <m:r>
          <w:rPr>
            <w:rFonts w:ascii="Cambria Math" w:hAnsi="Cambria Math"/>
          </w:rPr>
          <m:t>α</m:t>
        </m:r>
      </m:oMath>
      <w:r>
        <w:rPr>
          <w:rFonts w:eastAsiaTheme="minorEastAsia"/>
        </w:rPr>
        <w:t>, which is necessarily small</w:t>
      </w:r>
      <w:commentRangeEnd w:id="12"/>
      <w:r w:rsidR="00C40B73">
        <w:rPr>
          <w:rStyle w:val="CommentReference"/>
        </w:rPr>
        <w:commentReference w:id="12"/>
      </w:r>
      <w:r>
        <w:rPr>
          <w:rFonts w:eastAsiaTheme="minorEastAsia"/>
        </w:rPr>
        <w:t>.</w:t>
      </w:r>
      <w:r>
        <w:t xml:space="preserve">  Vector </w:t>
      </w:r>
      <w:r w:rsidRPr="001A1F35">
        <w:rPr>
          <w:b/>
        </w:rPr>
        <w:t xml:space="preserve">G </w:t>
      </w:r>
      <w:r>
        <w:t>is of the same length of the observed dataset.</w:t>
      </w:r>
    </w:p>
    <w:p w14:paraId="23D38391" w14:textId="1A100770" w:rsidR="00F502D0" w:rsidRDefault="00F502D0" w:rsidP="00560355">
      <w:pPr>
        <w:spacing w:after="0" w:line="276" w:lineRule="auto"/>
        <w:ind w:firstLine="360"/>
      </w:pPr>
      <w:r>
        <w:t xml:space="preserve">The uncertainty in derivative estimates </w:t>
      </w:r>
      <w:proofErr w:type="gramStart"/>
      <w:r>
        <w:t>are computed</w:t>
      </w:r>
      <w:proofErr w:type="gramEnd"/>
      <w:r>
        <w:t xml:space="preserve"> </w:t>
      </w:r>
      <w:r w:rsidR="00C2617A">
        <w:t>as</w:t>
      </w:r>
      <w:r>
        <w:t>:</w:t>
      </w:r>
    </w:p>
    <w:p w14:paraId="184A31C7" w14:textId="3AB2F605" w:rsidR="00B67BB0" w:rsidRPr="00E424C1" w:rsidRDefault="00B67BB0" w:rsidP="00560355">
      <w:pPr>
        <w:pStyle w:val="Caption"/>
        <w:spacing w:before="120" w:after="0" w:line="276" w:lineRule="auto"/>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5C85C02" w:rsidR="00F502D0" w:rsidRDefault="00B67BB0" w:rsidP="00560355">
      <w:pPr>
        <w:spacing w:after="0" w:line="276" w:lineRule="auto"/>
      </w:pPr>
      <w:proofErr w:type="gramStart"/>
      <w:r>
        <w:t>where</w:t>
      </w:r>
      <w:proofErr w:type="gramEnd"/>
      <w:r>
        <w:t xml:space="preserv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13" w:name="_Hlk3457523"/>
      <w:bookmarkStart w:id="14" w:name="_Hlk2063522"/>
      <w:r w:rsidR="005E0FFF">
        <w:t xml:space="preserve">These steps </w:t>
      </w:r>
      <w:proofErr w:type="gramStart"/>
      <w:r w:rsidR="005E0FFF">
        <w:t>are repeated</w:t>
      </w:r>
      <w:proofErr w:type="gramEnd"/>
      <w:r w:rsidR="005E0FFF">
        <w:t xml:space="preserve"> </w:t>
      </w:r>
      <w:r w:rsidR="002360BE">
        <w:t xml:space="preserve">across the range </w:t>
      </w:r>
      <w:r w:rsidR="008F627F">
        <w:t xml:space="preserve">of explored </w:t>
      </w:r>
      <w:r w:rsidR="005E0FFF">
        <w:t xml:space="preserve">years and </w:t>
      </w:r>
      <w:commentRangeStart w:id="15"/>
      <w:r w:rsidR="005E0FFF">
        <w:t>longitudes</w:t>
      </w:r>
      <w:bookmarkEnd w:id="13"/>
      <w:commentRangeEnd w:id="15"/>
      <w:r w:rsidR="00C40B73">
        <w:rPr>
          <w:rStyle w:val="CommentReference"/>
        </w:rPr>
        <w:commentReference w:id="15"/>
      </w:r>
      <w:r w:rsidR="005E0FFF">
        <w:t xml:space="preserve">. For each parameter, we identify </w:t>
      </w:r>
      <w:r w:rsidR="00B10712">
        <w:t xml:space="preserve">at which </w:t>
      </w:r>
      <w:r w:rsidR="00FE67CC">
        <w:t>predictor</w:t>
      </w:r>
      <w:r w:rsidR="00B10712">
        <w:t xml:space="preserve"> value (i.e. latitude) </w:t>
      </w:r>
      <w:r w:rsidR="005E0FFF">
        <w:t xml:space="preserve">the maximum absolute value of the first derivative </w:t>
      </w:r>
      <w:proofErr w:type="gramStart"/>
      <w:r w:rsidR="005E0FFF">
        <w:t xml:space="preserve">is </w:t>
      </w:r>
      <w:r w:rsidR="000B4A0E">
        <w:t>obtained</w:t>
      </w:r>
      <w:proofErr w:type="gramEnd"/>
      <w:r w:rsidR="000B4A0E">
        <w:t>;</w:t>
      </w:r>
      <w:r w:rsidR="00615029">
        <w:t xml:space="preserve"> this is rounded to the nearest </w:t>
      </w:r>
      <w:commentRangeStart w:id="16"/>
      <w:r w:rsidR="00615029">
        <w:t xml:space="preserve">integer </w:t>
      </w:r>
      <w:commentRangeEnd w:id="16"/>
      <w:r w:rsidR="00B6268C">
        <w:rPr>
          <w:rStyle w:val="CommentReference"/>
        </w:rPr>
        <w:commentReference w:id="16"/>
      </w:r>
      <w:r w:rsidR="00615029">
        <w:t>and defined as the “breakpoint”</w:t>
      </w:r>
      <w:r w:rsidR="00CE3A12">
        <w:t xml:space="preserve"> </w:t>
      </w:r>
      <w:r w:rsidR="00B10712">
        <w:t xml:space="preserve">if </w:t>
      </w:r>
      <w:r w:rsidR="00615029">
        <w:t>its 95% confidence interval does not include zero</w:t>
      </w:r>
      <w:r w:rsidR="00F502D0">
        <w:t xml:space="preserve">. </w:t>
      </w:r>
      <w:bookmarkEnd w:id="14"/>
      <w:r w:rsidR="00EB497B">
        <w:fldChar w:fldCharType="begin"/>
      </w:r>
      <w:r w:rsidR="00EB497B">
        <w:instrText xml:space="preserve"> REF _Ref2061301 \h  \* MERGEFORMAT </w:instrText>
      </w:r>
      <w:r w:rsidR="00EB497B">
        <w:fldChar w:fldCharType="separate"/>
      </w:r>
      <w:r w:rsidR="00EF1C91">
        <w:t xml:space="preserve">Figure </w:t>
      </w:r>
      <w:r w:rsidR="00EF1C91">
        <w:rPr>
          <w:noProof/>
        </w:rPr>
        <w:t>1</w:t>
      </w:r>
      <w:r w:rsidR="00EB497B">
        <w:fldChar w:fldCharType="end"/>
      </w:r>
      <w:r w:rsidR="00EB497B">
        <w:t xml:space="preserve"> and </w:t>
      </w:r>
      <w:r w:rsidR="00EB497B">
        <w:fldChar w:fldCharType="begin"/>
      </w:r>
      <w:r w:rsidR="00EB497B">
        <w:instrText xml:space="preserve"> REF _Ref2061305 \h  \* MERGEFORMAT </w:instrText>
      </w:r>
      <w:r w:rsidR="00EB497B">
        <w:fldChar w:fldCharType="separate"/>
      </w:r>
      <w:r w:rsidR="00EF1C91">
        <w:t xml:space="preserve">Figure </w:t>
      </w:r>
      <w:r w:rsidR="00EF1C91">
        <w:rPr>
          <w:noProof/>
        </w:rPr>
        <w:t>2</w:t>
      </w:r>
      <w:r w:rsidR="00EB497B">
        <w:fldChar w:fldCharType="end"/>
      </w:r>
      <w:r w:rsidR="000759C3">
        <w:t xml:space="preserve"> </w:t>
      </w:r>
      <w:r w:rsidR="000B4A0E">
        <w:t xml:space="preserve">illustrate the raw data, smoothers and first 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are re-</w:t>
      </w:r>
      <w:r w:rsidR="003368A1">
        <w:lastRenderedPageBreak/>
        <w:t xml:space="preserv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proofErr w:type="gramStart"/>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commentRangeStart w:id="17"/>
      <w:r w:rsidR="003368A1">
        <w:t>estimate</w:t>
      </w:r>
      <w:r w:rsidR="00231872">
        <w:t>d</w:t>
      </w:r>
      <w:r w:rsidR="003368A1">
        <w:t xml:space="preserve"> </w:t>
      </w:r>
      <w:r w:rsidR="00F502D0">
        <w:t>using maximum likelihood</w:t>
      </w:r>
      <w:commentRangeEnd w:id="17"/>
      <w:r w:rsidR="009055A9">
        <w:rPr>
          <w:rStyle w:val="CommentReference"/>
        </w:rPr>
        <w:commentReference w:id="17"/>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w:t>
      </w:r>
      <w:proofErr w:type="gramEnd"/>
      <w:r w:rsidR="00F502D0">
        <w:t xml:space="preserve"> </w:t>
      </w:r>
    </w:p>
    <w:p w14:paraId="5F25DAED" w14:textId="4F829D70" w:rsidR="00EF678E" w:rsidRPr="00EF678E" w:rsidRDefault="00F502D0" w:rsidP="00560355">
      <w:pPr>
        <w:spacing w:before="120" w:after="0" w:line="276" w:lineRule="auto"/>
        <w:rPr>
          <w:rFonts w:eastAsiaTheme="minorEastAsia"/>
        </w:rPr>
      </w:pPr>
      <w:bookmarkStart w:id="18"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18"/>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43D78683" w:rsidR="00F502D0" w:rsidRDefault="00F502D0" w:rsidP="00560355">
      <w:pPr>
        <w:spacing w:before="120" w:after="0" w:line="276"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77777777" w:rsidR="00B73EA5" w:rsidRDefault="00B10712" w:rsidP="00560355">
      <w:pPr>
        <w:pStyle w:val="Heading2"/>
        <w:spacing w:line="276" w:lineRule="auto"/>
      </w:pPr>
      <w:r>
        <w:t xml:space="preserve">2.2 </w:t>
      </w:r>
      <w:r w:rsidRPr="00101B12">
        <w:t>Simulation Testing</w:t>
      </w:r>
    </w:p>
    <w:p w14:paraId="062CC497" w14:textId="51EBFD5D" w:rsidR="00715ED3" w:rsidRDefault="00715ED3" w:rsidP="00560355">
      <w:pPr>
        <w:pStyle w:val="Heading3"/>
        <w:spacing w:line="276" w:lineRule="auto"/>
      </w:pPr>
      <w:r>
        <w:t>2.2.1 Outline and design</w:t>
      </w:r>
    </w:p>
    <w:p w14:paraId="1E4940F0" w14:textId="738EBE3D" w:rsidR="00F75BC7" w:rsidRDefault="00AA168A" w:rsidP="00560355">
      <w:pPr>
        <w:spacing w:after="0" w:line="276" w:lineRule="auto"/>
        <w:ind w:firstLine="360"/>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w:t>
      </w:r>
      <w:proofErr w:type="gramStart"/>
      <w:r w:rsidR="00922BA3">
        <w:t xml:space="preserve">varied </w:t>
      </w:r>
      <w:proofErr w:type="gramEnd"/>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560355">
      <w:pPr>
        <w:pStyle w:val="Caption"/>
        <w:spacing w:before="120" w:after="0" w:line="276" w:lineRule="auto"/>
      </w:pPr>
      <w:bookmarkStart w:id="19"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19"/>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F1E15C0" w:rsidR="00E05953" w:rsidRDefault="003368A1" w:rsidP="00560355">
      <w:pPr>
        <w:spacing w:after="0" w:line="276" w:lineRule="auto"/>
      </w:pPr>
      <w:bookmarkStart w:id="20" w:name="_Hlk2063641"/>
      <w:proofErr w:type="gramStart"/>
      <w:r>
        <w:t>w</w:t>
      </w:r>
      <w:r w:rsidR="00642D5E">
        <w:t>here</w:t>
      </w:r>
      <w:proofErr w:type="gramEnd"/>
      <w:r w:rsidR="00642D5E">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commentRangeStart w:id="21"/>
      <w:r w:rsidR="00642D5E">
        <w:rPr>
          <w:rFonts w:eastAsiaTheme="minorEastAsia"/>
        </w:rPr>
        <w:t xml:space="preserve">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9E50E8">
        <w:rPr>
          <w:rFonts w:eastAsiaTheme="minorEastAsia"/>
        </w:rPr>
        <w:t xml:space="preserve">bias-corrected </w:t>
      </w:r>
      <w:r w:rsidR="00642D5E">
        <w:rPr>
          <w:rFonts w:eastAsiaTheme="minorEastAsia"/>
        </w:rPr>
        <w:t>lognormal error term.</w:t>
      </w:r>
      <w:r w:rsidR="00C41D19">
        <w:t xml:space="preserve"> </w:t>
      </w:r>
      <w:commentRangeEnd w:id="21"/>
      <w:r w:rsidR="004E691C">
        <w:rPr>
          <w:rStyle w:val="CommentReference"/>
        </w:rPr>
        <w:commentReference w:id="21"/>
      </w:r>
      <w:r w:rsidR="002360BE">
        <w:t xml:space="preserve">We considered </w:t>
      </w:r>
      <w:r w:rsidR="00DB1D12">
        <w:t>five</w:t>
      </w:r>
      <w:r w:rsidR="002360BE">
        <w:t xml:space="preserve"> growth scenarios consisting of </w:t>
      </w:r>
      <w:r w:rsidR="00E02C5F">
        <w:t>two</w:t>
      </w:r>
      <w:r w:rsidR="002360BE">
        <w:t xml:space="preserve"> different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Regimes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22"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22"/>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101B12">
        <w:t xml:space="preserve">Regime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proofErr w:type="gramStart"/>
      <w:r w:rsidR="00473F2A">
        <w:t>;</w:t>
      </w:r>
      <w:proofErr w:type="gramEnd"/>
      <w:r w:rsidR="00101B12">
        <w:t xml:space="preserve"> Regime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parameters 20% higher than Regime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the </w:t>
      </w:r>
      <w:r w:rsidR="00527F2F">
        <w:t>Supplementary Material</w:t>
      </w:r>
      <w:r w:rsidR="00730B78">
        <w:t xml:space="preserve"> Figure A1</w:t>
      </w:r>
      <w:r w:rsidR="00585ACF">
        <w:t>.</w:t>
      </w:r>
    </w:p>
    <w:p w14:paraId="099BA7BD" w14:textId="23582CB9" w:rsidR="00CE3A12" w:rsidRPr="00AB3E57" w:rsidRDefault="00991E7A" w:rsidP="00560355">
      <w:pPr>
        <w:spacing w:after="0" w:line="276" w:lineRule="auto"/>
        <w:ind w:firstLine="360"/>
      </w:pPr>
      <w:r>
        <w:t xml:space="preserve">The simulated spatial extent ranges from 0° to 50° in latitude and longitude. </w:t>
      </w:r>
      <w:r w:rsidR="003057E6">
        <w:t>The</w:t>
      </w:r>
      <w:r w:rsidR="002360BE">
        <w:t>se</w:t>
      </w:r>
      <w:r w:rsidR="003057E6">
        <w:t xml:space="preser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t>
      </w:r>
      <w:proofErr w:type="gramStart"/>
      <w:r w:rsidR="003057E6">
        <w:t>were designed</w:t>
      </w:r>
      <w:proofErr w:type="gramEnd"/>
      <w:r w:rsidR="003057E6">
        <w:t xml:space="preserve">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locations of fish grown under a certain Regime</w:t>
      </w:r>
      <w:r w:rsidR="00AB58CE">
        <w:rPr>
          <w:rFonts w:eastAsiaTheme="minorEastAsia"/>
        </w:rPr>
        <w:t xml:space="preserve"> </w:t>
      </w:r>
      <w:proofErr w:type="gramStart"/>
      <w:r w:rsidR="00AB58CE">
        <w:rPr>
          <w:rFonts w:eastAsiaTheme="minorEastAsia"/>
        </w:rPr>
        <w:t>were sampled</w:t>
      </w:r>
      <w:proofErr w:type="gramEnd"/>
      <w:r w:rsidR="00AB58CE">
        <w:rPr>
          <w:rFonts w:eastAsiaTheme="minorEastAsia"/>
        </w:rPr>
        <w:t xml:space="preserve">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F04629">
        <w:rPr>
          <w:rFonts w:eastAsiaTheme="minorEastAsia"/>
        </w:rPr>
        <w:t xml:space="preserve">In Scenario 1 (no spatial or temporal variation) all fish </w:t>
      </w:r>
      <w:proofErr w:type="gramStart"/>
      <w:r w:rsidR="00952B81">
        <w:rPr>
          <w:rFonts w:eastAsiaTheme="minorEastAsia"/>
        </w:rPr>
        <w:t>were</w:t>
      </w:r>
      <w:r w:rsidR="00F04629">
        <w:rPr>
          <w:rFonts w:eastAsiaTheme="minorEastAsia"/>
        </w:rPr>
        <w:t xml:space="preserve"> grown</w:t>
      </w:r>
      <w:proofErr w:type="gramEnd"/>
      <w:r w:rsidR="00F04629">
        <w:rPr>
          <w:rFonts w:eastAsiaTheme="minorEastAsia"/>
        </w:rPr>
        <w:t xml:space="preserve"> under Regime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In Scenario 2,</w:t>
      </w:r>
      <w:r>
        <w:t xml:space="preserve"> </w:t>
      </w:r>
      <w:r w:rsidR="00473F2A">
        <w:rPr>
          <w:rFonts w:eastAsiaTheme="minorEastAsia"/>
        </w:rPr>
        <w:t xml:space="preserve">the latitude and longitude of fish grown under Regime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Regime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w:t>
      </w:r>
      <w:r>
        <w:lastRenderedPageBreak/>
        <w:t xml:space="preserve">Scenario 3 with the change that fish grown under Regime 2 </w:t>
      </w:r>
      <w:r w:rsidR="00952B81">
        <w:t>had</w:t>
      </w:r>
      <w:r>
        <w:t xml:space="preserve"> </w:t>
      </w:r>
      <w:r>
        <w:rPr>
          <w:rFonts w:eastAsiaTheme="minorEastAsia"/>
        </w:rPr>
        <w:t xml:space="preserve">latitude and longitude </w:t>
      </w:r>
      <w:r>
        <w:t>sampled uniformly from 20° to 50°, thus creating an overlapping zone</w:t>
      </w:r>
      <w:r w:rsidR="00A1156A">
        <w:t xml:space="preserve"> between 20° and 25°</w:t>
      </w:r>
      <w:r>
        <w:t xml:space="preserve">. </w:t>
      </w:r>
      <w:r w:rsidR="00473F2A">
        <w:t xml:space="preserve">In </w:t>
      </w:r>
      <w:r w:rsidR="006A0AAB">
        <w:t>Scenario 4</w:t>
      </w:r>
      <w:r w:rsidR="00473F2A">
        <w:t xml:space="preserve">, fish simulated </w:t>
      </w:r>
      <w:r w:rsidR="00A1156A">
        <w:t>under</w:t>
      </w:r>
      <w:r w:rsidR="00473F2A">
        <w:t xml:space="preserve"> Regime 1 </w:t>
      </w:r>
      <w:r w:rsidR="00715ED3">
        <w:rPr>
          <w:rFonts w:eastAsiaTheme="minorEastAsia"/>
        </w:rPr>
        <w:t>we</w:t>
      </w:r>
      <w:r w:rsidR="00473F2A">
        <w:rPr>
          <w:rFonts w:eastAsiaTheme="minorEastAsia"/>
        </w:rPr>
        <w:t xml:space="preserve">re assigned latitudes and longitudes </w:t>
      </w:r>
      <w:r w:rsidR="00473F2A">
        <w:t xml:space="preserve">sampled independently and at random from a uniform distribution from 1° to 49°, </w:t>
      </w:r>
      <w:commentRangeStart w:id="23"/>
      <w:r w:rsidR="00473F2A">
        <w:t xml:space="preserve">and those simulated under Regime 2 </w:t>
      </w:r>
      <w:r w:rsidR="00AE373C">
        <w:t>had</w:t>
      </w:r>
      <w:r w:rsidR="00473F2A">
        <w:t xml:space="preserve"> coordinates sampled similarly with both latitude and longitude </w:t>
      </w:r>
      <w:r w:rsidR="00DC249D">
        <w:t>ranging</w:t>
      </w:r>
      <w:r w:rsidR="00473F2A">
        <w:t xml:space="preserve"> from 49° to 50°.</w:t>
      </w:r>
      <w:r w:rsidR="00C1213E">
        <w:t xml:space="preserve"> </w:t>
      </w:r>
      <w:commentRangeEnd w:id="23"/>
      <w:r w:rsidR="007832BF">
        <w:rPr>
          <w:rStyle w:val="CommentReference"/>
        </w:rPr>
        <w:commentReference w:id="23"/>
      </w:r>
      <w:r w:rsidR="00C1213E" w:rsidRPr="002F43F1">
        <w:t>Our final simulation scenario</w:t>
      </w:r>
      <w:r w:rsidR="00AF4913">
        <w:t xml:space="preserve"> (Scenario 5)</w:t>
      </w:r>
      <w:r w:rsidR="00C1213E" w:rsidRPr="002F43F1">
        <w:t xml:space="preserve"> </w:t>
      </w:r>
      <w:r w:rsidR="00C1213E">
        <w:t>involved</w:t>
      </w:r>
      <w:r w:rsidR="00C1213E" w:rsidRPr="002F43F1">
        <w:t xml:space="preserve"> temporal changes in growth, with a change from growth Regime 1 to Regime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w:t>
      </w:r>
      <w:proofErr w:type="gramStart"/>
      <w:r w:rsidR="00C1213E" w:rsidRPr="002F43F1">
        <w:t>is fit</w:t>
      </w:r>
      <w:proofErr w:type="gramEnd"/>
      <w:r w:rsidR="00C1213E" w:rsidRPr="002F43F1">
        <w:t xml:space="preserve"> to fish of a fixed age. Fish locations for the temporal break scenario </w:t>
      </w:r>
      <w:proofErr w:type="gramStart"/>
      <w:r w:rsidR="00C1213E" w:rsidRPr="002F43F1">
        <w:t>are sampled</w:t>
      </w:r>
      <w:proofErr w:type="gramEnd"/>
      <w:r w:rsidR="00C1213E" w:rsidRPr="002F43F1">
        <w:t xml:space="preserve">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(we did not find the method’s accuracy sensitive t</w:t>
      </w:r>
      <w:r w:rsidR="00497F73" w:rsidRPr="00EB62A9">
        <w:t>o either halving or reducing the sample size by 25%</w:t>
      </w:r>
      <w:r w:rsidR="00D44E39" w:rsidRPr="00EB62A9">
        <w:t xml:space="preserve">; see </w:t>
      </w:r>
      <w:r w:rsidR="00527F2F">
        <w:t>Supplementary Material Table A2</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ages, (</w:t>
      </w:r>
      <w:r w:rsidR="00CE3A12" w:rsidRPr="00B9623A">
        <w:rPr>
          <w:i/>
        </w:rPr>
        <w:t>L</w:t>
      </w:r>
      <w:r w:rsidR="00CE3A12" w:rsidRPr="00B9623A">
        <w:rPr>
          <w:vertAlign w:val="subscript"/>
        </w:rPr>
        <w:t>2</w:t>
      </w:r>
      <w:r w:rsidR="00CE3A12">
        <w:rPr>
          <w:vertAlign w:val="subscript"/>
        </w:rPr>
        <w:t>)</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560355">
      <w:pPr>
        <w:spacing w:after="0" w:line="276" w:lineRule="auto"/>
        <w:ind w:firstLine="360"/>
      </w:pPr>
    </w:p>
    <w:p w14:paraId="2395614F" w14:textId="5435AA24" w:rsidR="001D6A18" w:rsidRPr="00CE3A12" w:rsidRDefault="0023745F" w:rsidP="00560355">
      <w:pPr>
        <w:pStyle w:val="Heading3"/>
        <w:spacing w:line="276" w:lineRule="auto"/>
      </w:pPr>
      <w:bookmarkStart w:id="24" w:name="_Ref5258267"/>
      <w:r w:rsidRPr="00CE3A12">
        <w:t>2.</w:t>
      </w:r>
      <w:r w:rsidR="00715ED3" w:rsidRPr="00CE3A12">
        <w:t>2.2</w:t>
      </w:r>
      <w:r w:rsidRPr="00CE3A12">
        <w:t xml:space="preserve"> </w:t>
      </w:r>
      <w:r w:rsidR="001D6A18" w:rsidRPr="00CE3A12">
        <w:t xml:space="preserve">Performance </w:t>
      </w:r>
      <w:r w:rsidR="00715ED3" w:rsidRPr="00CE3A12">
        <w:t>m</w:t>
      </w:r>
      <w:r w:rsidR="001D6A18" w:rsidRPr="00CE3A12">
        <w:t>etrics</w:t>
      </w:r>
      <w:bookmarkEnd w:id="24"/>
    </w:p>
    <w:p w14:paraId="5ED8337B" w14:textId="4D6C8E2C" w:rsidR="009C3DE6" w:rsidRDefault="001D6A18" w:rsidP="00560355">
      <w:pPr>
        <w:spacing w:after="0" w:line="276" w:lineRule="auto"/>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t>
      </w:r>
      <w:proofErr w:type="gramStart"/>
      <w:r w:rsidR="00715ED3">
        <w:t>were detected</w:t>
      </w:r>
      <w:proofErr w:type="gramEnd"/>
      <w:r w:rsidR="00715ED3">
        <w:t xml:space="preserve">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1E20BC">
        <w:t>year</w:t>
      </w:r>
      <w:r w:rsidR="00E4187E">
        <w:t>;</w:t>
      </w:r>
      <w:r>
        <w:t xml:space="preserve"> and 2) </w:t>
      </w:r>
      <w:commentRangeStart w:id="25"/>
      <w:r>
        <w:t xml:space="preserve">the coverage probabilities </w:t>
      </w:r>
      <w:commentRangeEnd w:id="25"/>
      <w:r w:rsidR="00196E3E">
        <w:rPr>
          <w:rStyle w:val="CommentReference"/>
        </w:rPr>
        <w:commentReference w:id="25"/>
      </w:r>
      <w:r w:rsidR="00715ED3">
        <w:t xml:space="preserve">for </w:t>
      </w:r>
      <w:r w:rsidR="00283D33">
        <w:t xml:space="preserve">the endpoints of the growth curve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4E2368">
        <w:t>Scenario 3</w:t>
      </w:r>
      <w:r w:rsidR="009C3DE6">
        <w:t xml:space="preserve">), </w:t>
      </w:r>
      <w:r w:rsidR="008038A0">
        <w:t xml:space="preserve">we </w:t>
      </w:r>
      <w:del w:id="26" w:author="Hamel,Owen" w:date="2019-05-31T13:17:00Z">
        <w:r w:rsidR="008038A0" w:rsidDel="00A20D3E">
          <w:delText xml:space="preserve">only </w:delText>
        </w:r>
      </w:del>
      <w:r w:rsidR="008038A0">
        <w:t xml:space="preserve">considered the GAM analysis to have correctly identified the true breakpoint </w:t>
      </w:r>
      <w:commentRangeStart w:id="27"/>
      <w:ins w:id="28" w:author="Hamel,Owen" w:date="2019-05-31T13:17:00Z">
        <w:r w:rsidR="00A20D3E">
          <w:t xml:space="preserve">only </w:t>
        </w:r>
      </w:ins>
      <w:r w:rsidR="008038A0">
        <w:t>if it was an exact match</w:t>
      </w:r>
      <w:commentRangeEnd w:id="27"/>
      <w:r w:rsidR="00A20D3E">
        <w:rPr>
          <w:rStyle w:val="CommentReference"/>
        </w:rPr>
        <w:commentReference w:id="27"/>
      </w:r>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t>
      </w:r>
      <w:proofErr w:type="gramStart"/>
      <w:r w:rsidR="009C3DE6">
        <w:t>was counted</w:t>
      </w:r>
      <w:proofErr w:type="gramEnd"/>
      <w:r w:rsidR="009C3DE6">
        <w:t xml:space="preserve"> as a</w:t>
      </w:r>
      <w:r w:rsidR="004E2BD9">
        <w:t xml:space="preserve">n accurate match </w:t>
      </w:r>
      <w:r w:rsidR="009C3DE6">
        <w:t xml:space="preserve">if it fell within this range. </w:t>
      </w:r>
    </w:p>
    <w:p w14:paraId="524D0014" w14:textId="6EFA769C" w:rsidR="001D6A18" w:rsidRDefault="001D6A18" w:rsidP="00560355">
      <w:pPr>
        <w:spacing w:after="0" w:line="276" w:lineRule="auto"/>
        <w:ind w:firstLine="360"/>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w:t>
      </w:r>
      <w:commentRangeStart w:id="29"/>
      <w:r>
        <w:t>zero</w:t>
      </w:r>
      <w:commentRangeEnd w:id="29"/>
      <w:r w:rsidR="00A20D3E">
        <w:rPr>
          <w:rStyle w:val="CommentReference"/>
        </w:rPr>
        <w:commentReference w:id="29"/>
      </w:r>
      <w:r>
        <w:t xml:space="preserve">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w:t>
      </w:r>
      <w:proofErr w:type="gramStart"/>
      <w:r>
        <w:t>For example, fish generated under Regime 1 and occupying latitudes and longitudes between 0</w:t>
      </w:r>
      <w:r w:rsidR="005D095D">
        <w:t>°</w:t>
      </w:r>
      <w:r>
        <w:t xml:space="preserve"> and 25</w:t>
      </w:r>
      <w:r w:rsidR="005D095D">
        <w:t>°</w:t>
      </w:r>
      <w:r>
        <w:t xml:space="preserve"> may have </w:t>
      </w:r>
      <w:commentRangeStart w:id="30"/>
      <w:r>
        <w:t>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w:t>
      </w:r>
      <w:commentRangeEnd w:id="30"/>
      <w:r w:rsidR="0098790B">
        <w:rPr>
          <w:rStyle w:val="CommentReference"/>
        </w:rPr>
        <w:commentReference w:id="30"/>
      </w:r>
      <w:r w:rsidR="00F14091">
        <w:t xml:space="preserve">;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6A39A3">
        <w:t>Regime 1.</w:t>
      </w:r>
      <w:proofErr w:type="gramEnd"/>
      <w:r w:rsidR="00383DB6">
        <w:t xml:space="preserve"> </w:t>
      </w:r>
      <w:r w:rsidR="00257CAD">
        <w:t xml:space="preserve">Fits from the complementary </w:t>
      </w:r>
      <w:r w:rsidR="00257CAD" w:rsidRPr="00555EB1">
        <w:rPr>
          <w:i/>
        </w:rPr>
        <w:t>de facto</w:t>
      </w:r>
      <w:r w:rsidR="00257CAD">
        <w:t xml:space="preserve"> ‘Region’ ranging from </w:t>
      </w:r>
      <w:commentRangeStart w:id="31"/>
      <w:r w:rsidR="00257CAD">
        <w:t xml:space="preserve">25° to 50°, </w:t>
      </w:r>
      <w:commentRangeEnd w:id="31"/>
      <w:r w:rsidR="0098790B">
        <w:rPr>
          <w:rStyle w:val="CommentReference"/>
        </w:rPr>
        <w:commentReference w:id="31"/>
      </w:r>
      <w:r w:rsidR="00257CAD">
        <w:t xml:space="preserve">or a “late” period, would be compared to whichever Regime generated the majority of fish therein. </w:t>
      </w:r>
      <w:r w:rsidR="00DC249D">
        <w:t xml:space="preserve">An estimated endpoint from </w:t>
      </w:r>
      <w:r w:rsidR="00121BC4">
        <w:t>a</w:t>
      </w:r>
      <w:r w:rsidR="00DC249D">
        <w:t xml:space="preserve"> </w:t>
      </w:r>
      <w:r w:rsidR="003C031E">
        <w:t>GAM-defined</w:t>
      </w:r>
      <w:r w:rsidR="00DC249D">
        <w:t xml:space="preserve"> </w:t>
      </w:r>
      <w:r w:rsidR="00DC249D">
        <w:lastRenderedPageBreak/>
        <w:t>Region was considered a match</w:t>
      </w:r>
      <w:commentRangeStart w:id="32"/>
      <w:r w:rsidR="00591FF0">
        <w:t xml:space="preserve"> if</w:t>
      </w:r>
      <w:r w:rsidR="00DC249D">
        <w:t xml:space="preserve"> the 95% confidence interval for it contained the true (mean)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commentRangeEnd w:id="32"/>
      <w:r w:rsidR="0098790B">
        <w:rPr>
          <w:rStyle w:val="CommentReference"/>
        </w:rPr>
        <w:commentReference w:id="32"/>
      </w:r>
      <w:r w:rsidR="00D8052C">
        <w:t>.</w:t>
      </w:r>
    </w:p>
    <w:p w14:paraId="4FF725FB" w14:textId="2F3270EC" w:rsidR="002C6B59" w:rsidRPr="002C6B59" w:rsidRDefault="002C6B59" w:rsidP="00FA3BA8">
      <w:pPr>
        <w:spacing w:after="0" w:line="276" w:lineRule="auto"/>
        <w:ind w:firstLine="360"/>
      </w:pPr>
      <w:r>
        <w:t xml:space="preserve">To facilitate comparison between the proposed method and an extant approach, we applied the </w:t>
      </w:r>
      <w:r w:rsidRPr="002C6B59">
        <w:t xml:space="preserve">sequential t-test analysis of </w:t>
      </w:r>
      <w:commentRangeStart w:id="33"/>
      <w:r w:rsidRPr="002C6B59">
        <w:t>regime shifts (STARS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commentRangeEnd w:id="33"/>
      <w:r w:rsidR="0098790B">
        <w:rPr>
          <w:rStyle w:val="CommentReference"/>
        </w:rPr>
        <w:commentReference w:id="33"/>
      </w:r>
      <w:r>
        <w:t xml:space="preserve"> to our simulated datasets. </w:t>
      </w:r>
      <w:r w:rsidR="0097653B">
        <w:t xml:space="preserve">The STARS method </w:t>
      </w:r>
      <w:proofErr w:type="gramStart"/>
      <w:r w:rsidR="0097653B">
        <w:t>was originally developed</w:t>
      </w:r>
      <w:proofErr w:type="gramEnd"/>
      <w:r w:rsidR="0097653B">
        <w:t xml:space="preserve">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 xml:space="preserve">p-value cutoff of 0.05. From the STARS analysis of each dataset, we selected the </w:t>
      </w:r>
      <w:commentRangeStart w:id="34"/>
      <w:r w:rsidR="00FA3BA8" w:rsidRPr="00FA3BA8">
        <w:t xml:space="preserve">breakpoint(s) with the largest positive “regime shift index”, </w:t>
      </w:r>
      <w:commentRangeEnd w:id="34"/>
      <w:r w:rsidR="0098790B">
        <w:rPr>
          <w:rStyle w:val="CommentReference"/>
        </w:rPr>
        <w:commentReference w:id="34"/>
      </w:r>
      <w:r w:rsidR="00FA3BA8" w:rsidRPr="00FA3BA8">
        <w:t>which represents a cumulative sum of the normalized anomalies; this is qualitatively similar to the “largest first derivative” metric used in the proposed method. We</w:t>
      </w:r>
      <w:r w:rsidRPr="00FA3BA8">
        <w:t xml:space="preserve"> implemented the same steps, whereby the detected spatial and/or temporal breakpoint(s) were</w:t>
      </w:r>
      <w:r>
        <w:t xml:space="preserve"> used to re-aggregate and estimate growth </w:t>
      </w:r>
      <w:proofErr w:type="gramStart"/>
      <w:r>
        <w:t>parameters,</w:t>
      </w:r>
      <w:proofErr w:type="gramEnd"/>
      <w:r>
        <w:t xml:space="preserve">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3"/>
    <w:bookmarkEnd w:id="20"/>
    <w:p w14:paraId="6E1C2CA2" w14:textId="7279A17C" w:rsidR="00555EB1" w:rsidRDefault="0023745F" w:rsidP="00560355">
      <w:pPr>
        <w:pStyle w:val="Heading2"/>
        <w:spacing w:before="240" w:line="276" w:lineRule="auto"/>
      </w:pPr>
      <w:r>
        <w:t xml:space="preserve">2.4 </w:t>
      </w:r>
      <w:r w:rsidR="00E05953">
        <w:t>Application to Northeast Pacific Sablefish</w:t>
      </w:r>
    </w:p>
    <w:p w14:paraId="6A1C8EE7" w14:textId="4FDB057B" w:rsidR="00F13628" w:rsidRPr="00F13628" w:rsidRDefault="00971118" w:rsidP="00560355">
      <w:pPr>
        <w:spacing w:after="0" w:line="276" w:lineRule="auto"/>
        <w:ind w:firstLine="360"/>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Alaska Fisheries Science Center and 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region included measured length, sex, age, and the starting latitude and </w:t>
      </w:r>
      <w:proofErr w:type="gramStart"/>
      <w:r w:rsidR="00A04F68">
        <w:t>longitude which</w:t>
      </w:r>
      <w:proofErr w:type="gramEnd"/>
      <w:r w:rsidR="00A04F68">
        <w:t xml:space="preserve"> determined the survey station. </w:t>
      </w:r>
      <w:r w:rsidR="006A3AFF">
        <w:t>Due to computational constraints,</w:t>
      </w:r>
      <w:r w:rsidR="00A905FF">
        <w:t xml:space="preserve"> and to avoid disproportionate influence</w:t>
      </w:r>
      <w:r w:rsidR="00A41BB8">
        <w:t xml:space="preserve"> of more </w:t>
      </w:r>
      <w:proofErr w:type="gramStart"/>
      <w:r w:rsidR="00A41BB8">
        <w:t>heavily-sampled</w:t>
      </w:r>
      <w:proofErr w:type="gramEnd"/>
      <w:r w:rsidR="00A41BB8">
        <w:t xml:space="preserve"> regions on breakpoint estimates</w:t>
      </w:r>
      <w:r w:rsidR="00A905FF">
        <w:t>,</w:t>
      </w:r>
      <w:r w:rsidR="006A3AFF">
        <w:t xml:space="preserve"> we randomly subsampled </w:t>
      </w:r>
      <w:commentRangeStart w:id="35"/>
      <w:r w:rsidR="00615029">
        <w:t>15,000 total</w:t>
      </w:r>
      <w:r w:rsidR="006A3AFF">
        <w:t xml:space="preserve"> </w:t>
      </w:r>
      <w:r w:rsidR="006A3AFF" w:rsidRPr="00D30CB6">
        <w:t>records from each of the three management regions</w:t>
      </w:r>
      <w:commentRangeEnd w:id="35"/>
      <w:r w:rsidR="00372F37">
        <w:rPr>
          <w:rStyle w:val="CommentReference"/>
        </w:rPr>
        <w:commentReference w:id="35"/>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4AB31A8D" w:rsidR="00E275EB" w:rsidRPr="00F13628" w:rsidRDefault="009F1890" w:rsidP="00560355">
      <w:pPr>
        <w:spacing w:after="0" w:line="276" w:lineRule="auto"/>
        <w:ind w:firstLine="360"/>
      </w:pPr>
      <w:proofErr w:type="gramStart"/>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proofErr w:type="gramEnd"/>
      <w:r w:rsidR="006D5924">
        <w:t xml:space="preserve"> </w:t>
      </w:r>
      <w:r w:rsidR="00E275EB">
        <w:t xml:space="preserve">Our sampling method described above </w:t>
      </w:r>
      <w:r w:rsidR="00E275EB" w:rsidRPr="00D30CB6">
        <w:t xml:space="preserve">produced a data set with an average of </w:t>
      </w:r>
      <w:r w:rsidR="00E275EB" w:rsidRPr="00825F33">
        <w:t>1315</w:t>
      </w:r>
      <w:r w:rsidR="00E275EB">
        <w:t xml:space="preserve"> </w:t>
      </w:r>
      <w:r w:rsidR="00E275EB" w:rsidRPr="00825F33">
        <w:t>age 4, 1283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t>
      </w:r>
      <w:proofErr w:type="gramStart"/>
      <w:r w:rsidR="00E275EB">
        <w:t>was performed</w:t>
      </w:r>
      <w:proofErr w:type="gramEnd"/>
      <w:r w:rsidR="00E275EB">
        <w:t xml:space="preserve"> using all available data from each of the three management regions (</w:t>
      </w:r>
      <w:r w:rsidR="00614FEF">
        <w:t xml:space="preserve">see </w:t>
      </w:r>
      <w:r w:rsidR="00527F2F">
        <w:t>Supplementary Material</w:t>
      </w:r>
      <w:r w:rsidR="00614FEF">
        <w:t xml:space="preserve"> Table A</w:t>
      </w:r>
      <w:r w:rsidR="00272120">
        <w:t>3</w:t>
      </w:r>
      <w:r w:rsidR="00614FEF">
        <w:t xml:space="preserve"> for sample sizes</w:t>
      </w:r>
      <w:r w:rsidR="00E275EB">
        <w:t>).</w:t>
      </w:r>
      <w:r w:rsidR="00E275EB" w:rsidRPr="00D30CB6">
        <w:t xml:space="preserve"> </w:t>
      </w:r>
    </w:p>
    <w:p w14:paraId="1476FCB4" w14:textId="76C01C0C" w:rsidR="008038A0" w:rsidRDefault="00246B09" w:rsidP="009C51E9">
      <w:pPr>
        <w:spacing w:after="0" w:line="276" w:lineRule="auto"/>
        <w:ind w:firstLine="360"/>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r w:rsidR="006D5924">
        <w:t xml:space="preserve">We re-aggregated </w:t>
      </w:r>
      <w:r w:rsidR="004D3306">
        <w:t xml:space="preserve">all </w:t>
      </w:r>
      <w:r w:rsidR="006D5924">
        <w:t xml:space="preserve">data to match the </w:t>
      </w:r>
      <w:proofErr w:type="gramStart"/>
      <w:r w:rsidR="006D5924">
        <w:t xml:space="preserve">breakpoints </w:t>
      </w:r>
      <w:r w:rsidR="00261A35">
        <w:lastRenderedPageBreak/>
        <w:t>which</w:t>
      </w:r>
      <w:proofErr w:type="gramEnd"/>
      <w:r w:rsidR="00261A35">
        <w:t xml:space="preserve"> appeared in the 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w:t>
      </w:r>
      <w:commentRangeStart w:id="36"/>
      <w:r w:rsidR="008038A0">
        <w:rPr>
          <w:noProof/>
        </w:rPr>
        <w:t>by definition such an effect is not detectable in analysis of fish larger and/or older than recruits</w:t>
      </w:r>
      <w:commentRangeEnd w:id="36"/>
      <w:r w:rsidR="004708C6">
        <w:rPr>
          <w:rStyle w:val="CommentReference"/>
        </w:rPr>
        <w:commentReference w:id="36"/>
      </w:r>
      <w:r w:rsidR="008038A0">
        <w:rPr>
          <w:noProof/>
        </w:rPr>
        <w:t>.</w:t>
      </w:r>
      <w:r w:rsidR="009C51E9">
        <w:rPr>
          <w:noProof/>
        </w:rPr>
        <w:t xml:space="preserve"> </w:t>
      </w:r>
      <w:r w:rsidR="00D57199" w:rsidRPr="00DB4524">
        <w:rPr>
          <w:noProof/>
        </w:rPr>
        <w:t>The North Pacific Fishery Management Council uses this location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proofErr w:type="gramStart"/>
      <w:r w:rsidR="00D16C49">
        <w:t xml:space="preserve">were significantly different between </w:t>
      </w:r>
      <w:r w:rsidR="009C51E9">
        <w:t>regions detected</w:t>
      </w:r>
      <w:proofErr w:type="gramEnd"/>
      <w:r w:rsidR="009C51E9">
        <w:t xml:space="preserve">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proofErr w:type="gramStart"/>
      <w:r w:rsidR="00BD3500">
        <w:t>estimating</w:t>
      </w:r>
      <w:proofErr w:type="gramEnd"/>
      <w:r w:rsidR="00BD3500">
        <w:t xml:space="preserve">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r w:rsidR="00D36395">
        <w:t>,</w:t>
      </w:r>
      <w:r w:rsidR="009F78DF">
        <w:t xml:space="preserve"> for any </w:t>
      </w:r>
      <w:proofErr w:type="gramStart"/>
      <w:r w:rsidR="009F78DF">
        <w:t>temporally-split</w:t>
      </w:r>
      <w:proofErr w:type="gramEnd"/>
      <w:r w:rsidR="009F78DF">
        <w:t xml:space="preserve"> datasets from the same region (e.g.</w:t>
      </w:r>
      <w:r w:rsidR="00BD3500">
        <w:t>,</w:t>
      </w:r>
      <w:r w:rsidR="009F78DF">
        <w:t xml:space="preserve"> Region 1 female sablefish data before </w:t>
      </w:r>
      <w:r w:rsidR="0032668E">
        <w:t xml:space="preserve">and during </w:t>
      </w:r>
      <w:r w:rsidR="009F78DF">
        <w:t>2010 and after 2010)</w:t>
      </w:r>
      <w:r w:rsidR="00D36395">
        <w:t>,</w:t>
      </w:r>
      <w:r w:rsidR="009F78DF">
        <w:t xml:space="preserve"> </w:t>
      </w:r>
      <w:r w:rsidR="00D36395">
        <w:t xml:space="preserve">the </w:t>
      </w:r>
      <w:r w:rsidR="009F78DF">
        <w:t xml:space="preserve">95% confidence intervals for </w:t>
      </w:r>
      <w:r w:rsidR="003D1CAA">
        <w:t>L</w:t>
      </w:r>
      <w:r w:rsidR="003D1CAA" w:rsidRPr="00F77ACF">
        <w:rPr>
          <w:vertAlign w:val="subscript"/>
        </w:rPr>
        <w:t>∞</w:t>
      </w:r>
      <w:r w:rsidR="009F78DF">
        <w:t xml:space="preserve"> overlapped. If they did, we pooled the data for that region </w:t>
      </w:r>
      <w:r w:rsidR="00F77ACF">
        <w:t xml:space="preserve">and sex </w:t>
      </w:r>
      <w:r w:rsidR="009F78DF">
        <w:t xml:space="preserve">for all years. In the second step, we examined if </w:t>
      </w:r>
      <w:proofErr w:type="gramStart"/>
      <w:r w:rsidR="009F78DF">
        <w:t>spatially</w:t>
      </w:r>
      <w:r w:rsidR="00BD3500">
        <w:t>-</w:t>
      </w:r>
      <w:r w:rsidR="009F78DF">
        <w:t>adjacent</w:t>
      </w:r>
      <w:proofErr w:type="gramEnd"/>
      <w:r w:rsidR="009F78DF">
        <w:t xml:space="preserve">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towards growth estimates.</w:t>
      </w:r>
      <w:r w:rsidR="009F78DF">
        <w:t xml:space="preserve"> Once the most parsimonious structure </w:t>
      </w:r>
      <w:proofErr w:type="gramStart"/>
      <w:r w:rsidR="009F78DF">
        <w:t>was identified</w:t>
      </w:r>
      <w:proofErr w:type="gramEnd"/>
      <w:r w:rsidR="009F78DF">
        <w:t xml:space="preserve"> through this method, we </w:t>
      </w:r>
      <w:r w:rsidR="00322DAC">
        <w:t>generated predicted lengths-at-age for the entire dataset</w:t>
      </w:r>
      <w:r w:rsidR="00CE4FB8">
        <w:t>.</w:t>
      </w:r>
    </w:p>
    <w:p w14:paraId="17B4322E" w14:textId="1C4F7DA8" w:rsidR="009F78DF" w:rsidRDefault="008038A0" w:rsidP="00560355">
      <w:pPr>
        <w:spacing w:after="0" w:line="276" w:lineRule="auto"/>
        <w:ind w:firstLine="360"/>
      </w:pPr>
      <w:r w:rsidDel="008038A0">
        <w:t xml:space="preserve"> </w:t>
      </w:r>
    </w:p>
    <w:p w14:paraId="49EB3BCB" w14:textId="0D32127F" w:rsidR="001A1B0A" w:rsidRDefault="0023745F" w:rsidP="00560355">
      <w:pPr>
        <w:pStyle w:val="Heading1"/>
        <w:keepNext/>
        <w:spacing w:before="240" w:after="0" w:line="276" w:lineRule="auto"/>
      </w:pPr>
      <w:r>
        <w:t xml:space="preserve">3 </w:t>
      </w:r>
      <w:r w:rsidR="001A1B0A" w:rsidRPr="004906F5">
        <w:t>Results</w:t>
      </w:r>
    </w:p>
    <w:p w14:paraId="7B4434C2" w14:textId="0EB32786" w:rsidR="00A837CD" w:rsidRDefault="0023745F" w:rsidP="00560355">
      <w:pPr>
        <w:pStyle w:val="Heading2"/>
        <w:spacing w:before="0" w:line="276" w:lineRule="auto"/>
      </w:pPr>
      <w:bookmarkStart w:id="37" w:name="_Ref5718407"/>
      <w:r>
        <w:t xml:space="preserve">3.1 </w:t>
      </w:r>
      <w:r w:rsidR="00506E17">
        <w:t>Simulation Study</w:t>
      </w:r>
      <w:bookmarkEnd w:id="37"/>
    </w:p>
    <w:p w14:paraId="3DCC6CA4" w14:textId="56DD4D20" w:rsidR="00C65F22" w:rsidRDefault="00DB2D68" w:rsidP="00764D08">
      <w:pPr>
        <w:spacing w:after="0" w:line="276" w:lineRule="auto"/>
        <w:ind w:firstLine="360"/>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9E50E8">
        <w:t>for all but</w:t>
      </w:r>
      <w:r w:rsidR="00CA1E81">
        <w:t xml:space="preserve"> a scenario</w:t>
      </w:r>
      <w:r w:rsidR="006D19D2">
        <w:t xml:space="preserve"> where the spatial break occurred near the edge of the study region at 49°</w:t>
      </w:r>
      <w:r w:rsidR="00555EB1">
        <w:t xml:space="preserve"> latitude and longitude</w:t>
      </w:r>
      <w:r>
        <w:t>.</w:t>
      </w:r>
      <w:r w:rsidR="00C65F22">
        <w:t xml:space="preserve"> </w:t>
      </w:r>
      <w:r w:rsidR="00D825F3">
        <w:t xml:space="preserve"> </w:t>
      </w:r>
      <w:r w:rsidR="00D825F3">
        <w:fldChar w:fldCharType="begin"/>
      </w:r>
      <w:r w:rsidR="00D825F3">
        <w:instrText xml:space="preserve"> REF _Ref8913735 \h </w:instrText>
      </w:r>
      <w:r w:rsidR="00D825F3">
        <w:fldChar w:fldCharType="separate"/>
      </w:r>
      <w:r w:rsidR="00EF1C91">
        <w:t xml:space="preserve">Figure </w:t>
      </w:r>
      <w:r w:rsidR="00EF1C91">
        <w:rPr>
          <w:noProof/>
        </w:rPr>
        <w:t>4</w:t>
      </w:r>
      <w:r w:rsidR="00D825F3">
        <w:fldChar w:fldCharType="end"/>
      </w:r>
      <w:r w:rsidR="00D825F3">
        <w:t xml:space="preserve"> </w:t>
      </w:r>
      <w:del w:id="38" w:author="Hamel,Owen" w:date="2019-06-03T16:20:00Z">
        <w:r w:rsidR="0040193D" w:rsidDel="00196E3E">
          <w:delText>indicate</w:delText>
        </w:r>
        <w:r w:rsidR="00D825F3" w:rsidDel="00196E3E">
          <w:delText>s</w:delText>
        </w:r>
        <w:r w:rsidR="0040193D" w:rsidDel="00196E3E">
          <w:delText xml:space="preserve"> </w:delText>
        </w:r>
      </w:del>
      <w:ins w:id="39" w:author="Hamel,Owen" w:date="2019-06-03T16:20:00Z">
        <w:r w:rsidR="00196E3E">
          <w:t>d</w:t>
        </w:r>
        <w:r w:rsidR="00405C55">
          <w:t>isplay</w:t>
        </w:r>
        <w:r w:rsidR="00196E3E">
          <w:t xml:space="preserve">s </w:t>
        </w:r>
      </w:ins>
      <w:r w:rsidR="0040193D">
        <w:t xml:space="preserve">the </w:t>
      </w:r>
      <w:commentRangeStart w:id="40"/>
      <w:r w:rsidR="00DD6D0D">
        <w:t xml:space="preserve">coverage probabilities </w:t>
      </w:r>
      <w:commentRangeEnd w:id="40"/>
      <w:r w:rsidR="00196E3E">
        <w:rPr>
          <w:rStyle w:val="CommentReference"/>
        </w:rPr>
        <w:commentReference w:id="40"/>
      </w:r>
      <w:r w:rsidR="00DD6D0D">
        <w:t xml:space="preserve">and proportion of simulations wherein the correct breakpoint </w:t>
      </w:r>
      <w:proofErr w:type="gramStart"/>
      <w:r w:rsidR="00DD6D0D">
        <w:t>was detected</w:t>
      </w:r>
      <w:proofErr w:type="gramEnd"/>
      <w:r w:rsidR="00DD6D0D">
        <w:t>.</w:t>
      </w:r>
      <w:r w:rsidR="00043BC2">
        <w:t xml:space="preserve"> </w:t>
      </w:r>
      <w:r w:rsidR="00527F2F">
        <w:t>Supplementary Material</w:t>
      </w:r>
      <w:r w:rsidR="00CA1E81" w:rsidRPr="00A70944">
        <w:t xml:space="preserve"> </w:t>
      </w:r>
      <w:r w:rsidR="00272120" w:rsidRPr="00A70944">
        <w:t>Figure A2</w:t>
      </w:r>
      <w:r w:rsidR="00CA1E81">
        <w:t xml:space="preserve"> presents a histogram of detected breaks for each scenario.</w:t>
      </w:r>
    </w:p>
    <w:p w14:paraId="4B623BA1" w14:textId="4849C157" w:rsidR="003625DB" w:rsidRDefault="00FF414A" w:rsidP="00764D08">
      <w:pPr>
        <w:spacing w:after="0" w:line="276" w:lineRule="auto"/>
        <w:ind w:firstLine="360"/>
      </w:pPr>
      <w:r>
        <w:t xml:space="preserve">For all scenarios, the method obtained </w:t>
      </w:r>
      <w:r w:rsidR="00C91C53">
        <w:t>the highest</w:t>
      </w:r>
      <w:r>
        <w:t xml:space="preserve"> coverage probabilit</w:t>
      </w:r>
      <w:r w:rsidR="00CA1E81">
        <w:t>ies</w:t>
      </w:r>
      <w:r>
        <w:t xml:space="preserve"> for the length at age zero (</w:t>
      </w:r>
      <w:r w:rsidRPr="00845D2A">
        <w:rPr>
          <w:i/>
        </w:rPr>
        <w:t>L</w:t>
      </w:r>
      <w:r w:rsidRPr="00845D2A">
        <w:rPr>
          <w:i/>
          <w:vertAlign w:val="subscript"/>
        </w:rPr>
        <w:t>1</w:t>
      </w:r>
      <w:r>
        <w:t xml:space="preserve">), </w:t>
      </w:r>
      <w:r w:rsidR="00845D2A">
        <w:t>at</w:t>
      </w:r>
      <w:r>
        <w:t xml:space="preserve"> </w:t>
      </w:r>
      <w:r w:rsidR="00506BD6">
        <w:t>81</w:t>
      </w:r>
      <w:r>
        <w:t xml:space="preserve">%-100% coverage for </w:t>
      </w:r>
      <w:proofErr w:type="gramStart"/>
      <w:r w:rsidR="00506BD6">
        <w:t>three</w:t>
      </w:r>
      <w:proofErr w:type="gramEnd"/>
      <w:r w:rsidR="00506BD6">
        <w:t xml:space="preserve"> </w:t>
      </w:r>
      <w:r w:rsidR="0076504C">
        <w:t>scenarios</w:t>
      </w:r>
      <w:r>
        <w:t xml:space="preserve"> and </w:t>
      </w:r>
      <w:r w:rsidR="00506BD6">
        <w:t>32</w:t>
      </w:r>
      <w:r>
        <w:t>% in the scenario with overlap</w:t>
      </w:r>
      <w:r w:rsidR="0074747B">
        <w:t xml:space="preserve">. </w:t>
      </w:r>
      <w:r>
        <w:t>Coverage probabilities for length at age 15 (</w:t>
      </w:r>
      <w:r w:rsidRPr="00845D2A">
        <w:rPr>
          <w:i/>
        </w:rPr>
        <w:t>L</w:t>
      </w:r>
      <w:r w:rsidRPr="00845D2A">
        <w:rPr>
          <w:i/>
          <w:vertAlign w:val="subscript"/>
        </w:rPr>
        <w:t>2</w:t>
      </w:r>
      <w:r>
        <w:t xml:space="preserve">) were never </w:t>
      </w:r>
      <w:r w:rsidR="0076504C">
        <w:t xml:space="preserve">greater than </w:t>
      </w:r>
      <w:r w:rsidR="00506BD6">
        <w:t>36</w:t>
      </w:r>
      <w:r>
        <w:t xml:space="preserve">%. 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 xml:space="preserve">in the method’s ability </w:t>
      </w:r>
      <w:proofErr w:type="gramStart"/>
      <w:r>
        <w:t>to correctly detect</w:t>
      </w:r>
      <w:proofErr w:type="gramEnd"/>
      <w:r>
        <w:t xml:space="preserve"> latitudinal vs. longitudinal breakpoints across scenarios</w:t>
      </w:r>
      <w:r w:rsidR="00506BD6">
        <w:t>.</w:t>
      </w:r>
      <w:r>
        <w:t xml:space="preserve"> </w:t>
      </w:r>
      <w:r w:rsidR="00506BD6">
        <w:t xml:space="preserve">Where </w:t>
      </w:r>
      <w:r w:rsidR="009E50E8">
        <w:t xml:space="preserve">true </w:t>
      </w:r>
      <w:r w:rsidR="00506BD6">
        <w:t>length</w:t>
      </w:r>
      <w:r w:rsidR="009E50E8">
        <w:t>-at-age patterns contained zero spatial breaks, our analysis correctly detected this pattern in</w:t>
      </w:r>
      <w:r>
        <w:t xml:space="preserve"> </w:t>
      </w:r>
      <w:r w:rsidR="00506BD6">
        <w:t>76</w:t>
      </w:r>
      <w:r>
        <w:t xml:space="preserve">% of simulations; there was no discernable pattern to the spurious </w:t>
      </w:r>
      <w:r w:rsidR="00506BD6">
        <w:t xml:space="preserve">spatial </w:t>
      </w:r>
      <w:r>
        <w:t xml:space="preserve">breakpoints identified in the remaining </w:t>
      </w:r>
      <w:r w:rsidR="00AF28E0">
        <w:t xml:space="preserve">simulations. </w:t>
      </w:r>
      <w:proofErr w:type="gramStart"/>
      <w:r w:rsidR="00FE3528">
        <w:t>The</w:t>
      </w:r>
      <w:r>
        <w:t xml:space="preserve"> method </w:t>
      </w:r>
      <w:r w:rsidR="00506BD6">
        <w:t xml:space="preserve">did poorly at detecting </w:t>
      </w:r>
      <w:r w:rsidR="009E50E8">
        <w:t xml:space="preserve">the accurate breakpoints for </w:t>
      </w:r>
      <w:r w:rsidR="00F277A3">
        <w:t xml:space="preserve">Scenario </w:t>
      </w:r>
      <w:r w:rsidR="00F277A3">
        <w:lastRenderedPageBreak/>
        <w:t>4,</w:t>
      </w:r>
      <w:r w:rsidR="009E50E8">
        <w:t xml:space="preserve"> with a “true” spatial break at 49</w:t>
      </w:r>
      <w:r>
        <w:t xml:space="preserve">°, </w:t>
      </w:r>
      <w:commentRangeStart w:id="41"/>
      <w:r>
        <w:t xml:space="preserve">assigning the break at 50° </w:t>
      </w:r>
      <w:r w:rsidR="00883CE8">
        <w:t xml:space="preserve">latitude and longitude </w:t>
      </w:r>
      <w:r>
        <w:t>in 100% of simulations</w:t>
      </w:r>
      <w:commentRangeEnd w:id="41"/>
      <w:r w:rsidR="004708C6">
        <w:rPr>
          <w:rStyle w:val="CommentReference"/>
        </w:rPr>
        <w:commentReference w:id="41"/>
      </w:r>
      <w:r w:rsidR="00764D08">
        <w:t xml:space="preserve">; similarly, for the scenario with a single breakpoint at 25° degrees, 60% of </w:t>
      </w:r>
      <w:proofErr w:type="spellStart"/>
      <w:r w:rsidR="00764D08">
        <w:t>mis</w:t>
      </w:r>
      <w:proofErr w:type="spellEnd"/>
      <w:r w:rsidR="00764D08">
        <w:t>-detected breakpoints were incorrect by a single degree (assigning latitude and/or longitude to be 24° or 26°).</w:t>
      </w:r>
      <w:proofErr w:type="gramEnd"/>
      <w:r w:rsidR="000C31F1">
        <w:t xml:space="preserve"> </w:t>
      </w:r>
      <w:r w:rsidR="00191AED">
        <w:t>The resultant accuracy of parameter estimates</w:t>
      </w:r>
      <w:r w:rsidR="00506BD6">
        <w:t xml:space="preserve"> for </w:t>
      </w:r>
      <w:r w:rsidR="00764D08">
        <w:t>the</w:t>
      </w:r>
      <w:r w:rsidR="00506BD6">
        <w:t xml:space="preserve"> scenario with a spatial break at 49°</w:t>
      </w:r>
      <w:r w:rsidR="00191AED">
        <w:t xml:space="preserve"> was only 9%</w:t>
      </w:r>
      <w:r w:rsidR="00764D08">
        <w:t>.</w:t>
      </w:r>
      <w:r w:rsidR="007858CE">
        <w:t xml:space="preserve"> Resultant coverage</w:t>
      </w:r>
      <w:r w:rsidR="000C31F1">
        <w:t xml:space="preserve"> probabilities for </w:t>
      </w:r>
      <w:r w:rsidR="00F277A3">
        <w:t>all</w:t>
      </w:r>
      <w:r w:rsidR="007858CE">
        <w:t xml:space="preserve"> scenarios</w:t>
      </w:r>
      <w:r w:rsidR="000C31F1">
        <w:t xml:space="preserve"> </w:t>
      </w:r>
      <w:r w:rsidR="00F277A3">
        <w:t xml:space="preserve">besides Scenario 4 </w:t>
      </w:r>
      <w:r w:rsidR="000C31F1">
        <w:t xml:space="preserve">were much higher. </w:t>
      </w:r>
      <w:r w:rsidR="009E50E8">
        <w:t xml:space="preserve">The method obtained </w:t>
      </w:r>
      <w:r w:rsidR="005A502C">
        <w:t>75</w:t>
      </w:r>
      <w:r w:rsidR="009E50E8">
        <w:t xml:space="preserve">%-90% accuracy in correctly detecting </w:t>
      </w:r>
      <w:r w:rsidR="005A502C">
        <w:t xml:space="preserve">no </w:t>
      </w:r>
      <w:r w:rsidR="009E50E8">
        <w:t>temporal breakpoint</w:t>
      </w:r>
      <w:r w:rsidR="005A502C">
        <w:t>s in scenarios where it was absent</w:t>
      </w:r>
      <w:r w:rsidR="000B4A54">
        <w:t>. T</w:t>
      </w:r>
      <w:r w:rsidR="000C31F1">
        <w:t>here was no discernable pattern to the spurious years assigned to scenarios without actual temporal variability.</w:t>
      </w:r>
    </w:p>
    <w:p w14:paraId="48875BAF" w14:textId="77777777" w:rsidR="00FB4C98" w:rsidRDefault="00FB4C98" w:rsidP="00560355">
      <w:pPr>
        <w:spacing w:after="0" w:line="276" w:lineRule="auto"/>
        <w:ind w:firstLine="360"/>
        <w:rPr>
          <w:ins w:id="42" w:author="Maia Kapur" w:date="2019-05-09T09:33:00Z"/>
        </w:rPr>
      </w:pPr>
    </w:p>
    <w:p w14:paraId="01225238" w14:textId="2A921C1D" w:rsidR="00D12C7C" w:rsidRDefault="00D12C7C" w:rsidP="00560355">
      <w:pPr>
        <w:pStyle w:val="Heading2"/>
        <w:spacing w:line="276" w:lineRule="auto"/>
      </w:pPr>
      <w:r>
        <w:t>3.2 Comparison to STARS Method</w:t>
      </w:r>
    </w:p>
    <w:p w14:paraId="1CB8DE86" w14:textId="37CE27FF" w:rsidR="00D12C7C" w:rsidRPr="00D12C7C" w:rsidRDefault="00D12C7C" w:rsidP="00560355">
      <w:pPr>
        <w:spacing w:after="0" w:line="276" w:lineRule="auto"/>
      </w:pPr>
      <w:r>
        <w:t>The STARS method (</w:t>
      </w:r>
      <w:r w:rsidRPr="00F277A3">
        <w:t>Figure A</w:t>
      </w:r>
      <w:r w:rsidR="00F2278E" w:rsidRPr="00F277A3">
        <w:t>1</w:t>
      </w:r>
      <w:r w:rsidR="00A70944" w:rsidRPr="00F277A3">
        <w:t>5</w:t>
      </w:r>
      <w:r>
        <w:t xml:space="preserve">) was </w:t>
      </w:r>
      <w:r w:rsidR="00BE59CB">
        <w:t xml:space="preserve">inferior to the proposed GAM-based method at detecting spatial or temporal break points for all simulated scenarios with the exception </w:t>
      </w:r>
      <w:r w:rsidR="00F277A3">
        <w:t>of Scenario 4,</w:t>
      </w:r>
      <w:r w:rsidR="00BE59CB">
        <w:t xml:space="preserve"> in which the break was at 49</w:t>
      </w:r>
      <w:r w:rsidR="00FB4C98">
        <w:t>°</w:t>
      </w:r>
      <w:r w:rsidR="00BE59CB">
        <w:t xml:space="preserve"> degrees, the edge of the series</w:t>
      </w:r>
      <w:r w:rsidR="005B235A">
        <w:t xml:space="preserve">. In that </w:t>
      </w:r>
      <w:proofErr w:type="gramStart"/>
      <w:r w:rsidR="005B235A">
        <w:t>case</w:t>
      </w:r>
      <w:proofErr w:type="gramEnd"/>
      <w:r w:rsidR="005B235A">
        <w:t xml:space="preserve"> the</w:t>
      </w:r>
      <w:r w:rsidR="00BE59CB">
        <w:t xml:space="preserve"> STARS method was </w:t>
      </w:r>
      <w:commentRangeStart w:id="43"/>
      <w:r w:rsidR="00BE59CB">
        <w:t>able to detect the correct latitude in 47% of datasets</w:t>
      </w:r>
      <w:r w:rsidR="005B235A">
        <w:t xml:space="preserve"> and</w:t>
      </w:r>
      <w:r w:rsidR="00BE59CB">
        <w:t xml:space="preserve"> the correct longitude in 44% of datasets</w:t>
      </w:r>
      <w:commentRangeEnd w:id="43"/>
      <w:r w:rsidR="004708C6">
        <w:rPr>
          <w:rStyle w:val="CommentReference"/>
        </w:rPr>
        <w:commentReference w:id="43"/>
      </w:r>
      <w:r w:rsidR="00BE59CB">
        <w:t xml:space="preserve">. For all other scenarios, it averaged 14% accuracy in detecting latitude, 14% accuracy in detecting longitude, and only 43% accuracy for year breaks (compared to 82%, 75% and 77%,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(66% vs 69% for the GAM-based method) and slightly better in terms of coverage probability for </w:t>
      </w:r>
      <w:r w:rsidR="00A13D12" w:rsidRPr="00845D2A">
        <w:rPr>
          <w:i/>
        </w:rPr>
        <w:t>L</w:t>
      </w:r>
      <w:r w:rsidR="00A13D12" w:rsidRPr="00845D2A">
        <w:rPr>
          <w:i/>
          <w:vertAlign w:val="subscript"/>
        </w:rPr>
        <w:t>2</w:t>
      </w:r>
      <w:r w:rsidR="00BE59CB">
        <w:t xml:space="preserve">, which was low for both methods across all simulations </w:t>
      </w:r>
      <w:r w:rsidR="00A13D12">
        <w:t>(</w:t>
      </w:r>
      <w:r w:rsidR="00BE59CB">
        <w:t xml:space="preserve">around 38% </w:t>
      </w:r>
      <w:r w:rsidR="00A13D12">
        <w:t xml:space="preserve">for STARS </w:t>
      </w:r>
      <w:r w:rsidR="00BE59CB">
        <w:t xml:space="preserve">versus 25% for the GAM-based method). </w:t>
      </w:r>
    </w:p>
    <w:p w14:paraId="6F75E876" w14:textId="1B6AFEEB" w:rsidR="00506E17" w:rsidRPr="00506E17" w:rsidRDefault="003F6D4D" w:rsidP="00560355">
      <w:pPr>
        <w:pStyle w:val="Heading2"/>
        <w:spacing w:before="240" w:line="276" w:lineRule="auto"/>
      </w:pPr>
      <w:r>
        <w:t>3</w:t>
      </w:r>
      <w:r w:rsidR="0023745F">
        <w:t>.</w:t>
      </w:r>
      <w:r w:rsidR="00D12C7C">
        <w:t xml:space="preserve">3 </w:t>
      </w:r>
      <w:r w:rsidR="00506E17">
        <w:t>Application to NE Pacific Sablefish</w:t>
      </w:r>
      <w:r w:rsidR="007674FF">
        <w:t xml:space="preserve"> </w:t>
      </w:r>
    </w:p>
    <w:p w14:paraId="3B4A80D9" w14:textId="20EFCF64" w:rsidR="00445820" w:rsidRDefault="002869DA" w:rsidP="00AD1295">
      <w:pPr>
        <w:spacing w:after="0" w:line="276" w:lineRule="auto"/>
        <w:ind w:firstLine="360"/>
        <w:rPr>
          <w:ins w:id="44" w:author="Maia Kapur" w:date="2019-05-09T09:16:00Z"/>
        </w:rPr>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 xml:space="preserve">Figure </w:t>
      </w:r>
      <w:r w:rsidR="00EF1C91">
        <w:rPr>
          <w:noProof/>
        </w:rPr>
        <w:t>5</w:t>
      </w:r>
      <w:r w:rsidR="00A767F7">
        <w:fldChar w:fldCharType="end"/>
      </w:r>
      <w:r w:rsidR="00B04E49">
        <w:t>c</w:t>
      </w:r>
      <w:r w:rsidR="006F1452">
        <w:t xml:space="preserve"> </w:t>
      </w:r>
      <w:r w:rsidR="005875F9">
        <w:t xml:space="preserve">and </w:t>
      </w:r>
      <w:r w:rsidR="00A767F7">
        <w:fldChar w:fldCharType="begin"/>
      </w:r>
      <w:r w:rsidR="00A767F7">
        <w:instrText xml:space="preserve"> REF _Ref5721192 \h </w:instrText>
      </w:r>
      <w:r w:rsidR="00B815FF">
        <w:instrText xml:space="preserve"> \* MERGEFORMAT </w:instrText>
      </w:r>
      <w:r w:rsidR="00A767F7">
        <w:fldChar w:fldCharType="separate"/>
      </w:r>
      <w:r w:rsidR="00EF1C91">
        <w:t>Figure 6</w:t>
      </w:r>
      <w:r w:rsidR="00A767F7">
        <w:fldChar w:fldCharType="end"/>
      </w:r>
      <w:r w:rsidR="00B04E49">
        <w:t>c</w:t>
      </w:r>
      <w:r w:rsidR="005875F9">
        <w:t xml:space="preserve"> </w:t>
      </w:r>
      <w:r w:rsidR="00527F2F" w:rsidRPr="00527F2F">
        <w:t>and Supplementary Material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estimates were consistently over 70</w:t>
      </w:r>
      <w:r w:rsidR="000B1158">
        <w:t xml:space="preserve"> </w:t>
      </w:r>
      <w:r w:rsidR="00AD1295">
        <w:t xml:space="preserve">cm, whereas they were </w:t>
      </w:r>
      <w:r w:rsidR="00C2505F">
        <w:t>consistently</w:t>
      </w:r>
      <w:r w:rsidR="00AD1295">
        <w:t xml:space="preserve"> below 66</w:t>
      </w:r>
      <w:r w:rsidR="00C2505F">
        <w:t xml:space="preserve"> </w:t>
      </w:r>
      <w:r w:rsidR="00AD1295">
        <w:t>cm south of it.</w:t>
      </w:r>
      <w:r w:rsidR="00337245">
        <w:t xml:space="preserve"> </w:t>
      </w:r>
      <w:r w:rsidR="00274FD3">
        <w:t xml:space="preserve">Both age </w:t>
      </w:r>
      <w:proofErr w:type="gramStart"/>
      <w:r w:rsidR="00274FD3">
        <w:t>six</w:t>
      </w:r>
      <w:proofErr w:type="gramEnd"/>
      <w:r w:rsidR="00274FD3">
        <w:t xml:space="preserve"> and age 30 female sablefish identified a breakpoint of 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7C3C07">
        <w:t>R</w:t>
      </w:r>
      <w:r w:rsidR="00873AEB">
        <w:t>egions</w:t>
      </w:r>
      <w:r w:rsidR="004E2DEE">
        <w:t xml:space="preserve"> and for females in Regions 3, 4 and 5</w:t>
      </w:r>
      <w:r w:rsidR="00362196">
        <w:t xml:space="preserve"> </w:t>
      </w:r>
      <w:r w:rsidR="004E2DEE">
        <w:t xml:space="preserve">(see </w:t>
      </w:r>
      <w:r w:rsidR="00527F2F">
        <w:t>Supplementary Material</w:t>
      </w:r>
      <w:r w:rsidR="00362196">
        <w:t xml:space="preserve"> Figure A1</w:t>
      </w:r>
      <w:r w:rsidR="00AD1295">
        <w:t>2</w:t>
      </w:r>
      <w:r w:rsidR="00362196">
        <w:t>)</w:t>
      </w:r>
      <w:r w:rsidR="00445820">
        <w:t>.</w:t>
      </w:r>
      <w:r w:rsidR="00362196">
        <w:t xml:space="preserve"> </w:t>
      </w:r>
      <w:r w:rsidR="009E50E8">
        <w:t xml:space="preserve">After combining </w:t>
      </w:r>
      <w:r w:rsidR="00147E3F">
        <w:t xml:space="preserve">years of data for </w:t>
      </w:r>
      <w:r w:rsidR="009E50E8">
        <w:t xml:space="preserve">region-sex combinations where overlap </w:t>
      </w:r>
      <w:proofErr w:type="gramStart"/>
      <w:r w:rsidR="009E50E8">
        <w:t>was found</w:t>
      </w:r>
      <w:proofErr w:type="gramEnd"/>
      <w:r w:rsidR="009E50E8">
        <w:t xml:space="preserve"> in the second phase, the total number of </w:t>
      </w:r>
      <w:r w:rsidR="00F946EC">
        <w:t>spatiotemporal</w:t>
      </w:r>
      <w:r w:rsidR="009E50E8">
        <w:t xml:space="preserve"> strata was reduced to 13</w:t>
      </w:r>
      <w:r w:rsidR="004E2DEE">
        <w:t xml:space="preserve">. Once </w:t>
      </w:r>
      <w:proofErr w:type="gramStart"/>
      <w:r w:rsidR="004E2DEE">
        <w:t>re-aggregated</w:t>
      </w:r>
      <w:proofErr w:type="gramEnd"/>
      <w:r w:rsidR="004E2DEE">
        <w:t xml:space="preserve">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Supplementary Material</w:t>
      </w:r>
      <w:r w:rsidR="00362196">
        <w:t xml:space="preserve">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w:t>
      </w:r>
      <w:r w:rsidR="00F922C3">
        <w:lastRenderedPageBreak/>
        <w:t xml:space="preserve">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w:t>
      </w:r>
      <w:proofErr w:type="gramStart"/>
      <w:r w:rsidR="00F922C3">
        <w:t>are defined</w:t>
      </w:r>
      <w:proofErr w:type="gramEnd"/>
      <w:r w:rsidR="00F922C3">
        <w:t xml:space="preserve"> by latitudes 36˚N and 50˚N. These breaks correspond generally to Monterey, CA and the northern tip of Vancouver Island, BC. Region 4 consists of </w:t>
      </w:r>
      <w:proofErr w:type="spellStart"/>
      <w:r w:rsidR="00F922C3">
        <w:t>datapoints</w:t>
      </w:r>
      <w:proofErr w:type="spellEnd"/>
      <w:r w:rsidR="00F922C3">
        <w:t xml:space="preserve"> </w:t>
      </w:r>
      <w:r w:rsidR="0030725B">
        <w:t xml:space="preserve">collected between 130˚W and </w:t>
      </w:r>
      <w:r>
        <w:t xml:space="preserve">the </w:t>
      </w:r>
      <w:r w:rsidR="0030725B">
        <w:t>ecosystem break at 145˚W (roughly Cordova, AK).</w:t>
      </w:r>
      <w:r w:rsidR="00F922C3">
        <w:t xml:space="preserve"> </w:t>
      </w:r>
      <w:proofErr w:type="spellStart"/>
      <w:r w:rsidR="0030725B">
        <w:t>Datapoints</w:t>
      </w:r>
      <w:proofErr w:type="spellEnd"/>
      <w:r w:rsidR="0030725B">
        <w:t xml:space="preserve"> collected to the west of the ecosystem break </w:t>
      </w:r>
      <w:proofErr w:type="gramStart"/>
      <w:r w:rsidR="0030725B">
        <w:t>are assigned</w:t>
      </w:r>
      <w:proofErr w:type="gramEnd"/>
      <w:r w:rsidR="0030725B">
        <w:t xml:space="preserve"> to Region 5.</w:t>
      </w:r>
    </w:p>
    <w:p w14:paraId="1B573E5E" w14:textId="77777777" w:rsidR="004E2FE6" w:rsidRDefault="004E2FE6" w:rsidP="00560355">
      <w:pPr>
        <w:spacing w:after="0" w:line="276" w:lineRule="auto"/>
        <w:ind w:firstLine="360"/>
      </w:pPr>
    </w:p>
    <w:p w14:paraId="36ECB34D" w14:textId="1132462D" w:rsidR="005D7596" w:rsidRDefault="009E50E8" w:rsidP="00560355">
      <w:pPr>
        <w:pStyle w:val="Heading1"/>
        <w:spacing w:after="0" w:line="276" w:lineRule="auto"/>
      </w:pPr>
      <w:r w:rsidRPr="005D7596">
        <w:t>4 Discussion</w:t>
      </w:r>
    </w:p>
    <w:p w14:paraId="0FBBC157" w14:textId="3D222C66" w:rsidR="007A77A0" w:rsidRDefault="007A77A0" w:rsidP="00560355">
      <w:pPr>
        <w:spacing w:after="0" w:line="276" w:lineRule="auto"/>
        <w:ind w:firstLine="360"/>
        <w:rPr>
          <w:highlight w:val="yellow"/>
        </w:rPr>
      </w:pPr>
      <w:r>
        <w:t xml:space="preserve">We determined that the proposed, GAM-based method was able </w:t>
      </w:r>
      <w:proofErr w:type="gramStart"/>
      <w:r>
        <w:t>to accurately detect</w:t>
      </w:r>
      <w:proofErr w:type="gramEnd"/>
      <w:r>
        <w:t xml:space="preserve"> spatial and temporal breakpoints more frequently than </w:t>
      </w:r>
      <w:r w:rsidR="00EA01EA">
        <w:t>the STARS method</w:t>
      </w:r>
      <w:r>
        <w:t xml:space="preserve">, with the exception of breakpoints occurring at the edge of the study region. </w:t>
      </w:r>
      <w:proofErr w:type="gramStart"/>
      <w:r>
        <w:t xml:space="preserve">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w:t>
      </w:r>
      <w:proofErr w:type="gramEnd"/>
      <w:r>
        <w:t xml:space="preserve">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1E292957" w:rsidR="00FF414A" w:rsidRDefault="0023745F" w:rsidP="00560355">
      <w:pPr>
        <w:pStyle w:val="Heading2"/>
        <w:spacing w:before="240" w:line="276" w:lineRule="auto"/>
      </w:pPr>
      <w:r>
        <w:t xml:space="preserve">4.2 </w:t>
      </w:r>
      <w:r w:rsidR="00E273B9">
        <w:t>Implications of Simulation Results</w:t>
      </w:r>
    </w:p>
    <w:p w14:paraId="526A7D44" w14:textId="2D31B2A1" w:rsidR="00E273B9" w:rsidRDefault="00FE4723" w:rsidP="00560355">
      <w:pPr>
        <w:spacing w:after="0" w:line="276"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Regimes 1 and 2 overlapped </w:t>
      </w:r>
      <w:r w:rsidR="00D178A2">
        <w:t>(which had the advantage of being ‘matched’ whenever the breakpoint fell within 20° to 25°)</w:t>
      </w:r>
      <w:r w:rsidR="004E2BD9">
        <w:t xml:space="preserve">. </w:t>
      </w:r>
      <w:commentRangeStart w:id="45"/>
      <w:r w:rsidR="004E2BD9">
        <w:t xml:space="preserve">The most commonly detected </w:t>
      </w:r>
      <w:r w:rsidR="00883CE8">
        <w:t>break</w:t>
      </w:r>
      <w:r w:rsidR="004E2BD9">
        <w:t>point</w:t>
      </w:r>
      <w:r w:rsidR="00883CE8">
        <w:t xml:space="preserve"> in latitude and longitude</w:t>
      </w:r>
      <w:r w:rsidR="004E2BD9">
        <w:t xml:space="preserve"> for that scenario, before rounding, was the midpoint of this range (22.5°), </w:t>
      </w:r>
      <w:commentRangeEnd w:id="45"/>
      <w:r w:rsidR="00405C55">
        <w:rPr>
          <w:rStyle w:val="CommentReference"/>
        </w:rPr>
        <w:commentReference w:id="45"/>
      </w:r>
      <w:r w:rsidR="004E2BD9">
        <w:t>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which obtained </w:t>
      </w:r>
      <w:r w:rsidR="00E273B9" w:rsidRPr="00D73DFA">
        <w:t xml:space="preserve">the maximum first derivative and b) </w:t>
      </w:r>
      <w:r w:rsidR="005B42E2">
        <w:t>which 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still did not preclude detection of spurious spatial or temporal breaks in ~13% of simulations for which no variability was present</w:t>
      </w:r>
      <w:r w:rsidR="00E273B9">
        <w:t xml:space="preserve">. However, some erroneous detection </w:t>
      </w:r>
      <w:proofErr w:type="gramStart"/>
      <w:r w:rsidR="00E273B9">
        <w:t>can be expected</w:t>
      </w:r>
      <w:proofErr w:type="gramEnd"/>
      <w:r w:rsidR="00E273B9">
        <w:t xml:space="preserve"> considering inherent noise in our datasets, and that there is no minimum threshold for breakpoint detection; a single, </w:t>
      </w:r>
      <w:commentRangeStart w:id="46"/>
      <w:r w:rsidR="00E273B9">
        <w:t>small derivative</w:t>
      </w:r>
      <w:r w:rsidR="00047BCB">
        <w:t xml:space="preserve"> among many zeros</w:t>
      </w:r>
      <w:r w:rsidR="00E273B9">
        <w:t xml:space="preserve"> that did not have a </w:t>
      </w:r>
      <w:r w:rsidR="00047BCB">
        <w:t>confidence interval</w:t>
      </w:r>
      <w:r w:rsidR="00E273B9">
        <w:t xml:space="preserve"> containing zero could be ‘picked’</w:t>
      </w:r>
      <w:commentRangeEnd w:id="46"/>
      <w:r w:rsidR="00405C55">
        <w:rPr>
          <w:rStyle w:val="CommentReference"/>
        </w:rPr>
        <w:commentReference w:id="46"/>
      </w:r>
      <w:r w:rsidR="00E273B9">
        <w:t xml:space="preserve">. We evaluated if an autoregressive structure improved our </w:t>
      </w:r>
      <w:proofErr w:type="gramStart"/>
      <w:r w:rsidR="00E273B9">
        <w:t>models</w:t>
      </w:r>
      <w:proofErr w:type="gramEnd"/>
      <w:r w:rsidR="00E273B9">
        <w:t xml:space="preserve"> as length at age can be time-dependent but it did not; this may not be the case for other fisheries.</w:t>
      </w:r>
    </w:p>
    <w:p w14:paraId="5905C13A" w14:textId="79C21839" w:rsidR="00E273B9" w:rsidRPr="008102AB" w:rsidRDefault="00E273B9" w:rsidP="00560355">
      <w:pPr>
        <w:spacing w:after="0" w:line="276" w:lineRule="auto"/>
        <w:ind w:firstLine="360"/>
        <w:rPr>
          <w:highlight w:val="yellow"/>
        </w:rPr>
      </w:pPr>
      <w:r>
        <w:t>The procedure for deciding whether the method was accurate was inherently strict, in that simulations were det</w:t>
      </w:r>
      <w:r w:rsidRPr="00927A47">
        <w:t>ermined inaccurate if the detected breakpoint varied by only one degree (approximately 110 km</w:t>
      </w:r>
      <w:r>
        <w:t>), ex</w:t>
      </w:r>
      <w:r w:rsidRPr="00927A47">
        <w:t xml:space="preserve">cept for the overlapping scenario.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w:t>
      </w:r>
      <w:proofErr w:type="gramStart"/>
      <w:r w:rsidRPr="00927A47">
        <w:t>near-misses</w:t>
      </w:r>
      <w:proofErr w:type="gramEnd"/>
      <w:r w:rsidRPr="00927A47">
        <w:t xml:space="preserve"> </w:t>
      </w:r>
      <w:r w:rsidR="00491266">
        <w:t>characterized</w:t>
      </w:r>
      <w:r>
        <w:t xml:space="preserve"> 60% of detections in </w:t>
      </w:r>
      <w:r w:rsidR="00491266">
        <w:t>the scenario with a single breakpoint</w:t>
      </w:r>
      <w:r>
        <w:t xml:space="preserve">; relaxing the matching criteria to include neighboring points would increase the performance for the </w:t>
      </w:r>
      <w:r>
        <w:lastRenderedPageBreak/>
        <w:t xml:space="preserve">spatial </w:t>
      </w:r>
      <w:r w:rsidRPr="005A62A5">
        <w:t>metrics by</w:t>
      </w:r>
      <w:r w:rsidRPr="00CE3A12">
        <w:t xml:space="preserve"> allowing </w:t>
      </w:r>
      <w:r w:rsidR="004D5185">
        <w:t>a greater range of</w:t>
      </w:r>
      <w:r w:rsidRPr="00CE3A12">
        <w:t xml:space="preserve"> detected breakpoints to be counted as correct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8102AB">
        <w:t xml:space="preserve">With these caveats in mind, we envision (and demonstrate) using the method as a tool to identify general regions and periods of change in fish length-at-age, which </w:t>
      </w:r>
      <w:proofErr w:type="gramStart"/>
      <w:r w:rsidR="008102AB">
        <w:t>will necessarily be evaluated</w:t>
      </w:r>
      <w:proofErr w:type="gramEnd"/>
      <w:r w:rsidR="008102AB">
        <w:t xml:space="preserve"> against pre-existing knowledge of the fish population and its ecosystem</w:t>
      </w:r>
      <w:r w:rsidR="008102AB" w:rsidRPr="00B62B5E">
        <w:t xml:space="preserve">. </w:t>
      </w:r>
    </w:p>
    <w:p w14:paraId="05CDC50B" w14:textId="65388CC2" w:rsidR="00AB3A3F" w:rsidRDefault="00A90E3A" w:rsidP="002E0D29">
      <w:pPr>
        <w:spacing w:after="0" w:line="276" w:lineRule="auto"/>
        <w:ind w:firstLine="720"/>
      </w:pPr>
      <w:r>
        <w:t xml:space="preserve">We observed a failure of the method to detect breakpoints at the edges, with a true break at 49° consistently </w:t>
      </w:r>
      <w:proofErr w:type="gramStart"/>
      <w:r>
        <w:t>being assigned</w:t>
      </w:r>
      <w:proofErr w:type="gramEnd"/>
      <w:r>
        <w:t xml:space="preserve"> </w:t>
      </w:r>
      <w:r w:rsidR="00FE4723">
        <w:t>as a break at 50°.</w:t>
      </w:r>
      <w:r w:rsidR="00506BD6">
        <w:t xml:space="preserve"> </w:t>
      </w:r>
      <w:commentRangeStart w:id="47"/>
      <w:r w:rsidR="00506BD6">
        <w:t xml:space="preserve">The resultant low coverage probabilities for parameters </w:t>
      </w:r>
      <w:r w:rsidR="00E273B9">
        <w:t>L</w:t>
      </w:r>
      <w:r w:rsidR="00506BD6" w:rsidRPr="00E273B9">
        <w:rPr>
          <w:vertAlign w:val="subscript"/>
        </w:rPr>
        <w:t>1</w:t>
      </w:r>
      <w:r w:rsidR="00506BD6">
        <w:t xml:space="preserve"> and </w:t>
      </w:r>
      <w:r w:rsidR="00E273B9">
        <w:t>L</w:t>
      </w:r>
      <w:r w:rsidR="00506BD6" w:rsidRPr="00E273B9">
        <w:rPr>
          <w:vertAlign w:val="subscript"/>
        </w:rPr>
        <w:t>2</w:t>
      </w:r>
      <w:r w:rsidR="00506BD6">
        <w:t xml:space="preserve"> (9% and 4%, respectively)</w:t>
      </w:r>
      <w:commentRangeEnd w:id="47"/>
      <w:r w:rsidR="006407B5">
        <w:rPr>
          <w:rStyle w:val="CommentReference"/>
        </w:rPr>
        <w:commentReference w:id="47"/>
      </w:r>
      <w:r w:rsidR="004D5185">
        <w:t xml:space="preserve"> in this scenario</w:t>
      </w:r>
      <w:r w:rsidR="00506BD6">
        <w:t xml:space="preserve"> were</w:t>
      </w:r>
      <w:r w:rsidR="00FE4723">
        <w:t xml:space="preserve"> </w:t>
      </w:r>
      <w:r w:rsidR="00506BD6">
        <w:t xml:space="preserve">likely due to the contrast in length-at-age between the two regions, which rendered estimates of the completely aggregated data uninformative. </w:t>
      </w:r>
      <w:r>
        <w:t xml:space="preserve">This suggests that fishery scientists and managers may need alternative tools to detect and appropriately consider variations in growth at the extremes of </w:t>
      </w:r>
      <w:r w:rsidR="00FE4723">
        <w:t>a stock’s</w:t>
      </w:r>
      <w:r w:rsidR="00FE4723" w:rsidRPr="00D73DFA">
        <w:t xml:space="preserve"> spatial domain</w:t>
      </w:r>
      <w:r w:rsidR="00FE4723">
        <w:t>,</w:t>
      </w:r>
      <w:r w:rsidR="00FE4723" w:rsidRPr="00D73DFA">
        <w:t xml:space="preserve"> or </w:t>
      </w:r>
      <w:r>
        <w:t xml:space="preserve">occurring </w:t>
      </w:r>
      <w:proofErr w:type="gramStart"/>
      <w:r>
        <w:t>at the present moment</w:t>
      </w:r>
      <w:proofErr w:type="gramEnd"/>
      <w:r>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presented a reduced ability </w:t>
      </w:r>
      <w:proofErr w:type="gramStart"/>
      <w:r w:rsidR="00AB3A3F">
        <w:t>to correctly estimate</w:t>
      </w:r>
      <w:proofErr w:type="gramEnd"/>
      <w:r w:rsidR="00AB3A3F">
        <w:t xml:space="preserve"> 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w:t>
      </w:r>
      <w:proofErr w:type="spellStart"/>
      <w:r w:rsidR="00AB3A3F">
        <w:t>mis</w:t>
      </w:r>
      <w:proofErr w:type="spellEnd"/>
      <w:r w:rsidR="00AB3A3F">
        <w:t xml:space="preserve">-detected a year break it did so seemingly at random, thus splitting the dataset into arbitrary groups and harming the accuracy of </w:t>
      </w:r>
      <w:r w:rsidR="001876DD">
        <w:t>estimation</w:t>
      </w:r>
      <w:r w:rsidR="00AB3A3F">
        <w:t xml:space="preserve">. This phenomenon was more pronounced for </w:t>
      </w:r>
      <w:r w:rsidR="00AB3A3F" w:rsidRPr="003F6D4D">
        <w:rPr>
          <w:i/>
        </w:rPr>
        <w:t>L</w:t>
      </w:r>
      <w:r w:rsidR="00AB3A3F" w:rsidRPr="003F6D4D">
        <w:rPr>
          <w:i/>
          <w:vertAlign w:val="subscript"/>
        </w:rPr>
        <w:t>2</w:t>
      </w:r>
      <w:r w:rsidR="00AB3A3F">
        <w:t xml:space="preserve"> since </w:t>
      </w:r>
      <w:r w:rsidR="00AB3A3F" w:rsidRPr="00DA59D1">
        <w:rPr>
          <w:i/>
        </w:rPr>
        <w:t>L</w:t>
      </w:r>
      <w:r w:rsidR="00AB3A3F" w:rsidRPr="00DA59D1">
        <w:rPr>
          <w:i/>
          <w:vertAlign w:val="subscript"/>
        </w:rPr>
        <w:t>2</w:t>
      </w:r>
      <w:r w:rsidR="00AB3A3F">
        <w:rPr>
          <w:i/>
          <w:vertAlign w:val="subscript"/>
        </w:rPr>
        <w:t xml:space="preserve"> </w:t>
      </w:r>
      <w:r w:rsidR="00AB3A3F">
        <w:t xml:space="preserve">relies on fish near the terminal age, of which there are typically fewer, and can lead to bias in the resultant estimate when the already-small sample of fish at age </w:t>
      </w:r>
      <w:r w:rsidR="00AB3A3F">
        <w:rPr>
          <w:i/>
        </w:rPr>
        <w:t>a</w:t>
      </w:r>
      <w:r w:rsidR="00AB3A3F" w:rsidRPr="00DA59D1">
        <w:rPr>
          <w:i/>
          <w:vertAlign w:val="subscript"/>
        </w:rPr>
        <w:t>2</w:t>
      </w:r>
      <w:r w:rsidR="00AB3A3F">
        <w:rPr>
          <w:i/>
          <w:vertAlign w:val="subscript"/>
        </w:rPr>
        <w:t xml:space="preserve"> </w:t>
      </w:r>
      <w:r w:rsidR="00AB3A3F">
        <w:t>is split further due to spurious year detections.</w:t>
      </w:r>
      <w:r w:rsidR="00476E6A" w:rsidRPr="00476E6A">
        <w:t xml:space="preserve"> </w:t>
      </w:r>
      <w:r w:rsidR="00476E6A">
        <w:t xml:space="preserve">However, the t-test approach requires tuning by the researcher to control the level of significance that determines a regime shift (or breakpoint), presenting the same challenge encountered here of spurious and/or missed detections depending on the sensitivity of the statistical test applied </w:t>
      </w:r>
      <w:r w:rsidR="00476E6A">
        <w:fldChar w:fldCharType="begin" w:fldLock="1"/>
      </w:r>
      <w:r w:rsidR="00476E6A">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476E6A">
        <w:fldChar w:fldCharType="separate"/>
      </w:r>
      <w:r w:rsidR="00476E6A">
        <w:rPr>
          <w:noProof/>
        </w:rPr>
        <w:t>(Rodionov and Overland, 2005)</w:t>
      </w:r>
      <w:r w:rsidR="00476E6A">
        <w:fldChar w:fldCharType="end"/>
      </w:r>
      <w:r w:rsidR="00476E6A">
        <w:t xml:space="preserve">. </w:t>
      </w:r>
      <w:r w:rsidR="00AB3A3F">
        <w:t xml:space="preserve"> </w:t>
      </w:r>
      <w:r w:rsidR="003F2C17">
        <w:t>For</w:t>
      </w:r>
      <w:r w:rsidR="00AB3A3F">
        <w:t xml:space="preserve"> assessment </w:t>
      </w:r>
      <w:proofErr w:type="gramStart"/>
      <w:r w:rsidR="00AB3A3F">
        <w:t xml:space="preserve">methods </w:t>
      </w:r>
      <w:r w:rsidR="003F2C17">
        <w:t xml:space="preserve">which </w:t>
      </w:r>
      <w:r w:rsidR="00AB3A3F">
        <w:t>estimate</w:t>
      </w:r>
      <w:proofErr w:type="gramEnd"/>
      <w:r w:rsidR="00AB3A3F">
        <w:t xml:space="preserve"> VBGF growth parameters </w:t>
      </w:r>
      <w:r w:rsidR="003F2C17">
        <w:t>within</w:t>
      </w:r>
      <w:r w:rsidR="00AB3A3F">
        <w:t xml:space="preserve"> the assessment model, this low-data/low-accuracy issue for the terminal length may induce greater uncertainty (e.g., the need for larger priors) until targeted survey sampling can improve precision in less-represented regions.</w:t>
      </w:r>
      <w:bookmarkStart w:id="48" w:name="_GoBack"/>
      <w:bookmarkEnd w:id="48"/>
    </w:p>
    <w:p w14:paraId="228B6A7A" w14:textId="522DAFD8" w:rsidR="00A90E3A" w:rsidRDefault="00436D36" w:rsidP="00AB3A3F">
      <w:pPr>
        <w:spacing w:after="0" w:line="276" w:lineRule="auto"/>
        <w:ind w:firstLine="360"/>
        <w:rPr>
          <w:highlight w:val="yellow"/>
        </w:rPr>
      </w:pPr>
      <w:r>
        <w:t xml:space="preserve">It is also relevant that neither approach 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 xml:space="preserve">It is likely there are thresholds in </w:t>
      </w:r>
      <w:r w:rsidR="00FE4723">
        <w:t xml:space="preserve">or types </w:t>
      </w:r>
      <w:r w:rsidR="00FE4723">
        <w:lastRenderedPageBreak/>
        <w:t xml:space="preserve">of </w:t>
      </w:r>
      <w:r w:rsidR="00FE4723" w:rsidRPr="002C6E0C">
        <w:t xml:space="preserve">spatiotemporal growth variation that </w:t>
      </w:r>
      <w:proofErr w:type="gramStart"/>
      <w:r w:rsidR="00FE4723" w:rsidRPr="002C6E0C">
        <w:t>will be poorly detected</w:t>
      </w:r>
      <w:proofErr w:type="gramEnd"/>
      <w:r w:rsidR="00FE4723" w:rsidRPr="002C6E0C">
        <w:t xml:space="preserve"> by most methods, </w:t>
      </w:r>
      <w:r w:rsidR="00A90E3A">
        <w:t xml:space="preserve">which we see as a </w:t>
      </w:r>
      <w:r w:rsidR="002E421E">
        <w:t>promising area</w:t>
      </w:r>
      <w:r w:rsidR="00A90E3A">
        <w:t xml:space="preserve"> for future research. </w:t>
      </w:r>
    </w:p>
    <w:p w14:paraId="062EA1FF" w14:textId="65E046FF" w:rsidR="00D178A2" w:rsidRPr="00101B63" w:rsidRDefault="00A90E3A" w:rsidP="00560355">
      <w:pPr>
        <w:spacing w:after="0" w:line="276"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w:t>
      </w:r>
      <w:proofErr w:type="gramStart"/>
      <w:r w:rsidR="00101B63" w:rsidRPr="00D73DFA">
        <w:t xml:space="preserve">can be </w:t>
      </w:r>
      <w:r w:rsidR="00C11749">
        <w:t>detected</w:t>
      </w:r>
      <w:proofErr w:type="gramEnd"/>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4AE7457E" w:rsidR="00BE59CB" w:rsidRDefault="00A90E3A" w:rsidP="00560355">
      <w:pPr>
        <w:spacing w:after="0" w:line="276" w:lineRule="auto"/>
        <w:ind w:firstLine="360"/>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in 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scientists use the method as a tool to guide the identification of general zones between which </w:t>
      </w:r>
      <w:proofErr w:type="gramStart"/>
      <w:r>
        <w:t>growth</w:t>
      </w:r>
      <w:proofErr w:type="gramEnd"/>
      <w:r>
        <w:t xml:space="preserve"> could vary, and not take detected breakpoint</w:t>
      </w:r>
      <w:r w:rsidR="008A56ED">
        <w:t>s</w:t>
      </w:r>
      <w:r>
        <w:t xml:space="preserve"> as the absolute truth. </w:t>
      </w:r>
      <w:r w:rsidR="009F0300">
        <w:t xml:space="preserve">Importantly, suggestions of spatial breakpoints produced by the method </w:t>
      </w:r>
      <w:proofErr w:type="gramStart"/>
      <w:r w:rsidR="009F0300">
        <w:t>should necessarily be considered</w:t>
      </w:r>
      <w:proofErr w:type="gramEnd"/>
      <w:r w:rsidR="009F0300">
        <w:t xml:space="preserve">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560355">
      <w:pPr>
        <w:spacing w:after="0" w:line="276" w:lineRule="auto"/>
        <w:ind w:firstLine="360"/>
      </w:pPr>
    </w:p>
    <w:p w14:paraId="19DAB84C" w14:textId="07E7E5CC" w:rsidR="00CE4A1D" w:rsidRDefault="00CE4A1D" w:rsidP="00560355">
      <w:pPr>
        <w:pStyle w:val="Heading2"/>
        <w:spacing w:line="276" w:lineRule="auto"/>
      </w:pPr>
      <w:r>
        <w:t>4.</w:t>
      </w:r>
      <w:r w:rsidR="00D12C7C">
        <w:t xml:space="preserve">4 </w:t>
      </w:r>
      <w:r>
        <w:t>Northeast Pacific Sablefish</w:t>
      </w:r>
    </w:p>
    <w:p w14:paraId="7A5BCE0A" w14:textId="76262EEB" w:rsidR="00555EB1" w:rsidRPr="00555EB1" w:rsidRDefault="00A90E3A" w:rsidP="00560355">
      <w:pPr>
        <w:spacing w:after="0" w:line="276" w:lineRule="auto"/>
      </w:pPr>
      <w:r>
        <w:t xml:space="preserve">Our evaluation of size-at-age for NE Pacific sablefish </w:t>
      </w:r>
      <w:proofErr w:type="gramStart"/>
      <w:r>
        <w:t>was directly motivated</w:t>
      </w:r>
      <w:proofErr w:type="gramEnd"/>
      <w:r>
        <w:t xml:space="preserve"> by the notion that sablefish growth may vary at a scale that is </w:t>
      </w:r>
      <w:r w:rsidR="008A56ED">
        <w:t>different from</w:t>
      </w:r>
      <w:r>
        <w:t xml:space="preserve"> present management boundaries. Estimates of the growth parameters for sablefish </w:t>
      </w:r>
      <w:proofErr w:type="gramStart"/>
      <w:r>
        <w:t>are usually based</w:t>
      </w:r>
      <w:proofErr w:type="gramEnd"/>
      <w:r>
        <w:t xml:space="preserve">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by 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A77394">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w:t>
      </w:r>
      <w:proofErr w:type="gramStart"/>
      <w:r w:rsidR="00B53149">
        <w:t>are advised</w:t>
      </w:r>
      <w:proofErr w:type="gramEnd"/>
      <w:r w:rsidR="00B53149">
        <w:t xml:space="preserve"> to consider carefully how biases in </w:t>
      </w:r>
      <w:r w:rsidR="00B53149">
        <w:lastRenderedPageBreak/>
        <w:t>their data may emerge as erroneous breakpoints and resultant growth estimates when interpreting results.</w:t>
      </w:r>
    </w:p>
    <w:p w14:paraId="54D252A9" w14:textId="407E5B5A" w:rsidR="007D1370" w:rsidRDefault="00D24852" w:rsidP="00560355">
      <w:pPr>
        <w:spacing w:after="0" w:line="276"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t>
      </w:r>
      <w:proofErr w:type="gramStart"/>
      <w:r w:rsidR="00EE0A9B">
        <w:t>were aggregated</w:t>
      </w:r>
      <w:proofErr w:type="gramEnd"/>
      <w:r w:rsidR="00EE0A9B">
        <w:t xml:space="preserve"> into pre-hypothesized spatial zones and </w:t>
      </w:r>
      <w:r w:rsidR="000157D3">
        <w:t xml:space="preserve">fitted VBGF curves were </w:t>
      </w:r>
      <w:r w:rsidR="00EE0A9B">
        <w:t xml:space="preserve">compared via </w:t>
      </w:r>
      <w:proofErr w:type="spellStart"/>
      <w:r w:rsidR="00EE0A9B">
        <w:t>Akaike’s</w:t>
      </w:r>
      <w:proofErr w:type="spellEnd"/>
      <w:r w:rsidR="00EE0A9B">
        <w:t xml:space="preserve">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 xml:space="preserve">Figure </w:t>
      </w:r>
      <w:r w:rsidR="00EF1C91">
        <w:rPr>
          <w:noProof/>
        </w:rPr>
        <w:t>5</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EF1C91">
        <w:rPr>
          <w:noProof/>
        </w:rPr>
        <w:t>Figure</w:t>
      </w:r>
      <w:r w:rsidR="00EF1C91">
        <w:t xml:space="preserve"> </w:t>
      </w:r>
      <w:r w:rsidR="00EF1C91">
        <w:rPr>
          <w:noProof/>
        </w:rPr>
        <w:t>6</w:t>
      </w:r>
      <w:r w:rsidR="00DC2CFC">
        <w:fldChar w:fldCharType="end"/>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and 50˚N</w:t>
      </w:r>
      <w:r w:rsidR="007A3BAC">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w:t>
      </w:r>
      <w:proofErr w:type="spellStart"/>
      <w:r w:rsidR="00212215">
        <w:t>groundfish</w:t>
      </w:r>
      <w:proofErr w:type="spellEnd"/>
      <w:r w:rsidR="00212215">
        <w:t xml:space="preserve"> overall. </w:t>
      </w:r>
    </w:p>
    <w:p w14:paraId="6E9068FB" w14:textId="21F7E2BE" w:rsidR="00992E9D" w:rsidRPr="0028653C" w:rsidRDefault="00212215" w:rsidP="0028653C">
      <w:pPr>
        <w:spacing w:after="0" w:line="276" w:lineRule="auto"/>
        <w:ind w:firstLine="360"/>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(se</w:t>
      </w:r>
      <w:r w:rsidR="0028653C">
        <w:t xml:space="preserve">e </w:t>
      </w:r>
      <w:r w:rsidR="0028653C">
        <w:fldChar w:fldCharType="begin"/>
      </w:r>
      <w:r w:rsidR="0028653C">
        <w:instrText xml:space="preserve"> REF _Ref8372254 \h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00D5CB50" w:rsidR="00614748" w:rsidRDefault="0000580A" w:rsidP="00560355">
      <w:pPr>
        <w:spacing w:after="0" w:line="276" w:lineRule="auto"/>
        <w:ind w:firstLine="360"/>
      </w:pPr>
      <w:proofErr w:type="gramStart"/>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future research.</w:t>
      </w:r>
      <w:proofErr w:type="gramEnd"/>
      <w:r>
        <w:t xml:space="preserve"> </w:t>
      </w:r>
      <w:r w:rsidR="009A4F3C">
        <w:t xml:space="preserve">Firstly, the </w:t>
      </w:r>
      <w:r w:rsidR="009A4F3C">
        <w:rPr>
          <w:i/>
        </w:rPr>
        <w:t>post hoc</w:t>
      </w:r>
      <w:r w:rsidR="009A4F3C">
        <w:t xml:space="preserve"> incorporation of a spatial break at 145°W based on ecosystem data </w:t>
      </w:r>
      <w:proofErr w:type="gramStart"/>
      <w:r w:rsidR="009A4F3C">
        <w:t>was not ruled out</w:t>
      </w:r>
      <w:proofErr w:type="gramEnd"/>
      <w:r w:rsidR="009A4F3C">
        <w:t xml:space="preserve">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w:t>
      </w:r>
      <w:r w:rsidR="00046080" w:rsidRPr="00BD380D">
        <w:lastRenderedPageBreak/>
        <w:t xml:space="preserve">into the Alaska and California currents as it approaches the west coast of North America. The location of this bifurcation varies but is generally centered off southern British Columbia </w:t>
      </w:r>
      <w:r w:rsidR="00046080" w:rsidRPr="00BD380D">
        <w:fldChar w:fldCharType="begin" w:fldLock="1"/>
      </w:r>
      <w:r w:rsidR="002B3C33" w:rsidRPr="00BD380D">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046080" w:rsidRPr="00BD380D">
        <w:fldChar w:fldCharType="end"/>
      </w:r>
      <w:r w:rsidR="00046080" w:rsidRPr="00BD380D">
        <w:t>.</w:t>
      </w:r>
      <w:r w:rsidR="002B3C33" w:rsidRPr="00BD380D">
        <w:t xml:space="preserve"> Like 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which could influence resource availability and subsequent growth</w:t>
      </w:r>
      <w:r w:rsidR="005430FD" w:rsidRPr="007A77A0">
        <w:t xml:space="preserve">. </w:t>
      </w:r>
    </w:p>
    <w:p w14:paraId="5693942E" w14:textId="2A5146D2" w:rsidR="009A4F3C" w:rsidRPr="009A4F3C" w:rsidRDefault="005430FD" w:rsidP="00560355">
      <w:pPr>
        <w:spacing w:after="0" w:line="276" w:lineRule="auto"/>
        <w:ind w:firstLine="360"/>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The hypothesis states that two populations may exhibit similar phenotypes (</w:t>
      </w:r>
      <w:r w:rsidR="00DF53DB" w:rsidRPr="007A77A0">
        <w:t xml:space="preserve">i.e.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144CAE03" w:rsidR="0000580A" w:rsidRPr="000E79C7" w:rsidRDefault="00692DB0" w:rsidP="00560355">
      <w:pPr>
        <w:spacing w:after="0" w:line="276" w:lineRule="auto"/>
        <w:ind w:firstLine="360"/>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indicate that male sablefish seem to move more frequently to and from sea mounts, which </w:t>
      </w:r>
      <w:proofErr w:type="gramStart"/>
      <w:r>
        <w:t xml:space="preserve">are </w:t>
      </w:r>
      <w:r w:rsidR="00B17CAE">
        <w:t>clustered</w:t>
      </w:r>
      <w:proofErr w:type="gramEnd"/>
      <w:r w:rsidR="00B17CAE">
        <w:t xml:space="preserve">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w:t>
      </w:r>
      <w:proofErr w:type="gramStart"/>
      <w:r w:rsidR="00291BC9">
        <w:t>are likely preferentially targeted</w:t>
      </w:r>
      <w:proofErr w:type="gramEnd"/>
      <w:r w:rsidR="00291BC9">
        <w:t xml:space="preserve"> in the </w:t>
      </w:r>
      <w:r w:rsidR="00291BC9" w:rsidRPr="000E79C7">
        <w:t xml:space="preserve">commercial fishery. This could render females more sensitive to changes in fisher behavior such as the implementation of catch shares in 2011, which affected discard rates in many </w:t>
      </w:r>
      <w:proofErr w:type="spellStart"/>
      <w:r w:rsidR="00291BC9" w:rsidRPr="000E79C7">
        <w:t>ground</w:t>
      </w:r>
      <w:r w:rsidR="002C350B" w:rsidRPr="000E79C7">
        <w:t>fish</w:t>
      </w:r>
      <w:proofErr w:type="spellEnd"/>
      <w:r w:rsidR="002C350B" w:rsidRPr="000E79C7">
        <w:t xml:space="preserve">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560355">
      <w:pPr>
        <w:pStyle w:val="CommentText"/>
        <w:spacing w:after="0" w:line="276" w:lineRule="auto"/>
        <w:ind w:firstLine="360"/>
        <w:rPr>
          <w:sz w:val="24"/>
          <w:szCs w:val="24"/>
        </w:rPr>
      </w:pPr>
      <w:proofErr w:type="gramStart"/>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proofErr w:type="gramEnd"/>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w:t>
      </w:r>
      <w:r w:rsidR="00247F68" w:rsidRPr="00C0421D">
        <w:rPr>
          <w:sz w:val="24"/>
          <w:szCs w:val="24"/>
        </w:rPr>
        <w:lastRenderedPageBreak/>
        <w:t>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w:t>
      </w:r>
      <w:proofErr w:type="spellStart"/>
      <w:r w:rsidR="00247F68" w:rsidRPr="00C0421D">
        <w:rPr>
          <w:sz w:val="24"/>
          <w:szCs w:val="24"/>
        </w:rPr>
        <w:t>vectorized</w:t>
      </w:r>
      <w:proofErr w:type="spellEnd"/>
      <w:r w:rsidR="00247F68" w:rsidRPr="00C0421D">
        <w:rPr>
          <w:sz w:val="24"/>
          <w:szCs w:val="24"/>
        </w:rPr>
        <w:t xml:space="preserve">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proofErr w:type="spellStart"/>
      <w:r w:rsidR="00E815F4" w:rsidRPr="00C0421D">
        <w:rPr>
          <w:sz w:val="24"/>
          <w:szCs w:val="24"/>
        </w:rPr>
        <w:t>covarying</w:t>
      </w:r>
      <w:proofErr w:type="spellEnd"/>
      <w:r w:rsidR="00E815F4" w:rsidRPr="00C0421D">
        <w:rPr>
          <w:sz w:val="24"/>
          <w:szCs w:val="24"/>
        </w:rPr>
        <w:t xml:space="preserve"> spatial effects</w:t>
      </w:r>
      <w:r w:rsidR="00247F68" w:rsidRPr="00C0421D">
        <w:rPr>
          <w:sz w:val="24"/>
          <w:szCs w:val="24"/>
        </w:rPr>
        <w:t xml:space="preserve"> (e.g. near- and offshore).</w:t>
      </w:r>
    </w:p>
    <w:p w14:paraId="7C628CB6" w14:textId="135A3112" w:rsidR="00EE7F97" w:rsidRDefault="004B74A5" w:rsidP="00A56EFE">
      <w:pPr>
        <w:spacing w:after="0" w:line="276" w:lineRule="auto"/>
        <w:ind w:firstLine="360"/>
        <w:rPr>
          <w:ins w:id="49" w:author="Maia Kapur" w:date="2019-05-06T14:23:00Z"/>
        </w:rPr>
      </w:pPr>
      <w:r w:rsidRPr="00C0421D">
        <w:t xml:space="preserve">We set out to develop a </w:t>
      </w:r>
      <w:proofErr w:type="gramStart"/>
      <w:r w:rsidRPr="00C0421D">
        <w:t>method which</w:t>
      </w:r>
      <w:proofErr w:type="gramEnd"/>
      <w:r w:rsidRPr="00C0421D">
        <w:t xml:space="preserve">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 at 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w:t>
      </w:r>
      <w:proofErr w:type="spellStart"/>
      <w:r w:rsidR="008F12DE">
        <w:t>mis</w:t>
      </w:r>
      <w:proofErr w:type="spellEnd"/>
      <w:r w:rsidR="008F12DE">
        <w:t xml:space="preserve">-specification on fisheries management reference points. Importantly, we discerned that the spatial variation in sablefish growth </w:t>
      </w:r>
      <w:proofErr w:type="gramStart"/>
      <w:r w:rsidR="008F12DE">
        <w:t>can</w:t>
      </w:r>
      <w:proofErr w:type="gramEnd"/>
      <w:r w:rsidR="008F12DE">
        <w:t xml:space="preserve">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 xml:space="preserve">research into the effects of spatial and/or growth </w:t>
      </w:r>
      <w:proofErr w:type="spellStart"/>
      <w:r w:rsidR="00577222">
        <w:t>mis</w:t>
      </w:r>
      <w:proofErr w:type="spellEnd"/>
      <w:r w:rsidR="00577222">
        <w:t>-specification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rPr>
          <w:ins w:id="50" w:author="Maia Kapur" w:date="2019-05-06T14:23:00Z"/>
        </w:rPr>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1B618E">
      <w:pPr>
        <w:spacing w:after="0" w:line="360" w:lineRule="auto"/>
      </w:pPr>
      <w:bookmarkStart w:id="51" w:name="_Hlk2063740"/>
      <w:r>
        <w:rPr>
          <w:noProof/>
        </w:rPr>
        <w:drawing>
          <wp:inline distT="0" distB="0" distL="0" distR="0" wp14:anchorId="54C7F376" wp14:editId="10A5526D">
            <wp:extent cx="6400799" cy="465512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00799" cy="4655126"/>
                    </a:xfrm>
                    <a:prstGeom prst="rect">
                      <a:avLst/>
                    </a:prstGeom>
                    <a:noFill/>
                    <a:ln>
                      <a:noFill/>
                    </a:ln>
                  </pic:spPr>
                </pic:pic>
              </a:graphicData>
            </a:graphic>
          </wp:inline>
        </w:drawing>
      </w:r>
    </w:p>
    <w:p w14:paraId="727AFA37" w14:textId="495C5C18" w:rsidR="00CE4A1D" w:rsidRDefault="00CE5DA5" w:rsidP="001B618E">
      <w:pPr>
        <w:pStyle w:val="Caption"/>
        <w:spacing w:after="0" w:line="360" w:lineRule="auto"/>
      </w:pPr>
      <w:bookmarkStart w:id="52"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52"/>
      <w:r>
        <w:t xml:space="preserve">. </w:t>
      </w:r>
      <w:r w:rsidR="003D44CE">
        <w:t>(</w:t>
      </w:r>
      <w:proofErr w:type="spellStart"/>
      <w:proofErr w:type="gramStart"/>
      <w:r w:rsidR="003D44CE">
        <w:t>a,</w:t>
      </w:r>
      <w:proofErr w:type="gramEnd"/>
      <w:r w:rsidR="003D44CE">
        <w:t>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t>
      </w:r>
      <w:proofErr w:type="gramStart"/>
      <w:r w:rsidR="00CE4A1D">
        <w:t>were detected</w:t>
      </w:r>
      <w:proofErr w:type="gramEnd"/>
      <w:r w:rsidR="00CE4A1D">
        <w:t xml:space="preserve"> by the GAM.</w:t>
      </w:r>
    </w:p>
    <w:p w14:paraId="53AA091F" w14:textId="3157E356" w:rsidR="003D44CE" w:rsidRDefault="003D44CE" w:rsidP="001B618E">
      <w:pPr>
        <w:pStyle w:val="Caption"/>
        <w:spacing w:after="0"/>
        <w:sectPr w:rsidR="003D44CE" w:rsidSect="006A5337">
          <w:footerReference w:type="default" r:id="rId12"/>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53" w:name="_Hlk3275656"/>
      <w:r>
        <w:rPr>
          <w:noProof/>
        </w:rPr>
        <w:lastRenderedPageBreak/>
        <w:drawing>
          <wp:inline distT="0" distB="0" distL="0" distR="0" wp14:anchorId="2A57BA8C" wp14:editId="181A4940">
            <wp:extent cx="6400799" cy="46551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0962B850" w:rsidR="00AD52F6" w:rsidRDefault="00675625" w:rsidP="001B618E">
      <w:pPr>
        <w:pStyle w:val="Caption"/>
        <w:spacing w:after="0"/>
      </w:pPr>
      <w:bookmarkStart w:id="54"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54"/>
      <w:r>
        <w:t xml:space="preserve">. </w:t>
      </w:r>
      <w:r w:rsidR="00081EE8">
        <w:t>(</w:t>
      </w:r>
      <w:proofErr w:type="spellStart"/>
      <w:r w:rsidR="00081EE8">
        <w:t>a,c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55" w:name="_Hlk2063726"/>
      <w:r>
        <w:rPr>
          <w:noProof/>
        </w:rPr>
        <w:lastRenderedPageBreak/>
        <w:drawing>
          <wp:inline distT="0" distB="0" distL="0" distR="0" wp14:anchorId="00CD1C4C" wp14:editId="6E8C7285">
            <wp:extent cx="6400798" cy="465512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798" cy="4655126"/>
                    </a:xfrm>
                    <a:prstGeom prst="rect">
                      <a:avLst/>
                    </a:prstGeom>
                  </pic:spPr>
                </pic:pic>
              </a:graphicData>
            </a:graphic>
          </wp:inline>
        </w:drawing>
      </w:r>
    </w:p>
    <w:p w14:paraId="48067E4F" w14:textId="40F1DE3E" w:rsidR="0074747B" w:rsidRDefault="00857EC0" w:rsidP="00857EC0">
      <w:pPr>
        <w:spacing w:after="0" w:line="240" w:lineRule="auto"/>
      </w:pPr>
      <w:bookmarkStart w:id="56"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56"/>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t>
      </w:r>
      <w:proofErr w:type="gramStart"/>
      <w:r>
        <w:t>were sampled</w:t>
      </w:r>
      <w:proofErr w:type="gramEnd"/>
      <w:r>
        <w:t xml:space="preserve">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57" w:name="_Ref5206683"/>
      <w:bookmarkStart w:id="58" w:name="_Ref5206675"/>
      <w:bookmarkEnd w:id="55"/>
    </w:p>
    <w:p w14:paraId="5C694A50" w14:textId="02437719" w:rsidR="001161AF" w:rsidRDefault="001161AF" w:rsidP="001B618E">
      <w:pPr>
        <w:pStyle w:val="Caption"/>
        <w:spacing w:after="0" w:line="360" w:lineRule="auto"/>
      </w:pPr>
      <w:commentRangeStart w:id="59"/>
      <w:r>
        <w:rPr>
          <w:noProof/>
        </w:rPr>
        <w:lastRenderedPageBreak/>
        <w:drawing>
          <wp:inline distT="0" distB="0" distL="0" distR="0" wp14:anchorId="6BCFBE3F" wp14:editId="498560C1">
            <wp:extent cx="7021902" cy="510683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6905" cy="5117749"/>
                    </a:xfrm>
                    <a:prstGeom prst="rect">
                      <a:avLst/>
                    </a:prstGeom>
                  </pic:spPr>
                </pic:pic>
              </a:graphicData>
            </a:graphic>
          </wp:inline>
        </w:drawing>
      </w:r>
      <w:commentRangeEnd w:id="59"/>
      <w:r w:rsidR="007832BF">
        <w:rPr>
          <w:rStyle w:val="CommentReference"/>
          <w:iCs w:val="0"/>
        </w:rPr>
        <w:commentReference w:id="59"/>
      </w:r>
    </w:p>
    <w:p w14:paraId="4E9EEACF" w14:textId="7BD79E55" w:rsidR="00B27C79" w:rsidRDefault="001127D8" w:rsidP="00B27C79">
      <w:pPr>
        <w:pStyle w:val="Caption"/>
        <w:spacing w:after="0" w:line="360" w:lineRule="auto"/>
        <w:sectPr w:rsidR="00B27C79" w:rsidSect="00B27C79">
          <w:pgSz w:w="15840" w:h="12240" w:orient="landscape"/>
          <w:pgMar w:top="1440" w:right="1440" w:bottom="1440" w:left="1440" w:header="720" w:footer="720" w:gutter="0"/>
          <w:cols w:space="720"/>
          <w:docGrid w:linePitch="360"/>
        </w:sectPr>
      </w:pPr>
      <w:bookmarkStart w:id="60"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57"/>
      <w:bookmarkEnd w:id="60"/>
      <w:r>
        <w:t xml:space="preserve">. </w:t>
      </w:r>
      <w:bookmarkStart w:id="61" w:name="_Hlk8631453"/>
      <w:r>
        <w:t xml:space="preserve">a) </w:t>
      </w:r>
      <w:proofErr w:type="gramStart"/>
      <w:r>
        <w:t>coverage</w:t>
      </w:r>
      <w:proofErr w:type="gramEnd"/>
      <w:r>
        <w:t xml:space="preserv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58"/>
      <w:bookmarkEnd w:id="61"/>
    </w:p>
    <w:p w14:paraId="47F38290" w14:textId="7F9023A9" w:rsidR="00857EC0" w:rsidRDefault="00857EC0" w:rsidP="001B618E">
      <w:pPr>
        <w:pStyle w:val="Caption"/>
        <w:spacing w:after="0" w:line="360" w:lineRule="auto"/>
      </w:pPr>
    </w:p>
    <w:bookmarkEnd w:id="51"/>
    <w:bookmarkEnd w:id="53"/>
    <w:p w14:paraId="4479677C" w14:textId="0DADB3D1" w:rsidR="00BC119C" w:rsidRPr="00BC119C" w:rsidRDefault="001F735D" w:rsidP="001B618E">
      <w:pPr>
        <w:spacing w:after="0" w:line="360" w:lineRule="auto"/>
      </w:pPr>
      <w:commentRangeStart w:id="62"/>
      <w:r>
        <w:rPr>
          <w:noProof/>
        </w:rPr>
        <w:drawing>
          <wp:inline distT="0" distB="0" distL="0" distR="0" wp14:anchorId="5BD7FFBD" wp14:editId="35CEC511">
            <wp:extent cx="5486399" cy="6858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399" cy="6858000"/>
                    </a:xfrm>
                    <a:prstGeom prst="rect">
                      <a:avLst/>
                    </a:prstGeom>
                  </pic:spPr>
                </pic:pic>
              </a:graphicData>
            </a:graphic>
          </wp:inline>
        </w:drawing>
      </w:r>
      <w:commentRangeEnd w:id="62"/>
      <w:r w:rsidR="0030704A">
        <w:rPr>
          <w:rStyle w:val="CommentReference"/>
        </w:rPr>
        <w:commentReference w:id="62"/>
      </w:r>
    </w:p>
    <w:p w14:paraId="5805B27D" w14:textId="2F8B8A95" w:rsidR="00655F5F" w:rsidRDefault="00A025ED" w:rsidP="001B618E">
      <w:pPr>
        <w:pStyle w:val="Caption"/>
        <w:spacing w:after="0"/>
      </w:pPr>
      <w:bookmarkStart w:id="63"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63"/>
      <w:r>
        <w:t xml:space="preserve">. </w:t>
      </w:r>
      <w:r w:rsidR="00C050D7">
        <w:t xml:space="preserve"> </w:t>
      </w:r>
      <w:r w:rsidR="00B6218A">
        <w:t>(</w:t>
      </w:r>
      <w:proofErr w:type="spellStart"/>
      <w:proofErr w:type="gramStart"/>
      <w:r w:rsidR="00B6218A">
        <w:t>a,</w:t>
      </w:r>
      <w:proofErr w:type="gramEnd"/>
      <w:r w:rsidR="00B6218A">
        <w:t>c,e</w:t>
      </w:r>
      <w:proofErr w:type="spellEnd"/>
      <w:r w:rsidR="00B6218A">
        <w:t xml:space="preserve">) </w:t>
      </w:r>
      <w:r w:rsidR="00C050D7">
        <w:t xml:space="preserve">Plots of smoothers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w:t>
      </w:r>
      <w:proofErr w:type="gramStart"/>
      <w:r w:rsidR="00B6218A">
        <w:t>,d,f</w:t>
      </w:r>
      <w:proofErr w:type="spellEnd"/>
      <w:proofErr w:type="gramEnd"/>
      <w:r w:rsidR="00B6218A">
        <w:t>)</w:t>
      </w:r>
      <w:r w:rsidR="00C050D7">
        <w:t>.</w:t>
      </w:r>
      <w:r w:rsidR="00BC119C">
        <w:t xml:space="preserve"> Red</w:t>
      </w:r>
      <w:r w:rsidR="00285614">
        <w:t xml:space="preserve"> dashed</w:t>
      </w:r>
      <w:r w:rsidR="00BC119C">
        <w:t xml:space="preserve"> lines </w:t>
      </w:r>
      <w:r w:rsidR="001F735D">
        <w:t>indicate latitudes</w:t>
      </w:r>
      <w:r w:rsidR="00476FE7">
        <w:t xml:space="preserve">, </w:t>
      </w:r>
      <w:r w:rsidR="001F735D">
        <w:t xml:space="preserve">longitudes </w:t>
      </w:r>
      <w:r w:rsidR="00476FE7">
        <w:t xml:space="preserve">or years </w:t>
      </w:r>
      <w:r w:rsidR="001F735D">
        <w:t xml:space="preserve">that </w:t>
      </w:r>
      <w:r w:rsidR="00367814">
        <w:t>obtained</w:t>
      </w:r>
      <w:r w:rsidR="001F735D">
        <w:t xml:space="preserve"> the highest first derivative and had a confidence interval that did not include zero.</w:t>
      </w:r>
      <w:r w:rsidR="00C479B0">
        <w:t xml:space="preserve"> </w:t>
      </w:r>
      <w:r w:rsidR="00B6218A">
        <w:t xml:space="preserve">g) </w:t>
      </w:r>
      <w:proofErr w:type="gramStart"/>
      <w:r w:rsidR="00B6218A">
        <w:t>map</w:t>
      </w:r>
      <w:proofErr w:type="gramEnd"/>
      <w:r w:rsidR="00B6218A">
        <w:t xml:space="preserve"> with model-detected breakpoints (red</w:t>
      </w:r>
      <w:r w:rsidR="005A218E">
        <w:t xml:space="preserve"> dashed</w:t>
      </w:r>
      <w:r w:rsidR="00B6218A">
        <w:t xml:space="preserve"> lines)</w:t>
      </w:r>
      <w:r w:rsidR="005D1F29">
        <w:t xml:space="preserve">. </w:t>
      </w:r>
    </w:p>
    <w:p w14:paraId="2CC4F324" w14:textId="77777777" w:rsidR="000F0C3E" w:rsidRDefault="00655F5F" w:rsidP="001B618E">
      <w:pPr>
        <w:pStyle w:val="Caption"/>
        <w:spacing w:after="0"/>
      </w:pPr>
      <w:r>
        <w:rPr>
          <w:noProof/>
        </w:rPr>
        <w:lastRenderedPageBreak/>
        <w:drawing>
          <wp:inline distT="0" distB="0" distL="0" distR="0" wp14:anchorId="09D670D9" wp14:editId="79693788">
            <wp:extent cx="5689399"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89399" cy="7111749"/>
                    </a:xfrm>
                    <a:prstGeom prst="rect">
                      <a:avLst/>
                    </a:prstGeom>
                    <a:noFill/>
                    <a:ln>
                      <a:noFill/>
                    </a:ln>
                  </pic:spPr>
                </pic:pic>
              </a:graphicData>
            </a:graphic>
          </wp:inline>
        </w:drawing>
      </w:r>
    </w:p>
    <w:p w14:paraId="1A6443BC" w14:textId="61E56349" w:rsidR="00655F5F" w:rsidRPr="00655F5F" w:rsidRDefault="000F0C3E" w:rsidP="00AB4CA9">
      <w:pPr>
        <w:pStyle w:val="Caption"/>
        <w:spacing w:after="0"/>
        <w:sectPr w:rsidR="00655F5F" w:rsidRPr="00655F5F" w:rsidSect="00305832">
          <w:pgSz w:w="12240" w:h="15840"/>
          <w:pgMar w:top="1440" w:right="1440" w:bottom="1440" w:left="1440" w:header="720" w:footer="720" w:gutter="0"/>
          <w:cols w:space="720"/>
          <w:docGrid w:linePitch="360"/>
        </w:sectPr>
      </w:pPr>
      <w:bookmarkStart w:id="64"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64"/>
      <w:r w:rsidR="005A756B">
        <w:rPr>
          <w:noProof/>
        </w:rPr>
        <w:t>.</w:t>
      </w:r>
      <w:r w:rsidR="00655F5F">
        <w:t xml:space="preserve"> (</w:t>
      </w:r>
      <w:proofErr w:type="spellStart"/>
      <w:proofErr w:type="gramStart"/>
      <w:r w:rsidR="00655F5F">
        <w:t>a,</w:t>
      </w:r>
      <w:proofErr w:type="gramEnd"/>
      <w:r w:rsidR="00655F5F">
        <w:t>c,e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w:t>
      </w:r>
      <w:proofErr w:type="gramStart"/>
      <w:r w:rsidR="00655F5F">
        <w:t>,d,f</w:t>
      </w:r>
      <w:proofErr w:type="spellEnd"/>
      <w:proofErr w:type="gramEnd"/>
      <w:r w:rsidR="00655F5F">
        <w:t xml:space="preserve">). </w:t>
      </w:r>
      <w:r w:rsidR="00AB4CA9">
        <w:t xml:space="preserve">Red dashed lines indicate latitudes, longitudes or years that obtained the highest first derivative and had a confidence interval that did not include zero. g) </w:t>
      </w:r>
      <w:proofErr w:type="gramStart"/>
      <w:r w:rsidR="00AB4CA9">
        <w:t>map</w:t>
      </w:r>
      <w:proofErr w:type="gramEnd"/>
      <w:r w:rsidR="00AB4CA9">
        <w:t xml:space="preserve"> with model-detected breakpoints (red</w:t>
      </w:r>
      <w:r w:rsidR="005A218E">
        <w:t xml:space="preserve"> dashed</w:t>
      </w:r>
      <w:r w:rsidR="00AB4CA9">
        <w:t xml:space="preserve"> lines).</w:t>
      </w:r>
    </w:p>
    <w:p w14:paraId="55A4F25F" w14:textId="0C083261" w:rsidR="00AA564B" w:rsidRDefault="00AA564B" w:rsidP="001B618E">
      <w:pPr>
        <w:pStyle w:val="Caption"/>
        <w:spacing w:after="0"/>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8"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1CB079EA" w:rsidR="001F735D" w:rsidRDefault="00AA564B" w:rsidP="001B618E">
      <w:pPr>
        <w:pStyle w:val="Caption"/>
        <w:spacing w:after="0"/>
        <w:sectPr w:rsidR="001F735D" w:rsidSect="00305832">
          <w:pgSz w:w="12240" w:h="15840"/>
          <w:pgMar w:top="1440" w:right="1440" w:bottom="1440" w:left="1440" w:header="720" w:footer="720" w:gutter="0"/>
          <w:cols w:space="720"/>
          <w:docGrid w:linePitch="360"/>
        </w:sectPr>
      </w:pPr>
      <w:bookmarkStart w:id="65"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7</w:t>
      </w:r>
      <w:r w:rsidR="00432FC3">
        <w:rPr>
          <w:noProof/>
        </w:rPr>
        <w:fldChar w:fldCharType="end"/>
      </w:r>
      <w:bookmarkEnd w:id="65"/>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1B618E">
      <w:pPr>
        <w:spacing w:after="0" w:line="360" w:lineRule="auto"/>
      </w:pPr>
      <w:r>
        <w:rPr>
          <w:noProof/>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1F4F15BA" w:rsidR="003B4E84" w:rsidRDefault="00F94063" w:rsidP="001B618E">
      <w:pPr>
        <w:pStyle w:val="Caption"/>
        <w:spacing w:after="0" w:line="360" w:lineRule="auto"/>
        <w:sectPr w:rsidR="003B4E84" w:rsidSect="00871B3A">
          <w:pgSz w:w="12240" w:h="15840"/>
          <w:pgMar w:top="1440" w:right="1440" w:bottom="1440" w:left="1440" w:header="720" w:footer="720" w:gutter="0"/>
          <w:cols w:space="720"/>
          <w:docGrid w:linePitch="360"/>
        </w:sectPr>
      </w:pPr>
      <w:bookmarkStart w:id="66"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66"/>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r w:rsidR="00F946EC">
        <w:t>spatiotemporal</w:t>
      </w:r>
      <w:r w:rsidR="00262084">
        <w:t xml:space="preserve"> aggregation</w:t>
      </w:r>
      <w:r>
        <w:t>.</w:t>
      </w:r>
      <w:r w:rsidR="00871B3A">
        <w:t xml:space="preserve"> Points are raw survey data colored by their source.</w:t>
      </w:r>
      <w:r w:rsidR="00CD479F">
        <w:t xml:space="preserve"> Line types denote whether fit is for early, late or pooled </w:t>
      </w:r>
      <w:proofErr w:type="gramStart"/>
      <w:r w:rsidR="00CD479F">
        <w:t>time period</w:t>
      </w:r>
      <w:proofErr w:type="gramEnd"/>
      <w:r w:rsidR="00CD479F">
        <w:t>.</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67"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D66940">
        <w:trPr>
          <w:trHeight w:val="254"/>
        </w:trPr>
        <w:tc>
          <w:tcPr>
            <w:tcW w:w="2517" w:type="dxa"/>
            <w:vMerge/>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vAlign w:val="center"/>
          </w:tcPr>
          <w:p w14:paraId="05008867" w14:textId="77777777" w:rsidR="001930FF" w:rsidRPr="005C76FF" w:rsidRDefault="001930FF" w:rsidP="00D66940">
            <w:pPr>
              <w:pStyle w:val="Caption"/>
              <w:spacing w:after="0"/>
              <w:jc w:val="center"/>
              <w:rPr>
                <w:b/>
                <w:sz w:val="20"/>
                <w:szCs w:val="20"/>
              </w:rPr>
            </w:pPr>
          </w:p>
        </w:tc>
        <w:tc>
          <w:tcPr>
            <w:tcW w:w="965" w:type="dxa"/>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D66940">
        <w:trPr>
          <w:trHeight w:val="1280"/>
        </w:trPr>
        <w:tc>
          <w:tcPr>
            <w:tcW w:w="2517" w:type="dxa"/>
            <w:vAlign w:val="center"/>
          </w:tcPr>
          <w:p w14:paraId="1ED02382" w14:textId="77777777"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Pr="005C76FF">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vAlign w:val="center"/>
          </w:tcPr>
          <w:p w14:paraId="37F15967" w14:textId="77777777" w:rsidR="001930FF" w:rsidRPr="005C76FF" w:rsidRDefault="001930FF" w:rsidP="00D66940">
            <w:pPr>
              <w:pStyle w:val="Caption"/>
              <w:spacing w:after="0"/>
              <w:jc w:val="center"/>
              <w:rPr>
                <w:sz w:val="20"/>
                <w:szCs w:val="20"/>
              </w:rPr>
            </w:pPr>
            <w:r w:rsidRPr="005C76FF">
              <w:rPr>
                <w:sz w:val="20"/>
                <w:szCs w:val="20"/>
              </w:rPr>
              <w:t>7778</w:t>
            </w:r>
          </w:p>
        </w:tc>
        <w:tc>
          <w:tcPr>
            <w:tcW w:w="1318" w:type="dxa"/>
            <w:vAlign w:val="center"/>
          </w:tcPr>
          <w:p w14:paraId="40FFA5E6" w14:textId="77777777" w:rsidR="001930FF" w:rsidRPr="005C76FF" w:rsidRDefault="001930FF" w:rsidP="00D66940">
            <w:pPr>
              <w:pStyle w:val="Caption"/>
              <w:spacing w:after="0"/>
              <w:jc w:val="center"/>
              <w:rPr>
                <w:sz w:val="20"/>
                <w:szCs w:val="20"/>
              </w:rPr>
            </w:pPr>
            <w:r w:rsidRPr="005C76FF">
              <w:rPr>
                <w:sz w:val="20"/>
                <w:szCs w:val="20"/>
              </w:rPr>
              <w:t>7222</w:t>
            </w:r>
          </w:p>
        </w:tc>
        <w:tc>
          <w:tcPr>
            <w:tcW w:w="965" w:type="dxa"/>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D66940">
        <w:trPr>
          <w:trHeight w:val="521"/>
        </w:trPr>
        <w:tc>
          <w:tcPr>
            <w:tcW w:w="2517" w:type="dxa"/>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vAlign w:val="center"/>
          </w:tcPr>
          <w:p w14:paraId="6FA5A0BC" w14:textId="77777777" w:rsidR="001930FF" w:rsidRPr="005C76FF" w:rsidRDefault="001930FF" w:rsidP="00D66940">
            <w:pPr>
              <w:pStyle w:val="Caption"/>
              <w:spacing w:after="0"/>
              <w:jc w:val="center"/>
              <w:rPr>
                <w:sz w:val="20"/>
                <w:szCs w:val="20"/>
              </w:rPr>
            </w:pPr>
            <w:r w:rsidRPr="005C76FF">
              <w:rPr>
                <w:sz w:val="20"/>
                <w:szCs w:val="20"/>
              </w:rPr>
              <w:t>6912</w:t>
            </w:r>
          </w:p>
        </w:tc>
        <w:tc>
          <w:tcPr>
            <w:tcW w:w="1318" w:type="dxa"/>
            <w:vAlign w:val="center"/>
          </w:tcPr>
          <w:p w14:paraId="4014369F" w14:textId="77777777" w:rsidR="001930FF" w:rsidRPr="005C76FF" w:rsidRDefault="001930FF" w:rsidP="00D66940">
            <w:pPr>
              <w:pStyle w:val="Caption"/>
              <w:spacing w:after="0"/>
              <w:jc w:val="center"/>
              <w:rPr>
                <w:sz w:val="20"/>
                <w:szCs w:val="20"/>
              </w:rPr>
            </w:pPr>
            <w:r w:rsidRPr="005C76FF">
              <w:rPr>
                <w:sz w:val="20"/>
                <w:szCs w:val="20"/>
              </w:rPr>
              <w:t>8088</w:t>
            </w:r>
          </w:p>
        </w:tc>
        <w:tc>
          <w:tcPr>
            <w:tcW w:w="965" w:type="dxa"/>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D66940">
        <w:trPr>
          <w:trHeight w:val="87"/>
        </w:trPr>
        <w:tc>
          <w:tcPr>
            <w:tcW w:w="2517" w:type="dxa"/>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vAlign w:val="center"/>
          </w:tcPr>
          <w:p w14:paraId="1A82E5E7" w14:textId="77777777" w:rsidR="001930FF" w:rsidRPr="005C76FF" w:rsidRDefault="001930FF" w:rsidP="00D66940">
            <w:pPr>
              <w:pStyle w:val="Caption"/>
              <w:spacing w:after="0"/>
              <w:jc w:val="center"/>
              <w:rPr>
                <w:sz w:val="20"/>
                <w:szCs w:val="20"/>
              </w:rPr>
            </w:pPr>
            <w:r w:rsidRPr="005C76FF">
              <w:rPr>
                <w:sz w:val="20"/>
                <w:szCs w:val="20"/>
              </w:rPr>
              <w:t>6818</w:t>
            </w:r>
          </w:p>
        </w:tc>
        <w:tc>
          <w:tcPr>
            <w:tcW w:w="1318" w:type="dxa"/>
            <w:vAlign w:val="center"/>
          </w:tcPr>
          <w:p w14:paraId="2ABA914E" w14:textId="77777777" w:rsidR="001930FF" w:rsidRPr="005C76FF" w:rsidRDefault="001930FF" w:rsidP="00D66940">
            <w:pPr>
              <w:pStyle w:val="Caption"/>
              <w:spacing w:after="0"/>
              <w:jc w:val="center"/>
              <w:rPr>
                <w:sz w:val="20"/>
                <w:szCs w:val="20"/>
              </w:rPr>
            </w:pPr>
            <w:r w:rsidRPr="005C76FF">
              <w:rPr>
                <w:sz w:val="20"/>
                <w:szCs w:val="20"/>
              </w:rPr>
              <w:t>8182</w:t>
            </w:r>
          </w:p>
        </w:tc>
        <w:tc>
          <w:tcPr>
            <w:tcW w:w="965" w:type="dxa"/>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0D9E0712" w14:textId="07EF88F8" w:rsidR="001930FF" w:rsidRDefault="001930FF" w:rsidP="001930FF">
      <w:pPr>
        <w:pStyle w:val="Caption"/>
        <w:spacing w:after="0"/>
      </w:pPr>
      <w:bookmarkStart w:id="68" w:name="_Ref8372254"/>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67"/>
      <w:bookmarkEnd w:id="68"/>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 ⁑Time-blocked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commentRangeStart w:id="69"/>
      <w:r>
        <w:t xml:space="preserve">*The WC assessment, which </w:t>
      </w:r>
      <w:proofErr w:type="gramStart"/>
      <w:r>
        <w:t>is written</w:t>
      </w:r>
      <w:proofErr w:type="gramEnd"/>
      <w:r>
        <w:t xml:space="preserve"> in Stock Synthesis, does not specify </w:t>
      </w:r>
      <w:r w:rsidRPr="00ED2D44">
        <w:t>L</w:t>
      </w:r>
      <w:r w:rsidRPr="00ED2D44">
        <w:rPr>
          <w:vertAlign w:val="subscript"/>
        </w:rPr>
        <w:t>∞</w:t>
      </w:r>
      <w:r w:rsidRPr="00ED2D44">
        <w:t xml:space="preserve"> nor t</w:t>
      </w:r>
      <w:r w:rsidRPr="00AB2804">
        <w:rPr>
          <w:vertAlign w:val="subscript"/>
        </w:rPr>
        <w:t>0</w:t>
      </w:r>
      <w:r w:rsidRPr="00ED2D44">
        <w:t>, but instead an age-length key</w:t>
      </w:r>
      <w:r>
        <w:t xml:space="preserve"> (with values for minimum and maximum length and ages).</w:t>
      </w:r>
      <w:r w:rsidRPr="00ED2D44">
        <w:t xml:space="preserve"> Values were back-converted for presentation here</w:t>
      </w:r>
      <w:r>
        <w:t>.</w:t>
      </w:r>
      <w:commentRangeEnd w:id="69"/>
      <w:r w:rsidR="000552EF">
        <w:rPr>
          <w:rStyle w:val="CommentReference"/>
          <w:iCs w:val="0"/>
        </w:rPr>
        <w:commentReference w:id="69"/>
      </w:r>
    </w:p>
    <w:p w14:paraId="7148A5B5" w14:textId="77777777" w:rsidR="001930FF" w:rsidRDefault="001930FF" w:rsidP="001930FF">
      <w:pPr>
        <w:sectPr w:rsidR="001930FF" w:rsidSect="001930FF">
          <w:footerReference w:type="default" r:id="rId20"/>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70"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72C3F3B7" w:rsidR="00EC0FDD" w:rsidRDefault="00EC0FDD" w:rsidP="001B618E">
            <w:r>
              <w:t xml:space="preserve">Latitude and Longitude ~ U[0,50], all fish under Regime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77777777" w:rsidR="00EC0FDD" w:rsidRDefault="00EC0FDD" w:rsidP="001B618E">
            <w:r>
              <w:t xml:space="preserve">Latitude and Longitude ~ U[0,25]  under growth Regime 1; </w:t>
            </w:r>
          </w:p>
          <w:p w14:paraId="19536133" w14:textId="250D8D43" w:rsidR="00EC0FDD" w:rsidRDefault="00EC0FDD" w:rsidP="001B618E">
            <w:r>
              <w:t>Latitude and Longitude ~ U[25,50] under Regime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77777777" w:rsidR="00EC0FDD" w:rsidRDefault="00EC0FDD" w:rsidP="001B618E">
            <w:r>
              <w:t xml:space="preserve">Latitude and Longitude ~ U[0,25]  under growth Regime 1; </w:t>
            </w:r>
          </w:p>
          <w:p w14:paraId="4E5E73F6" w14:textId="2AEE3099" w:rsidR="00EC0FDD" w:rsidRDefault="00EC0FDD" w:rsidP="001B618E">
            <w:r>
              <w:t>Latitude and Longitude ~ U[20,50] under Regime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77777777" w:rsidR="00EC0FDD" w:rsidRDefault="00EC0FDD" w:rsidP="001B618E">
            <w:r>
              <w:t>Latitude and Longitude ~ U[0,49]  under growth Regime 1;</w:t>
            </w:r>
          </w:p>
          <w:p w14:paraId="5BCDF1B4" w14:textId="524E2BD8" w:rsidR="00EC0FDD" w:rsidRDefault="00EC0FDD" w:rsidP="001B618E">
            <w:r>
              <w:t>Latitude and Longitude ~ U[49,50] under Regime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786140E5" w:rsidR="00EC0FDD" w:rsidRDefault="00EC0FDD" w:rsidP="001B618E">
            <w:r>
              <w:t>Latitude and Longitude ~ U[0,50], all fish under Regime 1 from years 0 to 49 and Regime 2 thereafter</w:t>
            </w:r>
          </w:p>
        </w:tc>
      </w:tr>
    </w:tbl>
    <w:p w14:paraId="7E51E9F0" w14:textId="1141F3BE" w:rsidR="000645CA" w:rsidRDefault="00B82748" w:rsidP="001B618E">
      <w:pPr>
        <w:pStyle w:val="Caption"/>
        <w:spacing w:before="240" w:after="0" w:line="360" w:lineRule="auto"/>
      </w:pPr>
      <w:bookmarkStart w:id="71" w:name="_Ref872431"/>
      <w:bookmarkStart w:id="72"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71"/>
      <w:r>
        <w:t xml:space="preserve">. Summary of </w:t>
      </w:r>
      <w:r w:rsidR="001B6135">
        <w:t>simulation scenarios</w:t>
      </w:r>
      <w:r>
        <w:t xml:space="preserve"> used to test the </w:t>
      </w:r>
      <w:r w:rsidR="007D5FD4">
        <w:t>proposed</w:t>
      </w:r>
      <w:r>
        <w:t xml:space="preserve"> method </w:t>
      </w:r>
      <w:bookmarkEnd w:id="72"/>
      <w:r w:rsidR="007D5FD4">
        <w:t>against various degrees of spatial growth variation, and a single temporal scenario.</w:t>
      </w:r>
    </w:p>
    <w:p w14:paraId="1064F9E2" w14:textId="77777777" w:rsidR="00611BB6" w:rsidRDefault="00611BB6" w:rsidP="001B618E">
      <w:pPr>
        <w:pStyle w:val="Caption"/>
        <w:spacing w:before="240" w:after="0" w:line="360" w:lineRule="auto"/>
      </w:pPr>
    </w:p>
    <w:bookmarkEnd w:id="70"/>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D66940">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0D255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0D255D">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0D255D">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0D255D">
            <w:pPr>
              <w:jc w:val="cente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0D255D">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0D255D">
            <w:pPr>
              <w:jc w:val="cente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0D255D">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0D255D">
            <w:pPr>
              <w:jc w:val="cente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0D255D">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0D255D">
            <w:pPr>
              <w:jc w:val="cente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0D255D">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0D255D">
            <w:pPr>
              <w:jc w:val="cente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0D255D">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0D255D">
            <w:pPr>
              <w:jc w:val="cente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0D255D">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0D255D">
            <w:pPr>
              <w:jc w:val="cente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0D255D">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0D255D">
            <w:pPr>
              <w:jc w:val="cente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0D255D">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0D255D">
            <w:pPr>
              <w:jc w:val="cente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0D255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0D255D">
            <w:pPr>
              <w:jc w:val="cente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73"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73"/>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7364AAE5" w14:textId="39C99A16" w:rsidR="00A77394" w:rsidRPr="00A77394" w:rsidRDefault="00BB02E4" w:rsidP="00A77394">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A77394" w:rsidRPr="00A7739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77FD17E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Austin, M.P., 2002. Spatial prediction of species distribution: An interface between ecological theory and statistical modelling. Ecol. Modell. https://doi.org/10.1016/S0304-3800(02)00205-3</w:t>
      </w:r>
    </w:p>
    <w:p w14:paraId="438A53A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Baumann, H., Conover, D.O., 2011. Adaptation to climate change: Contrasting patterns of thermal-reaction-norm evolution in Pacific versus Atlantic silversides. Proc. R. Soc. B Biol. Sci. https://doi.org/10.1098/rspb.2010.2479</w:t>
      </w:r>
    </w:p>
    <w:p w14:paraId="2CB9099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51B09A8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7F23FB6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Conover, D.O., Present, T.M.C., Conover, D., Present, T.M.C., 1990. Countergradient Variation in Growth Rate : Compensation for Length of the Growing Season among Atlantic Silversides from Different Latitudes 83, 316–324.</w:t>
      </w:r>
    </w:p>
    <w:p w14:paraId="226FEB7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Cummins, P.F., Freeland, H.J., 2007. Variability of the North Pacific Current and its bifurcation. Prog. Oceanogr. 75, 253–265. https://doi.org/10.1016/j.pocean.2007.08.006</w:t>
      </w:r>
    </w:p>
    <w:p w14:paraId="3AA920A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Denson, L.S., Sampson, D.B., Stephens, A., 2017. Data needs and spatial structure considerations in stock assessments with regional differences in recruitment and exploitation. Can. J. Fish. Aquat. Sci. 74, 1918–1929. https://doi.org/10.1139/cjfas-2016-0277</w:t>
      </w:r>
    </w:p>
    <w:p w14:paraId="05567A24" w14:textId="069BF260"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Department of Fisheries and Oceans, 2016. A Revised Operating Model for Sablefish (Anoplopoma Fimbria) in British Columbia, Canada. Dep. Fish. Ocean. Canada, 3190 Hammond Bay Road Nanaimo, BC V9T 6N7.</w:t>
      </w:r>
      <w:r w:rsidR="001C1426" w:rsidRPr="001C1426">
        <w:t xml:space="preserve"> </w:t>
      </w:r>
      <w:r w:rsidR="001C1426" w:rsidRPr="001C1426">
        <w:rPr>
          <w:noProof/>
        </w:rPr>
        <w:t>http://www.dfo-mpo.gc.ca/csas-sccs/</w:t>
      </w:r>
      <w:r w:rsidR="001C1426">
        <w:rPr>
          <w:noProof/>
        </w:rPr>
        <w:t xml:space="preserve"> </w:t>
      </w:r>
    </w:p>
    <w:p w14:paraId="619877E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Echave, K.B., Hanselman, D.H., Adkison, M.D., Sigler, M.F., 2012. Interdecadal Change in Growth of Sablefish (</w:t>
      </w:r>
      <w:r w:rsidRPr="00A77394">
        <w:rPr>
          <w:i/>
          <w:iCs/>
          <w:noProof/>
        </w:rPr>
        <w:t>Anoplopoma fimbria</w:t>
      </w:r>
      <w:r w:rsidRPr="00A77394">
        <w:rPr>
          <w:noProof/>
        </w:rPr>
        <w:t>) in the Northeast Pacific Ocean. Fish. Bull. 110, 361–374.</w:t>
      </w:r>
    </w:p>
    <w:p w14:paraId="313C443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Gertseva, V., Matson, S.E., Cope, J., 2017. Spatial growth variability in marine fish: Example from Northeast Pacific groundfish. ICES J. Mar. Sci. 74, 1602–1613. https://doi.org/10.1093/icesjms/fsx016</w:t>
      </w:r>
    </w:p>
    <w:p w14:paraId="7012ACE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1780047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Guthery, F.S., Burnham, K.P., Anderson, D.R., 2003. Model Selection and Multimodel Inference: A Practical Information-Theoretic Approach. J. Wildl. Manage. https://doi.org/10.2307/3802723</w:t>
      </w:r>
    </w:p>
    <w:p w14:paraId="25382E7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Hanselman, D.H., Heifetz, J., Echave, K.B., Dressel, S.C., Jech, J.M., 2015. Move it or lose it: movement and mortality of sablefish tagged in Alaska. Can. J. Fish. Aquat. Sci. 72, 238–</w:t>
      </w:r>
      <w:r w:rsidRPr="00A77394">
        <w:rPr>
          <w:noProof/>
        </w:rPr>
        <w:lastRenderedPageBreak/>
        <w:t>251. https://doi.org/10.1139/cjfas-2014-0251</w:t>
      </w:r>
    </w:p>
    <w:p w14:paraId="775B278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Hanselman, D.H., Lunsford, C.R., Rodgveller, C.J., 2017. Assessment of the sablefish stock in Alaska in 2017. Natl. Mar. Fish. Serv. Auke Bay Mar. Stn. 11305 Glacier Highw. Juneau, AK 99801 576–717.</w:t>
      </w:r>
    </w:p>
    <w:p w14:paraId="7F093F6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Hilborn, R., Minte-Vera, C. V., 2008. Fisheries-induced changes in growth rates in marine fisheries: Are they significant?, in: Bulletin of Marine Science.</w:t>
      </w:r>
    </w:p>
    <w:p w14:paraId="20D199D9"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Houde, E.D., 1989. Comparative growth, mortality, and energetics of marine fish larvae: temperature and implied latitudinal effects. Fish. Bull. 87, 471–495.</w:t>
      </w:r>
    </w:p>
    <w:p w14:paraId="2407EE6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Hurst, T.P., Abookire, A.A., 2006. Temporal and spatial variation in potential and realized growth rates of age-0 year northern rock sole. J. Fish Biol. 68, 905–919. https://doi.org/10.1111/j.0022-1112.2006.00985.x</w:t>
      </w:r>
    </w:p>
    <w:p w14:paraId="5F52A835"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Jasonowicz, A.J., Goetz, F.W., Goetz, G.W., Nichols, K.M., 2017. Love the one you’re with: genomic evidence of panmixia in the sablefish (Anoplopoma fimbria). Can. J. Fish. Aquat. Sci. 74, 377–387. https://doi.org/10.1139/cjfas-2016-0012</w:t>
      </w:r>
    </w:p>
    <w:p w14:paraId="010BE69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Johnson, K.F., Rudd, M.B., Pons, M., Akselrud, C.A., Lee, Q., Haltuch, M.A., Hamel, O.S., 2015. Status of the U.S. sablefish resource in 2015.</w:t>
      </w:r>
    </w:p>
    <w:p w14:paraId="40996FC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59618E4A"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Kim, H.J., Miller, A.J., McGowan, J., Carter, M.L., 2009. Coastal phytoplankton blooms in the Southern California Bight. Prog. Oceanogr. 82, 137–147. https://doi.org/10.1016/j.pocean.2009.05.002</w:t>
      </w:r>
    </w:p>
    <w:p w14:paraId="0E9C9B41"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King, J.R., McFarlane, G.A., Beamish, R.J., 2001. Incorporating the dynamics of marine systems into the stock assessment and management of sablefish. Prog. Oceanogr. 49, 619–639. https://doi.org/10.1016/S0079-6611(01)00044-1</w:t>
      </w:r>
    </w:p>
    <w:p w14:paraId="28FCD57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Kristensen, K., Nielsen, A., Berg, C., Skaug, H., Bell, B., 2016. TMB: Automatic Differentiation and Laplace Approximation. ournal Stat. Softw. 70, 1–21. https://doi.org/10.18637/jss.v070.i05</w:t>
      </w:r>
    </w:p>
    <w:p w14:paraId="06953F2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Levins, R., 1968. Evolution in Changing Environments., Population Studies. Princeton University Press. https://doi.org/10.2307/2173276</w:t>
      </w:r>
    </w:p>
    <w:p w14:paraId="26A53CC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Mackas, D.L., Thomson, R.E., Galbraith, M., 2011. Changes in the zooplankton community of the British Columbia continental margin, 1985-1999, and their covariation with oceanographic conditions. Can. J. Fish. Aquat. Sci. 58, 685–702. https://doi.org/10.1139/f01-009</w:t>
      </w:r>
    </w:p>
    <w:p w14:paraId="2C193DD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Mason, J.C., Beamish, R.J., McFarlane, G.A., 1983. Sexual Maturity, Fecundity, Spawning, and Early Life History of Sablefish ( Anoplopoma fimbria ) off the Pacific Coast of Canada. Can. J. Fish. Aquat. Sci. https://doi.org/10.1139/f83-247</w:t>
      </w:r>
    </w:p>
    <w:p w14:paraId="5F6626A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McDevitt, M., 1990. Growth Analysis of Sablefish From Mark-Recapture Data From the Northeast Pacific. University of Washington.</w:t>
      </w:r>
    </w:p>
    <w:p w14:paraId="6CE52AA1"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McGarvey, R., Fowler, A.J., 2002. Seasonal growth of King George whiting (Sillaginodes punctata) estimated from length-at-age samples of the legal-size harvest. Fish. Bull. 100, 545–558.</w:t>
      </w:r>
    </w:p>
    <w:p w14:paraId="2EA16683" w14:textId="6838E39A" w:rsidR="00A77394" w:rsidRPr="00A77394" w:rsidRDefault="00A77394" w:rsidP="001C1426">
      <w:pPr>
        <w:widowControl w:val="0"/>
        <w:autoSpaceDE w:val="0"/>
        <w:autoSpaceDN w:val="0"/>
        <w:adjustRightInd w:val="0"/>
        <w:spacing w:after="0" w:line="240" w:lineRule="auto"/>
        <w:ind w:left="480" w:hanging="480"/>
        <w:rPr>
          <w:noProof/>
        </w:rPr>
      </w:pPr>
      <w:r w:rsidRPr="00A77394">
        <w:rPr>
          <w:noProof/>
        </w:rPr>
        <w:t>Northwest Fisheries Science Center, 2019. West Coast Groundfish Bottom Trawl Survey Data - Annual West Coast time series groundfish trawl data collection survey from 2010-06-15 to 2010-08-15.</w:t>
      </w:r>
      <w:r w:rsidR="001C1426">
        <w:rPr>
          <w:noProof/>
        </w:rPr>
        <w:t xml:space="preserve"> </w:t>
      </w:r>
      <w:r w:rsidRPr="00A77394">
        <w:rPr>
          <w:noProof/>
        </w:rPr>
        <w:lastRenderedPageBreak/>
        <w:t>https://www.nwfsc.noaa.gov/research/divisions/fram/groundfish/bottom_trawl.cfm</w:t>
      </w:r>
    </w:p>
    <w:p w14:paraId="00E68B88" w14:textId="02695329"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Pacific Fisheries Management Council (PFMC), 2013. Pacific Coast Fishery Ecosystem Plan for the U.S. Portion of the California Current Large Marine Ecosystem. Pacific Fish. Manag. Counc. 7700 NE Ambassad. Place, Suite 101, Portland, Oregon,</w:t>
      </w:r>
      <w:r w:rsidR="001C1426">
        <w:rPr>
          <w:noProof/>
        </w:rPr>
        <w:t xml:space="preserve"> </w:t>
      </w:r>
      <w:r w:rsidRPr="00A77394">
        <w:rPr>
          <w:noProof/>
        </w:rPr>
        <w:t>97220.</w:t>
      </w:r>
      <w:r w:rsidR="001C1426" w:rsidRPr="001C1426">
        <w:t xml:space="preserve"> </w:t>
      </w:r>
      <w:hyperlink r:id="rId21" w:history="1">
        <w:r w:rsidR="001C1426">
          <w:rPr>
            <w:rStyle w:val="Hyperlink"/>
          </w:rPr>
          <w:t>http://www.pcouncil.org/wp-content/uploads/FEP_FINAL.pdf</w:t>
        </w:r>
      </w:hyperlink>
    </w:p>
    <w:p w14:paraId="27838F0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Perretti, C.T., Thorson, J.T., 2019. Spatio-temporal dynamics of summer flounder (Paralichthys dentatus) on the Northeast US shelf. Fish. Res. 215, 62–68. https://doi.org/10.1016/j.fishres.2019.03.006</w:t>
      </w:r>
    </w:p>
    <w:p w14:paraId="7D123F2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Pörtner, H.O., Knust, R., 2007. Climate change affects marine fishes through the oxygen limitation of thermal tolerance. Science (80-. ). https://doi.org/10.1126/science.1135471</w:t>
      </w:r>
    </w:p>
    <w:p w14:paraId="400EABE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Punt, A.E., 2019. Spatial stock assessment methods: A viewpoint on current issues and assumptions. Fish. Res. https://doi.org/10.1016/j.fishres.2019.01.014</w:t>
      </w:r>
    </w:p>
    <w:p w14:paraId="0DE68E0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Punt, A.E., 2003. The performance of a size-structured stock assessment method in the face of spatial heterogeneity in growth. Fish. Res. 65, 391–409. https://doi.org/10.1016/j.fishres.2003.09.028</w:t>
      </w:r>
    </w:p>
    <w:p w14:paraId="60E3375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 Development Core Team, R., 2011. R: A Language and Environment for Statistical Computing, R Foundation for Statistical Computing. https://doi.org/10.1007/978-3-540-74686-7</w:t>
      </w:r>
    </w:p>
    <w:p w14:paraId="07D0246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Ricker, W., 1969. Effects of size-selective mortality and sampling bias on estimates of growth, mortality, production and yield. J. Fish. Res. Board Canada. https://doi.org/10.1139/f69-051</w:t>
      </w:r>
    </w:p>
    <w:p w14:paraId="57109A8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Rodionov, S., Overland, J.E., 2005. Application of a sequential regime shift detection method to the Bering Sea ecosystem. ICES J. Mar. Sci. 62, 328–332. https://doi.org/10.1016/j.icesjms.2005.01.013</w:t>
      </w:r>
    </w:p>
    <w:p w14:paraId="3304AEC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Rodionov, S.N., 2004. A sequential algorithm for testing climate regime shifts. Geophys. Res. Lett. 31, 2–5. https://doi.org/10.1029/2004GL019448</w:t>
      </w:r>
    </w:p>
    <w:p w14:paraId="55B175D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Rutecki, L., Rodgveller, C.J., Lunsford, C.R., 2016. National Marine Fisheries Service Longline Survey Data Report and Survey History , 1990-2014. 17109 Lena Point Loop Road Juneau, AK 99801. https://doi.org/10.7289/V5/TM-AFSC-324</w:t>
      </w:r>
    </w:p>
    <w:p w14:paraId="14035EE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Schnute, J., 1981. A Versatile Growth Model with Statistically Stable Parameters. Can. J. Fish. Aquat. Sci. 38, 1128–1140. https://doi.org/10.1139/f81-153</w:t>
      </w:r>
    </w:p>
    <w:p w14:paraId="605C7F8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Shotwell, S.K., Hanselman, D.H., Belkin, I.M., 2014. Toward biophysical synergy: Investigating advection along the Polar Front to identify factors influencing Alaska sablefish recruitment. Deep. Res. Part II 107, 40–53. https://doi.org/10.1016/j.dsr2.2012.08.024</w:t>
      </w:r>
    </w:p>
    <w:p w14:paraId="57968144"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Siddon, E., Zador, S., 2018. Ecosystem Status Report 2018: Eastern Bering Sea. North Pacific Fish. Manag. Counc. 605 W. 4th Ave. Suite 306 Anchorage, AK 99301.</w:t>
      </w:r>
    </w:p>
    <w:p w14:paraId="43E9F242"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Simpson, G.L., 2018. Modelling palaeoecological time series using generalized additive models. bioRxiv. https://doi.org/10.1101/322248</w:t>
      </w:r>
    </w:p>
    <w:p w14:paraId="00FF9EAE"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Somers, K.A., Pfeiffer, L., Miller, S., Morrison, W., 2018. Using Incentives to Reduce Bycatch and Discarding: Results Under the West Coast Catch Share Program. Coast. Manag. 46, 621–637. https://doi.org/10.1080/08920753.2018.1522492</w:t>
      </w:r>
    </w:p>
    <w:p w14:paraId="69771E6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Stawitz, C.C., Essington, T.E., Branch, T.A., Haltuch, M.A., Hollowed, A.B., Spencer, P.D., 2015. A state-space approach for detecting growth variation and application to North Pacific groundfish. Can. J. Fish. Aquat. Sci. 72, 1316–1328. https://doi.org/10.1139/cjfas-2014-0558</w:t>
      </w:r>
    </w:p>
    <w:p w14:paraId="19D52650"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 xml:space="preserve">Stawitz, C.C., Haltuch, M.A., Johnson, K.F., Sciences, F., Fisheries, N., Marine, N., Service, F., Oceanographic, N., 2019. How does growth misspecification affect management advice </w:t>
      </w:r>
      <w:r w:rsidRPr="00A77394">
        <w:rPr>
          <w:noProof/>
        </w:rPr>
        <w:lastRenderedPageBreak/>
        <w:t>derived from an integrated fisheries stock assessment model ? Fish. Res. 213, 12–21. https://doi.org/10.1016/j.fishres.2019.01.004</w:t>
      </w:r>
    </w:p>
    <w:p w14:paraId="212B9D69"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Taylor, B.M., Brandl, S.J., Kapur, M., Robbins, W.D., Johnson, G., Huveneers, C., Renaud, P., Choat, J.H., 2018. Bottom-up processes mediated by social systems drive demographic traits of coral-reef fishes. Ecology 99, 642–651. https://doi.org/10.1002/ecy.2127</w:t>
      </w:r>
    </w:p>
    <w:p w14:paraId="21429086"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2019a. Guidance for decisions using the Vector Autoregressive Spatio-Temporal (VAST) package in stock, ecosystem, habitat and climate assessments. Fish. Res. https://doi.org/10.1016/j.fishres.2018.10.013</w:t>
      </w:r>
    </w:p>
    <w:p w14:paraId="11AF342F"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2019b. Guidance for decisions using the Vector Autoregressive Spatio-Temporal (VAST) package in stock, ecosystem, habitat and climate assessments. Fish. Res. 210, 143–161. https://doi.org/10.1016/j.fishres.2018.10.013</w:t>
      </w:r>
    </w:p>
    <w:p w14:paraId="097197D7"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Thorson, J.T., Shelton, A.O., Ward, E.J., Skaug, H.J., 2015. Geostatistical delta-generalized linear mixed models improve precision for estimated abundance indices for West Coast groundfishes. ICES J. Mar. Sci. 72, 1297–1310. https://doi.org/10.1093/icesjms/fsu243</w:t>
      </w:r>
    </w:p>
    <w:p w14:paraId="65DABF63"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Trip, E.L., Choat, J.H., Wilson, D.T., Robertson, D.R., 2008. Inter-oceanic analysis of demographic variation in a widely distributed Indo-Pacific coral reef fish. Mar. Ecol. Prog. Ser. 373, 97–109. https://doi.org/10.3354/meps07755</w:t>
      </w:r>
    </w:p>
    <w:p w14:paraId="13ED2038"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von Bertalanffy, L., 1957. Quantitative Laws in Metabolism and Growth. Q. Rev. Biol. https://doi.org/10.1086/401873</w:t>
      </w:r>
    </w:p>
    <w:p w14:paraId="0AF9C35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Wickham, H., Francois, R., Henry, L., Muller, K., 2019. dplyr: A Grammar of Data Manipulation.</w:t>
      </w:r>
    </w:p>
    <w:p w14:paraId="2AC8710C"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Williams, A.J., Farley, J.H., Hoyle, S.D., Davies, C.R., Nicol, S.J., 2012. Spatial and sex-specific variation in growth of albacore tuna (Thunnus alalunga) across the South Pacific Ocean. PLoS One 7. https://doi.org/10.1371/journal.pone.0039318</w:t>
      </w:r>
    </w:p>
    <w:p w14:paraId="66A59DEB"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Wood, S.N., 2011. Fast stable restricted maximum likelihood and marginal likelihood estimation of semiparametric generalized linear models. J. R. Stat. Soc. Ser. B Stat. Methodol. https://doi.org/10.1111/j.1467-9868.2010.00749.x</w:t>
      </w:r>
    </w:p>
    <w:p w14:paraId="7AA821ED" w14:textId="77777777"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Wood, S.N., 2003. Thin plate regression splines. J. R. Stat. Soc. Ser. B Stat. Methodol. https://doi.org/10.1111/1467-9868.00374</w:t>
      </w:r>
    </w:p>
    <w:p w14:paraId="1F2A6DF9" w14:textId="6EF8EF9F" w:rsidR="00A77394" w:rsidRPr="00A77394" w:rsidRDefault="00A77394" w:rsidP="00A77394">
      <w:pPr>
        <w:widowControl w:val="0"/>
        <w:autoSpaceDE w:val="0"/>
        <w:autoSpaceDN w:val="0"/>
        <w:adjustRightInd w:val="0"/>
        <w:spacing w:after="0" w:line="240" w:lineRule="auto"/>
        <w:ind w:left="480" w:hanging="480"/>
        <w:rPr>
          <w:noProof/>
        </w:rPr>
      </w:pPr>
      <w:r w:rsidRPr="00A77394">
        <w:rPr>
          <w:noProof/>
        </w:rPr>
        <w:t>Wyeth, M.R., Kronlund, A.R., Elfert, M., 2005. Summary of the 2005 British Columbia Sablefish (Anoplopoma fimbria) Research and Assessment Survey</w:t>
      </w:r>
      <w:r w:rsidR="0047602E">
        <w:rPr>
          <w:noProof/>
        </w:rPr>
        <w:t>.</w:t>
      </w:r>
      <w:r w:rsidRPr="00A77394">
        <w:rPr>
          <w:noProof/>
        </w:rPr>
        <w:t xml:space="preserve"> Canadian Technical Report of Fisheries and Aquatic Sciences 2694. Science Branch, Pacific Region Pacific Biological Station Nanaimo, British Columbia V9T 6N7.</w:t>
      </w:r>
      <w:r w:rsidR="0047602E">
        <w:rPr>
          <w:noProof/>
        </w:rPr>
        <w:t xml:space="preserve"> </w:t>
      </w:r>
      <w:r w:rsidR="0047602E" w:rsidRPr="0047602E">
        <w:rPr>
          <w:noProof/>
        </w:rPr>
        <w:t>http://publications.gc.ca/collections/collection_2012/mpo-dfo/Fs97-6-2694-eng.pdf</w:t>
      </w:r>
    </w:p>
    <w:p w14:paraId="695E1B34" w14:textId="77777777" w:rsidR="00461B39" w:rsidRDefault="00BB02E4" w:rsidP="001B618E">
      <w:pPr>
        <w:spacing w:after="0"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Hamel,Owen" w:date="2019-05-30T16:36:00Z" w:initials="H">
    <w:p w14:paraId="087F1453" w14:textId="33D3D485" w:rsidR="0030704A" w:rsidRDefault="0030704A">
      <w:pPr>
        <w:pStyle w:val="CommentText"/>
      </w:pPr>
      <w:r>
        <w:rPr>
          <w:rStyle w:val="CommentReference"/>
        </w:rPr>
        <w:annotationRef/>
      </w:r>
      <w:r>
        <w:t>This is time rather than space, and is illogical, given the gear changed, not the drivers of growth, unless the hypothesis is that the gear is changing average size through preferential selection – but that isn’t exactly growth…</w:t>
      </w:r>
    </w:p>
  </w:comment>
  <w:comment w:id="2" w:author="Hamel,Owen" w:date="2019-05-30T16:47:00Z" w:initials="H">
    <w:p w14:paraId="16280E07" w14:textId="3E810FBC" w:rsidR="0030704A" w:rsidRDefault="0030704A">
      <w:pPr>
        <w:pStyle w:val="CommentText"/>
      </w:pPr>
      <w:r>
        <w:rPr>
          <w:rStyle w:val="CommentReference"/>
        </w:rPr>
        <w:annotationRef/>
      </w:r>
      <w:r>
        <w:t>Size-at-age – otherwise this may be related more to fishing pressure than to ecology, though, of course, fishing pressure can affect size-at-age as well depending on selectivity…</w:t>
      </w:r>
    </w:p>
  </w:comment>
  <w:comment w:id="4" w:author="Hamel,Owen" w:date="2019-05-30T16:49:00Z" w:initials="H">
    <w:p w14:paraId="2C20D84B" w14:textId="62CEDE80" w:rsidR="0030704A" w:rsidRDefault="0030704A">
      <w:pPr>
        <w:pStyle w:val="CommentText"/>
      </w:pPr>
      <w:r>
        <w:rPr>
          <w:rStyle w:val="CommentReference"/>
        </w:rPr>
        <w:annotationRef/>
      </w:r>
      <w:r>
        <w:t xml:space="preserve">I’m sure they move some on an annual basis, so this doesn’t tell me much about the scale of movement we are talking about since I don’t know how the waters around Alaska are broken out for this analysis. </w:t>
      </w:r>
    </w:p>
  </w:comment>
  <w:comment w:id="5" w:author="Hamel,Owen" w:date="2019-05-30T16:51:00Z" w:initials="H">
    <w:p w14:paraId="75809E73" w14:textId="3386628C" w:rsidR="0030704A" w:rsidRDefault="0030704A">
      <w:pPr>
        <w:pStyle w:val="CommentText"/>
      </w:pPr>
      <w:r>
        <w:rPr>
          <w:rStyle w:val="CommentReference"/>
        </w:rPr>
        <w:annotationRef/>
      </w:r>
      <w:r>
        <w:t>??</w:t>
      </w:r>
    </w:p>
  </w:comment>
  <w:comment w:id="6" w:author="Hamel,Owen" w:date="2019-05-30T16:57:00Z" w:initials="H">
    <w:p w14:paraId="0BDAE6E7" w14:textId="11A7DDAE" w:rsidR="0030704A" w:rsidRDefault="0030704A">
      <w:pPr>
        <w:pStyle w:val="CommentText"/>
      </w:pPr>
      <w:r>
        <w:rPr>
          <w:rStyle w:val="CommentReference"/>
        </w:rPr>
        <w:annotationRef/>
      </w:r>
      <w:r>
        <w:t xml:space="preserve">I would separate this, such as:  </w:t>
      </w:r>
      <w:proofErr w:type="gramStart"/>
      <w:r>
        <w:t>“ A</w:t>
      </w:r>
      <w:proofErr w:type="gramEnd"/>
      <w:r>
        <w:t xml:space="preserve"> GAM is fit to the vector of observed fish lengths for each age… This is achieved using the </w:t>
      </w:r>
      <w:proofErr w:type="spellStart"/>
      <w:r>
        <w:t>mgcv</w:t>
      </w:r>
      <w:proofErr w:type="spellEnd"/>
      <w:r>
        <w:t xml:space="preserve"> package…. </w:t>
      </w:r>
    </w:p>
  </w:comment>
  <w:comment w:id="8" w:author="Hamel,Owen" w:date="2019-05-30T17:13:00Z" w:initials="H">
    <w:p w14:paraId="5238A18F" w14:textId="02BB7894" w:rsidR="0030704A" w:rsidRDefault="0030704A">
      <w:pPr>
        <w:pStyle w:val="CommentText"/>
      </w:pPr>
      <w:r>
        <w:rPr>
          <w:rStyle w:val="CommentReference"/>
        </w:rPr>
        <w:annotationRef/>
      </w:r>
      <w:r>
        <w:t xml:space="preserve">What is the sub t? </w:t>
      </w:r>
    </w:p>
  </w:comment>
  <w:comment w:id="9" w:author="Hamel,Owen" w:date="2019-05-30T16:59:00Z" w:initials="H">
    <w:p w14:paraId="1FE9424A" w14:textId="1FFAE7E1" w:rsidR="0030704A" w:rsidRDefault="0030704A">
      <w:pPr>
        <w:pStyle w:val="CommentText"/>
      </w:pPr>
      <w:r>
        <w:rPr>
          <w:rStyle w:val="CommentReference"/>
        </w:rPr>
        <w:annotationRef/>
      </w:r>
      <w:r>
        <w:t>Why not X or L for length and y for year?</w:t>
      </w:r>
    </w:p>
  </w:comment>
  <w:comment w:id="10" w:author="Hamel,Owen" w:date="2019-05-30T17:00:00Z" w:initials="H">
    <w:p w14:paraId="207B84E0" w14:textId="67D5C840" w:rsidR="0030704A" w:rsidRDefault="0030704A">
      <w:pPr>
        <w:pStyle w:val="CommentText"/>
      </w:pPr>
      <w:r>
        <w:rPr>
          <w:rStyle w:val="CommentReference"/>
        </w:rPr>
        <w:annotationRef/>
      </w:r>
      <w:r>
        <w:t xml:space="preserve">Well, fish estimated to be in the same year class and sex – given ageing error and bias, and potentially some error in assignment to sex. </w:t>
      </w:r>
    </w:p>
  </w:comment>
  <w:comment w:id="11" w:author="Hamel,Owen" w:date="2019-05-30T17:04:00Z" w:initials="H">
    <w:p w14:paraId="379F95EF" w14:textId="6B1248E4" w:rsidR="0030704A" w:rsidRDefault="0030704A">
      <w:pPr>
        <w:pStyle w:val="CommentText"/>
      </w:pPr>
      <w:r>
        <w:rPr>
          <w:rStyle w:val="CommentReference"/>
        </w:rPr>
        <w:annotationRef/>
      </w:r>
      <w:r>
        <w:t>But less so if selectivity is primarily or substantially length-based</w:t>
      </w:r>
    </w:p>
  </w:comment>
  <w:comment w:id="12" w:author="Hamel,Owen" w:date="2019-05-30T17:10:00Z" w:initials="H">
    <w:p w14:paraId="3E65A0CC" w14:textId="1AC605C5" w:rsidR="0030704A" w:rsidRDefault="0030704A">
      <w:pPr>
        <w:pStyle w:val="CommentText"/>
      </w:pPr>
      <w:r>
        <w:rPr>
          <w:rStyle w:val="CommentReference"/>
        </w:rPr>
        <w:annotationRef/>
      </w:r>
      <w:r>
        <w:t>I’m confused – aren’t g(s’) and g(s) just the predicted lengths at two adjacent latitudes? Also, what data set are we talking about for the vector G to be the equivalent length to? Isn’t it the length of the latitudinal range divided by 0.001 (+1)?</w:t>
      </w:r>
    </w:p>
  </w:comment>
  <w:comment w:id="15" w:author="Hamel,Owen" w:date="2019-05-30T17:15:00Z" w:initials="H">
    <w:p w14:paraId="1287A084" w14:textId="03484610" w:rsidR="0030704A" w:rsidRDefault="0030704A">
      <w:pPr>
        <w:pStyle w:val="CommentText"/>
      </w:pPr>
      <w:r>
        <w:rPr>
          <w:rStyle w:val="CommentReference"/>
        </w:rPr>
        <w:annotationRef/>
      </w:r>
      <w:r>
        <w:t>Years are discrete, longitude is not – must break longitude into discrete pieces… describe</w:t>
      </w:r>
    </w:p>
  </w:comment>
  <w:comment w:id="16" w:author="Hamel,Owen" w:date="2019-05-30T17:15:00Z" w:initials="H">
    <w:p w14:paraId="665A50DF" w14:textId="006A3C16" w:rsidR="0030704A" w:rsidRDefault="0030704A">
      <w:pPr>
        <w:pStyle w:val="CommentText"/>
      </w:pPr>
      <w:r>
        <w:rPr>
          <w:rStyle w:val="CommentReference"/>
        </w:rPr>
        <w:annotationRef/>
      </w:r>
      <w:r>
        <w:t>Why?</w:t>
      </w:r>
    </w:p>
  </w:comment>
  <w:comment w:id="17" w:author="Hamel,Owen" w:date="2019-05-31T12:41:00Z" w:initials="H">
    <w:p w14:paraId="7D9EAD2B" w14:textId="10F1A6CC" w:rsidR="0030704A" w:rsidRDefault="0030704A" w:rsidP="004E691C">
      <w:pPr>
        <w:autoSpaceDE w:val="0"/>
        <w:autoSpaceDN w:val="0"/>
        <w:adjustRightInd w:val="0"/>
        <w:spacing w:after="0" w:line="240" w:lineRule="auto"/>
      </w:pPr>
      <w:r>
        <w:rPr>
          <w:rStyle w:val="CommentReference"/>
        </w:rPr>
        <w:annotationRef/>
      </w:r>
      <w:r>
        <w:t xml:space="preserve">Does this require assuming random selection of fish size at age, and no ageing error? Note the assumptions and perhaps note some of the literature on violations, e.g. for ageing error: </w:t>
      </w:r>
    </w:p>
    <w:p w14:paraId="5B05BE6B" w14:textId="77777777" w:rsidR="0030704A" w:rsidRDefault="0030704A" w:rsidP="004E691C">
      <w:pPr>
        <w:autoSpaceDE w:val="0"/>
        <w:autoSpaceDN w:val="0"/>
        <w:adjustRightInd w:val="0"/>
        <w:spacing w:after="0" w:line="240" w:lineRule="auto"/>
      </w:pPr>
    </w:p>
    <w:p w14:paraId="348E51A8" w14:textId="0744E2A8" w:rsidR="0030704A" w:rsidRDefault="0030704A" w:rsidP="004E691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sz w:val="20"/>
          <w:szCs w:val="20"/>
        </w:rPr>
        <w:t>Cope, J.</w:t>
      </w:r>
      <w:r>
        <w:rPr>
          <w:rFonts w:ascii="NimbusSanL-Regu" w:hAnsi="NimbusSanL-Regu" w:cs="NimbusSanL-Regu"/>
          <w:sz w:val="10"/>
          <w:szCs w:val="10"/>
        </w:rPr>
        <w:t xml:space="preserve">448 </w:t>
      </w:r>
      <w:r>
        <w:rPr>
          <w:rFonts w:ascii="NimbusRomNo9L-Regu" w:hAnsi="NimbusRomNo9L-Regu" w:cs="NimbusRomNo9L-Regu"/>
          <w:sz w:val="20"/>
          <w:szCs w:val="20"/>
        </w:rPr>
        <w:t xml:space="preserve">M. and Punt, A. E. 2007. Admitting ageing error when fitting growth curves: an example using </w:t>
      </w:r>
      <w:r>
        <w:rPr>
          <w:rFonts w:ascii="NimbusRomNo9L-Regu" w:hAnsi="NimbusRomNo9L-Regu" w:cs="NimbusRomNo9L-Regu"/>
        </w:rPr>
        <w:t xml:space="preserve">the von </w:t>
      </w:r>
      <w:proofErr w:type="spellStart"/>
      <w:r>
        <w:rPr>
          <w:rFonts w:ascii="NimbusRomNo9L-Regu" w:hAnsi="NimbusRomNo9L-Regu" w:cs="NimbusRomNo9L-Regu"/>
        </w:rPr>
        <w:t>Bertalanffy</w:t>
      </w:r>
      <w:proofErr w:type="spellEnd"/>
      <w:r>
        <w:rPr>
          <w:rFonts w:ascii="NimbusRomNo9L-Regu" w:hAnsi="NimbusRomNo9L-Regu" w:cs="NimbusRomNo9L-Regu"/>
        </w:rPr>
        <w:t xml:space="preserve"> growth function with random effects. Can. J. Fish. </w:t>
      </w:r>
      <w:proofErr w:type="spellStart"/>
      <w:r>
        <w:rPr>
          <w:rFonts w:ascii="NimbusRomNo9L-Regu" w:hAnsi="NimbusRomNo9L-Regu" w:cs="NimbusRomNo9L-Regu"/>
        </w:rPr>
        <w:t>Aquat</w:t>
      </w:r>
      <w:proofErr w:type="spellEnd"/>
      <w:r>
        <w:rPr>
          <w:rFonts w:ascii="NimbusRomNo9L-Regu" w:hAnsi="NimbusRomNo9L-Regu" w:cs="NimbusRomNo9L-Regu"/>
        </w:rPr>
        <w:t xml:space="preserve">. </w:t>
      </w:r>
      <w:proofErr w:type="gramStart"/>
      <w:r>
        <w:rPr>
          <w:rFonts w:ascii="NimbusRomNo9L-Regu" w:hAnsi="NimbusRomNo9L-Regu" w:cs="NimbusRomNo9L-Regu"/>
        </w:rPr>
        <w:t>Sci..</w:t>
      </w:r>
      <w:proofErr w:type="gramEnd"/>
      <w:r>
        <w:rPr>
          <w:rFonts w:ascii="NimbusRomNo9L-Regu" w:hAnsi="NimbusRomNo9L-Regu" w:cs="NimbusRomNo9L-Regu"/>
        </w:rPr>
        <w:t xml:space="preserve"> </w:t>
      </w:r>
      <w:r>
        <w:rPr>
          <w:rFonts w:ascii="NimbusRomNo9L-Medi" w:hAnsi="NimbusRomNo9L-Medi" w:cs="NimbusRomNo9L-Medi"/>
        </w:rPr>
        <w:t>64</w:t>
      </w:r>
      <w:r>
        <w:rPr>
          <w:rFonts w:ascii="NimbusRomNo9L-Regu" w:hAnsi="NimbusRomNo9L-Regu" w:cs="NimbusRomNo9L-Regu"/>
        </w:rPr>
        <w:t>(2): 205–218.</w:t>
      </w:r>
    </w:p>
    <w:p w14:paraId="78B7F735" w14:textId="77777777" w:rsidR="0030704A" w:rsidRPr="004E691C" w:rsidRDefault="0030704A" w:rsidP="004E691C">
      <w:pPr>
        <w:autoSpaceDE w:val="0"/>
        <w:autoSpaceDN w:val="0"/>
        <w:adjustRightInd w:val="0"/>
        <w:spacing w:after="0" w:line="240" w:lineRule="auto"/>
        <w:rPr>
          <w:rFonts w:ascii="NimbusRomNo9L-Regu" w:hAnsi="NimbusRomNo9L-Regu" w:cs="NimbusRomNo9L-Regu"/>
          <w:sz w:val="20"/>
          <w:szCs w:val="20"/>
        </w:rPr>
      </w:pPr>
    </w:p>
    <w:p w14:paraId="342295B1" w14:textId="31061234" w:rsidR="0030704A" w:rsidRDefault="0030704A" w:rsidP="009055A9">
      <w:pPr>
        <w:autoSpaceDE w:val="0"/>
        <w:autoSpaceDN w:val="0"/>
        <w:adjustRightInd w:val="0"/>
        <w:spacing w:after="0" w:line="240" w:lineRule="auto"/>
        <w:rPr>
          <w:rFonts w:ascii="NimbusRomNo9L-Regu" w:hAnsi="NimbusRomNo9L-Regu" w:cs="NimbusRomNo9L-Regu"/>
          <w:sz w:val="20"/>
          <w:szCs w:val="20"/>
        </w:rPr>
      </w:pPr>
      <w:proofErr w:type="spellStart"/>
      <w:r>
        <w:rPr>
          <w:rFonts w:ascii="NimbusRomNo9L-Regu" w:hAnsi="NimbusRomNo9L-Regu" w:cs="NimbusRomNo9L-Regu"/>
          <w:sz w:val="20"/>
          <w:szCs w:val="20"/>
        </w:rPr>
        <w:t>Dey</w:t>
      </w:r>
      <w:proofErr w:type="spellEnd"/>
      <w:r>
        <w:rPr>
          <w:rFonts w:ascii="NimbusRomNo9L-Regu" w:hAnsi="NimbusRomNo9L-Regu" w:cs="NimbusRomNo9L-Regu"/>
          <w:sz w:val="20"/>
          <w:szCs w:val="20"/>
        </w:rPr>
        <w:t xml:space="preserve">, R., </w:t>
      </w:r>
      <w:proofErr w:type="spellStart"/>
      <w:r>
        <w:rPr>
          <w:rFonts w:ascii="NimbusRomNo9L-Regu" w:hAnsi="NimbusRomNo9L-Regu" w:cs="NimbusRomNo9L-Regu"/>
          <w:sz w:val="20"/>
          <w:szCs w:val="20"/>
        </w:rPr>
        <w:t>Cadigan</w:t>
      </w:r>
      <w:proofErr w:type="spellEnd"/>
      <w:r>
        <w:rPr>
          <w:rFonts w:ascii="NimbusRomNo9L-Regu" w:hAnsi="NimbusRomNo9L-Regu" w:cs="NimbusRomNo9L-Regu"/>
          <w:sz w:val="20"/>
          <w:szCs w:val="20"/>
        </w:rPr>
        <w:t xml:space="preserve">, N. and Zheng, N. 2019. Estimation of the von </w:t>
      </w:r>
      <w:proofErr w:type="spellStart"/>
      <w:r>
        <w:rPr>
          <w:rFonts w:ascii="NimbusRomNo9L-Regu" w:hAnsi="NimbusRomNo9L-Regu" w:cs="NimbusRomNo9L-Regu"/>
          <w:sz w:val="20"/>
          <w:szCs w:val="20"/>
        </w:rPr>
        <w:t>Bertalanffy</w:t>
      </w:r>
      <w:proofErr w:type="spellEnd"/>
      <w:r>
        <w:rPr>
          <w:rFonts w:ascii="NimbusRomNo9L-Regu" w:hAnsi="NimbusRomNo9L-Regu" w:cs="NimbusRomNo9L-Regu"/>
          <w:sz w:val="20"/>
          <w:szCs w:val="20"/>
        </w:rPr>
        <w:t xml:space="preserve"> growth model when ages</w:t>
      </w:r>
      <w:r>
        <w:rPr>
          <w:rFonts w:ascii="NimbusSanL-Regu" w:hAnsi="NimbusSanL-Regu" w:cs="NimbusSanL-Regu"/>
          <w:sz w:val="10"/>
          <w:szCs w:val="10"/>
        </w:rPr>
        <w:t xml:space="preserve"> </w:t>
      </w:r>
      <w:r>
        <w:rPr>
          <w:rFonts w:ascii="NimbusRomNo9L-Regu" w:hAnsi="NimbusRomNo9L-Regu" w:cs="NimbusRomNo9L-Regu"/>
          <w:sz w:val="20"/>
          <w:szCs w:val="20"/>
        </w:rPr>
        <w:t>are measured with error. Journal of the Royal Statistical Society: Series C (Applied Statistics)</w:t>
      </w:r>
      <w:proofErr w:type="gramStart"/>
      <w:r>
        <w:rPr>
          <w:rFonts w:ascii="NimbusRomNo9L-Regu" w:hAnsi="NimbusRomNo9L-Regu" w:cs="NimbusRomNo9L-Regu"/>
          <w:sz w:val="20"/>
          <w:szCs w:val="20"/>
        </w:rPr>
        <w:t>:In</w:t>
      </w:r>
      <w:proofErr w:type="gramEnd"/>
    </w:p>
    <w:p w14:paraId="197D92F6" w14:textId="52008C43" w:rsidR="0030704A" w:rsidRDefault="0030704A" w:rsidP="009055A9">
      <w:pPr>
        <w:pStyle w:val="CommentText"/>
      </w:pPr>
      <w:r>
        <w:rPr>
          <w:rFonts w:ascii="NimbusSanL-Regu" w:hAnsi="NimbusSanL-Regu" w:cs="NimbusSanL-Regu"/>
          <w:sz w:val="10"/>
          <w:szCs w:val="10"/>
        </w:rPr>
        <w:t xml:space="preserve"> </w:t>
      </w:r>
      <w:proofErr w:type="gramStart"/>
      <w:r>
        <w:rPr>
          <w:rFonts w:ascii="NimbusRomNo9L-Regu" w:hAnsi="NimbusRomNo9L-Regu" w:cs="NimbusRomNo9L-Regu"/>
        </w:rPr>
        <w:t>press</w:t>
      </w:r>
      <w:proofErr w:type="gramEnd"/>
      <w:r>
        <w:rPr>
          <w:rFonts w:ascii="NimbusRomNo9L-Regu" w:hAnsi="NimbusRomNo9L-Regu" w:cs="NimbusRomNo9L-Regu"/>
        </w:rPr>
        <w:t>.</w:t>
      </w:r>
    </w:p>
  </w:comment>
  <w:comment w:id="21" w:author="Hamel,Owen" w:date="2019-05-31T12:56:00Z" w:initials="H">
    <w:p w14:paraId="040CEBB0" w14:textId="7BFCD298" w:rsidR="0030704A" w:rsidRDefault="0030704A">
      <w:pPr>
        <w:pStyle w:val="CommentText"/>
      </w:pPr>
      <w:r>
        <w:rPr>
          <w:rStyle w:val="CommentReference"/>
        </w:rPr>
        <w:annotationRef/>
      </w:r>
      <w:r>
        <w:t>Each annual increment for every individual fish is subject to…</w:t>
      </w:r>
    </w:p>
  </w:comment>
  <w:comment w:id="23" w:author="Hamel,Owen" w:date="2019-06-03T16:30:00Z" w:initials="H">
    <w:p w14:paraId="4AC63433" w14:textId="559B56B7" w:rsidR="007832BF" w:rsidRDefault="007832BF">
      <w:pPr>
        <w:pStyle w:val="CommentText"/>
      </w:pPr>
      <w:r>
        <w:rPr>
          <w:rStyle w:val="CommentReference"/>
        </w:rPr>
        <w:annotationRef/>
      </w:r>
      <w:r>
        <w:t>Does this mean that only 0.04% of the fish sampled were from the area with regime 2 fish</w:t>
      </w:r>
      <w:proofErr w:type="gramStart"/>
      <w:r>
        <w:t>??</w:t>
      </w:r>
      <w:proofErr w:type="gramEnd"/>
      <w:r>
        <w:t xml:space="preserve"> Not surprising you could not find this break. Maybe better to simulate a break at 49 degrees latitude or longitude but not both. </w:t>
      </w:r>
    </w:p>
  </w:comment>
  <w:comment w:id="25" w:author="Hamel,Owen" w:date="2019-06-03T16:19:00Z" w:initials="H">
    <w:p w14:paraId="7D845C69" w14:textId="039EC592" w:rsidR="00196E3E" w:rsidRDefault="00196E3E">
      <w:pPr>
        <w:pStyle w:val="CommentText"/>
      </w:pPr>
      <w:r>
        <w:rPr>
          <w:rStyle w:val="CommentReference"/>
        </w:rPr>
        <w:annotationRef/>
      </w:r>
      <w:r>
        <w:t xml:space="preserve">Not clear here what is meant by coverage probabilities – without reference to the 95% Cis. </w:t>
      </w:r>
    </w:p>
  </w:comment>
  <w:comment w:id="27" w:author="Hamel,Owen" w:date="2019-05-31T13:18:00Z" w:initials="H">
    <w:p w14:paraId="7C0BB5C2" w14:textId="67068055" w:rsidR="0030704A" w:rsidRDefault="0030704A">
      <w:pPr>
        <w:pStyle w:val="CommentText"/>
      </w:pPr>
      <w:r>
        <w:rPr>
          <w:rStyle w:val="CommentReference"/>
        </w:rPr>
        <w:annotationRef/>
      </w:r>
      <w:r>
        <w:t xml:space="preserve">OK – but if off by 1 degree, still probably adequately good – could happen due to random variation in size of fish sampled near breakpoint. </w:t>
      </w:r>
    </w:p>
  </w:comment>
  <w:comment w:id="29" w:author="Hamel,Owen" w:date="2019-05-31T13:19:00Z" w:initials="H">
    <w:p w14:paraId="26AD6F3D" w14:textId="0025B74A" w:rsidR="0030704A" w:rsidRDefault="0030704A">
      <w:pPr>
        <w:pStyle w:val="CommentText"/>
      </w:pPr>
      <w:r>
        <w:rPr>
          <w:rStyle w:val="CommentReference"/>
        </w:rPr>
        <w:annotationRef/>
      </w:r>
      <w:r>
        <w:t xml:space="preserve">Normally would pick an older age where we would see individuals in our survey, for example. Plus expect to see more variation in size at age zero. Might want to comment somewhere on why this works for your simulation. </w:t>
      </w:r>
    </w:p>
  </w:comment>
  <w:comment w:id="30" w:author="Hamel,Owen" w:date="2019-05-31T13:23:00Z" w:initials="H">
    <w:p w14:paraId="37176BE1" w14:textId="54AB9CDB" w:rsidR="0030704A" w:rsidRDefault="0030704A">
      <w:pPr>
        <w:pStyle w:val="CommentText"/>
      </w:pPr>
      <w:r>
        <w:rPr>
          <w:rStyle w:val="CommentReference"/>
        </w:rPr>
        <w:annotationRef/>
      </w:r>
      <w:r>
        <w:t xml:space="preserve">For both </w:t>
      </w:r>
      <w:proofErr w:type="spellStart"/>
      <w:r>
        <w:t>lat</w:t>
      </w:r>
      <w:proofErr w:type="spellEnd"/>
      <w:r>
        <w:t xml:space="preserve"> and long 0 – 24</w:t>
      </w:r>
      <w:proofErr w:type="gramStart"/>
      <w:r>
        <w:t>??</w:t>
      </w:r>
      <w:proofErr w:type="gramEnd"/>
      <w:r>
        <w:t xml:space="preserve"> Could be 0-25 for the other? If there is an early period, doesn’t that require a late period as well? Do you mean “or” instead of “for”</w:t>
      </w:r>
      <w:proofErr w:type="gramStart"/>
      <w:r>
        <w:t>??</w:t>
      </w:r>
      <w:proofErr w:type="gramEnd"/>
    </w:p>
  </w:comment>
  <w:comment w:id="31" w:author="Hamel,Owen" w:date="2019-05-31T13:24:00Z" w:initials="H">
    <w:p w14:paraId="5A458266" w14:textId="1D7C54B9" w:rsidR="0030704A" w:rsidRDefault="0030704A">
      <w:pPr>
        <w:pStyle w:val="CommentText"/>
      </w:pPr>
      <w:r>
        <w:rPr>
          <w:rStyle w:val="CommentReference"/>
        </w:rPr>
        <w:annotationRef/>
      </w:r>
      <w:r>
        <w:t xml:space="preserve">Not 24 to 50? </w:t>
      </w:r>
    </w:p>
  </w:comment>
  <w:comment w:id="32" w:author="Hamel,Owen" w:date="2019-05-31T13:25:00Z" w:initials="H">
    <w:p w14:paraId="2A27E34D" w14:textId="43B065A5" w:rsidR="0030704A" w:rsidRDefault="0030704A">
      <w:pPr>
        <w:pStyle w:val="CommentText"/>
      </w:pPr>
      <w:r>
        <w:rPr>
          <w:rStyle w:val="CommentReference"/>
        </w:rPr>
        <w:annotationRef/>
      </w:r>
      <w:r>
        <w:t xml:space="preserve">But how good a match if the 95% CI is wide vs. if it is tight? I might have three categories – Match, </w:t>
      </w:r>
      <w:proofErr w:type="spellStart"/>
      <w:r>
        <w:t>Mis</w:t>
      </w:r>
      <w:proofErr w:type="spellEnd"/>
      <w:r>
        <w:t xml:space="preserve">-match </w:t>
      </w:r>
      <w:proofErr w:type="gramStart"/>
      <w:r>
        <w:t>and ???</w:t>
      </w:r>
      <w:proofErr w:type="gramEnd"/>
      <w:r>
        <w:t xml:space="preserve"> IF there are cases with very wide CIs. </w:t>
      </w:r>
    </w:p>
  </w:comment>
  <w:comment w:id="33" w:author="Hamel,Owen" w:date="2019-05-31T13:28:00Z" w:initials="H">
    <w:p w14:paraId="4E659C20" w14:textId="57B4A95F" w:rsidR="0030704A" w:rsidRDefault="0030704A">
      <w:pPr>
        <w:pStyle w:val="CommentText"/>
      </w:pPr>
      <w:r>
        <w:rPr>
          <w:rStyle w:val="CommentReference"/>
        </w:rPr>
        <w:annotationRef/>
      </w:r>
      <w:r>
        <w:t>Was this used for temporal changes only, or also adapted for spatial changes?</w:t>
      </w:r>
    </w:p>
  </w:comment>
  <w:comment w:id="34" w:author="Hamel,Owen" w:date="2019-05-31T13:30:00Z" w:initials="H">
    <w:p w14:paraId="5CF9A231" w14:textId="3B81CE9A" w:rsidR="0030704A" w:rsidRDefault="0030704A">
      <w:pPr>
        <w:pStyle w:val="CommentText"/>
      </w:pPr>
      <w:r>
        <w:rPr>
          <w:rStyle w:val="CommentReference"/>
        </w:rPr>
        <w:annotationRef/>
      </w:r>
      <w:r>
        <w:t xml:space="preserve">Does this mean that any breakpoints with a smaller index than the largest was ignored? Or do you just mean if you are deciding among breaks at 24, 25 or 26 degrees, for example, you use this method? Not if you have breaks with different regime shift indexes at 15 and 35 degrees, for example. </w:t>
      </w:r>
    </w:p>
  </w:comment>
  <w:comment w:id="35" w:author="Hamel,Owen" w:date="2019-06-03T14:13:00Z" w:initials="H">
    <w:p w14:paraId="7B9DE2E2" w14:textId="71A549DC" w:rsidR="00372F37" w:rsidRDefault="00372F37">
      <w:pPr>
        <w:pStyle w:val="CommentText"/>
      </w:pPr>
      <w:r>
        <w:rPr>
          <w:rStyle w:val="CommentReference"/>
        </w:rPr>
        <w:annotationRef/>
      </w:r>
      <w:r>
        <w:t>Does that make sense given differences in total habitat area as well as longitudinal and latitudinal range in each area – isn’t this giving more weight and information to the BC area than to the others?</w:t>
      </w:r>
    </w:p>
  </w:comment>
  <w:comment w:id="36" w:author="Hamel,Owen" w:date="2019-06-03T16:41:00Z" w:initials="H">
    <w:p w14:paraId="373F5C21" w14:textId="4FA9DD81" w:rsidR="004708C6" w:rsidRDefault="004708C6">
      <w:pPr>
        <w:pStyle w:val="CommentText"/>
      </w:pPr>
      <w:r>
        <w:rPr>
          <w:rStyle w:val="CommentReference"/>
        </w:rPr>
        <w:annotationRef/>
      </w:r>
      <w:r>
        <w:t xml:space="preserve">Why? </w:t>
      </w:r>
    </w:p>
  </w:comment>
  <w:comment w:id="40" w:author="Hamel,Owen" w:date="2019-06-03T16:20:00Z" w:initials="H">
    <w:p w14:paraId="411C344E" w14:textId="6F8E5B31" w:rsidR="00196E3E" w:rsidRDefault="00196E3E">
      <w:pPr>
        <w:pStyle w:val="CommentText"/>
      </w:pPr>
      <w:r>
        <w:rPr>
          <w:rStyle w:val="CommentReference"/>
        </w:rPr>
        <w:annotationRef/>
      </w:r>
      <w:r>
        <w:t>Gain, might be good to remind the reader that these are for the 95% CIs</w:t>
      </w:r>
    </w:p>
  </w:comment>
  <w:comment w:id="41" w:author="Hamel,Owen" w:date="2019-06-03T16:46:00Z" w:initials="H">
    <w:p w14:paraId="3B5B8185" w14:textId="1170AE36" w:rsidR="004708C6" w:rsidRDefault="004708C6">
      <w:pPr>
        <w:pStyle w:val="CommentText"/>
      </w:pPr>
      <w:r>
        <w:rPr>
          <w:rStyle w:val="CommentReference"/>
        </w:rPr>
        <w:annotationRef/>
      </w:r>
      <w:proofErr w:type="gramStart"/>
      <w:r>
        <w:t>i.e</w:t>
      </w:r>
      <w:proofErr w:type="gramEnd"/>
      <w:r>
        <w:t xml:space="preserve">. never finding the break. </w:t>
      </w:r>
    </w:p>
  </w:comment>
  <w:comment w:id="43" w:author="Hamel,Owen" w:date="2019-06-03T16:46:00Z" w:initials="H">
    <w:p w14:paraId="7FB486E2" w14:textId="2C374922" w:rsidR="004708C6" w:rsidRDefault="004708C6">
      <w:pPr>
        <w:pStyle w:val="CommentText"/>
      </w:pPr>
      <w:r>
        <w:rPr>
          <w:rStyle w:val="CommentReference"/>
        </w:rPr>
        <w:annotationRef/>
      </w:r>
      <w:r>
        <w:t xml:space="preserve">This is amazingly better than never. </w:t>
      </w:r>
    </w:p>
  </w:comment>
  <w:comment w:id="45" w:author="Hamel,Owen" w:date="2019-06-03T16:51:00Z" w:initials="H">
    <w:p w14:paraId="0E8C21D1" w14:textId="6F5B929B" w:rsidR="00405C55" w:rsidRDefault="00405C55">
      <w:pPr>
        <w:pStyle w:val="CommentText"/>
      </w:pPr>
      <w:r>
        <w:rPr>
          <w:rStyle w:val="CommentReference"/>
        </w:rPr>
        <w:annotationRef/>
      </w:r>
      <w:r>
        <w:t xml:space="preserve">Are you allowing values by tenths or halves, </w:t>
      </w:r>
      <w:proofErr w:type="gramStart"/>
      <w:r>
        <w:t>or ?</w:t>
      </w:r>
      <w:proofErr w:type="gramEnd"/>
      <w:r>
        <w:t xml:space="preserve"> </w:t>
      </w:r>
      <w:proofErr w:type="gramStart"/>
      <w:r>
        <w:t>of</w:t>
      </w:r>
      <w:proofErr w:type="gramEnd"/>
      <w:r>
        <w:t xml:space="preserve"> a degree?</w:t>
      </w:r>
    </w:p>
  </w:comment>
  <w:comment w:id="46" w:author="Hamel,Owen" w:date="2019-06-03T16:57:00Z" w:initials="H">
    <w:p w14:paraId="6DAB0A4C" w14:textId="218102CB" w:rsidR="00405C55" w:rsidRDefault="00405C55">
      <w:pPr>
        <w:pStyle w:val="CommentText"/>
      </w:pPr>
      <w:r>
        <w:rPr>
          <w:rStyle w:val="CommentReference"/>
        </w:rPr>
        <w:annotationRef/>
      </w:r>
      <w:r>
        <w:t xml:space="preserve">But wouldn’t this often be corrected in the second phase looking at overlapping CIs of growth parameters. </w:t>
      </w:r>
    </w:p>
  </w:comment>
  <w:comment w:id="47" w:author="Hamel,Owen" w:date="2019-06-03T16:58:00Z" w:initials="H">
    <w:p w14:paraId="2A87477C" w14:textId="11CAC2DD" w:rsidR="006407B5" w:rsidRDefault="006407B5">
      <w:pPr>
        <w:pStyle w:val="CommentText"/>
      </w:pPr>
      <w:r>
        <w:rPr>
          <w:rStyle w:val="CommentReference"/>
        </w:rPr>
        <w:annotationRef/>
      </w:r>
      <w:r>
        <w:t>I don’t see how this wouldn’t in nearly as many cases as the no-break scenario fit the larger area growth well, given the tiny area and therefore few samples of the differently growing fish. Need to clarify what you mean by coverage probabilities with multiple areas…</w:t>
      </w:r>
    </w:p>
  </w:comment>
  <w:comment w:id="59" w:author="Hamel,Owen" w:date="2019-06-03T16:25:00Z" w:initials="H">
    <w:p w14:paraId="3D85AC8B" w14:textId="52D49B47" w:rsidR="007832BF" w:rsidRDefault="007832BF">
      <w:pPr>
        <w:pStyle w:val="CommentText"/>
      </w:pPr>
      <w:r>
        <w:rPr>
          <w:rStyle w:val="CommentReference"/>
        </w:rPr>
        <w:annotationRef/>
      </w:r>
      <w:r>
        <w:t>So it fails to find this tiny little region (Break at 49 degrees in both directions) but doesn’t that mean it is estimating growth well in most cases for the other 99.96% of the population? At least for L1, and doing as well as the other scenarios for L2?</w:t>
      </w:r>
    </w:p>
    <w:p w14:paraId="4155C6A3" w14:textId="3D8B7CDF" w:rsidR="004708C6" w:rsidRDefault="004708C6">
      <w:pPr>
        <w:pStyle w:val="CommentText"/>
      </w:pPr>
      <w:r>
        <w:t xml:space="preserve">Not sure what coverage probabilities are representing when you have more than one growth curve (i.e. when there are actual breaks, or when there is estimated to be more than one curve). </w:t>
      </w:r>
    </w:p>
    <w:p w14:paraId="29A2B2D1" w14:textId="77777777" w:rsidR="007832BF" w:rsidRDefault="007832BF">
      <w:pPr>
        <w:pStyle w:val="CommentText"/>
      </w:pPr>
    </w:p>
    <w:p w14:paraId="6CB66E80" w14:textId="6EFB8CFC" w:rsidR="007832BF" w:rsidRDefault="007832BF">
      <w:pPr>
        <w:pStyle w:val="CommentText"/>
      </w:pPr>
      <w:r>
        <w:t xml:space="preserve">Again, I would say being off by only 1 degree if the breakpoint represents two areas of 25 degrees each, as a vast improvement over assuming one area.  </w:t>
      </w:r>
    </w:p>
  </w:comment>
  <w:comment w:id="62" w:author="Hamel,Owen" w:date="2019-06-03T14:02:00Z" w:initials="H">
    <w:p w14:paraId="69F55D94" w14:textId="4C88F704" w:rsidR="0030704A" w:rsidRDefault="0030704A">
      <w:pPr>
        <w:pStyle w:val="CommentText"/>
      </w:pPr>
      <w:r>
        <w:rPr>
          <w:rStyle w:val="CommentReference"/>
        </w:rPr>
        <w:annotationRef/>
      </w:r>
      <w:r>
        <w:t xml:space="preserve">Would be helpful to show lines on plots </w:t>
      </w:r>
      <w:proofErr w:type="spellStart"/>
      <w:r>
        <w:t>a,c,and</w:t>
      </w:r>
      <w:proofErr w:type="spellEnd"/>
      <w:r>
        <w:t xml:space="preserve"> e as well (could be lighter or narrower lines) and also show (perhaps in grey</w:t>
      </w:r>
      <w:r w:rsidR="00F5593B">
        <w:t xml:space="preserve"> and blue</w:t>
      </w:r>
      <w:r>
        <w:t xml:space="preserve">) the lines that show up in figures 6 and 7 that are not here – just to show how they match up with the changes here </w:t>
      </w:r>
      <w:r w:rsidR="00F5593B">
        <w:t xml:space="preserve">. Same for next plot. </w:t>
      </w:r>
    </w:p>
    <w:p w14:paraId="3D7927EC" w14:textId="7C3B7891" w:rsidR="00F5593B" w:rsidRDefault="00F5593B">
      <w:pPr>
        <w:pStyle w:val="CommentText"/>
      </w:pPr>
      <w:r>
        <w:t xml:space="preserve">Also define “smoother” in caption. </w:t>
      </w:r>
    </w:p>
  </w:comment>
  <w:comment w:id="69" w:author="Hamel,Owen" w:date="2019-05-30T16:44:00Z" w:initials="H">
    <w:p w14:paraId="5E08466E" w14:textId="21C1EA68" w:rsidR="0030704A" w:rsidRDefault="0030704A">
      <w:pPr>
        <w:pStyle w:val="CommentText"/>
      </w:pPr>
      <w:r>
        <w:rPr>
          <w:rStyle w:val="CommentReference"/>
        </w:rPr>
        <w:annotationRef/>
      </w:r>
      <w:r>
        <w:t xml:space="preserve">Not the right footnote indicator (already used) and comment confusing and not really needed – what SS does is to use a different parameterization for the VB curve, using k, but then length at two sizes. This is equivalent to specifying </w:t>
      </w:r>
      <w:proofErr w:type="spellStart"/>
      <w:r>
        <w:t>Linf</w:t>
      </w:r>
      <w:proofErr w:type="spellEnd"/>
      <w:r>
        <w:t xml:space="preserve"> and t0, so really doing the same </w:t>
      </w:r>
      <w:proofErr w:type="gramStart"/>
      <w:r>
        <w:t>thing  -</w:t>
      </w:r>
      <w:proofErr w:type="gramEnd"/>
      <w:r>
        <w:t xml:space="preserve"> only confusing if looking at the SS output in comparison to these values, potentially.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7F1453" w15:done="0"/>
  <w15:commentEx w15:paraId="16280E07" w15:done="0"/>
  <w15:commentEx w15:paraId="2C20D84B" w15:done="0"/>
  <w15:commentEx w15:paraId="75809E73" w15:done="0"/>
  <w15:commentEx w15:paraId="0BDAE6E7" w15:done="0"/>
  <w15:commentEx w15:paraId="5238A18F" w15:done="0"/>
  <w15:commentEx w15:paraId="1FE9424A" w15:done="0"/>
  <w15:commentEx w15:paraId="207B84E0" w15:done="0"/>
  <w15:commentEx w15:paraId="379F95EF" w15:done="0"/>
  <w15:commentEx w15:paraId="3E65A0CC" w15:done="0"/>
  <w15:commentEx w15:paraId="1287A084" w15:done="0"/>
  <w15:commentEx w15:paraId="665A50DF" w15:done="0"/>
  <w15:commentEx w15:paraId="197D92F6" w15:done="0"/>
  <w15:commentEx w15:paraId="040CEBB0" w15:done="0"/>
  <w15:commentEx w15:paraId="4AC63433" w15:done="0"/>
  <w15:commentEx w15:paraId="7D845C69" w15:done="0"/>
  <w15:commentEx w15:paraId="7C0BB5C2" w15:done="0"/>
  <w15:commentEx w15:paraId="26AD6F3D" w15:done="0"/>
  <w15:commentEx w15:paraId="37176BE1" w15:done="0"/>
  <w15:commentEx w15:paraId="5A458266" w15:done="0"/>
  <w15:commentEx w15:paraId="2A27E34D" w15:done="0"/>
  <w15:commentEx w15:paraId="4E659C20" w15:done="0"/>
  <w15:commentEx w15:paraId="5CF9A231" w15:done="0"/>
  <w15:commentEx w15:paraId="7B9DE2E2" w15:done="0"/>
  <w15:commentEx w15:paraId="373F5C21" w15:done="0"/>
  <w15:commentEx w15:paraId="411C344E" w15:done="0"/>
  <w15:commentEx w15:paraId="3B5B8185" w15:done="0"/>
  <w15:commentEx w15:paraId="7FB486E2" w15:done="0"/>
  <w15:commentEx w15:paraId="0E8C21D1" w15:done="0"/>
  <w15:commentEx w15:paraId="6DAB0A4C" w15:done="0"/>
  <w15:commentEx w15:paraId="2A87477C" w15:done="0"/>
  <w15:commentEx w15:paraId="6CB66E80" w15:done="0"/>
  <w15:commentEx w15:paraId="3D7927EC" w15:done="0"/>
  <w15:commentEx w15:paraId="5E08466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A31CF" w14:textId="77777777" w:rsidR="00AD0882" w:rsidRDefault="00AD0882" w:rsidP="00F50131">
      <w:pPr>
        <w:spacing w:after="0" w:line="240" w:lineRule="auto"/>
      </w:pPr>
      <w:r>
        <w:separator/>
      </w:r>
    </w:p>
  </w:endnote>
  <w:endnote w:type="continuationSeparator" w:id="0">
    <w:p w14:paraId="26C5256B" w14:textId="77777777" w:rsidR="00AD0882" w:rsidRDefault="00AD0882"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001758"/>
      <w:docPartObj>
        <w:docPartGallery w:val="Page Numbers (Bottom of Page)"/>
        <w:docPartUnique/>
      </w:docPartObj>
    </w:sdtPr>
    <w:sdtEndPr>
      <w:rPr>
        <w:noProof/>
      </w:rPr>
    </w:sdtEndPr>
    <w:sdtContent>
      <w:p w14:paraId="041015AF" w14:textId="6EB437EC" w:rsidR="0030704A" w:rsidRDefault="0030704A">
        <w:pPr>
          <w:pStyle w:val="Footer"/>
          <w:jc w:val="right"/>
        </w:pPr>
        <w:r>
          <w:fldChar w:fldCharType="begin"/>
        </w:r>
        <w:r>
          <w:instrText xml:space="preserve"> PAGE   \* MERGEFORMAT </w:instrText>
        </w:r>
        <w:r>
          <w:fldChar w:fldCharType="separate"/>
        </w:r>
        <w:r w:rsidR="00351C1F">
          <w:rPr>
            <w:noProof/>
          </w:rPr>
          <w:t>1</w:t>
        </w:r>
        <w:r>
          <w:rPr>
            <w:noProof/>
          </w:rPr>
          <w:fldChar w:fldCharType="end"/>
        </w:r>
      </w:p>
    </w:sdtContent>
  </w:sdt>
  <w:p w14:paraId="01996BCC" w14:textId="77777777" w:rsidR="0030704A" w:rsidRDefault="003070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82BF4" w14:textId="634766C0" w:rsidR="0030704A" w:rsidRDefault="0030704A">
    <w:pPr>
      <w:pStyle w:val="Footer"/>
      <w:jc w:val="right"/>
    </w:pPr>
    <w:r>
      <w:fldChar w:fldCharType="begin"/>
    </w:r>
    <w:r>
      <w:instrText xml:space="preserve"> PAGE   \* MERGEFORMAT </w:instrText>
    </w:r>
    <w:r>
      <w:fldChar w:fldCharType="separate"/>
    </w:r>
    <w:r w:rsidR="00351C1F">
      <w:rPr>
        <w:noProof/>
      </w:rPr>
      <w:t>21</w:t>
    </w:r>
    <w:r>
      <w:rPr>
        <w:noProof/>
      </w:rPr>
      <w:fldChar w:fldCharType="end"/>
    </w:r>
  </w:p>
  <w:p w14:paraId="2D8C35D5" w14:textId="77777777" w:rsidR="0030704A" w:rsidRDefault="003070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725397"/>
      <w:docPartObj>
        <w:docPartGallery w:val="Page Numbers (Bottom of Page)"/>
        <w:docPartUnique/>
      </w:docPartObj>
    </w:sdtPr>
    <w:sdtEndPr>
      <w:rPr>
        <w:noProof/>
      </w:rPr>
    </w:sdtEndPr>
    <w:sdtContent>
      <w:p w14:paraId="7838837D" w14:textId="02677503" w:rsidR="0030704A" w:rsidRDefault="0030704A">
        <w:pPr>
          <w:pStyle w:val="Footer"/>
          <w:jc w:val="right"/>
        </w:pPr>
        <w:r>
          <w:fldChar w:fldCharType="begin"/>
        </w:r>
        <w:r>
          <w:instrText xml:space="preserve"> PAGE   \* MERGEFORMAT </w:instrText>
        </w:r>
        <w:r>
          <w:fldChar w:fldCharType="separate"/>
        </w:r>
        <w:r w:rsidR="00351C1F">
          <w:rPr>
            <w:noProof/>
          </w:rPr>
          <w:t>24</w:t>
        </w:r>
        <w:r>
          <w:rPr>
            <w:noProof/>
          </w:rPr>
          <w:fldChar w:fldCharType="end"/>
        </w:r>
      </w:p>
    </w:sdtContent>
  </w:sdt>
  <w:p w14:paraId="2B193F6F" w14:textId="77777777" w:rsidR="0030704A" w:rsidRDefault="00307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ECB7D" w14:textId="77777777" w:rsidR="00AD0882" w:rsidRDefault="00AD0882" w:rsidP="00F50131">
      <w:pPr>
        <w:spacing w:after="0" w:line="240" w:lineRule="auto"/>
      </w:pPr>
      <w:r>
        <w:separator/>
      </w:r>
    </w:p>
  </w:footnote>
  <w:footnote w:type="continuationSeparator" w:id="0">
    <w:p w14:paraId="7452B3CA" w14:textId="77777777" w:rsidR="00AD0882" w:rsidRDefault="00AD0882"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mel,Owen">
    <w15:presenceInfo w15:providerId="None" w15:userId="Hamel,Owen"/>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F7"/>
    <w:rsid w:val="0000580A"/>
    <w:rsid w:val="00011E4F"/>
    <w:rsid w:val="00012CAE"/>
    <w:rsid w:val="000157D3"/>
    <w:rsid w:val="00015DE8"/>
    <w:rsid w:val="0002109F"/>
    <w:rsid w:val="00022CBF"/>
    <w:rsid w:val="00023BC7"/>
    <w:rsid w:val="00027205"/>
    <w:rsid w:val="00030AA4"/>
    <w:rsid w:val="00034C3F"/>
    <w:rsid w:val="00035951"/>
    <w:rsid w:val="00040589"/>
    <w:rsid w:val="00040834"/>
    <w:rsid w:val="00041153"/>
    <w:rsid w:val="00043307"/>
    <w:rsid w:val="00043BC2"/>
    <w:rsid w:val="00046080"/>
    <w:rsid w:val="00047BCB"/>
    <w:rsid w:val="00051E7E"/>
    <w:rsid w:val="000532F3"/>
    <w:rsid w:val="00054388"/>
    <w:rsid w:val="00054CB8"/>
    <w:rsid w:val="000552EF"/>
    <w:rsid w:val="0005545E"/>
    <w:rsid w:val="00055553"/>
    <w:rsid w:val="00055CBF"/>
    <w:rsid w:val="000576D6"/>
    <w:rsid w:val="00062352"/>
    <w:rsid w:val="00064049"/>
    <w:rsid w:val="0006425B"/>
    <w:rsid w:val="000645CA"/>
    <w:rsid w:val="0006514B"/>
    <w:rsid w:val="00071A25"/>
    <w:rsid w:val="00072B99"/>
    <w:rsid w:val="00072BEE"/>
    <w:rsid w:val="000759C3"/>
    <w:rsid w:val="00081261"/>
    <w:rsid w:val="00081EE8"/>
    <w:rsid w:val="0008625B"/>
    <w:rsid w:val="00086F4C"/>
    <w:rsid w:val="000A10CF"/>
    <w:rsid w:val="000A21DA"/>
    <w:rsid w:val="000A2704"/>
    <w:rsid w:val="000A40D5"/>
    <w:rsid w:val="000A4F0B"/>
    <w:rsid w:val="000B0FA0"/>
    <w:rsid w:val="000B1158"/>
    <w:rsid w:val="000B4A0E"/>
    <w:rsid w:val="000B4A54"/>
    <w:rsid w:val="000B4B1F"/>
    <w:rsid w:val="000B69FD"/>
    <w:rsid w:val="000C10D1"/>
    <w:rsid w:val="000C1CD9"/>
    <w:rsid w:val="000C2205"/>
    <w:rsid w:val="000C31F1"/>
    <w:rsid w:val="000C3399"/>
    <w:rsid w:val="000C47E4"/>
    <w:rsid w:val="000C6B26"/>
    <w:rsid w:val="000D2048"/>
    <w:rsid w:val="000D255D"/>
    <w:rsid w:val="000D36AA"/>
    <w:rsid w:val="000D42C3"/>
    <w:rsid w:val="000E082B"/>
    <w:rsid w:val="000E391C"/>
    <w:rsid w:val="000E57B8"/>
    <w:rsid w:val="000E651C"/>
    <w:rsid w:val="000E654C"/>
    <w:rsid w:val="000E79C7"/>
    <w:rsid w:val="000F0C3E"/>
    <w:rsid w:val="000F3E6A"/>
    <w:rsid w:val="0010015D"/>
    <w:rsid w:val="0010075F"/>
    <w:rsid w:val="00101143"/>
    <w:rsid w:val="001011A0"/>
    <w:rsid w:val="00101B12"/>
    <w:rsid w:val="00101B63"/>
    <w:rsid w:val="00101D8E"/>
    <w:rsid w:val="00105775"/>
    <w:rsid w:val="001069E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ED3"/>
    <w:rsid w:val="00137B84"/>
    <w:rsid w:val="00137EBD"/>
    <w:rsid w:val="001424C8"/>
    <w:rsid w:val="001441D1"/>
    <w:rsid w:val="00144B33"/>
    <w:rsid w:val="00147E3F"/>
    <w:rsid w:val="001523D4"/>
    <w:rsid w:val="001545FB"/>
    <w:rsid w:val="00160DD0"/>
    <w:rsid w:val="00161E13"/>
    <w:rsid w:val="0016210F"/>
    <w:rsid w:val="0016320C"/>
    <w:rsid w:val="00163329"/>
    <w:rsid w:val="001645EA"/>
    <w:rsid w:val="00164BDA"/>
    <w:rsid w:val="001770D8"/>
    <w:rsid w:val="001824C5"/>
    <w:rsid w:val="001837FD"/>
    <w:rsid w:val="00184A9E"/>
    <w:rsid w:val="001866EE"/>
    <w:rsid w:val="00186954"/>
    <w:rsid w:val="001876DD"/>
    <w:rsid w:val="00191AED"/>
    <w:rsid w:val="00192831"/>
    <w:rsid w:val="00193066"/>
    <w:rsid w:val="001930FF"/>
    <w:rsid w:val="001958F3"/>
    <w:rsid w:val="00196E3E"/>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E0B96"/>
    <w:rsid w:val="001E20BC"/>
    <w:rsid w:val="001E2818"/>
    <w:rsid w:val="001F4B4A"/>
    <w:rsid w:val="001F5DCE"/>
    <w:rsid w:val="001F735D"/>
    <w:rsid w:val="001F7686"/>
    <w:rsid w:val="00201B5B"/>
    <w:rsid w:val="0020519A"/>
    <w:rsid w:val="002052E5"/>
    <w:rsid w:val="00206327"/>
    <w:rsid w:val="002073D8"/>
    <w:rsid w:val="00207531"/>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3D33"/>
    <w:rsid w:val="00285614"/>
    <w:rsid w:val="0028653C"/>
    <w:rsid w:val="002866F4"/>
    <w:rsid w:val="002869DA"/>
    <w:rsid w:val="00287B91"/>
    <w:rsid w:val="00290ECE"/>
    <w:rsid w:val="00291BC9"/>
    <w:rsid w:val="00291EEB"/>
    <w:rsid w:val="00296472"/>
    <w:rsid w:val="00297019"/>
    <w:rsid w:val="002A0D40"/>
    <w:rsid w:val="002A1D4D"/>
    <w:rsid w:val="002A420E"/>
    <w:rsid w:val="002A5426"/>
    <w:rsid w:val="002A7BD5"/>
    <w:rsid w:val="002B12E4"/>
    <w:rsid w:val="002B12EC"/>
    <w:rsid w:val="002B159B"/>
    <w:rsid w:val="002B2781"/>
    <w:rsid w:val="002B36AF"/>
    <w:rsid w:val="002B3C33"/>
    <w:rsid w:val="002B485F"/>
    <w:rsid w:val="002B6126"/>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72F8"/>
    <w:rsid w:val="002E7B51"/>
    <w:rsid w:val="002F11B0"/>
    <w:rsid w:val="002F43F1"/>
    <w:rsid w:val="002F46D4"/>
    <w:rsid w:val="002F6DD3"/>
    <w:rsid w:val="0030040E"/>
    <w:rsid w:val="00303AFC"/>
    <w:rsid w:val="00304135"/>
    <w:rsid w:val="00305278"/>
    <w:rsid w:val="003057E6"/>
    <w:rsid w:val="00305832"/>
    <w:rsid w:val="0030678F"/>
    <w:rsid w:val="0030704A"/>
    <w:rsid w:val="003071B2"/>
    <w:rsid w:val="0030725B"/>
    <w:rsid w:val="00310C1A"/>
    <w:rsid w:val="0031135F"/>
    <w:rsid w:val="00311F47"/>
    <w:rsid w:val="00316216"/>
    <w:rsid w:val="00320B89"/>
    <w:rsid w:val="00320D04"/>
    <w:rsid w:val="003219D9"/>
    <w:rsid w:val="0032228C"/>
    <w:rsid w:val="003223FA"/>
    <w:rsid w:val="003229CF"/>
    <w:rsid w:val="00322C06"/>
    <w:rsid w:val="00322DAC"/>
    <w:rsid w:val="0032668E"/>
    <w:rsid w:val="00330BD9"/>
    <w:rsid w:val="003313E9"/>
    <w:rsid w:val="00331A46"/>
    <w:rsid w:val="00332024"/>
    <w:rsid w:val="00333E80"/>
    <w:rsid w:val="00333FDA"/>
    <w:rsid w:val="003351C8"/>
    <w:rsid w:val="003365DC"/>
    <w:rsid w:val="003368A1"/>
    <w:rsid w:val="00336DE3"/>
    <w:rsid w:val="00337245"/>
    <w:rsid w:val="003418AD"/>
    <w:rsid w:val="003426F8"/>
    <w:rsid w:val="003437BB"/>
    <w:rsid w:val="003438A6"/>
    <w:rsid w:val="00344618"/>
    <w:rsid w:val="0034490E"/>
    <w:rsid w:val="00347759"/>
    <w:rsid w:val="00351C1F"/>
    <w:rsid w:val="00352282"/>
    <w:rsid w:val="00352E7D"/>
    <w:rsid w:val="003532CB"/>
    <w:rsid w:val="00357218"/>
    <w:rsid w:val="0035799C"/>
    <w:rsid w:val="00362196"/>
    <w:rsid w:val="003625DB"/>
    <w:rsid w:val="003640BA"/>
    <w:rsid w:val="00367814"/>
    <w:rsid w:val="00370000"/>
    <w:rsid w:val="00372F37"/>
    <w:rsid w:val="003737AC"/>
    <w:rsid w:val="00375D00"/>
    <w:rsid w:val="003767BF"/>
    <w:rsid w:val="00377CE3"/>
    <w:rsid w:val="003806D1"/>
    <w:rsid w:val="00383DB6"/>
    <w:rsid w:val="00385DC8"/>
    <w:rsid w:val="00390CEC"/>
    <w:rsid w:val="003918D8"/>
    <w:rsid w:val="00392042"/>
    <w:rsid w:val="00395F82"/>
    <w:rsid w:val="003A11B9"/>
    <w:rsid w:val="003A76DA"/>
    <w:rsid w:val="003A7C48"/>
    <w:rsid w:val="003B2383"/>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45C3"/>
    <w:rsid w:val="003F6D4D"/>
    <w:rsid w:val="00401105"/>
    <w:rsid w:val="0040193D"/>
    <w:rsid w:val="00405C55"/>
    <w:rsid w:val="00411364"/>
    <w:rsid w:val="004144D9"/>
    <w:rsid w:val="00414CCC"/>
    <w:rsid w:val="00416528"/>
    <w:rsid w:val="00420118"/>
    <w:rsid w:val="00421AA6"/>
    <w:rsid w:val="00422D4B"/>
    <w:rsid w:val="00424B2D"/>
    <w:rsid w:val="0042677E"/>
    <w:rsid w:val="00430C18"/>
    <w:rsid w:val="00430D6A"/>
    <w:rsid w:val="00432FC3"/>
    <w:rsid w:val="0043545A"/>
    <w:rsid w:val="00436D36"/>
    <w:rsid w:val="0043794D"/>
    <w:rsid w:val="004409C6"/>
    <w:rsid w:val="0044373E"/>
    <w:rsid w:val="00445820"/>
    <w:rsid w:val="00446FD4"/>
    <w:rsid w:val="0044700A"/>
    <w:rsid w:val="004477B5"/>
    <w:rsid w:val="004505BB"/>
    <w:rsid w:val="0045661E"/>
    <w:rsid w:val="00457B0D"/>
    <w:rsid w:val="00460C34"/>
    <w:rsid w:val="00460E61"/>
    <w:rsid w:val="004613FD"/>
    <w:rsid w:val="00461B39"/>
    <w:rsid w:val="00463541"/>
    <w:rsid w:val="00466B36"/>
    <w:rsid w:val="004708C6"/>
    <w:rsid w:val="00473F2A"/>
    <w:rsid w:val="00475733"/>
    <w:rsid w:val="00475B1C"/>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277C"/>
    <w:rsid w:val="004B3FA4"/>
    <w:rsid w:val="004B52F9"/>
    <w:rsid w:val="004B74A5"/>
    <w:rsid w:val="004C0E4D"/>
    <w:rsid w:val="004C118F"/>
    <w:rsid w:val="004C1261"/>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91C"/>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7735"/>
    <w:rsid w:val="005226AD"/>
    <w:rsid w:val="00523065"/>
    <w:rsid w:val="005234B9"/>
    <w:rsid w:val="00527F2F"/>
    <w:rsid w:val="00531519"/>
    <w:rsid w:val="00533635"/>
    <w:rsid w:val="00542B76"/>
    <w:rsid w:val="005430FD"/>
    <w:rsid w:val="005443E0"/>
    <w:rsid w:val="005453B8"/>
    <w:rsid w:val="00546272"/>
    <w:rsid w:val="0054799E"/>
    <w:rsid w:val="00551B60"/>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235A"/>
    <w:rsid w:val="005B42E2"/>
    <w:rsid w:val="005B4E96"/>
    <w:rsid w:val="005B623D"/>
    <w:rsid w:val="005B6C7D"/>
    <w:rsid w:val="005B6CE5"/>
    <w:rsid w:val="005B70FF"/>
    <w:rsid w:val="005C020F"/>
    <w:rsid w:val="005C1C7E"/>
    <w:rsid w:val="005C3972"/>
    <w:rsid w:val="005C4FC5"/>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11BB6"/>
    <w:rsid w:val="00612667"/>
    <w:rsid w:val="00612C17"/>
    <w:rsid w:val="00614748"/>
    <w:rsid w:val="00614FEF"/>
    <w:rsid w:val="00615029"/>
    <w:rsid w:val="006166CD"/>
    <w:rsid w:val="00616824"/>
    <w:rsid w:val="00623282"/>
    <w:rsid w:val="0062357A"/>
    <w:rsid w:val="00623E1F"/>
    <w:rsid w:val="00624211"/>
    <w:rsid w:val="00624B17"/>
    <w:rsid w:val="006264A4"/>
    <w:rsid w:val="00627092"/>
    <w:rsid w:val="006316F6"/>
    <w:rsid w:val="00632139"/>
    <w:rsid w:val="0063253B"/>
    <w:rsid w:val="00632DD4"/>
    <w:rsid w:val="0063752C"/>
    <w:rsid w:val="00637DFE"/>
    <w:rsid w:val="006407B5"/>
    <w:rsid w:val="00642D5E"/>
    <w:rsid w:val="00642E3F"/>
    <w:rsid w:val="006478EB"/>
    <w:rsid w:val="00647FF6"/>
    <w:rsid w:val="00655DDF"/>
    <w:rsid w:val="00655F5F"/>
    <w:rsid w:val="006560A9"/>
    <w:rsid w:val="00656B62"/>
    <w:rsid w:val="006604E0"/>
    <w:rsid w:val="006610ED"/>
    <w:rsid w:val="00661E95"/>
    <w:rsid w:val="00662741"/>
    <w:rsid w:val="006639BD"/>
    <w:rsid w:val="006665D1"/>
    <w:rsid w:val="0067044E"/>
    <w:rsid w:val="00672DDF"/>
    <w:rsid w:val="00674D52"/>
    <w:rsid w:val="00674E32"/>
    <w:rsid w:val="00675625"/>
    <w:rsid w:val="006769D1"/>
    <w:rsid w:val="00677B4D"/>
    <w:rsid w:val="00681741"/>
    <w:rsid w:val="00683D81"/>
    <w:rsid w:val="0068598A"/>
    <w:rsid w:val="00687194"/>
    <w:rsid w:val="00692DB0"/>
    <w:rsid w:val="006948C1"/>
    <w:rsid w:val="00694D64"/>
    <w:rsid w:val="00695271"/>
    <w:rsid w:val="006954C4"/>
    <w:rsid w:val="0069630B"/>
    <w:rsid w:val="00697863"/>
    <w:rsid w:val="006A0AAB"/>
    <w:rsid w:val="006A1870"/>
    <w:rsid w:val="006A39A3"/>
    <w:rsid w:val="006A3AFF"/>
    <w:rsid w:val="006A4ECF"/>
    <w:rsid w:val="006A5337"/>
    <w:rsid w:val="006A59E8"/>
    <w:rsid w:val="006A5ACD"/>
    <w:rsid w:val="006A5C39"/>
    <w:rsid w:val="006A61A9"/>
    <w:rsid w:val="006B09E1"/>
    <w:rsid w:val="006B545D"/>
    <w:rsid w:val="006C045E"/>
    <w:rsid w:val="006C271B"/>
    <w:rsid w:val="006C4182"/>
    <w:rsid w:val="006C449C"/>
    <w:rsid w:val="006C4713"/>
    <w:rsid w:val="006C5792"/>
    <w:rsid w:val="006D19D2"/>
    <w:rsid w:val="006D560E"/>
    <w:rsid w:val="006D5924"/>
    <w:rsid w:val="006D6090"/>
    <w:rsid w:val="006D6165"/>
    <w:rsid w:val="006E0EB2"/>
    <w:rsid w:val="006E2C2C"/>
    <w:rsid w:val="006E7F19"/>
    <w:rsid w:val="006F1452"/>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1795"/>
    <w:rsid w:val="00724656"/>
    <w:rsid w:val="00724F58"/>
    <w:rsid w:val="00725F8A"/>
    <w:rsid w:val="00730B78"/>
    <w:rsid w:val="0073221D"/>
    <w:rsid w:val="0073661D"/>
    <w:rsid w:val="007426FC"/>
    <w:rsid w:val="00742C57"/>
    <w:rsid w:val="0074747B"/>
    <w:rsid w:val="00751302"/>
    <w:rsid w:val="00753206"/>
    <w:rsid w:val="00755A8D"/>
    <w:rsid w:val="00756B5F"/>
    <w:rsid w:val="00757002"/>
    <w:rsid w:val="0076147B"/>
    <w:rsid w:val="00761C2B"/>
    <w:rsid w:val="00764D08"/>
    <w:rsid w:val="0076504C"/>
    <w:rsid w:val="007650C2"/>
    <w:rsid w:val="00766798"/>
    <w:rsid w:val="007671B8"/>
    <w:rsid w:val="007674FF"/>
    <w:rsid w:val="00782268"/>
    <w:rsid w:val="007832BF"/>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2E22"/>
    <w:rsid w:val="007F51DE"/>
    <w:rsid w:val="007F7701"/>
    <w:rsid w:val="00800100"/>
    <w:rsid w:val="00800DEA"/>
    <w:rsid w:val="00801F3C"/>
    <w:rsid w:val="0080232F"/>
    <w:rsid w:val="008038A0"/>
    <w:rsid w:val="00803D30"/>
    <w:rsid w:val="00804CF1"/>
    <w:rsid w:val="00805C18"/>
    <w:rsid w:val="00806417"/>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045C"/>
    <w:rsid w:val="00882D1C"/>
    <w:rsid w:val="00883CE8"/>
    <w:rsid w:val="00883FFF"/>
    <w:rsid w:val="008849C3"/>
    <w:rsid w:val="00886155"/>
    <w:rsid w:val="00887E84"/>
    <w:rsid w:val="008924A8"/>
    <w:rsid w:val="0089352F"/>
    <w:rsid w:val="008936F5"/>
    <w:rsid w:val="008960B1"/>
    <w:rsid w:val="00896FAE"/>
    <w:rsid w:val="0089790E"/>
    <w:rsid w:val="008A32E0"/>
    <w:rsid w:val="008A4098"/>
    <w:rsid w:val="008A53BD"/>
    <w:rsid w:val="008A56ED"/>
    <w:rsid w:val="008A590F"/>
    <w:rsid w:val="008A6648"/>
    <w:rsid w:val="008A679D"/>
    <w:rsid w:val="008A6F7E"/>
    <w:rsid w:val="008B2D6F"/>
    <w:rsid w:val="008B3D07"/>
    <w:rsid w:val="008B5972"/>
    <w:rsid w:val="008C100E"/>
    <w:rsid w:val="008C3639"/>
    <w:rsid w:val="008C7725"/>
    <w:rsid w:val="008C7E57"/>
    <w:rsid w:val="008D0425"/>
    <w:rsid w:val="008D0470"/>
    <w:rsid w:val="008D05D6"/>
    <w:rsid w:val="008D1AAA"/>
    <w:rsid w:val="008D5E7B"/>
    <w:rsid w:val="008D77CB"/>
    <w:rsid w:val="008E0CE7"/>
    <w:rsid w:val="008E0FD7"/>
    <w:rsid w:val="008E3EF5"/>
    <w:rsid w:val="008E58C1"/>
    <w:rsid w:val="008E6D3E"/>
    <w:rsid w:val="008F05D7"/>
    <w:rsid w:val="008F0D40"/>
    <w:rsid w:val="008F12DE"/>
    <w:rsid w:val="008F59B5"/>
    <w:rsid w:val="008F60C5"/>
    <w:rsid w:val="008F627F"/>
    <w:rsid w:val="00902FC3"/>
    <w:rsid w:val="00905488"/>
    <w:rsid w:val="009055A9"/>
    <w:rsid w:val="0090579B"/>
    <w:rsid w:val="00906038"/>
    <w:rsid w:val="009062F8"/>
    <w:rsid w:val="00906A89"/>
    <w:rsid w:val="00906D30"/>
    <w:rsid w:val="00911AD9"/>
    <w:rsid w:val="0091654B"/>
    <w:rsid w:val="009176C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90B"/>
    <w:rsid w:val="00987ACA"/>
    <w:rsid w:val="009913FD"/>
    <w:rsid w:val="00991E7A"/>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50E8"/>
    <w:rsid w:val="009E6008"/>
    <w:rsid w:val="009F0300"/>
    <w:rsid w:val="009F0B03"/>
    <w:rsid w:val="009F1890"/>
    <w:rsid w:val="009F1AA9"/>
    <w:rsid w:val="009F5D8A"/>
    <w:rsid w:val="009F5E6D"/>
    <w:rsid w:val="009F68F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F98"/>
    <w:rsid w:val="00A20D3E"/>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79AC"/>
    <w:rsid w:val="00A70944"/>
    <w:rsid w:val="00A71419"/>
    <w:rsid w:val="00A72017"/>
    <w:rsid w:val="00A720E2"/>
    <w:rsid w:val="00A729D3"/>
    <w:rsid w:val="00A75AC1"/>
    <w:rsid w:val="00A767F7"/>
    <w:rsid w:val="00A77394"/>
    <w:rsid w:val="00A77A77"/>
    <w:rsid w:val="00A77BD4"/>
    <w:rsid w:val="00A834A2"/>
    <w:rsid w:val="00A837CD"/>
    <w:rsid w:val="00A83B9D"/>
    <w:rsid w:val="00A9055E"/>
    <w:rsid w:val="00A905FF"/>
    <w:rsid w:val="00A90E3A"/>
    <w:rsid w:val="00A95169"/>
    <w:rsid w:val="00A9532D"/>
    <w:rsid w:val="00AA00EF"/>
    <w:rsid w:val="00AA0890"/>
    <w:rsid w:val="00AA0B9F"/>
    <w:rsid w:val="00AA168A"/>
    <w:rsid w:val="00AA41DF"/>
    <w:rsid w:val="00AA54DB"/>
    <w:rsid w:val="00AA564B"/>
    <w:rsid w:val="00AA6414"/>
    <w:rsid w:val="00AB1FBA"/>
    <w:rsid w:val="00AB2804"/>
    <w:rsid w:val="00AB3A3F"/>
    <w:rsid w:val="00AB3E57"/>
    <w:rsid w:val="00AB4CA9"/>
    <w:rsid w:val="00AB58CE"/>
    <w:rsid w:val="00AC02E6"/>
    <w:rsid w:val="00AC07CF"/>
    <w:rsid w:val="00AC1DD4"/>
    <w:rsid w:val="00AC2082"/>
    <w:rsid w:val="00AC488E"/>
    <w:rsid w:val="00AD0570"/>
    <w:rsid w:val="00AD0882"/>
    <w:rsid w:val="00AD0AC7"/>
    <w:rsid w:val="00AD1295"/>
    <w:rsid w:val="00AD2C73"/>
    <w:rsid w:val="00AD45C5"/>
    <w:rsid w:val="00AD52F6"/>
    <w:rsid w:val="00AD5763"/>
    <w:rsid w:val="00AD75A8"/>
    <w:rsid w:val="00AE062D"/>
    <w:rsid w:val="00AE181E"/>
    <w:rsid w:val="00AE373C"/>
    <w:rsid w:val="00AE4031"/>
    <w:rsid w:val="00AE4E48"/>
    <w:rsid w:val="00AE4F20"/>
    <w:rsid w:val="00AE5182"/>
    <w:rsid w:val="00AE7DBA"/>
    <w:rsid w:val="00AF1875"/>
    <w:rsid w:val="00AF2270"/>
    <w:rsid w:val="00AF2717"/>
    <w:rsid w:val="00AF28E0"/>
    <w:rsid w:val="00AF4913"/>
    <w:rsid w:val="00AF7365"/>
    <w:rsid w:val="00B00740"/>
    <w:rsid w:val="00B00F21"/>
    <w:rsid w:val="00B0174F"/>
    <w:rsid w:val="00B0287C"/>
    <w:rsid w:val="00B03F3F"/>
    <w:rsid w:val="00B04E49"/>
    <w:rsid w:val="00B06507"/>
    <w:rsid w:val="00B06C3A"/>
    <w:rsid w:val="00B07A6F"/>
    <w:rsid w:val="00B10712"/>
    <w:rsid w:val="00B11828"/>
    <w:rsid w:val="00B1327B"/>
    <w:rsid w:val="00B1424C"/>
    <w:rsid w:val="00B16544"/>
    <w:rsid w:val="00B16645"/>
    <w:rsid w:val="00B16E31"/>
    <w:rsid w:val="00B17CAE"/>
    <w:rsid w:val="00B17EFA"/>
    <w:rsid w:val="00B22F5E"/>
    <w:rsid w:val="00B23510"/>
    <w:rsid w:val="00B24C55"/>
    <w:rsid w:val="00B27A77"/>
    <w:rsid w:val="00B27C79"/>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2B30"/>
    <w:rsid w:val="00B53149"/>
    <w:rsid w:val="00B561EA"/>
    <w:rsid w:val="00B566C3"/>
    <w:rsid w:val="00B5675D"/>
    <w:rsid w:val="00B56DC4"/>
    <w:rsid w:val="00B60E76"/>
    <w:rsid w:val="00B614FB"/>
    <w:rsid w:val="00B61E81"/>
    <w:rsid w:val="00B6218A"/>
    <w:rsid w:val="00B62684"/>
    <w:rsid w:val="00B6268C"/>
    <w:rsid w:val="00B62B5E"/>
    <w:rsid w:val="00B64E40"/>
    <w:rsid w:val="00B65918"/>
    <w:rsid w:val="00B67671"/>
    <w:rsid w:val="00B67BB0"/>
    <w:rsid w:val="00B72F46"/>
    <w:rsid w:val="00B73EA5"/>
    <w:rsid w:val="00B74A22"/>
    <w:rsid w:val="00B8111C"/>
    <w:rsid w:val="00B815FF"/>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E3A"/>
    <w:rsid w:val="00C30B09"/>
    <w:rsid w:val="00C330E3"/>
    <w:rsid w:val="00C33784"/>
    <w:rsid w:val="00C34BB1"/>
    <w:rsid w:val="00C37393"/>
    <w:rsid w:val="00C409C1"/>
    <w:rsid w:val="00C40B51"/>
    <w:rsid w:val="00C40B73"/>
    <w:rsid w:val="00C40E68"/>
    <w:rsid w:val="00C41D19"/>
    <w:rsid w:val="00C4256E"/>
    <w:rsid w:val="00C4270A"/>
    <w:rsid w:val="00C45993"/>
    <w:rsid w:val="00C46280"/>
    <w:rsid w:val="00C479B0"/>
    <w:rsid w:val="00C53E09"/>
    <w:rsid w:val="00C53F0B"/>
    <w:rsid w:val="00C5457E"/>
    <w:rsid w:val="00C5570A"/>
    <w:rsid w:val="00C56542"/>
    <w:rsid w:val="00C56964"/>
    <w:rsid w:val="00C576FF"/>
    <w:rsid w:val="00C61A6B"/>
    <w:rsid w:val="00C65F22"/>
    <w:rsid w:val="00C6606C"/>
    <w:rsid w:val="00C700C7"/>
    <w:rsid w:val="00C700EA"/>
    <w:rsid w:val="00C70F75"/>
    <w:rsid w:val="00C7661B"/>
    <w:rsid w:val="00C77238"/>
    <w:rsid w:val="00C778A2"/>
    <w:rsid w:val="00C828F6"/>
    <w:rsid w:val="00C82C3C"/>
    <w:rsid w:val="00C82FC1"/>
    <w:rsid w:val="00C8377A"/>
    <w:rsid w:val="00C85DA0"/>
    <w:rsid w:val="00C87747"/>
    <w:rsid w:val="00C87B6A"/>
    <w:rsid w:val="00C87D44"/>
    <w:rsid w:val="00C91C53"/>
    <w:rsid w:val="00C9472F"/>
    <w:rsid w:val="00C94EBC"/>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7936"/>
    <w:rsid w:val="00CD03F1"/>
    <w:rsid w:val="00CD2254"/>
    <w:rsid w:val="00CD26BB"/>
    <w:rsid w:val="00CD3EA6"/>
    <w:rsid w:val="00CD479F"/>
    <w:rsid w:val="00CE3A12"/>
    <w:rsid w:val="00CE4A1D"/>
    <w:rsid w:val="00CE4FB8"/>
    <w:rsid w:val="00CE53F2"/>
    <w:rsid w:val="00CE5705"/>
    <w:rsid w:val="00CE5DA5"/>
    <w:rsid w:val="00CF254F"/>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7B6B"/>
    <w:rsid w:val="00D90467"/>
    <w:rsid w:val="00D91843"/>
    <w:rsid w:val="00D94719"/>
    <w:rsid w:val="00D949F9"/>
    <w:rsid w:val="00D965FB"/>
    <w:rsid w:val="00D9693B"/>
    <w:rsid w:val="00DA0B59"/>
    <w:rsid w:val="00DA25A6"/>
    <w:rsid w:val="00DA564E"/>
    <w:rsid w:val="00DB1947"/>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45D3"/>
    <w:rsid w:val="00E251C9"/>
    <w:rsid w:val="00E262AD"/>
    <w:rsid w:val="00E273B9"/>
    <w:rsid w:val="00E275EB"/>
    <w:rsid w:val="00E27E76"/>
    <w:rsid w:val="00E314A1"/>
    <w:rsid w:val="00E315C6"/>
    <w:rsid w:val="00E3160E"/>
    <w:rsid w:val="00E33F72"/>
    <w:rsid w:val="00E3743B"/>
    <w:rsid w:val="00E37F79"/>
    <w:rsid w:val="00E41395"/>
    <w:rsid w:val="00E4187E"/>
    <w:rsid w:val="00E424C1"/>
    <w:rsid w:val="00E42F5B"/>
    <w:rsid w:val="00E43064"/>
    <w:rsid w:val="00E52C94"/>
    <w:rsid w:val="00E56DA5"/>
    <w:rsid w:val="00E57469"/>
    <w:rsid w:val="00E61645"/>
    <w:rsid w:val="00E62438"/>
    <w:rsid w:val="00E63843"/>
    <w:rsid w:val="00E64CAF"/>
    <w:rsid w:val="00E65D7F"/>
    <w:rsid w:val="00E707B2"/>
    <w:rsid w:val="00E70941"/>
    <w:rsid w:val="00E71083"/>
    <w:rsid w:val="00E73552"/>
    <w:rsid w:val="00E736E8"/>
    <w:rsid w:val="00E74D86"/>
    <w:rsid w:val="00E75BBC"/>
    <w:rsid w:val="00E815F4"/>
    <w:rsid w:val="00E83451"/>
    <w:rsid w:val="00E86935"/>
    <w:rsid w:val="00E86BA0"/>
    <w:rsid w:val="00E86CA8"/>
    <w:rsid w:val="00E878D9"/>
    <w:rsid w:val="00E908CE"/>
    <w:rsid w:val="00E90F7D"/>
    <w:rsid w:val="00E92C2C"/>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D3D"/>
    <w:rsid w:val="00EC0FDD"/>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678E"/>
    <w:rsid w:val="00EF7684"/>
    <w:rsid w:val="00F0163E"/>
    <w:rsid w:val="00F01C40"/>
    <w:rsid w:val="00F04304"/>
    <w:rsid w:val="00F04534"/>
    <w:rsid w:val="00F04629"/>
    <w:rsid w:val="00F07D97"/>
    <w:rsid w:val="00F103C7"/>
    <w:rsid w:val="00F104E6"/>
    <w:rsid w:val="00F125AF"/>
    <w:rsid w:val="00F13628"/>
    <w:rsid w:val="00F14091"/>
    <w:rsid w:val="00F160D6"/>
    <w:rsid w:val="00F16646"/>
    <w:rsid w:val="00F202ED"/>
    <w:rsid w:val="00F218DA"/>
    <w:rsid w:val="00F2278E"/>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38F2"/>
    <w:rsid w:val="00F5448F"/>
    <w:rsid w:val="00F54EAA"/>
    <w:rsid w:val="00F5593B"/>
    <w:rsid w:val="00F61012"/>
    <w:rsid w:val="00F645DA"/>
    <w:rsid w:val="00F65EE9"/>
    <w:rsid w:val="00F66EB8"/>
    <w:rsid w:val="00F676E3"/>
    <w:rsid w:val="00F70916"/>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C67"/>
    <w:rsid w:val="00F94063"/>
    <w:rsid w:val="00F946EC"/>
    <w:rsid w:val="00F96D86"/>
    <w:rsid w:val="00F96E2F"/>
    <w:rsid w:val="00F97AC5"/>
    <w:rsid w:val="00FA0991"/>
    <w:rsid w:val="00FA1B5B"/>
    <w:rsid w:val="00FA1DC2"/>
    <w:rsid w:val="00FA35CE"/>
    <w:rsid w:val="00FA3AA1"/>
    <w:rsid w:val="00FA3BA8"/>
    <w:rsid w:val="00FB10EE"/>
    <w:rsid w:val="00FB1765"/>
    <w:rsid w:val="00FB3D0D"/>
    <w:rsid w:val="00FB4C98"/>
    <w:rsid w:val="00FB55F0"/>
    <w:rsid w:val="00FB5BF5"/>
    <w:rsid w:val="00FB5C26"/>
    <w:rsid w:val="00FB724B"/>
    <w:rsid w:val="00FC0DCB"/>
    <w:rsid w:val="00FC2884"/>
    <w:rsid w:val="00FC2C60"/>
    <w:rsid w:val="00FC2CF3"/>
    <w:rsid w:val="00FC6A65"/>
    <w:rsid w:val="00FC71E3"/>
    <w:rsid w:val="00FD1CD3"/>
    <w:rsid w:val="00FD1EBA"/>
    <w:rsid w:val="00FD20B7"/>
    <w:rsid w:val="00FD22C9"/>
    <w:rsid w:val="00FD66D6"/>
    <w:rsid w:val="00FE01FF"/>
    <w:rsid w:val="00FE3528"/>
    <w:rsid w:val="00FE3F58"/>
    <w:rsid w:val="00FE4275"/>
    <w:rsid w:val="00FE4723"/>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www.pcouncil.org/wp-content/uploads/FEP_FINAL.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9EF98-5D53-42D6-9A47-4595F306E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30</Pages>
  <Words>35993</Words>
  <Characters>205163</Characters>
  <Application>Microsoft Office Word</Application>
  <DocSecurity>0</DocSecurity>
  <Lines>1709</Lines>
  <Paragraphs>481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Hamel,Owen</cp:lastModifiedBy>
  <cp:revision>13</cp:revision>
  <cp:lastPrinted>2019-05-20T17:47:00Z</cp:lastPrinted>
  <dcterms:created xsi:type="dcterms:W3CDTF">2019-05-31T00:02:00Z</dcterms:created>
  <dcterms:modified xsi:type="dcterms:W3CDTF">2019-06-04T00:11:00Z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