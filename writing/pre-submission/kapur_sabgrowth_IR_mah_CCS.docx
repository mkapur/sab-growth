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Haltuch,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w:t>
      </w:r>
      <w:bookmarkStart w:id="1" w:name="_GoBack"/>
      <w:bookmarkEnd w:id="1"/>
      <w:r w:rsidR="00AB2804">
        <w:t>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50C54928"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w:t>
      </w:r>
      <w:ins w:id="2" w:author="Christine Stawitz" w:date="2019-05-03T12:32:00Z">
        <w:r w:rsidR="00485B4E">
          <w:rPr>
            <w:rFonts w:cstheme="minorHAnsi"/>
          </w:rPr>
          <w:t xml:space="preserve"> traits, such as</w:t>
        </w:r>
      </w:ins>
      <w:r>
        <w:rPr>
          <w:rFonts w:cstheme="minorHAnsi"/>
        </w:rPr>
        <w:t xml:space="preserve"> fish body size</w:t>
      </w:r>
      <w:ins w:id="3" w:author="Christine Stawitz" w:date="2019-05-03T12:32:00Z">
        <w:r w:rsidR="00485B4E">
          <w:rPr>
            <w:rFonts w:cstheme="minorHAnsi"/>
          </w:rPr>
          <w:t>,</w:t>
        </w:r>
      </w:ins>
      <w:r>
        <w:rPr>
          <w:rFonts w:cstheme="minorHAnsi"/>
        </w:rPr>
        <w:t xml:space="preserv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xml:space="preserve">, data-driven method </w:t>
      </w:r>
      <w:ins w:id="4" w:author="Melissa Haltuch" w:date="2019-04-12T10:15:00Z">
        <w:r w:rsidR="00724F58">
          <w:rPr>
            <w:rFonts w:cstheme="minorHAnsi"/>
          </w:rPr>
          <w:t>that</w:t>
        </w:r>
      </w:ins>
      <w:del w:id="5" w:author="Melissa Haltuch" w:date="2019-04-12T10:15:00Z">
        <w:r w:rsidDel="00724F58">
          <w:rPr>
            <w:rFonts w:cstheme="minorHAnsi"/>
          </w:rPr>
          <w:delText>which</w:delText>
        </w:r>
      </w:del>
      <w:r>
        <w:rPr>
          <w:rFonts w:cstheme="minorHAnsi"/>
        </w:rPr>
        <w:t xml:space="preserve">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commentRangeStart w:id="6"/>
      <w:r w:rsidRPr="00A27977">
        <w:rPr>
          <w:rFonts w:cstheme="minorHAnsi"/>
        </w:rPr>
        <w:t xml:space="preserve">breakpoints </w:t>
      </w:r>
      <w:commentRangeEnd w:id="6"/>
      <w:r w:rsidR="00485B4E">
        <w:rPr>
          <w:rStyle w:val="CommentReference"/>
        </w:rPr>
        <w:commentReference w:id="6"/>
      </w:r>
      <w:r w:rsidRPr="00A27977">
        <w:rPr>
          <w:rFonts w:cstheme="minorHAnsi"/>
        </w:rPr>
        <w:t xml:space="preserve">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ins w:id="7" w:author="Melissa Haltuch" w:date="2019-04-12T10:14:00Z">
        <w:r w:rsidR="00724F58">
          <w:rPr>
            <w:rFonts w:cstheme="minorHAnsi"/>
            <w:iCs/>
          </w:rPr>
          <w:t xml:space="preserve"> sets</w:t>
        </w:r>
      </w:ins>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commentRangeStart w:id="8"/>
      <w:r w:rsidR="00725F8A">
        <w:rPr>
          <w:rFonts w:cstheme="minorHAnsi"/>
          <w:iCs/>
        </w:rPr>
        <w:t>R</w:t>
      </w:r>
      <w:r w:rsidRPr="00A27977">
        <w:rPr>
          <w:rFonts w:cstheme="minorHAnsi"/>
          <w:iCs/>
        </w:rPr>
        <w:t xml:space="preserve">esults indicate that </w:t>
      </w:r>
      <w:ins w:id="9" w:author="Melissa Haltuch" w:date="2019-04-12T10:15:00Z">
        <w:r w:rsidR="00724F58">
          <w:rPr>
            <w:rFonts w:cstheme="minorHAnsi"/>
            <w:iCs/>
          </w:rPr>
          <w:t xml:space="preserve">NE Pacific </w:t>
        </w:r>
      </w:ins>
      <w:r w:rsidR="00725F8A">
        <w:rPr>
          <w:rFonts w:cstheme="minorHAnsi"/>
          <w:iCs/>
        </w:rPr>
        <w:t xml:space="preserve">sablefish </w:t>
      </w:r>
      <w:ins w:id="10" w:author="Melissa Haltuch" w:date="2019-04-12T10:14:00Z">
        <w:r w:rsidR="00724F58">
          <w:rPr>
            <w:rFonts w:cstheme="minorHAnsi"/>
            <w:iCs/>
          </w:rPr>
          <w:t>length</w:t>
        </w:r>
      </w:ins>
      <w:del w:id="11" w:author="Melissa Haltuch" w:date="2019-04-12T10:14:00Z">
        <w:r w:rsidR="00725F8A" w:rsidDel="00724F58">
          <w:rPr>
            <w:rFonts w:cstheme="minorHAnsi"/>
            <w:iCs/>
          </w:rPr>
          <w:delText>size</w:delText>
        </w:r>
      </w:del>
      <w:r w:rsidR="00725F8A">
        <w:rPr>
          <w:rFonts w:cstheme="minorHAnsi"/>
          <w:iCs/>
        </w:rPr>
        <w:t xml:space="preserve">-at-age </w:t>
      </w:r>
      <w:del w:id="12" w:author="Melissa Haltuch" w:date="2019-04-12T10:15:00Z">
        <w:r w:rsidR="00725F8A" w:rsidDel="00724F58">
          <w:rPr>
            <w:rFonts w:cstheme="minorHAnsi"/>
            <w:iCs/>
          </w:rPr>
          <w:delText xml:space="preserve">appears to </w:delText>
        </w:r>
      </w:del>
      <w:r w:rsidR="00725F8A">
        <w:rPr>
          <w:rFonts w:cstheme="minorHAnsi"/>
          <w:iCs/>
        </w:rPr>
        <w:t>increase</w:t>
      </w:r>
      <w:ins w:id="13" w:author="Melissa Haltuch" w:date="2019-04-12T10:15:00Z">
        <w:r w:rsidR="00724F58">
          <w:rPr>
            <w:rFonts w:cstheme="minorHAnsi"/>
            <w:iCs/>
          </w:rPr>
          <w:t>s</w:t>
        </w:r>
      </w:ins>
      <w:r w:rsidR="00725F8A">
        <w:rPr>
          <w:rFonts w:cstheme="minorHAnsi"/>
          <w:iCs/>
        </w:rPr>
        <w:t xml:space="preserve"> with latitude</w:t>
      </w:r>
      <w:del w:id="14" w:author="Melissa Haltuch" w:date="2019-04-12T10:15:00Z">
        <w:r w:rsidR="00725F8A" w:rsidDel="00724F58">
          <w:rPr>
            <w:rFonts w:cstheme="minorHAnsi"/>
            <w:iCs/>
          </w:rPr>
          <w:delText xml:space="preserve"> in the NE Pacific</w:delText>
        </w:r>
      </w:del>
      <w:r w:rsidRPr="00A27977">
        <w:rPr>
          <w:rFonts w:cstheme="minorHAnsi"/>
          <w:iCs/>
        </w:rPr>
        <w:t xml:space="preserve">, which is consistent with </w:t>
      </w:r>
      <w:commentRangeStart w:id="15"/>
      <w:r w:rsidRPr="00A27977">
        <w:rPr>
          <w:rFonts w:cstheme="minorHAnsi"/>
          <w:iCs/>
        </w:rPr>
        <w:t xml:space="preserve">work </w:t>
      </w:r>
      <w:r w:rsidR="00D72180">
        <w:rPr>
          <w:rFonts w:cstheme="minorHAnsi"/>
          <w:iCs/>
        </w:rPr>
        <w:t>from</w:t>
      </w:r>
      <w:r w:rsidRPr="00A27977">
        <w:rPr>
          <w:rFonts w:cstheme="minorHAnsi"/>
          <w:iCs/>
        </w:rPr>
        <w:t xml:space="preserve"> the western United States;</w:t>
      </w:r>
      <w:commentRangeEnd w:id="8"/>
      <w:r w:rsidR="00724F58">
        <w:rPr>
          <w:rStyle w:val="CommentReference"/>
        </w:rPr>
        <w:commentReference w:id="8"/>
      </w:r>
      <w:r w:rsidRPr="00A27977">
        <w:rPr>
          <w:rFonts w:cstheme="minorHAnsi"/>
          <w:iCs/>
        </w:rPr>
        <w:t xml:space="preserve"> </w:t>
      </w:r>
      <w:commentRangeEnd w:id="15"/>
      <w:r w:rsidR="00485B4E">
        <w:rPr>
          <w:rStyle w:val="CommentReference"/>
        </w:rPr>
        <w:commentReference w:id="15"/>
      </w:r>
      <w:r w:rsidRPr="00A27977">
        <w:rPr>
          <w:rFonts w:cstheme="minorHAnsi"/>
          <w:iCs/>
        </w:rPr>
        <w:t xml:space="preserve">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w:t>
      </w:r>
      <w:ins w:id="16" w:author="Christine Stawitz" w:date="2019-05-03T12:37:00Z">
        <w:r w:rsidR="00485B4E">
          <w:rPr>
            <w:rFonts w:cstheme="minorHAnsi"/>
            <w:iCs/>
          </w:rPr>
          <w:t>s</w:t>
        </w:r>
      </w:ins>
      <w:r w:rsidR="00310C1A">
        <w:rPr>
          <w:rFonts w:cstheme="minorHAnsi"/>
          <w:iCs/>
        </w:rPr>
        <w:t xml:space="preserv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patterns in fish growth</w:t>
      </w:r>
      <w:del w:id="17" w:author="Christine Stawitz" w:date="2019-05-03T12:37:00Z">
        <w:r w:rsidDel="00485B4E">
          <w:rPr>
            <w:rFonts w:cstheme="minorHAnsi"/>
            <w:iCs/>
          </w:rPr>
          <w:delText>,</w:delText>
        </w:r>
      </w:del>
      <w:r>
        <w:rPr>
          <w:rFonts w:cstheme="minorHAnsi"/>
          <w:iCs/>
        </w:rPr>
        <w:t xml:space="preserve"> and aid in the development of </w:t>
      </w:r>
      <w:ins w:id="18" w:author="Melissa Haltuch" w:date="2019-04-12T10:17:00Z">
        <w:r w:rsidR="00724F58">
          <w:rPr>
            <w:rFonts w:cstheme="minorHAnsi"/>
            <w:iCs/>
          </w:rPr>
          <w:t>spatially</w:t>
        </w:r>
      </w:ins>
      <w:ins w:id="19" w:author="Christine Stawitz" w:date="2019-05-03T12:37:00Z">
        <w:r w:rsidR="00485B4E">
          <w:rPr>
            <w:rFonts w:cstheme="minorHAnsi"/>
            <w:iCs/>
          </w:rPr>
          <w:t>-</w:t>
        </w:r>
      </w:ins>
      <w:ins w:id="20" w:author="Melissa Haltuch" w:date="2019-04-12T10:17:00Z">
        <w:del w:id="21" w:author="Christine Stawitz" w:date="2019-05-03T12:37:00Z">
          <w:r w:rsidR="00724F58" w:rsidDel="00485B4E">
            <w:rPr>
              <w:rFonts w:cstheme="minorHAnsi"/>
              <w:iCs/>
            </w:rPr>
            <w:delText xml:space="preserve"> </w:delText>
          </w:r>
        </w:del>
      </w:ins>
      <w:r>
        <w:rPr>
          <w:rFonts w:cstheme="minorHAnsi"/>
          <w:iCs/>
        </w:rPr>
        <w:t xml:space="preserve">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commentRangeStart w:id="22"/>
      <w:r>
        <w:t xml:space="preserve">Renewed interest in the </w:t>
      </w:r>
      <w:r w:rsidR="00D72180">
        <w:t xml:space="preserve">development </w:t>
      </w:r>
      <w:r>
        <w:t>of spatially</w:t>
      </w:r>
      <w:r w:rsidR="0090579B">
        <w:t>- and temporally</w:t>
      </w:r>
      <w:r>
        <w:t xml:space="preserve">-explicit </w:t>
      </w:r>
      <w:commentRangeStart w:id="23"/>
      <w:r>
        <w:t xml:space="preserve">management </w:t>
      </w:r>
      <w:commentRangeEnd w:id="23"/>
      <w:r w:rsidR="00485B4E">
        <w:rPr>
          <w:rStyle w:val="CommentReference"/>
        </w:rPr>
        <w:commentReference w:id="23"/>
      </w:r>
      <w:r>
        <w:t xml:space="preserve">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commentRangeEnd w:id="22"/>
      <w:r w:rsidR="00485B4E">
        <w:rPr>
          <w:rStyle w:val="CommentReference"/>
        </w:rPr>
        <w:commentReference w:id="22"/>
      </w:r>
    </w:p>
    <w:p w14:paraId="3F4F410F" w14:textId="76482C76"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w:t>
      </w:r>
      <w:commentRangeStart w:id="24"/>
      <w:r w:rsidR="00F502D0">
        <w:t>necessarily predicated on the aggregation of the data, which is often defined by survey stratification and/or changes in sampling gear.</w:t>
      </w:r>
      <w:commentRangeEnd w:id="24"/>
      <w:r w:rsidR="005571AE">
        <w:rPr>
          <w:rStyle w:val="CommentReference"/>
        </w:rPr>
        <w:commentReference w:id="24"/>
      </w:r>
      <w:r w:rsidR="00F502D0">
        <w:t xml:space="preserve"> For example, </w:t>
      </w:r>
      <w:ins w:id="25" w:author="Christine Stawitz" w:date="2019-05-03T12:42:00Z">
        <w:r w:rsidR="00485B4E">
          <w:t xml:space="preserve">federal and state </w:t>
        </w:r>
      </w:ins>
      <w:r w:rsidR="00220F04">
        <w:t xml:space="preserve">assessments of </w:t>
      </w:r>
      <w:r w:rsidR="00F502D0">
        <w:t xml:space="preserve">Alaska </w:t>
      </w:r>
      <w:del w:id="26" w:author="Christine Stawitz" w:date="2019-05-03T12:42:00Z">
        <w:r w:rsidR="00F502D0" w:rsidDel="00485B4E">
          <w:delText xml:space="preserve">federal and state </w:delText>
        </w:r>
      </w:del>
      <w:r w:rsidR="00F502D0">
        <w:t xml:space="preserve">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ins w:id="27" w:author="Christine Stawitz" w:date="2019-05-03T12:42:00Z">
        <w:r w:rsidR="00485B4E">
          <w:t xml:space="preserve"> </w:t>
        </w:r>
      </w:ins>
      <w:del w:id="28" w:author="Christine Stawitz" w:date="2019-05-03T12:42:00Z">
        <w:r w:rsidR="00F502D0" w:rsidDel="00485B4E">
          <w:delText xml:space="preserve">, </w:delText>
        </w:r>
      </w:del>
      <w:r w:rsidR="00F502D0">
        <w:t xml:space="preserve">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del w:id="29" w:author="Christine Stawitz" w:date="2019-05-03T12:43:00Z">
        <w:r w:rsidR="00F502D0" w:rsidDel="00485B4E">
          <w:delText xml:space="preserve">violate </w:delText>
        </w:r>
      </w:del>
      <w:ins w:id="30" w:author="Christine Stawitz" w:date="2019-05-03T12:43:00Z">
        <w:r w:rsidR="00485B4E">
          <w:t xml:space="preserve">do not correspond to </w:t>
        </w:r>
      </w:ins>
      <w:r w:rsidR="00F502D0">
        <w:t xml:space="preserve">management boundaries. </w:t>
      </w:r>
    </w:p>
    <w:p w14:paraId="199060C5" w14:textId="5A52CC7E" w:rsidR="00F502D0" w:rsidRPr="00551B60" w:rsidRDefault="00987ACA" w:rsidP="00825F33">
      <w:pPr>
        <w:spacing w:before="240" w:after="0" w:line="360" w:lineRule="auto"/>
        <w:ind w:firstLine="720"/>
      </w:pPr>
      <w:commentRangeStart w:id="31"/>
      <w:r>
        <w:t>A</w:t>
      </w:r>
      <w:r w:rsidR="00F502D0">
        <w:t xml:space="preserve">ttempts to quantify </w:t>
      </w:r>
      <w:r>
        <w:t xml:space="preserve">spatial variation in </w:t>
      </w:r>
      <w:r w:rsidR="00F502D0">
        <w:t xml:space="preserve">somatic growth typically face a trade-off </w:t>
      </w:r>
      <w:commentRangeEnd w:id="31"/>
      <w:r w:rsidR="006D4F64">
        <w:rPr>
          <w:rStyle w:val="CommentReference"/>
        </w:rPr>
        <w:commentReference w:id="31"/>
      </w:r>
      <w:r w:rsidR="00F502D0">
        <w:t xml:space="preserve">between superimposing </w:t>
      </w:r>
      <w:del w:id="32" w:author="Christine Stawitz" w:date="2019-05-03T12:43:00Z">
        <w:r w:rsidR="00F502D0" w:rsidDel="00485B4E">
          <w:delText xml:space="preserve">previous </w:delText>
        </w:r>
      </w:del>
      <w:ins w:id="33" w:author="Christine Stawitz" w:date="2019-05-03T12:43:00Z">
        <w:r w:rsidR="00485B4E" w:rsidRPr="00485B4E">
          <w:rPr>
            <w:i/>
            <w:rPrChange w:id="34" w:author="Christine Stawitz" w:date="2019-05-03T12:43:00Z">
              <w:rPr/>
            </w:rPrChange>
          </w:rPr>
          <w:t>a priori</w:t>
        </w:r>
        <w:r w:rsidR="00485B4E">
          <w:t xml:space="preserve"> </w:t>
        </w:r>
      </w:ins>
      <w:r w:rsidR="00F502D0">
        <w:t xml:space="preserve">beliefs about stock </w:t>
      </w:r>
      <w:commentRangeStart w:id="35"/>
      <w:r w:rsidR="00F502D0">
        <w:t xml:space="preserve">structure </w:t>
      </w:r>
      <w:commentRangeEnd w:id="35"/>
      <w:r w:rsidR="00485B4E">
        <w:rPr>
          <w:rStyle w:val="CommentReference"/>
        </w:rPr>
        <w:commentReference w:id="35"/>
      </w:r>
      <w:r w:rsidR="00F502D0">
        <w:t xml:space="preserve">(as in the Alaskan example above) or generating purely descriptive models of trait ‘gradients’ across regions or time periods, without a clear method to </w:t>
      </w:r>
      <w:del w:id="36" w:author="Christine Stawitz" w:date="2019-05-03T12:44:00Z">
        <w:r w:rsidR="00F502D0" w:rsidDel="006D4F64">
          <w:delText xml:space="preserve">define </w:delText>
        </w:r>
      </w:del>
      <w:ins w:id="37" w:author="Christine Stawitz" w:date="2019-05-03T12:44:00Z">
        <w:r w:rsidR="006D4F64">
          <w:t xml:space="preserve">identify </w:t>
        </w:r>
      </w:ins>
      <w:r w:rsidR="00F502D0">
        <w:t>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del w:id="38" w:author="Christine Stawitz" w:date="2019-05-03T12:47:00Z">
        <w:r w:rsidR="00F502D0" w:rsidDel="006D4F64">
          <w:delText xml:space="preserve">defines </w:delText>
        </w:r>
      </w:del>
      <w:commentRangeStart w:id="39"/>
      <w:ins w:id="40" w:author="Christine Stawitz" w:date="2019-05-03T12:47:00Z">
        <w:r w:rsidR="006D4F64">
          <w:t xml:space="preserve">identifies </w:t>
        </w:r>
      </w:ins>
      <w:r w:rsidR="00F502D0">
        <w:t xml:space="preserve">significant </w:t>
      </w:r>
      <w:commentRangeEnd w:id="39"/>
      <w:r w:rsidR="006D4F64">
        <w:rPr>
          <w:rStyle w:val="CommentReference"/>
        </w:rPr>
        <w:commentReference w:id="39"/>
      </w:r>
      <w:r w:rsidR="00F502D0">
        <w:t xml:space="preserve">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xml:space="preserve">. The analysis of first derivatives in GAMs for change-point analysis has </w:t>
      </w:r>
      <w:ins w:id="41" w:author="Melissa Haltuch" w:date="2019-04-12T10:22:00Z">
        <w:r w:rsidR="007C4382">
          <w:t xml:space="preserve">been </w:t>
        </w:r>
      </w:ins>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develop a method for detecting</w:t>
      </w:r>
      <w:ins w:id="42" w:author="Christine Stawitz" w:date="2019-05-03T13:33:00Z">
        <w:r w:rsidR="00837488">
          <w:t xml:space="preserve"> spatial</w:t>
        </w:r>
      </w:ins>
      <w:r w:rsidR="00F502D0">
        <w:t xml:space="preserve"> change points in </w:t>
      </w:r>
      <w:r w:rsidR="00BE093A">
        <w:t>spatially</w:t>
      </w:r>
      <w:r w:rsidR="00DC249D">
        <w:t>-</w:t>
      </w:r>
      <w:r w:rsidR="0067044E">
        <w:t xml:space="preserve"> and temporally-</w:t>
      </w:r>
      <w:r w:rsidR="00BE093A">
        <w:t>structured</w:t>
      </w:r>
      <w:r w:rsidR="00F502D0">
        <w:t xml:space="preserve"> fisheries </w:t>
      </w:r>
      <w:del w:id="43" w:author="Christine Stawitz" w:date="2019-05-03T13:32:00Z">
        <w:r w:rsidR="00F502D0" w:rsidDel="00FC0AA8">
          <w:delText xml:space="preserve">growth </w:delText>
        </w:r>
      </w:del>
      <w:ins w:id="44" w:author="Christine Stawitz" w:date="2019-05-03T13:32:00Z">
        <w:r w:rsidR="00FC0AA8">
          <w:t>length-at-a</w:t>
        </w:r>
      </w:ins>
      <w:ins w:id="45" w:author="Christine Stawitz" w:date="2019-05-03T13:33:00Z">
        <w:r w:rsidR="00FC0AA8">
          <w:t>ge</w:t>
        </w:r>
      </w:ins>
      <w:ins w:id="46" w:author="Christine Stawitz" w:date="2019-05-03T13:32:00Z">
        <w:r w:rsidR="00FC0AA8">
          <w:t xml:space="preserve"> </w:t>
        </w:r>
      </w:ins>
      <w:r w:rsidR="00F502D0">
        <w:t xml:space="preserve">data </w:t>
      </w:r>
      <w:r>
        <w:t>that</w:t>
      </w:r>
      <w:r w:rsidR="00F502D0">
        <w:t xml:space="preserve"> minimizes the use of pre-supposed stratifications. </w:t>
      </w:r>
      <w:r w:rsidR="00F502D0">
        <w:rPr>
          <w:rFonts w:cstheme="minorHAnsi"/>
          <w:iCs/>
        </w:rPr>
        <w:t>This method has the potential to improve detection of large-scale patterns in fish growth</w:t>
      </w:r>
      <w:del w:id="47" w:author="Christine Stawitz" w:date="2019-05-03T13:33:00Z">
        <w:r w:rsidR="00F502D0" w:rsidDel="00837488">
          <w:rPr>
            <w:rFonts w:cstheme="minorHAnsi"/>
            <w:iCs/>
          </w:rPr>
          <w:delText>,</w:delText>
        </w:r>
      </w:del>
      <w:r w:rsidR="00F502D0">
        <w:rPr>
          <w:rFonts w:cstheme="minorHAnsi"/>
          <w:iCs/>
        </w:rPr>
        <w:t xml:space="preserve"> and aid in the development of </w:t>
      </w:r>
      <w:ins w:id="48" w:author="Melissa Haltuch" w:date="2019-04-12T10:22:00Z">
        <w:r w:rsidR="007C4382">
          <w:rPr>
            <w:rFonts w:cstheme="minorHAnsi"/>
            <w:iCs/>
          </w:rPr>
          <w:t xml:space="preserve">spatially </w:t>
        </w:r>
      </w:ins>
      <w:r w:rsidR="00F502D0">
        <w:rPr>
          <w:rFonts w:cstheme="minorHAnsi"/>
          <w:iCs/>
        </w:rPr>
        <w:t xml:space="preserve">structured population dynamics models. We use simulation to test the robustness of the method </w:t>
      </w:r>
      <w:r>
        <w:rPr>
          <w:rFonts w:cstheme="minorHAnsi"/>
          <w:iCs/>
        </w:rPr>
        <w:t xml:space="preserve">for </w:t>
      </w:r>
      <w:del w:id="49" w:author="Melissa Haltuch" w:date="2019-04-12T10:22:00Z">
        <w:r w:rsidR="00F502D0" w:rsidDel="007C4382">
          <w:rPr>
            <w:rFonts w:cstheme="minorHAnsi"/>
            <w:iCs/>
          </w:rPr>
          <w:delText>age</w:delText>
        </w:r>
        <w:r w:rsidR="00BE093A" w:rsidDel="007C4382">
          <w:rPr>
            <w:rFonts w:cstheme="minorHAnsi"/>
            <w:iCs/>
          </w:rPr>
          <w:delText>-</w:delText>
        </w:r>
      </w:del>
      <w:r w:rsidR="00F502D0">
        <w:rPr>
          <w:rFonts w:cstheme="minorHAnsi"/>
          <w:iCs/>
        </w:rPr>
        <w:t>length</w:t>
      </w:r>
      <w:ins w:id="50" w:author="Melissa Haltuch" w:date="2019-04-12T10:22:00Z">
        <w:r w:rsidR="007C4382">
          <w:rPr>
            <w:rFonts w:cstheme="minorHAnsi"/>
            <w:iCs/>
          </w:rPr>
          <w:t>-at-age</w:t>
        </w:r>
      </w:ins>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60173360" w:rsidR="00B1327B" w:rsidRDefault="00B1327B" w:rsidP="00825F33">
      <w:pPr>
        <w:spacing w:line="360" w:lineRule="auto"/>
        <w:ind w:firstLine="720"/>
      </w:pPr>
      <w:r w:rsidRPr="004906F5">
        <w:t xml:space="preserve">Sablefish are a </w:t>
      </w:r>
      <w:del w:id="51" w:author="Christine Stawitz" w:date="2019-05-03T13:33:00Z">
        <w:r w:rsidRPr="004906F5" w:rsidDel="00837488">
          <w:delText xml:space="preserve">highly mobile, </w:delText>
        </w:r>
      </w:del>
      <w:r w:rsidRPr="004906F5">
        <w:t xml:space="preserve">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w:t>
      </w:r>
      <w:ins w:id="52" w:author="Christine Stawitz" w:date="2019-05-03T13:33:00Z">
        <w:r w:rsidR="00837488">
          <w:t>i</w:t>
        </w:r>
      </w:ins>
      <w:ins w:id="53" w:author="Christine Stawitz" w:date="2019-05-03T13:34:00Z">
        <w:r w:rsidR="00837488">
          <w:t xml:space="preserve">dentifying </w:t>
        </w:r>
      </w:ins>
      <w:r>
        <w:t xml:space="preserve">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w:t>
      </w:r>
      <w:commentRangeStart w:id="54"/>
      <w:r w:rsidRPr="004906F5">
        <w:t xml:space="preserve">represents the heterogeneity of sablefish </w:t>
      </w:r>
      <w:r w:rsidR="00C85DA0">
        <w:t xml:space="preserve">growth </w:t>
      </w:r>
      <w:r w:rsidRPr="004906F5">
        <w:t>throughout their range</w:t>
      </w:r>
      <w:r>
        <w:t xml:space="preserve">. </w:t>
      </w:r>
      <w:commentRangeEnd w:id="54"/>
      <w:r w:rsidR="00837488">
        <w:rPr>
          <w:rStyle w:val="CommentReference"/>
        </w:rPr>
        <w:commentReference w:id="54"/>
      </w:r>
    </w:p>
    <w:p w14:paraId="52DD1F56" w14:textId="1FFB7963" w:rsidR="00F502D0" w:rsidRDefault="0023745F" w:rsidP="00825F33">
      <w:pPr>
        <w:pStyle w:val="Heading1"/>
        <w:spacing w:before="240" w:after="0" w:line="360" w:lineRule="auto"/>
      </w:pPr>
      <w:bookmarkStart w:id="55"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w:t>
      </w:r>
      <w:commentRangeStart w:id="56"/>
      <w:r>
        <w:t>the vector of observed lengths of</w:t>
      </w:r>
      <w:r w:rsidR="00DC249D">
        <w:t xml:space="preserve"> fish of a single age</w:t>
      </w:r>
      <w:r>
        <w:t xml:space="preserve"> as the response variable, predicted by separate smoothers for year, latitude, and longitude, i.e.</w:t>
      </w:r>
      <w:commentRangeEnd w:id="56"/>
      <w:r w:rsidR="00B40541">
        <w:rPr>
          <w:rStyle w:val="CommentReference"/>
        </w:rPr>
        <w:commentReference w:id="56"/>
      </w:r>
    </w:p>
    <w:p w14:paraId="1AE6CBC9" w14:textId="749158D0"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del w:id="57" w:author="Christine Stawitz" w:date="2019-05-03T13:53:00Z">
                    <w:rPr>
                      <w:rFonts w:ascii="Cambria Math" w:hAnsi="Cambria Math"/>
                      <w:i/>
                      <w:iCs w:val="0"/>
                    </w:rPr>
                  </w:del>
                </m:ctrlPr>
              </m:sSubPr>
              <m:e>
                <m:r>
                  <w:del w:id="58" w:author="Christine Stawitz" w:date="2019-05-03T13:53:00Z">
                    <w:rPr>
                      <w:rFonts w:ascii="Cambria Math" w:hAnsi="Cambria Math"/>
                    </w:rPr>
                    <m:t>μ</m:t>
                  </w:del>
                </m:r>
              </m:e>
              <m:sub>
                <m:r>
                  <w:del w:id="59" w:author="Christine Stawitz" w:date="2019-05-03T13:53:00Z">
                    <w:rPr>
                      <w:rFonts w:ascii="Cambria Math" w:hAnsi="Cambria Math"/>
                    </w:rPr>
                    <m:t>t</m:t>
                  </w:del>
                </m:r>
              </m:sub>
            </m:sSub>
            <m:r>
              <w:ins w:id="60" w:author="Christine Stawitz" w:date="2019-05-03T13:53:00Z">
                <m:rPr>
                  <m:sty m:val="bi"/>
                </m:rPr>
                <w:rPr>
                  <w:rFonts w:ascii="Cambria Math" w:hAnsi="Cambria Math"/>
                </w:rPr>
                <m:t>E(Y)</m:t>
              </w:ins>
            </m:r>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3BC28F85" w:rsidR="00F502D0" w:rsidRPr="00BE53B7" w:rsidRDefault="00231872" w:rsidP="00825F33">
      <w:pPr>
        <w:spacing w:after="0" w:line="360" w:lineRule="auto"/>
      </w:pPr>
      <w:r>
        <w:t xml:space="preserve">where </w:t>
      </w:r>
      <w:del w:id="61" w:author="Christine Stawitz" w:date="2019-05-03T13:53:00Z">
        <w:r w:rsidDel="00C6409C">
          <w:delText>µ</w:delText>
        </w:r>
        <w:r w:rsidDel="00C6409C">
          <w:rPr>
            <w:vertAlign w:val="subscript"/>
          </w:rPr>
          <w:delText>t</w:delText>
        </w:r>
        <w:r w:rsidDel="00C6409C">
          <w:delText xml:space="preserve"> </w:delText>
        </w:r>
      </w:del>
      <w:ins w:id="62" w:author="Christine Stawitz" w:date="2019-05-03T13:53:00Z">
        <w:r w:rsidR="00C6409C" w:rsidRPr="00C30915">
          <w:rPr>
            <w:b/>
            <w:i/>
            <w:rPrChange w:id="63" w:author="Christine Stawitz" w:date="2019-05-03T13:54:00Z">
              <w:rPr/>
            </w:rPrChange>
          </w:rPr>
          <w:t>E(Y)</w:t>
        </w:r>
        <w:r w:rsidR="00C6409C">
          <w:t xml:space="preserve"> </w:t>
        </w:r>
      </w:ins>
      <w:r>
        <w:t xml:space="preserve">represents the expected mean of fish length, </w:t>
      </w:r>
      <w:moveToRangeStart w:id="64" w:author="Christine Stawitz" w:date="2019-05-03T13:56:00Z" w:name="move7784196"/>
      <w:moveTo w:id="65" w:author="Christine Stawitz" w:date="2019-05-03T13:56:00Z">
        <w:r w:rsidR="00C30915">
          <w:rPr>
            <w:i/>
          </w:rPr>
          <w:t>g</w:t>
        </w:r>
        <w:r w:rsidR="00C30915">
          <w:t xml:space="preserve"> is an invertible, monotonic function</w:t>
        </w:r>
      </w:moveTo>
      <w:ins w:id="66" w:author="Christine Stawitz" w:date="2019-05-03T13:56:00Z">
        <w:r w:rsidR="00C30915" w:rsidRPr="00C30915">
          <w:t xml:space="preserve"> </w:t>
        </w:r>
      </w:ins>
      <w:ins w:id="67" w:author="Christine Stawitz" w:date="2019-05-03T13:57:00Z">
        <w:r w:rsidR="00C30915">
          <w:t>(such as</w:t>
        </w:r>
      </w:ins>
      <w:ins w:id="68" w:author="Christine Stawitz" w:date="2019-05-03T13:56:00Z">
        <w:r w:rsidR="00C30915">
          <w:t xml:space="preserve"> the natural logarithm</w:t>
        </w:r>
      </w:ins>
      <w:ins w:id="69" w:author="Christine Stawitz" w:date="2019-05-03T13:57:00Z">
        <w:r w:rsidR="00C30915">
          <w:t>)</w:t>
        </w:r>
      </w:ins>
      <w:moveTo w:id="70" w:author="Christine Stawitz" w:date="2019-05-03T13:56:00Z">
        <w:r w:rsidR="00C30915">
          <w:t xml:space="preserve"> that enables mapping from the response scale to the scale of the linear predictor, </w:t>
        </w:r>
        <w:del w:id="71" w:author="Christine Stawitz" w:date="2019-05-03T13:56:00Z">
          <w:r w:rsidR="00C30915" w:rsidDel="00C30915">
            <w:delText>such as the natural logarithm.</w:delText>
          </w:r>
        </w:del>
      </w:moveTo>
      <w:moveToRangeEnd w:id="64"/>
      <w:del w:id="72" w:author="Christine Stawitz" w:date="2019-05-03T13:56:00Z">
        <w:r w:rsidDel="00C30915">
          <w:delText xml:space="preserve">which is a random variable of which we have </w:delText>
        </w:r>
        <w:r w:rsidDel="00C30915">
          <w:rPr>
            <w:i/>
          </w:rPr>
          <w:delText>t</w:delText>
        </w:r>
        <w:r w:rsidDel="00C30915">
          <w:delText xml:space="preserve"> observations</w:delText>
        </w:r>
      </w:del>
      <w:ins w:id="73" w:author="Christine Stawitz" w:date="2019-05-03T13:39:00Z">
        <w:r w:rsidR="00837488">
          <w:t>and</w:t>
        </w:r>
      </w:ins>
      <w:del w:id="74" w:author="Christine Stawitz" w:date="2019-05-03T13:38:00Z">
        <w:r w:rsidDel="00837488">
          <w:delText>;</w:delText>
        </w:r>
      </w:del>
      <w:r>
        <w:t xml:space="preserve"> the </w:t>
      </w:r>
      <w:del w:id="75" w:author="Christine Stawitz" w:date="2019-05-03T13:38:00Z">
        <w:r w:rsidDel="00837488">
          <w:delText xml:space="preserve">linear </w:delText>
        </w:r>
      </w:del>
      <w:ins w:id="76" w:author="Christine Stawitz" w:date="2019-05-03T13:38:00Z">
        <w:r w:rsidR="00837488">
          <w:t xml:space="preserve">additive </w:t>
        </w:r>
      </w:ins>
      <w:r>
        <w:t>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which are smooth</w:t>
      </w:r>
      <w:ins w:id="77" w:author="Christine Stawitz" w:date="2019-05-03T13:57:00Z">
        <w:r w:rsidR="00C30915">
          <w:t>ed</w:t>
        </w:r>
      </w:ins>
      <w:r>
        <w:t xml:space="preserve"> </w:t>
      </w:r>
      <w:ins w:id="78" w:author="Christine Stawitz" w:date="2019-05-03T13:57:00Z">
        <w:r w:rsidR="00C30915">
          <w:t xml:space="preserve">by </w:t>
        </w:r>
      </w:ins>
      <w:r>
        <w:t>function</w:t>
      </w:r>
      <w:del w:id="79" w:author="Christine Stawitz" w:date="2019-05-03T13:58:00Z">
        <w:r w:rsidDel="00C30915">
          <w:delText>s</w:delText>
        </w:r>
      </w:del>
      <w:ins w:id="80" w:author="Christine Stawitz" w:date="2019-05-03T13:57:00Z">
        <w:r w:rsidR="00C30915">
          <w:t xml:space="preserve"> </w:t>
        </w:r>
        <w:commentRangeStart w:id="81"/>
        <w:r w:rsidR="00C30915" w:rsidRPr="00C30915">
          <w:rPr>
            <w:i/>
            <w:rPrChange w:id="82" w:author="Christine Stawitz" w:date="2019-05-03T13:57:00Z">
              <w:rPr/>
            </w:rPrChange>
          </w:rPr>
          <w:t>f</w:t>
        </w:r>
        <w:commentRangeEnd w:id="81"/>
        <w:r w:rsidR="00C30915">
          <w:rPr>
            <w:rStyle w:val="CommentReference"/>
          </w:rPr>
          <w:commentReference w:id="81"/>
        </w:r>
      </w:ins>
      <w:r>
        <w:t xml:space="preserve">. </w:t>
      </w:r>
      <w:ins w:id="83" w:author="Christine Stawitz" w:date="2019-05-03T13:41:00Z">
        <w:r w:rsidR="00837488">
          <w:t xml:space="preserve">The effects of </w:t>
        </w:r>
      </w:ins>
      <w:del w:id="84" w:author="Christine Stawitz" w:date="2019-05-03T13:41:00Z">
        <w:r w:rsidDel="00837488">
          <w:delText>L</w:delText>
        </w:r>
      </w:del>
      <w:ins w:id="85" w:author="Christine Stawitz" w:date="2019-05-03T13:41:00Z">
        <w:r w:rsidR="00837488">
          <w:t>l</w:t>
        </w:r>
      </w:ins>
      <w:r>
        <w:t xml:space="preserve">atitude and longitude </w:t>
      </w:r>
      <w:ins w:id="86" w:author="Christine Stawitz" w:date="2019-05-03T13:41:00Z">
        <w:r w:rsidR="00837488">
          <w:t xml:space="preserve">on expected size-at-age </w:t>
        </w:r>
      </w:ins>
      <w:r>
        <w:t xml:space="preserve">are </w:t>
      </w:r>
      <w:del w:id="87" w:author="Christine Stawitz" w:date="2019-05-03T13:40:00Z">
        <w:r w:rsidDel="00837488">
          <w:delText xml:space="preserve">fit </w:delText>
        </w:r>
      </w:del>
      <w:ins w:id="88" w:author="Christine Stawitz" w:date="2019-05-03T13:40:00Z">
        <w:r w:rsidR="00837488">
          <w:t xml:space="preserve">estimated </w:t>
        </w:r>
      </w:ins>
      <w:r>
        <w:t xml:space="preserve">as separate smoothers </w:t>
      </w:r>
      <w:commentRangeStart w:id="89"/>
      <w:commentRangeStart w:id="90"/>
      <w:commentRangeStart w:id="91"/>
      <w:r>
        <w:t xml:space="preserve">as the estimation of derivatives for a two-dimensional spline, and inference thereof, </w:t>
      </w:r>
      <w:r w:rsidRPr="006A59E8">
        <w:t>is too complex for the present application</w:t>
      </w:r>
      <w:r>
        <w:t xml:space="preserve">. </w:t>
      </w:r>
      <w:commentRangeEnd w:id="89"/>
      <w:r w:rsidR="00837488">
        <w:rPr>
          <w:rStyle w:val="CommentReference"/>
        </w:rPr>
        <w:commentReference w:id="89"/>
      </w:r>
      <w:commentRangeEnd w:id="90"/>
      <w:r w:rsidR="00837488">
        <w:rPr>
          <w:rStyle w:val="CommentReference"/>
        </w:rPr>
        <w:commentReference w:id="90"/>
      </w:r>
      <w:commentRangeEnd w:id="91"/>
      <w:r w:rsidR="00837488">
        <w:rPr>
          <w:rStyle w:val="CommentReference"/>
        </w:rPr>
        <w:commentReference w:id="91"/>
      </w:r>
      <w:moveFromRangeStart w:id="92" w:author="Christine Stawitz" w:date="2019-05-03T13:56:00Z" w:name="move7784196"/>
      <w:moveFrom w:id="93" w:author="Christine Stawitz" w:date="2019-05-03T13:56:00Z">
        <w:r w:rsidR="00F502D0" w:rsidDel="00C30915">
          <w:rPr>
            <w:i/>
          </w:rPr>
          <w:t>g</w:t>
        </w:r>
        <w:r w:rsidR="00F502D0" w:rsidDel="00C30915">
          <w:t xml:space="preserve"> is an invertible, monotonic </w:t>
        </w:r>
        <w:r w:rsidR="004D0927" w:rsidDel="00C30915">
          <w:t>function that</w:t>
        </w:r>
        <w:r w:rsidR="00C2617A" w:rsidDel="00C30915">
          <w:t xml:space="preserve"> </w:t>
        </w:r>
        <w:r w:rsidR="00F502D0" w:rsidDel="00C30915">
          <w:t xml:space="preserve">enables mapping from the response scale to the scale of the linear predictor, such as the natural logarithm. </w:t>
        </w:r>
      </w:moveFrom>
      <w:moveFromRangeEnd w:id="92"/>
      <w:commentRangeStart w:id="94"/>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w:t>
      </w:r>
      <w:commentRangeStart w:id="95"/>
      <w:r w:rsidR="008E6D3E" w:rsidRPr="00B03F3F">
        <w:t>fish</w:t>
      </w:r>
      <w:commentRangeEnd w:id="95"/>
      <w:r w:rsidR="00C30915">
        <w:rPr>
          <w:rStyle w:val="CommentReference"/>
        </w:rPr>
        <w:commentReference w:id="95"/>
      </w:r>
      <w:r w:rsidR="008E6D3E" w:rsidRPr="00B03F3F">
        <w:t xml:space="preserve"> of age six (thus precluding the need to control for age or sex).</w:t>
      </w:r>
      <w:commentRangeEnd w:id="94"/>
      <w:r w:rsidR="00C56964">
        <w:rPr>
          <w:rStyle w:val="CommentReference"/>
        </w:rPr>
        <w:commentReference w:id="94"/>
      </w:r>
    </w:p>
    <w:p w14:paraId="2DD9C96B" w14:textId="284A49BA" w:rsidR="00064049" w:rsidRDefault="00064049" w:rsidP="00825F33">
      <w:pPr>
        <w:spacing w:before="240" w:after="0" w:line="360" w:lineRule="auto"/>
      </w:pPr>
      <w:r>
        <w:t xml:space="preserve">The first derivatives of the </w:t>
      </w:r>
      <w:commentRangeStart w:id="96"/>
      <w:r>
        <w:t xml:space="preserve">GAM </w:t>
      </w:r>
      <w:commentRangeEnd w:id="96"/>
      <w:r w:rsidR="00C30915">
        <w:rPr>
          <w:rStyle w:val="CommentReference"/>
        </w:rPr>
        <w:commentReference w:id="96"/>
      </w:r>
      <w:r>
        <w:t>with respect to latitude</w:t>
      </w:r>
      <w:r w:rsidR="00A75AC1">
        <w:t xml:space="preserve">, </w:t>
      </w:r>
      <w:r>
        <w:t xml:space="preserve">longitude </w:t>
      </w:r>
      <w:r w:rsidR="00A75AC1">
        <w:t xml:space="preserve">and year </w:t>
      </w:r>
      <w:r>
        <w:t xml:space="preserve">are evaluated to identify </w:t>
      </w:r>
      <w:commentRangeStart w:id="97"/>
      <w:r>
        <w:t xml:space="preserve">areas </w:t>
      </w:r>
      <w:r w:rsidR="00424B2D">
        <w:t xml:space="preserve">or periods </w:t>
      </w:r>
      <w:commentRangeEnd w:id="97"/>
      <w:r w:rsidR="00C30915">
        <w:rPr>
          <w:rStyle w:val="CommentReference"/>
        </w:rPr>
        <w:commentReference w:id="97"/>
      </w:r>
      <w:r w:rsidR="00424B2D">
        <w:t>(breakpoints)</w:t>
      </w:r>
      <w:del w:id="98" w:author="Melissa Haltuch" w:date="2019-04-12T10:26:00Z">
        <w:r w:rsidR="00424B2D" w:rsidDel="00C56964">
          <w:delText xml:space="preserve"> </w:delText>
        </w:r>
      </w:del>
      <w:r w:rsidR="00424B2D">
        <w:t xml:space="preserve"> between which</w:t>
      </w:r>
      <w:r>
        <w:t xml:space="preserve"> </w:t>
      </w:r>
      <w:r w:rsidR="00424B2D">
        <w:t>we anticipate</w:t>
      </w:r>
      <w:r>
        <w:t xml:space="preserve"> change</w:t>
      </w:r>
      <w:r w:rsidR="00424B2D">
        <w:t>s</w:t>
      </w:r>
      <w:r>
        <w:t xml:space="preserve"> in fish </w:t>
      </w:r>
      <w:commentRangeStart w:id="99"/>
      <w:r>
        <w:t>size</w:t>
      </w:r>
      <w:r w:rsidR="00424B2D">
        <w:t xml:space="preserve"> at age</w:t>
      </w:r>
      <w:commentRangeEnd w:id="99"/>
      <w:r w:rsidR="00C56964">
        <w:rPr>
          <w:rStyle w:val="CommentReference"/>
        </w:rPr>
        <w:commentReference w:id="99"/>
      </w:r>
      <w:r w:rsidR="00424B2D">
        <w:t>;</w:t>
      </w:r>
      <w:r>
        <w:t xml:space="preserve"> which is taken </w:t>
      </w:r>
      <w:commentRangeStart w:id="100"/>
      <w:r>
        <w:t xml:space="preserve">as a proxy for </w:t>
      </w:r>
      <w:r w:rsidR="00E62438">
        <w:t>spatiotemporal variation</w:t>
      </w:r>
      <w:r>
        <w:t xml:space="preserve"> in fish growth</w:t>
      </w:r>
      <w:commentRangeEnd w:id="100"/>
      <w:r w:rsidR="00C30915">
        <w:rPr>
          <w:rStyle w:val="CommentReference"/>
        </w:rPr>
        <w:commentReference w:id="100"/>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w:t>
      </w:r>
      <w:commentRangeStart w:id="101"/>
      <w:r>
        <w:t xml:space="preserve">GAM function. </w:t>
      </w:r>
      <w:commentRangeEnd w:id="101"/>
      <w:r w:rsidR="00C30915">
        <w:rPr>
          <w:rStyle w:val="CommentReference"/>
        </w:rPr>
        <w:commentReference w:id="101"/>
      </w:r>
      <w:r>
        <w:t xml:space="preserve">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6F0CF014"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w:commentRangeStart w:id="102"/>
      <m:oMath>
        <m:sSub>
          <m:sSubPr>
            <m:ctrlPr>
              <w:ins w:id="103" w:author="Christine Stawitz" w:date="2019-05-03T14:04:00Z">
                <w:rPr>
                  <w:rFonts w:ascii="Cambria Math" w:hAnsi="Cambria Math"/>
                  <w:i/>
                  <w:sz w:val="32"/>
                  <w:szCs w:val="32"/>
                </w:rPr>
              </w:ins>
            </m:ctrlPr>
          </m:sSubPr>
          <m:e>
            <m:r>
              <w:ins w:id="104" w:author="Christine Stawitz" w:date="2019-05-03T14:04:00Z">
                <w:rPr>
                  <w:rFonts w:ascii="Cambria Math" w:hAnsi="Cambria Math"/>
                  <w:sz w:val="32"/>
                  <w:szCs w:val="32"/>
                </w:rPr>
                <m:t>G</m:t>
              </w:ins>
            </m:r>
          </m:e>
          <m:sub>
            <m:r>
              <w:ins w:id="105" w:author="Christine Stawitz" w:date="2019-05-03T14:04:00Z">
                <w:rPr>
                  <w:rFonts w:ascii="Cambria Math" w:hAnsi="Cambria Math"/>
                  <w:sz w:val="32"/>
                  <w:szCs w:val="32"/>
                </w:rPr>
                <m:t>t</m:t>
              </w:ins>
            </m:r>
          </m:sub>
        </m:sSub>
        <m:r>
          <w:ins w:id="106" w:author="Christine Stawitz" w:date="2019-05-03T14:04:00Z">
            <w:rPr>
              <w:rFonts w:ascii="Cambria Math" w:hAnsi="Cambria Math"/>
              <w:sz w:val="32"/>
              <w:szCs w:val="32"/>
            </w:rPr>
            <m:t xml:space="preserve">= </m:t>
          </w:ins>
        </m:r>
        <w:commentRangeEnd w:id="102"/>
        <m:r>
          <w:ins w:id="107" w:author="Christine Stawitz" w:date="2019-05-03T14:05:00Z">
            <m:rPr>
              <m:sty m:val="p"/>
            </m:rPr>
            <w:rPr>
              <w:rStyle w:val="CommentReference"/>
              <w:iCs w:val="0"/>
            </w:rPr>
            <w:commentReference w:id="102"/>
          </w:ins>
        </m:r>
        <w:commentRangeStart w:id="108"/>
        <m:sSub>
          <m:sSubPr>
            <m:ctrlPr>
              <w:del w:id="109" w:author="Christine Stawitz" w:date="2019-05-03T14:04:00Z">
                <w:rPr>
                  <w:rFonts w:ascii="Cambria Math" w:hAnsi="Cambria Math"/>
                  <w:b/>
                  <w:i/>
                  <w:sz w:val="32"/>
                  <w:szCs w:val="32"/>
                </w:rPr>
              </w:del>
            </m:ctrlPr>
          </m:sSubPr>
          <m:e>
            <m:r>
              <w:del w:id="110" w:author="Christine Stawitz" w:date="2019-05-03T14:04:00Z">
                <m:rPr>
                  <m:sty m:val="bi"/>
                </m:rPr>
                <w:rPr>
                  <w:rFonts w:ascii="Cambria Math" w:hAnsi="Cambria Math"/>
                  <w:sz w:val="32"/>
                  <w:szCs w:val="32"/>
                </w:rPr>
                <m:t>G</m:t>
              </w:del>
            </m:r>
          </m:e>
          <m:sub>
            <m:r>
              <w:del w:id="111" w:author="Christine Stawitz" w:date="2019-05-03T14:03:00Z">
                <m:rPr>
                  <m:sty m:val="bi"/>
                </m:rPr>
                <w:rPr>
                  <w:rFonts w:ascii="Cambria Math" w:hAnsi="Cambria Math"/>
                  <w:sz w:val="32"/>
                  <w:szCs w:val="32"/>
                </w:rPr>
                <m:t>t</m:t>
              </w:del>
            </m:r>
          </m:sub>
        </m:sSub>
        <w:commentRangeEnd w:id="108"/>
        <m:r>
          <m:rPr>
            <m:sty m:val="p"/>
          </m:rPr>
          <w:rPr>
            <w:rStyle w:val="CommentReference"/>
            <w:iCs w:val="0"/>
          </w:rPr>
          <w:commentReference w:id="108"/>
        </m:r>
        <m:r>
          <w:del w:id="112" w:author="Christine Stawitz" w:date="2019-05-03T14:04:00Z">
            <w:rPr>
              <w:rFonts w:ascii="Cambria Math" w:hAnsi="Cambria Math"/>
              <w:sz w:val="32"/>
              <w:szCs w:val="32"/>
            </w:rPr>
            <m:t>=</m:t>
          </w:del>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067C19FB"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del w:id="113" w:author="Christine Stawitz" w:date="2019-05-03T14:06:00Z">
        <w:r w:rsidDel="00B40541">
          <w:delText>, defined by the user as</w:delText>
        </w:r>
      </w:del>
      <w:ins w:id="114" w:author="Christine Stawitz" w:date="2019-05-03T14:06:00Z">
        <w:r w:rsidR="00B40541">
          <w:t xml:space="preserve">, where </w:t>
        </w:r>
      </w:ins>
      <w:r>
        <w:t xml:space="preserve"> </w:t>
      </w:r>
      <m:oMath>
        <m:sSub>
          <m:sSubPr>
            <m:ctrlPr>
              <w:ins w:id="115" w:author="Christine Stawitz" w:date="2019-05-03T14:06:00Z">
                <w:rPr>
                  <w:rFonts w:ascii="Cambria Math" w:hAnsi="Cambria Math"/>
                  <w:i/>
                </w:rPr>
              </w:ins>
            </m:ctrlPr>
          </m:sSubPr>
          <m:e>
            <m:sSup>
              <m:sSupPr>
                <m:ctrlPr>
                  <w:ins w:id="116" w:author="Christine Stawitz" w:date="2019-05-03T14:06:00Z">
                    <w:rPr>
                      <w:rFonts w:ascii="Cambria Math" w:hAnsi="Cambria Math"/>
                      <w:i/>
                    </w:rPr>
                  </w:ins>
                </m:ctrlPr>
              </m:sSupPr>
              <m:e>
                <m:r>
                  <w:ins w:id="117" w:author="Christine Stawitz" w:date="2019-05-03T14:06:00Z">
                    <w:rPr>
                      <w:rFonts w:ascii="Cambria Math" w:hAnsi="Cambria Math"/>
                    </w:rPr>
                    <m:t>s</m:t>
                  </w:ins>
                </m:r>
              </m:e>
              <m:sup>
                <m:r>
                  <w:ins w:id="118" w:author="Christine Stawitz" w:date="2019-05-03T14:06:00Z">
                    <w:rPr>
                      <w:rFonts w:ascii="Cambria Math" w:hAnsi="Cambria Math"/>
                    </w:rPr>
                    <m:t>'</m:t>
                  </w:ins>
                </m:r>
              </m:sup>
            </m:sSup>
          </m:e>
          <m:sub>
            <m:r>
              <w:ins w:id="119" w:author="Christine Stawitz" w:date="2019-05-03T14:06:00Z">
                <w:rPr>
                  <w:rFonts w:ascii="Cambria Math" w:hAnsi="Cambria Math"/>
                </w:rPr>
                <m:t>t</m:t>
              </w:ins>
            </m:r>
          </m:sub>
        </m:sSub>
        <m:r>
          <w:ins w:id="120" w:author="Christine Stawitz" w:date="2019-05-03T14:06:00Z">
            <w:rPr>
              <w:rFonts w:ascii="Cambria Math" w:hAnsi="Cambria Math"/>
            </w:rPr>
            <m:t>=</m:t>
          </w:ins>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w:ins w:id="121" w:author="Christine Stawitz" w:date="2019-05-03T14:06:00Z">
        <w:r w:rsidR="00B40541">
          <w:t>and</w:t>
        </w:r>
        <m:oMath>
          <m:r>
            <w:rPr>
              <w:rFonts w:ascii="Cambria Math" w:hAnsi="Cambria Math"/>
            </w:rPr>
            <m:t xml:space="preserve"> </m:t>
          </m:r>
        </m:oMath>
      </w:ins>
      <w:del w:id="122" w:author="Christine Stawitz" w:date="2019-05-03T14:06:00Z">
        <w:r w:rsidDel="00B40541">
          <w:delText>(</w:delText>
        </w:r>
      </w:del>
      <m:oMath>
        <m:r>
          <w:rPr>
            <w:rFonts w:ascii="Cambria Math" w:hAnsi="Cambria Math"/>
          </w:rPr>
          <m:t>ε</m:t>
        </m:r>
      </m:oMath>
      <w:r>
        <w:rPr>
          <w:rFonts w:eastAsiaTheme="minorEastAsia"/>
        </w:rPr>
        <w:t xml:space="preserve"> = 0.001 in this analysis</w:t>
      </w:r>
      <w:ins w:id="123" w:author="Christine Stawitz" w:date="2019-05-03T14:06:00Z">
        <w:r w:rsidR="00B40541">
          <w:rPr>
            <w:rFonts w:eastAsiaTheme="minorEastAsia"/>
          </w:rPr>
          <w:t>,</w:t>
        </w:r>
      </w:ins>
      <w:del w:id="124" w:author="Christine Stawitz" w:date="2019-05-03T14:06:00Z">
        <w:r w:rsidDel="00B40541">
          <w:rPr>
            <w:rFonts w:eastAsiaTheme="minorEastAsia"/>
          </w:rPr>
          <w:delText>)</w:delText>
        </w:r>
      </w:del>
      <w:r w:rsidRPr="00C2617A">
        <w:t xml:space="preserve"> </w:t>
      </w:r>
      <w:r>
        <w:t xml:space="preserve">with other effects (year, longitude) held constant. </w:t>
      </w:r>
      <w:r w:rsidR="000B4A0E">
        <w:t>Therefore,</w:t>
      </w:r>
      <w:r>
        <w:t xml:space="preserve"> the numerator</w:t>
      </w:r>
      <w:ins w:id="125" w:author="Christine Stawitz" w:date="2019-05-03T14:06:00Z">
        <w:r w:rsidR="00B40541">
          <w:t>s</w:t>
        </w:r>
      </w:ins>
      <w:r>
        <w:t xml:space="preserve"> of</w:t>
      </w:r>
      <w:ins w:id="126" w:author="Christine Stawitz" w:date="2019-05-03T14:06:00Z">
        <w:r w:rsidR="00B40541">
          <w:t xml:space="preserve"> the elements of</w:t>
        </w:r>
      </w:ins>
      <w:r>
        <w:t xml:space="preserve"> </w:t>
      </w:r>
      <w:r>
        <w:rPr>
          <w:b/>
          <w:u w:val="single"/>
        </w:rPr>
        <w:t>G</w:t>
      </w:r>
      <w:r>
        <w:t xml:space="preserve"> </w:t>
      </w:r>
      <w:ins w:id="127" w:author="Christine Stawitz" w:date="2019-05-03T14:06:00Z">
        <w:r w:rsidR="00B40541">
          <w:t>are</w:t>
        </w:r>
      </w:ins>
      <w:del w:id="128" w:author="Christine Stawitz" w:date="2019-05-03T14:06:00Z">
        <w:r w:rsidDel="00B40541">
          <w:delText>is</w:delText>
        </w:r>
      </w:del>
      <w:r>
        <w:t xml:space="preserve"> the difference</w:t>
      </w:r>
      <w:ins w:id="129" w:author="Christine Stawitz" w:date="2019-05-03T14:06:00Z">
        <w:r w:rsidR="00B40541">
          <w:t>s</w:t>
        </w:r>
      </w:ins>
      <w:r>
        <w:t xml:space="preserv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130"/>
      <w:r w:rsidR="00F502D0">
        <w:t xml:space="preserve">Vector </w:t>
      </w:r>
      <w:r w:rsidR="00F502D0" w:rsidRPr="0085796C">
        <w:rPr>
          <w:b/>
          <w:u w:val="single"/>
        </w:rPr>
        <w:t>G</w:t>
      </w:r>
      <w:r w:rsidR="00F502D0">
        <w:t xml:space="preserve"> is of the same length of the observed dataset.</w:t>
      </w:r>
      <w:commentRangeEnd w:id="130"/>
      <w:r w:rsidR="00B40541">
        <w:rPr>
          <w:rStyle w:val="CommentReference"/>
        </w:rPr>
        <w:commentReference w:id="130"/>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3049B3AC"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i/>
                    <w:sz w:val="32"/>
                    <w:szCs w:val="32"/>
                    <w:rPrChange w:id="131" w:author="Christine Stawitz" w:date="2019-05-03T14:09:00Z">
                      <w:rPr>
                        <w:rFonts w:ascii="Cambria Math" w:hAnsi="Cambria Math"/>
                        <w:b/>
                        <w:i/>
                        <w:sz w:val="32"/>
                        <w:szCs w:val="32"/>
                      </w:rPr>
                    </w:rPrChange>
                  </w:rPr>
                </m:ctrlPr>
              </m:sSubPr>
              <m:e>
                <m:r>
                  <w:rPr>
                    <w:rFonts w:ascii="Cambria Math" w:hAnsi="Cambria Math"/>
                    <w:sz w:val="32"/>
                    <w:szCs w:val="32"/>
                    <w:rPrChange w:id="132" w:author="Christine Stawitz" w:date="2019-05-03T14:09:00Z">
                      <w:rPr>
                        <w:rFonts w:ascii="Cambria Math" w:hAnsi="Cambria Math"/>
                        <w:sz w:val="32"/>
                        <w:szCs w:val="32"/>
                      </w:rPr>
                    </w:rPrChange>
                  </w:rPr>
                  <m:t>G</m:t>
                </m:r>
              </m:e>
              <m:sub>
                <m:r>
                  <w:rPr>
                    <w:rFonts w:ascii="Cambria Math" w:hAnsi="Cambria Math"/>
                    <w:sz w:val="32"/>
                    <w:szCs w:val="32"/>
                    <w:rPrChange w:id="133" w:author="Christine Stawitz" w:date="2019-05-03T14:09:00Z">
                      <w:rPr>
                        <w:rFonts w:ascii="Cambria Math" w:hAnsi="Cambria Math"/>
                        <w:sz w:val="32"/>
                        <w:szCs w:val="32"/>
                      </w:rPr>
                    </w:rPrChange>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53EBE1D1" w:rsidR="00F502D0" w:rsidRDefault="00B67BB0" w:rsidP="00825F33">
      <w:pPr>
        <w:spacing w:after="0" w:line="360" w:lineRule="auto"/>
      </w:pPr>
      <w:r>
        <w:t xml:space="preserve">where </w:t>
      </w:r>
      <w:r>
        <w:rPr>
          <w:b/>
        </w:rPr>
        <w:t xml:space="preserve">V </w:t>
      </w:r>
      <w:r>
        <w:t xml:space="preserve">is a </w:t>
      </w:r>
      <w:commentRangeStart w:id="134"/>
      <w:r>
        <w:t xml:space="preserve">1x1 covariance matrix </w:t>
      </w:r>
      <w:commentRangeEnd w:id="134"/>
      <w:r w:rsidR="00B40541">
        <w:rPr>
          <w:rStyle w:val="CommentReference"/>
        </w:rPr>
        <w:commentReference w:id="134"/>
      </w:r>
      <w:r>
        <w:t xml:space="preserve">for each of parameters of the current GAM spline (typically just one); the square root provides the standard error for each derivative estimate of the spline. </w:t>
      </w:r>
      <w:bookmarkStart w:id="135" w:name="_Hlk3457523"/>
      <w:bookmarkStart w:id="136" w:name="_Hlk2063522"/>
      <w:r w:rsidR="005E0FFF">
        <w:t>These steps are then repeated for years and longitudes</w:t>
      </w:r>
      <w:bookmarkEnd w:id="135"/>
      <w:r w:rsidR="005E0FFF">
        <w:t xml:space="preserve"> for the data set at hand. For each parameter, we identify </w:t>
      </w:r>
      <w:del w:id="137" w:author="Christine Stawitz" w:date="2019-05-03T14:13:00Z">
        <w:r w:rsidR="005E0FFF" w:rsidDel="00B40541">
          <w:delText xml:space="preserve">where </w:delText>
        </w:r>
      </w:del>
      <w:ins w:id="138" w:author="Christine Stawitz" w:date="2019-05-03T14:13:00Z">
        <w:r w:rsidR="00B40541">
          <w:t>a</w:t>
        </w:r>
      </w:ins>
      <w:ins w:id="139" w:author="Christine Stawitz" w:date="2019-05-03T14:14:00Z">
        <w:r w:rsidR="00B40541">
          <w:t>t which covariate value (i.e. latitude)</w:t>
        </w:r>
      </w:ins>
      <w:ins w:id="140" w:author="Christine Stawitz" w:date="2019-05-03T14:13:00Z">
        <w:r w:rsidR="00B40541">
          <w:t xml:space="preserve"> </w:t>
        </w:r>
      </w:ins>
      <w:r w:rsidR="005E0FFF">
        <w:t xml:space="preserve">the maximum absolute value of the first derivative is </w:t>
      </w:r>
      <w:r w:rsidR="000B4A0E">
        <w:t>obtained;</w:t>
      </w:r>
      <w:r w:rsidR="00615029">
        <w:t xml:space="preserve"> this is </w:t>
      </w:r>
      <w:commentRangeStart w:id="141"/>
      <w:r w:rsidR="00615029">
        <w:t xml:space="preserve">rounded to the nearest integer </w:t>
      </w:r>
      <w:commentRangeEnd w:id="141"/>
      <w:r w:rsidR="00B40541">
        <w:rPr>
          <w:rStyle w:val="CommentReference"/>
        </w:rPr>
        <w:commentReference w:id="141"/>
      </w:r>
      <w:r w:rsidR="00615029">
        <w:t xml:space="preserve">and defined as the “breakpoint” </w:t>
      </w:r>
      <w:del w:id="142" w:author="Christine Stawitz" w:date="2019-05-03T14:14:00Z">
        <w:r w:rsidR="00615029" w:rsidDel="00B40541">
          <w:delText>as long as</w:delText>
        </w:r>
      </w:del>
      <w:ins w:id="143" w:author="Christine Stawitz" w:date="2019-05-03T14:14:00Z">
        <w:r w:rsidR="00B40541">
          <w:t>if</w:t>
        </w:r>
      </w:ins>
      <w:r w:rsidR="00615029">
        <w:t xml:space="preserve"> its 95% confidence interval does not include zero</w:t>
      </w:r>
      <w:r w:rsidR="00F502D0">
        <w:t xml:space="preserve">. </w:t>
      </w:r>
      <w:bookmarkEnd w:id="136"/>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w:t>
      </w:r>
      <w:del w:id="144" w:author="Christine Stawitz" w:date="2019-05-03T14:16:00Z">
        <w:r w:rsidR="003368A1" w:rsidDel="006F2E58">
          <w:delText xml:space="preserve">re-aggregated </w:delText>
        </w:r>
        <w:r w:rsidR="00F502D0" w:rsidDel="006F2E58">
          <w:delText>to match</w:delText>
        </w:r>
      </w:del>
      <w:ins w:id="145" w:author="Christine Stawitz" w:date="2019-05-03T14:16:00Z">
        <w:r w:rsidR="006F2E58">
          <w:t xml:space="preserve">aggregated to create unique </w:t>
        </w:r>
      </w:ins>
      <w:ins w:id="146" w:author="Christine Stawitz" w:date="2019-05-03T14:20:00Z">
        <w:r w:rsidR="006F2E58">
          <w:t xml:space="preserve">length-at-age(?) </w:t>
        </w:r>
      </w:ins>
      <w:ins w:id="147" w:author="Christine Stawitz" w:date="2019-05-03T14:16:00Z">
        <w:r w:rsidR="006F2E58">
          <w:t>data sets between each of</w:t>
        </w:r>
      </w:ins>
      <w:r w:rsidR="00F502D0">
        <w:t xml:space="preserve"> the</w:t>
      </w:r>
      <w:r w:rsidR="003368A1">
        <w:t xml:space="preserve"> </w:t>
      </w:r>
      <w:r w:rsidR="00F502D0">
        <w:t>breakpoints</w:t>
      </w:r>
      <w:ins w:id="148" w:author="Christine Stawitz" w:date="2019-05-03T14:16:00Z">
        <w:r w:rsidR="006F2E58">
          <w:t>.</w:t>
        </w:r>
      </w:ins>
      <w:r w:rsidR="00F502D0">
        <w:t xml:space="preserve"> </w:t>
      </w:r>
      <w:ins w:id="149" w:author="Christine Stawitz" w:date="2019-05-03T14:16:00Z">
        <w:r w:rsidR="006F2E58">
          <w:t xml:space="preserve">For each of these new aggregated data sets, </w:t>
        </w:r>
      </w:ins>
      <w:del w:id="150" w:author="Christine Stawitz" w:date="2019-05-03T14:16:00Z">
        <w:r w:rsidR="00F502D0" w:rsidDel="006F2E58">
          <w:delText xml:space="preserve">and </w:delText>
        </w:r>
      </w:del>
      <w:r w:rsidR="00F502D0">
        <w:t>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ins w:id="151" w:author="Christine Stawitz" w:date="2019-05-03T14:23:00Z">
        <w:r w:rsidR="006F2E58">
          <w:t xml:space="preserve"> a</w:t>
        </w:r>
      </w:ins>
      <w:del w:id="152" w:author="Christine Stawitz" w:date="2019-05-03T14:23:00Z">
        <w:r w:rsidR="00F502D0" w:rsidDel="006F2E58">
          <w:delText xml:space="preserve"> </w:delText>
        </w:r>
      </w:del>
      <w:ins w:id="153" w:author="Christine Stawitz" w:date="2019-05-03T14:23:00Z">
        <w:r w:rsidR="006F2E58">
          <w:t xml:space="preserve">re </w:t>
        </w:r>
      </w:ins>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w:t>
      </w:r>
      <m:oMath>
        <m:r>
          <w:ins w:id="154" w:author="Christine Stawitz" w:date="2019-05-03T14:18:00Z">
            <m:rPr>
              <m:sty m:val="p"/>
            </m:rPr>
            <w:rPr>
              <w:rFonts w:ascii="Cambria Math" w:hAnsi="Cambria Math"/>
            </w:rPr>
            <m:t>σ</m:t>
          </w:ins>
        </m:r>
      </m:oMath>
      <w:ins w:id="155" w:author="Christine Stawitz" w:date="2019-05-03T14:18:00Z">
        <w:r w:rsidR="006F2E58">
          <w:rPr>
            <w:rFonts w:eastAsiaTheme="minorEastAsia"/>
            <w:vertAlign w:val="superscript"/>
          </w:rPr>
          <w:t>2</w:t>
        </w:r>
      </w:ins>
      <w:del w:id="156" w:author="Christine Stawitz" w:date="2019-05-03T14:18:00Z">
        <w:r w:rsidR="00F502D0" w:rsidRPr="004906F5" w:rsidDel="006F2E58">
          <w:rPr>
            <w:rFonts w:eastAsiaTheme="minorEastAsia"/>
          </w:rPr>
          <w:delText>σ</w:delText>
        </w:r>
      </w:del>
      <w:r w:rsidR="00F502D0">
        <w:t xml:space="preserve">. </w:t>
      </w:r>
    </w:p>
    <w:p w14:paraId="5034D09B" w14:textId="789F4707" w:rsidR="00F502D0" w:rsidRPr="00E022D1" w:rsidRDefault="00F502D0" w:rsidP="00825F33">
      <w:pPr>
        <w:spacing w:before="120" w:after="120" w:line="360" w:lineRule="auto"/>
        <w:rPr>
          <w:rFonts w:eastAsiaTheme="minorEastAsia"/>
        </w:rPr>
      </w:pPr>
      <w:bookmarkStart w:id="157"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157"/>
      <w:r>
        <w:t xml:space="preserve"> </w:t>
      </w:r>
      <m:oMath>
        <m:acc>
          <m:accPr>
            <m:ctrlPr>
              <w:del w:id="158" w:author="Christine Stawitz" w:date="2019-05-03T14:19:00Z">
                <w:rPr>
                  <w:rFonts w:ascii="Cambria Math" w:hAnsi="Cambria Math"/>
                </w:rPr>
              </w:del>
            </m:ctrlPr>
          </m:accPr>
          <m:e>
            <m:sSub>
              <m:sSubPr>
                <m:ctrlPr>
                  <w:del w:id="159" w:author="Christine Stawitz" w:date="2019-05-03T14:19:00Z">
                    <w:rPr>
                      <w:rFonts w:ascii="Cambria Math" w:hAnsi="Cambria Math"/>
                    </w:rPr>
                  </w:del>
                </m:ctrlPr>
              </m:sSubPr>
              <m:e>
                <m:r>
                  <w:del w:id="160" w:author="Christine Stawitz" w:date="2019-05-03T14:19:00Z">
                    <w:rPr>
                      <w:rFonts w:ascii="Cambria Math" w:hAnsi="Cambria Math"/>
                    </w:rPr>
                    <m:t>L</m:t>
                  </w:del>
                </m:r>
              </m:e>
              <m:sub>
                <m:r>
                  <w:del w:id="161" w:author="Christine Stawitz" w:date="2019-05-03T14:19:00Z">
                    <w:rPr>
                      <w:rFonts w:ascii="Cambria Math" w:hAnsi="Cambria Math"/>
                    </w:rPr>
                    <m:t>a</m:t>
                  </w:del>
                </m:r>
              </m:sub>
            </m:sSub>
          </m:e>
        </m:acc>
        <m:r>
          <m:rPr>
            <m:sty m:val="p"/>
          </m:rPr>
          <w:rPr>
            <w:rFonts w:ascii="Cambria Math" w:hAnsi="Cambria Math"/>
          </w:rPr>
          <m:t> </m:t>
        </m:r>
        <m:acc>
          <m:accPr>
            <m:chr m:val="̅"/>
            <m:ctrlPr>
              <w:ins w:id="162" w:author="Christine Stawitz" w:date="2019-05-03T14:20:00Z">
                <w:rPr>
                  <w:rFonts w:ascii="Cambria Math" w:hAnsi="Cambria Math"/>
                </w:rPr>
              </w:ins>
            </m:ctrlPr>
          </m:accPr>
          <m:e>
            <m:sSub>
              <m:sSubPr>
                <m:ctrlPr>
                  <w:ins w:id="163" w:author="Christine Stawitz" w:date="2019-05-03T14:20:00Z">
                    <w:rPr>
                      <w:rFonts w:ascii="Cambria Math" w:hAnsi="Cambria Math"/>
                      <w:i/>
                    </w:rPr>
                  </w:ins>
                </m:ctrlPr>
              </m:sSubPr>
              <m:e>
                <m:r>
                  <w:ins w:id="164" w:author="Christine Stawitz" w:date="2019-05-03T14:20:00Z">
                    <w:rPr>
                      <w:rFonts w:ascii="Cambria Math" w:hAnsi="Cambria Math"/>
                    </w:rPr>
                    <m:t>L</m:t>
                  </w:ins>
                </m:r>
              </m:e>
              <m:sub>
                <m:r>
                  <w:ins w:id="165" w:author="Christine Stawitz" w:date="2019-05-03T14:20:00Z">
                    <w:rPr>
                      <w:rFonts w:ascii="Cambria Math" w:hAnsi="Cambria Math"/>
                    </w:rPr>
                    <m:t>a</m:t>
                  </w:ins>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m:t>
        </m:r>
        <m:r>
          <w:ins w:id="166" w:author="Christine Stawitz" w:date="2019-05-03T14:15:00Z">
            <m:rPr>
              <m:sty m:val="p"/>
            </m:rPr>
            <w:rPr>
              <w:rFonts w:ascii="Cambria Math" w:hAnsi="Cambria Math"/>
            </w:rPr>
            <m:t xml:space="preserve">;  </m:t>
          </w:ins>
        </m:r>
        <m:r>
          <m:rPr>
            <m:sty m:val="p"/>
          </m:rPr>
          <w:rPr>
            <w:rFonts w:ascii="Cambria Math" w:hAnsi="Cambria Math"/>
          </w:rPr>
          <m:t xml:space="preserve"> ε</m:t>
        </m:r>
        <m:r>
          <w:del w:id="167" w:author="Christine Stawitz" w:date="2019-05-03T14:15:00Z">
            <m:rPr>
              <m:sty m:val="p"/>
            </m:rPr>
            <w:rPr>
              <w:rFonts w:ascii="Cambria Math" w:hAnsi="Cambria Math"/>
            </w:rPr>
            <m:t xml:space="preserve">; </m:t>
          </w:del>
        </m:r>
        <m:r>
          <m:rPr>
            <m:sty m:val="p"/>
          </m:rPr>
          <w:rPr>
            <w:rFonts w:ascii="Cambria Math" w:hAnsi="Cambria Math"/>
          </w:rPr>
          <m:t>~ N(0,σ</m:t>
        </m:r>
      </m:oMath>
      <w:r>
        <w:rPr>
          <w:rFonts w:eastAsiaTheme="minorEastAsia"/>
          <w:vertAlign w:val="superscript"/>
        </w:rPr>
        <w:t>2</w:t>
      </w:r>
      <w:r>
        <w:rPr>
          <w:rFonts w:eastAsiaTheme="minorEastAsia"/>
        </w:rPr>
        <w:t>)</w:t>
      </w:r>
    </w:p>
    <w:p w14:paraId="0280BFF4" w14:textId="7C309354" w:rsidR="00E424C1" w:rsidRPr="00AB3E57" w:rsidRDefault="006F2E58" w:rsidP="00825F33">
      <w:pPr>
        <w:spacing w:after="0" w:line="360" w:lineRule="auto"/>
      </w:pPr>
      <w:ins w:id="168" w:author="Christine Stawitz" w:date="2019-05-03T14:21:00Z">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oMath>
        <w:r>
          <w:rPr>
            <w:rFonts w:eastAsiaTheme="minorEastAsia"/>
          </w:rPr>
          <w:t xml:space="preserve"> is the mean length at age </w:t>
        </w:r>
        <w:proofErr w:type="gramStart"/>
        <w:r w:rsidRPr="006F2E58">
          <w:rPr>
            <w:rFonts w:eastAsiaTheme="minorEastAsia"/>
            <w:i/>
            <w:rPrChange w:id="169" w:author="Christine Stawitz" w:date="2019-05-03T14:21:00Z">
              <w:rPr>
                <w:rFonts w:eastAsiaTheme="minorEastAsia"/>
              </w:rPr>
            </w:rPrChange>
          </w:rPr>
          <w:t>a</w:t>
        </w:r>
        <w:r>
          <w:rPr>
            <w:rFonts w:eastAsiaTheme="minorEastAsia"/>
          </w:rPr>
          <w:t>.</w:t>
        </w:r>
        <w:proofErr w:type="gramEnd"/>
        <w:r>
          <w:rPr>
            <w:rFonts w:eastAsiaTheme="minorEastAsia"/>
          </w:rPr>
          <w:t xml:space="preserve"> </w:t>
        </w:r>
      </w:ins>
      <w:r w:rsidR="002600CC">
        <w:t>For all runs, initial</w:t>
      </w:r>
      <w:r w:rsidR="00E05953" w:rsidRPr="008567BF">
        <w:t xml:space="preserve"> parameter</w:t>
      </w:r>
      <w:r w:rsidR="00E05953">
        <w:t>s</w:t>
      </w:r>
      <w:r w:rsidR="00E05953" w:rsidRPr="008567BF">
        <w:t xml:space="preserve"> </w:t>
      </w:r>
      <w:r w:rsidR="00E05953">
        <w:t xml:space="preserve">were </w:t>
      </w:r>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w:t>
      </w:r>
      <w:del w:id="170" w:author="Christine Stawitz" w:date="2019-05-03T14:22:00Z">
        <w:r w:rsidR="00E05953" w:rsidDel="006F2E58">
          <w:delText xml:space="preserve"> </w:delText>
        </w:r>
        <w:r w:rsidR="00E05953" w:rsidRPr="008567BF" w:rsidDel="006F2E58">
          <w:delText>wit</w:delText>
        </w:r>
      </w:del>
      <w:del w:id="171" w:author="Christine Stawitz" w:date="2019-05-03T14:21:00Z">
        <w:r w:rsidR="00E05953" w:rsidRPr="008567BF" w:rsidDel="006F2E58">
          <w:delText>h</w:delText>
        </w:r>
      </w:del>
      <w:r w:rsidR="00E05953" w:rsidRPr="008567BF">
        <w:t xml:space="preserve"> </w:t>
      </w:r>
      <w:r w:rsidR="00E05953" w:rsidRPr="003D3AD9">
        <w:rPr>
          <w:i/>
        </w:rPr>
        <w:t>L</w:t>
      </w:r>
      <w:r w:rsidR="00E05953" w:rsidRPr="00027205">
        <w:rPr>
          <w:vertAlign w:val="subscript"/>
        </w:rPr>
        <w:t>∞</w:t>
      </w:r>
      <w:r w:rsidR="00E05953" w:rsidRPr="008567BF">
        <w:t xml:space="preserve"> = </w:t>
      </w:r>
      <w:r w:rsidR="00932BEA">
        <w:t>150</w:t>
      </w:r>
      <w:r w:rsidR="00101B12">
        <w:t>cm</w:t>
      </w:r>
      <w:ins w:id="172" w:author="Christine Stawitz" w:date="2019-05-03T14:22:00Z">
        <w:r>
          <w:t xml:space="preserve"> and</w:t>
        </w:r>
      </w:ins>
      <w:del w:id="173" w:author="Christine Stawitz" w:date="2019-05-03T14:22:00Z">
        <w:r w:rsidR="00E05953" w:rsidRPr="008567BF" w:rsidDel="006F2E58">
          <w:delText>,</w:delText>
        </w:r>
      </w:del>
      <w:r w:rsidR="00E05953" w:rsidRPr="008567BF">
        <w:t xml:space="preserve"> </w:t>
      </w:r>
      <w:r w:rsidR="003368A1" w:rsidRPr="003D3AD9">
        <w:rPr>
          <w:i/>
        </w:rPr>
        <w:t>k</w:t>
      </w:r>
      <w:r w:rsidR="00E05953" w:rsidRPr="008567BF">
        <w:t xml:space="preserve"> = 0</w:t>
      </w:r>
      <w:r w:rsidR="007E7F43">
        <w:t>.1</w:t>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w:t>
      </w:r>
      <w:ins w:id="174" w:author="Christine Stawitz" w:date="2019-05-03T14:22:00Z">
        <w:r>
          <w:t xml:space="preserve"> (</w:t>
        </w:r>
      </w:ins>
      <w:ins w:id="175" w:author="Christine Stawitz" w:date="2019-05-03T14:23:00Z">
        <w:r w:rsidRPr="00B9623A">
          <w:rPr>
            <w:i/>
          </w:rPr>
          <w:t>L</w:t>
        </w:r>
        <w:r w:rsidRPr="00B9623A">
          <w:rPr>
            <w:vertAlign w:val="subscript"/>
          </w:rPr>
          <w:t>1</w:t>
        </w:r>
      </w:ins>
      <w:ins w:id="176" w:author="Christine Stawitz" w:date="2019-05-03T14:22:00Z">
        <w:r>
          <w:t>)</w:t>
        </w:r>
      </w:ins>
      <w:r w:rsidR="00231872">
        <w:t xml:space="preserve"> and maximum age</w:t>
      </w:r>
      <w:r w:rsidR="00F71D02">
        <w:t>s</w:t>
      </w:r>
      <w:ins w:id="177" w:author="Christine Stawitz" w:date="2019-05-03T14:22:00Z">
        <w:r>
          <w:t xml:space="preserve"> (</w:t>
        </w:r>
      </w:ins>
      <w:del w:id="178" w:author="Christine Stawitz" w:date="2019-05-03T14:22:00Z">
        <w:r w:rsidR="00F71D02" w:rsidDel="006F2E58">
          <w:delText xml:space="preserve">, </w:delText>
        </w:r>
      </w:del>
      <w:del w:id="179" w:author="Christine Stawitz" w:date="2019-05-03T14:23:00Z">
        <w:r w:rsidR="00F71D02" w:rsidRPr="00B9623A" w:rsidDel="006F2E58">
          <w:rPr>
            <w:i/>
          </w:rPr>
          <w:delText>L</w:delText>
        </w:r>
        <w:r w:rsidR="00F71D02" w:rsidRPr="00B9623A" w:rsidDel="006F2E58">
          <w:rPr>
            <w:vertAlign w:val="subscript"/>
          </w:rPr>
          <w:delText>1</w:delText>
        </w:r>
        <w:r w:rsidR="00F71D02" w:rsidDel="006F2E58">
          <w:rPr>
            <w:vertAlign w:val="subscript"/>
          </w:rPr>
          <w:delText>,</w:delText>
        </w:r>
        <w:r w:rsidR="00F71D02" w:rsidDel="006F2E58">
          <w:delText xml:space="preserve"> </w:delText>
        </w:r>
      </w:del>
      <w:r w:rsidR="00F71D02" w:rsidRPr="00B9623A">
        <w:rPr>
          <w:i/>
        </w:rPr>
        <w:t>L</w:t>
      </w:r>
      <w:r w:rsidR="00F71D02" w:rsidRPr="00B9623A">
        <w:rPr>
          <w:vertAlign w:val="subscript"/>
        </w:rPr>
        <w:t>2</w:t>
      </w:r>
      <w:ins w:id="180" w:author="Christine Stawitz" w:date="2019-05-03T14:22:00Z">
        <w:r>
          <w:t>),</w:t>
        </w:r>
      </w:ins>
      <w:del w:id="181" w:author="Christine Stawitz" w:date="2019-05-03T14:22:00Z">
        <w:r w:rsidR="00231872" w:rsidDel="006F2E58">
          <w:delText>,</w:delText>
        </w:r>
      </w:del>
      <w:r w:rsidR="00231872">
        <w:t xml:space="preserve">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commentRangeStart w:id="182"/>
      <w:r>
        <w:t xml:space="preserve">2.2 </w:t>
      </w:r>
      <w:r w:rsidR="00E05953" w:rsidRPr="00101B12">
        <w:t>Simulation Testing</w:t>
      </w:r>
      <w:commentRangeEnd w:id="182"/>
      <w:r w:rsidR="0029065E">
        <w:rPr>
          <w:rStyle w:val="CommentReference"/>
          <w:rFonts w:eastAsiaTheme="minorHAnsi"/>
          <w:i w:val="0"/>
        </w:rPr>
        <w:commentReference w:id="182"/>
      </w:r>
    </w:p>
    <w:p w14:paraId="1E4940F0" w14:textId="360E82B2"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of the proposed method</w:t>
      </w:r>
      <w:del w:id="183" w:author="Christine Stawitz" w:date="2019-05-03T14:24:00Z">
        <w:r w:rsidDel="006F2E58">
          <w:delText>,</w:delText>
        </w:r>
      </w:del>
      <w:r>
        <w:t xml:space="preserve">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t>
      </w:r>
      <w:commentRangeStart w:id="184"/>
      <w:r w:rsidR="003057E6">
        <w:t xml:space="preserve">We simulate </w:t>
      </w:r>
      <w:commentRangeEnd w:id="184"/>
      <w:r w:rsidR="006F2E58">
        <w:rPr>
          <w:rStyle w:val="CommentReference"/>
        </w:rPr>
        <w:commentReference w:id="184"/>
      </w:r>
      <w:r w:rsidR="003057E6">
        <w:t>spatial variation by generating length</w:t>
      </w:r>
      <w:ins w:id="185" w:author="Christine Stawitz" w:date="2019-05-03T14:24:00Z">
        <w:r w:rsidR="006F2E58">
          <w:t xml:space="preserve"> </w:t>
        </w:r>
      </w:ins>
      <w:del w:id="186" w:author="Christine Stawitz" w:date="2019-05-03T14:24:00Z">
        <w:r w:rsidR="003057E6" w:rsidDel="006F2E58">
          <w:delText xml:space="preserve"> </w:delText>
        </w:r>
      </w:del>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 xml:space="preserve">fish grown under each </w:t>
      </w:r>
      <w:r w:rsidR="00922BA3">
        <w:lastRenderedPageBreak/>
        <w:t>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87"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87"/>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4AF92E0E" w:rsidR="00E05953" w:rsidRDefault="003368A1" w:rsidP="00825F33">
      <w:pPr>
        <w:spacing w:after="0" w:line="360" w:lineRule="auto"/>
      </w:pPr>
      <w:bookmarkStart w:id="18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commentRangeStart w:id="189"/>
      <w:r>
        <w:rPr>
          <w:rFonts w:eastAsiaTheme="minorEastAsia"/>
        </w:rPr>
        <w:t xml:space="preserve">the </w:t>
      </w:r>
      <w:del w:id="190" w:author="Christine Stawitz" w:date="2019-05-03T14:25:00Z">
        <w:r w:rsidDel="006F2E58">
          <w:rPr>
            <w:rFonts w:eastAsiaTheme="minorEastAsia"/>
          </w:rPr>
          <w:delText xml:space="preserve">Brody </w:delText>
        </w:r>
      </w:del>
      <w:r>
        <w:rPr>
          <w:rFonts w:eastAsiaTheme="minorEastAsia"/>
        </w:rPr>
        <w:t xml:space="preserve">growth </w:t>
      </w:r>
      <w:del w:id="191" w:author="Christine Stawitz" w:date="2019-05-03T14:25:00Z">
        <w:r w:rsidDel="006F2E58">
          <w:rPr>
            <w:rFonts w:eastAsiaTheme="minorEastAsia"/>
          </w:rPr>
          <w:delText>parameter</w:delText>
        </w:r>
      </w:del>
      <w:ins w:id="192" w:author="Christine Stawitz" w:date="2019-05-03T14:25:00Z">
        <w:r w:rsidR="006F2E58">
          <w:rPr>
            <w:rFonts w:eastAsiaTheme="minorEastAsia"/>
          </w:rPr>
          <w:t>coefficient</w:t>
        </w:r>
        <w:commentRangeEnd w:id="189"/>
        <w:r w:rsidR="006F2E58">
          <w:rPr>
            <w:rStyle w:val="CommentReference"/>
          </w:rPr>
          <w:commentReference w:id="189"/>
        </w:r>
      </w:ins>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commentRangeStart w:id="193"/>
      <w:r w:rsidR="00642D5E">
        <w:rPr>
          <w:rFonts w:eastAsiaTheme="minorEastAsia"/>
        </w:rPr>
        <w:t>bias-corrected lognormal error term</w:t>
      </w:r>
      <w:commentRangeEnd w:id="193"/>
      <w:r w:rsidR="006F2E58">
        <w:rPr>
          <w:rStyle w:val="CommentReference"/>
        </w:rPr>
        <w:commentReference w:id="193"/>
      </w:r>
      <w:r w:rsidR="00642D5E">
        <w:rPr>
          <w:rFonts w:eastAsiaTheme="minorEastAsia"/>
        </w:rPr>
        <w:t>.</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commentRangeStart w:id="194"/>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commentRangeEnd w:id="194"/>
      <w:r w:rsidR="006F2E58">
        <w:rPr>
          <w:rStyle w:val="CommentReference"/>
        </w:rPr>
        <w:commentReference w:id="194"/>
      </w:r>
    </w:p>
    <w:p w14:paraId="06C25B6F" w14:textId="3346C88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 xml:space="preserve">possible </w:t>
      </w:r>
      <w:commentRangeStart w:id="195"/>
      <w:r>
        <w:t>regimes</w:t>
      </w:r>
      <w:r w:rsidR="00CD3EA6">
        <w:t xml:space="preserve"> in spatial growth variation</w:t>
      </w:r>
      <w:r w:rsidR="002B159B">
        <w:t>, with one test of the ability to test a temporal regime change in growth</w:t>
      </w:r>
      <w:r w:rsidR="00297019">
        <w:t>.</w:t>
      </w:r>
      <w:r w:rsidR="00801F3C" w:rsidRPr="00801F3C">
        <w:t xml:space="preserve"> </w:t>
      </w:r>
      <w:commentRangeEnd w:id="195"/>
      <w:r w:rsidR="006F2E58">
        <w:rPr>
          <w:rStyle w:val="CommentReference"/>
        </w:rPr>
        <w:commentReference w:id="195"/>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commentRangeStart w:id="196"/>
      <w:r w:rsidR="00801F3C">
        <w:t xml:space="preserve">. </w:t>
      </w:r>
      <w:r w:rsidR="00AB58CE">
        <w:rPr>
          <w:rFonts w:eastAsiaTheme="minorEastAsia"/>
        </w:rPr>
        <w:t xml:space="preserve">To simulate spatial zones, fish locations were sampled from a uniform distribution with </w:t>
      </w:r>
      <w:commentRangeStart w:id="197"/>
      <w:r w:rsidR="00AB58CE">
        <w:rPr>
          <w:rFonts w:eastAsiaTheme="minorEastAsia"/>
        </w:rPr>
        <w:t>boundaries specific to a certain growth Regime</w:t>
      </w:r>
      <w:commentRangeEnd w:id="197"/>
      <w:r w:rsidR="005458E2">
        <w:rPr>
          <w:rStyle w:val="CommentReference"/>
        </w:rPr>
        <w:commentReference w:id="197"/>
      </w:r>
      <w:r w:rsidR="00AB58CE">
        <w:rPr>
          <w:rFonts w:eastAsiaTheme="minorEastAsia"/>
        </w:rPr>
        <w:t xml:space="preserve">. </w:t>
      </w:r>
      <w:r w:rsidR="00473F2A">
        <w:rPr>
          <w:rFonts w:eastAsiaTheme="minorEastAsia"/>
        </w:rPr>
        <w:t xml:space="preserve">In all except the final </w:t>
      </w:r>
      <w:commentRangeStart w:id="198"/>
      <w:r w:rsidR="00473F2A">
        <w:rPr>
          <w:rFonts w:eastAsiaTheme="minorEastAsia"/>
        </w:rPr>
        <w:t>(break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w:t>
      </w:r>
      <w:commentRangeEnd w:id="198"/>
      <w:r w:rsidR="006F2E58">
        <w:rPr>
          <w:rStyle w:val="CommentReference"/>
        </w:rPr>
        <w:commentReference w:id="198"/>
      </w:r>
      <w:r w:rsidR="00473F2A">
        <w:rPr>
          <w:rFonts w:eastAsiaTheme="minorEastAsia"/>
        </w:rPr>
        <w:t xml:space="preserve">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latitude</w:t>
      </w:r>
      <w:ins w:id="199" w:author="Christine Stawitz" w:date="2019-05-03T14:30:00Z">
        <w:r w:rsidR="005458E2">
          <w:rPr>
            <w:rFonts w:eastAsiaTheme="minorEastAsia"/>
          </w:rPr>
          <w:t>s</w:t>
        </w:r>
      </w:ins>
      <w:r w:rsidR="00473F2A">
        <w:rPr>
          <w:rFonts w:eastAsiaTheme="minorEastAsia"/>
        </w:rPr>
        <w:t xml:space="preserve"> and longitude</w:t>
      </w:r>
      <w:ins w:id="200" w:author="Christine Stawitz" w:date="2019-05-03T14:30:00Z">
        <w:r w:rsidR="005458E2">
          <w:rPr>
            <w:rFonts w:eastAsiaTheme="minorEastAsia"/>
          </w:rPr>
          <w:t>s</w:t>
        </w:r>
      </w:ins>
      <w:r w:rsidR="00473F2A">
        <w:rPr>
          <w:rFonts w:eastAsiaTheme="minorEastAsia"/>
        </w:rPr>
        <w:t xml:space="preserve"> </w:t>
      </w:r>
      <w:r w:rsidR="00473F2A">
        <w:t xml:space="preserve">sampled </w:t>
      </w:r>
      <w:commentRangeStart w:id="201"/>
      <w:r w:rsidR="00473F2A">
        <w:t xml:space="preserve">the same way </w:t>
      </w:r>
      <w:commentRangeEnd w:id="201"/>
      <w:r w:rsidR="005458E2">
        <w:rPr>
          <w:rStyle w:val="CommentReference"/>
        </w:rPr>
        <w:commentReference w:id="201"/>
      </w:r>
      <w:r w:rsidR="00473F2A">
        <w:t xml:space="preserve">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commentRangeEnd w:id="196"/>
      <w:r w:rsidR="005458E2">
        <w:rPr>
          <w:rStyle w:val="CommentReference"/>
        </w:rPr>
        <w:commentReference w:id="196"/>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202" w:name="_Ref5258267"/>
      <w:r>
        <w:lastRenderedPageBreak/>
        <w:t xml:space="preserve">2.3 </w:t>
      </w:r>
      <w:r w:rsidR="001D6A18">
        <w:t>Performance Metrics</w:t>
      </w:r>
      <w:bookmarkEnd w:id="202"/>
    </w:p>
    <w:p w14:paraId="5ED8337B" w14:textId="341908B9"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t>
      </w:r>
      <w:ins w:id="203" w:author="Melissa Haltuch" w:date="2019-04-12T10:29:00Z">
        <w:r w:rsidR="0022535D">
          <w:t>that</w:t>
        </w:r>
      </w:ins>
      <w:del w:id="204" w:author="Melissa Haltuch" w:date="2019-04-12T10:29:00Z">
        <w:r w:rsidDel="0022535D">
          <w:delText>which</w:delText>
        </w:r>
      </w:del>
      <w:r>
        <w:t xml:space="preserve"> detected the correct spatial</w:t>
      </w:r>
      <w:r w:rsidR="0090579B">
        <w:t xml:space="preserve"> and/or temporal</w:t>
      </w:r>
      <w:r>
        <w:t xml:space="preserve"> breakpoints</w:t>
      </w:r>
      <w:r w:rsidR="00E86CA8">
        <w:t xml:space="preserve">, for which we tabulated the number of </w:t>
      </w:r>
      <w:r w:rsidR="00E27E76">
        <w:t xml:space="preserve">times a breakpoint found </w:t>
      </w:r>
      <w:commentRangeStart w:id="205"/>
      <w:r w:rsidR="00E27E76">
        <w:t xml:space="preserve">using a </w:t>
      </w:r>
      <w:del w:id="206" w:author="Christine Stawitz" w:date="2019-05-03T14:32:00Z">
        <w:r w:rsidR="00E27E76" w:rsidDel="005458E2">
          <w:delText xml:space="preserve">gam </w:delText>
        </w:r>
      </w:del>
      <w:r w:rsidR="00E27E76">
        <w:t xml:space="preserve">GAM </w:t>
      </w:r>
      <w:commentRangeEnd w:id="205"/>
      <w:r w:rsidR="005458E2">
        <w:rPr>
          <w:rStyle w:val="CommentReference"/>
        </w:rPr>
        <w:commentReference w:id="205"/>
      </w:r>
      <w:r w:rsidR="00E27E76">
        <w:t>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the GAM </w:t>
      </w:r>
      <w:del w:id="207" w:author="Christine Stawitz" w:date="2019-05-03T14:35:00Z">
        <w:r w:rsidR="009C3DE6" w:rsidDel="005458E2">
          <w:delText xml:space="preserve">analysis </w:delText>
        </w:r>
      </w:del>
      <w:ins w:id="208" w:author="Christine Stawitz" w:date="2019-05-03T14:35:00Z">
        <w:r w:rsidR="005458E2">
          <w:t xml:space="preserve">model supported by model selection </w:t>
        </w:r>
      </w:ins>
      <w:r w:rsidR="009C3DE6">
        <w:t>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33D6CC04"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w:t>
      </w:r>
      <w:ins w:id="209" w:author="Christine Stawitz" w:date="2019-05-03T14:41:00Z">
        <w:r w:rsidR="00336979">
          <w:t xml:space="preserve">sizes </w:t>
        </w:r>
      </w:ins>
      <w:r>
        <w:t>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commentRangeStart w:id="210"/>
      <w:r w:rsidR="006A39A3">
        <w:t xml:space="preserve">endpoints of the estimated curve </w:t>
      </w:r>
      <w:commentRangeEnd w:id="210"/>
      <w:r w:rsidR="00336979">
        <w:rPr>
          <w:rStyle w:val="CommentReference"/>
        </w:rPr>
        <w:commentReference w:id="210"/>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t>
      </w:r>
      <w:commentRangeStart w:id="211"/>
      <w:r w:rsidR="00257CAD">
        <w:t xml:space="preserve">which could be Regime 1 as well if no spatial variation intended in the scenario at hand. </w:t>
      </w:r>
      <w:commentRangeEnd w:id="211"/>
      <w:r w:rsidR="00336979">
        <w:rPr>
          <w:rStyle w:val="CommentReference"/>
        </w:rPr>
        <w:commentReference w:id="211"/>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55"/>
    <w:bookmarkEnd w:id="188"/>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0129551A" w:rsidR="00F13628" w:rsidRPr="00F13628" w:rsidRDefault="00971118" w:rsidP="00825F33">
      <w:pPr>
        <w:spacing w:before="240" w:after="0" w:line="360" w:lineRule="auto"/>
      </w:pPr>
      <w:r>
        <w:t xml:space="preserve">We obtained fishery-independent length and age data from the </w:t>
      </w:r>
      <w:r w:rsidR="00CB15E0">
        <w:t>Alaska Sablefish Longline Survey</w:t>
      </w:r>
      <w:commentRangeStart w:id="212"/>
      <w:commentRangeEnd w:id="212"/>
      <w:r w:rsidR="008F0D40">
        <w:rPr>
          <w:rStyle w:val="CommentReference"/>
        </w:rPr>
        <w:commentReference w:id="212"/>
      </w:r>
      <w:commentRangeStart w:id="213"/>
      <w:commentRangeEnd w:id="213"/>
      <w:r w:rsidR="0057578D">
        <w:rPr>
          <w:rStyle w:val="CommentReference"/>
        </w:rPr>
        <w:commentReference w:id="213"/>
      </w:r>
      <w:commentRangeStart w:id="214"/>
      <w:commentRangeEnd w:id="214"/>
      <w:r w:rsidR="0022535D">
        <w:rPr>
          <w:rStyle w:val="CommentReference"/>
        </w:rPr>
        <w:commentReference w:id="214"/>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w:t>
      </w:r>
      <w:commentRangeStart w:id="215"/>
      <w:r w:rsidR="00A905FF">
        <w:t>1991</w:t>
      </w:r>
      <w:commentRangeEnd w:id="215"/>
      <w:r w:rsidR="0022535D">
        <w:rPr>
          <w:rStyle w:val="CommentReference"/>
        </w:rPr>
        <w:commentReference w:id="215"/>
      </w:r>
      <w:r w:rsidR="00A905FF">
        <w:t xml:space="preserve">. </w:t>
      </w:r>
      <w:r w:rsidR="00A04F68">
        <w:t xml:space="preserve">Data from each region included measured length, sex, age, and the starting latitude and longitude </w:t>
      </w:r>
      <w:del w:id="216" w:author="Christine Stawitz" w:date="2019-05-03T14:43:00Z">
        <w:r w:rsidR="00A04F68" w:rsidDel="00336979">
          <w:delText xml:space="preserve">which </w:delText>
        </w:r>
      </w:del>
      <w:ins w:id="217" w:author="Christine Stawitz" w:date="2019-05-03T14:43:00Z">
        <w:r w:rsidR="00336979">
          <w:t xml:space="preserve">that </w:t>
        </w:r>
      </w:ins>
      <w:r w:rsidR="00A04F68">
        <w:t>determined the survey station</w:t>
      </w:r>
      <w:commentRangeStart w:id="218"/>
      <w:r w:rsidR="00A04F68">
        <w:t xml:space="preserve">. </w:t>
      </w:r>
      <w:r w:rsidR="006A3AFF">
        <w:t>Due to computational constraints,</w:t>
      </w:r>
      <w:r w:rsidR="00A905FF">
        <w:t xml:space="preserve"> and to avoid disproportionate influence of more heavily-sampled regions,</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 xml:space="preserve">. </w:t>
      </w:r>
      <w:commentRangeEnd w:id="218"/>
      <w:r w:rsidR="0022535D">
        <w:rPr>
          <w:rStyle w:val="CommentReference"/>
        </w:rPr>
        <w:commentReference w:id="218"/>
      </w:r>
      <w:r w:rsidR="00615029" w:rsidRPr="00D30CB6">
        <w:t xml:space="preserve">This produced a data set with </w:t>
      </w:r>
      <w:r w:rsidR="00612667" w:rsidRPr="00D30CB6">
        <w:t xml:space="preserve">an average of </w:t>
      </w:r>
      <w:commentRangeStart w:id="219"/>
      <w:r w:rsidR="00276779" w:rsidRPr="00825F33">
        <w:t xml:space="preserve">1315, 1283, and </w:t>
      </w:r>
      <w:commentRangeStart w:id="220"/>
      <w:r w:rsidR="00276779" w:rsidRPr="00825F33">
        <w:t>65</w:t>
      </w:r>
      <w:commentRangeEnd w:id="220"/>
      <w:r w:rsidR="0022535D">
        <w:rPr>
          <w:rStyle w:val="CommentReference"/>
        </w:rPr>
        <w:commentReference w:id="220"/>
      </w:r>
      <w:r w:rsidR="00276779" w:rsidRPr="00825F33">
        <w:t xml:space="preserve"> age 4, 6 and 30</w:t>
      </w:r>
      <w:r w:rsidR="00612667" w:rsidRPr="00D30CB6">
        <w:t xml:space="preserve"> </w:t>
      </w:r>
      <w:commentRangeEnd w:id="219"/>
      <w:r w:rsidR="00336979">
        <w:rPr>
          <w:rStyle w:val="CommentReference"/>
        </w:rPr>
        <w:commentReference w:id="219"/>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commentRangeStart w:id="221"/>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commentRangeEnd w:id="221"/>
      <w:r w:rsidR="00336979">
        <w:rPr>
          <w:rStyle w:val="CommentReference"/>
        </w:rPr>
        <w:commentReference w:id="221"/>
      </w:r>
      <w:commentRangeStart w:id="222"/>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commentRangeEnd w:id="222"/>
      <w:r w:rsidR="00336979">
        <w:rPr>
          <w:rStyle w:val="CommentReference"/>
        </w:rPr>
        <w:commentReference w:id="222"/>
      </w:r>
      <w:r w:rsidR="006D5924">
        <w:t xml:space="preserve">We then re-aggregated </w:t>
      </w:r>
      <w:commentRangeStart w:id="223"/>
      <w:r w:rsidR="006D5924">
        <w:t xml:space="preserve">the data </w:t>
      </w:r>
      <w:commentRangeEnd w:id="223"/>
      <w:r w:rsidR="0022535D">
        <w:rPr>
          <w:rStyle w:val="CommentReference"/>
        </w:rPr>
        <w:commentReference w:id="223"/>
      </w:r>
      <w:r w:rsidR="006D5924">
        <w:t xml:space="preserve">to match the breakpoints </w:t>
      </w:r>
      <w:commentRangeStart w:id="224"/>
      <w:r w:rsidR="006D5924">
        <w:t xml:space="preserve">for which there was general </w:t>
      </w:r>
      <w:r w:rsidR="004F6FFD">
        <w:t>agreement</w:t>
      </w:r>
      <w:r w:rsidR="006D5924">
        <w:t xml:space="preserve"> </w:t>
      </w:r>
      <w:r w:rsidR="004F6FFD">
        <w:t>across these GAMs</w:t>
      </w:r>
      <w:r w:rsidR="00101143">
        <w:t xml:space="preserve"> </w:t>
      </w:r>
      <w:commentRangeEnd w:id="224"/>
      <w:r w:rsidR="00336979">
        <w:rPr>
          <w:rStyle w:val="CommentReference"/>
        </w:rPr>
        <w:commentReference w:id="224"/>
      </w:r>
      <w:r w:rsidR="00101143">
        <w:t xml:space="preserve">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w:t>
      </w:r>
      <w:commentRangeStart w:id="225"/>
      <w:commentRangeStart w:id="226"/>
      <w:r w:rsidR="003D1CAA">
        <w:rPr>
          <w:noProof/>
        </w:rPr>
        <w:t>older</w:t>
      </w:r>
      <w:r w:rsidR="008924A8">
        <w:rPr>
          <w:noProof/>
        </w:rPr>
        <w:t xml:space="preserve"> than recruits.</w:t>
      </w:r>
      <w:r w:rsidR="00101143">
        <w:rPr>
          <w:noProof/>
        </w:rPr>
        <w:t xml:space="preserve"> </w:t>
      </w:r>
      <w:commentRangeEnd w:id="225"/>
      <w:r w:rsidR="00957C06">
        <w:rPr>
          <w:rStyle w:val="CommentReference"/>
        </w:rPr>
        <w:commentReference w:id="225"/>
      </w:r>
      <w:commentRangeEnd w:id="226"/>
      <w:r w:rsidR="00336979">
        <w:rPr>
          <w:rStyle w:val="CommentReference"/>
        </w:rPr>
        <w:commentReference w:id="226"/>
      </w:r>
    </w:p>
    <w:p w14:paraId="17B4322E" w14:textId="69E77F2C" w:rsidR="009F78DF" w:rsidRDefault="009F78DF" w:rsidP="00825F33">
      <w:pPr>
        <w:spacing w:before="240" w:after="0" w:line="360" w:lineRule="auto"/>
      </w:pPr>
      <w:r>
        <w:t xml:space="preserve">To </w:t>
      </w:r>
      <w:r w:rsidR="00BB0FD7">
        <w:t>refine the implementation</w:t>
      </w:r>
      <w:r>
        <w:t xml:space="preserve"> breakpoints </w:t>
      </w:r>
      <w:r w:rsidR="00BB0FD7">
        <w:t xml:space="preserve">to only include those </w:t>
      </w:r>
      <w:ins w:id="227" w:author="Melissa Haltuch" w:date="2019-04-12T10:39:00Z">
        <w:r w:rsidR="00655DDF">
          <w:t>that</w:t>
        </w:r>
      </w:ins>
      <w:del w:id="228" w:author="Melissa Haltuch" w:date="2019-04-12T10:39:00Z">
        <w:r w:rsidR="00BB0FD7" w:rsidDel="00655DDF">
          <w:delText>which</w:delText>
        </w:r>
      </w:del>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w:t>
      </w:r>
      <w:commentRangeStart w:id="229"/>
      <w:r>
        <w:t>entire dataset</w:t>
      </w:r>
      <w:commentRangeEnd w:id="229"/>
      <w:r w:rsidR="00336979">
        <w:rPr>
          <w:rStyle w:val="CommentReference"/>
        </w:rPr>
        <w:commentReference w:id="229"/>
      </w:r>
      <w:r>
        <w:t xml:space="preserve">. We first aggregated and estimated the VBGF for ten unique </w:t>
      </w:r>
      <w:proofErr w:type="spellStart"/>
      <w:r>
        <w:t>spatio</w:t>
      </w:r>
      <w:proofErr w:type="spellEnd"/>
      <w:r>
        <w:t xml:space="preserve">-temporal strata, defined by </w:t>
      </w:r>
      <w:r w:rsidR="00BB0FD7">
        <w:t>the</w:t>
      </w:r>
      <w:ins w:id="230" w:author="Christine Stawitz" w:date="2019-05-03T14:49:00Z">
        <w:r w:rsidR="00336979">
          <w:t xml:space="preserve"> four(?)</w:t>
        </w:r>
      </w:ins>
      <w:r w:rsidR="00BB0FD7">
        <w:t xml:space="preserve"> </w:t>
      </w:r>
      <w:r>
        <w:t xml:space="preserve">breakpoints found </w:t>
      </w:r>
      <w:r w:rsidR="00B350F8">
        <w:t xml:space="preserve">for </w:t>
      </w:r>
      <w:commentRangeStart w:id="231"/>
      <w:commentRangeStart w:id="232"/>
      <w:r w:rsidR="00B350F8">
        <w:t>key</w:t>
      </w:r>
      <w:commentRangeEnd w:id="231"/>
      <w:r w:rsidR="00655DDF">
        <w:rPr>
          <w:rStyle w:val="CommentReference"/>
        </w:rPr>
        <w:commentReference w:id="231"/>
      </w:r>
      <w:commentRangeEnd w:id="232"/>
      <w:r w:rsidR="00336979">
        <w:rPr>
          <w:rStyle w:val="CommentReference"/>
        </w:rPr>
        <w:commentReference w:id="232"/>
      </w:r>
      <w:r w:rsidR="00B350F8">
        <w:t xml:space="preserve"> ages using the GAM </w:t>
      </w:r>
      <w:r>
        <w:t xml:space="preserve">and </w:t>
      </w:r>
      <w:r w:rsidR="00BB0FD7">
        <w:t xml:space="preserve">the </w:t>
      </w:r>
      <w:ins w:id="233" w:author="Christine Stawitz" w:date="2019-05-03T14:49:00Z">
        <w:r w:rsidR="00336979">
          <w:t xml:space="preserve">one </w:t>
        </w:r>
      </w:ins>
      <w:del w:id="234" w:author="Christine Stawitz" w:date="2019-05-03T14:49:00Z">
        <w:r w:rsidR="00BB0FD7" w:rsidDel="00336979">
          <w:delText xml:space="preserve">aforementioned </w:delText>
        </w:r>
      </w:del>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t>
      </w:r>
      <w:ins w:id="235" w:author="Melissa Haltuch" w:date="2019-04-12T10:40:00Z">
        <w:r w:rsidR="00655DDF">
          <w:t>that</w:t>
        </w:r>
      </w:ins>
      <w:del w:id="236" w:author="Melissa Haltuch" w:date="2019-04-12T10:40:00Z">
        <w:r w:rsidDel="00655DDF">
          <w:delText>which</w:delText>
        </w:r>
      </w:del>
      <w:r>
        <w:t xml:space="preserve">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237" w:name="_Ref5718407"/>
      <w:r>
        <w:t xml:space="preserve">3.1 </w:t>
      </w:r>
      <w:r w:rsidR="00506E17">
        <w:t>Simulation Study</w:t>
      </w:r>
      <w:bookmarkEnd w:id="237"/>
    </w:p>
    <w:p w14:paraId="3DCC6CA4" w14:textId="0AF5DC5D"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del w:id="238" w:author="Christine Stawitz" w:date="2019-05-03T14:51:00Z">
        <w:r w:rsidDel="005E756B">
          <w:delText>,</w:delText>
        </w:r>
      </w:del>
      <w:r>
        <w:t xml:space="preserve"> and did so more frequently </w:t>
      </w:r>
      <w:ins w:id="239" w:author="Christine Stawitz" w:date="2019-05-03T14:51:00Z">
        <w:r w:rsidR="005E756B">
          <w:t>for all but two spatial scenarios</w:t>
        </w:r>
      </w:ins>
      <w:del w:id="240" w:author="Christine Stawitz" w:date="2019-05-03T14:51:00Z">
        <w:r w:rsidDel="005E756B">
          <w:delText>than erroneous locations</w:delText>
        </w:r>
        <w:r w:rsidR="00FF414A" w:rsidDel="005E756B">
          <w:delText xml:space="preserve"> for all </w:delText>
        </w:r>
        <w:r w:rsidR="006D19D2" w:rsidDel="005E756B">
          <w:delText>spatial scenarios</w:delText>
        </w:r>
        <w:r w:rsidR="00FF414A" w:rsidDel="005E756B">
          <w:delText xml:space="preserve"> except tw</w:delText>
        </w:r>
        <w:r w:rsidR="006D19D2" w:rsidDel="005E756B">
          <w:delText>o</w:delText>
        </w:r>
      </w:del>
      <w:r w:rsidR="006D19D2">
        <w:t>: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commentRangeStart w:id="241"/>
      <w:r w:rsidR="00281B2C">
        <w:t>smoothers and</w:t>
      </w:r>
      <w:r w:rsidR="00C65F22">
        <w:t xml:space="preserve"> breakpoints </w:t>
      </w:r>
      <w:commentRangeEnd w:id="241"/>
      <w:r w:rsidR="005E756B">
        <w:rPr>
          <w:rStyle w:val="CommentReference"/>
        </w:rPr>
        <w:commentReference w:id="241"/>
      </w:r>
      <w:r w:rsidR="00C65F22">
        <w:t>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9B96A24"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xml:space="preserve">). </w:t>
      </w:r>
      <w:commentRangeStart w:id="242"/>
      <w:r>
        <w:t>Coverage probabilities for length at age 15 (</w:t>
      </w:r>
      <w:r w:rsidRPr="00845D2A">
        <w:rPr>
          <w:i/>
        </w:rPr>
        <w:t>L</w:t>
      </w:r>
      <w:r w:rsidRPr="00845D2A">
        <w:rPr>
          <w:i/>
          <w:vertAlign w:val="subscript"/>
        </w:rPr>
        <w:t>2</w:t>
      </w:r>
      <w:r>
        <w:t>) were never over 3</w:t>
      </w:r>
      <w:r w:rsidR="008155CF">
        <w:t>9</w:t>
      </w:r>
      <w:r>
        <w:t xml:space="preserve">%. </w:t>
      </w:r>
      <w:commentRangeEnd w:id="242"/>
      <w:r w:rsidR="005E756B">
        <w:rPr>
          <w:rStyle w:val="CommentReference"/>
        </w:rPr>
        <w:commentReference w:id="242"/>
      </w:r>
      <w:r>
        <w:t xml:space="preserve">In terms of </w:t>
      </w:r>
      <w:r w:rsidR="003625DB">
        <w:t xml:space="preserve">spatial </w:t>
      </w:r>
      <w:r>
        <w:t xml:space="preserve">breakpoint detection, there was not a </w:t>
      </w:r>
      <w:commentRangeStart w:id="243"/>
      <w:r w:rsidR="003B2383">
        <w:t>strong</w:t>
      </w:r>
      <w:r w:rsidR="00B90467">
        <w:t xml:space="preserve"> </w:t>
      </w:r>
      <w:r>
        <w:t xml:space="preserve">difference </w:t>
      </w:r>
      <w:commentRangeEnd w:id="243"/>
      <w:r w:rsidR="005E756B">
        <w:rPr>
          <w:rStyle w:val="CommentReference"/>
        </w:rPr>
        <w:commentReference w:id="243"/>
      </w:r>
      <w:r>
        <w:t xml:space="preserve">in the method’s ability to correctly detect latitudinal vs. longitudinal breakpoints across scenarios, though it correctly detected </w:t>
      </w:r>
      <w:commentRangeStart w:id="244"/>
      <w:r>
        <w:t xml:space="preserve">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w:t>
      </w:r>
      <w:commentRangeEnd w:id="244"/>
      <w:r w:rsidR="005E756B">
        <w:rPr>
          <w:rStyle w:val="CommentReference"/>
        </w:rPr>
        <w:commentReference w:id="244"/>
      </w:r>
      <w:r>
        <w:t xml:space="preserve">For </w:t>
      </w:r>
      <w:r w:rsidR="00806417">
        <w:t>the two</w:t>
      </w:r>
      <w:r>
        <w:t xml:space="preserve"> scenario</w:t>
      </w:r>
      <w:r w:rsidR="00806417">
        <w:t>s</w:t>
      </w:r>
      <w:r>
        <w:t xml:space="preserve"> </w:t>
      </w:r>
      <w:ins w:id="245" w:author="Christine Stawitz" w:date="2019-05-03T14:54:00Z">
        <w:r w:rsidR="005E756B">
          <w:t xml:space="preserve">where </w:t>
        </w:r>
        <w:commentRangeStart w:id="246"/>
        <w:r w:rsidR="005E756B">
          <w:t xml:space="preserve">true </w:t>
        </w:r>
      </w:ins>
      <w:commentRangeEnd w:id="246"/>
      <w:ins w:id="247" w:author="Christine Stawitz" w:date="2019-05-03T14:55:00Z">
        <w:r w:rsidR="005E756B">
          <w:rPr>
            <w:rStyle w:val="CommentReference"/>
          </w:rPr>
          <w:commentReference w:id="246"/>
        </w:r>
      </w:ins>
      <w:ins w:id="248" w:author="Christine Stawitz" w:date="2019-05-03T14:54:00Z">
        <w:r w:rsidR="005E756B">
          <w:t xml:space="preserve">size-at-age patterns contained </w:t>
        </w:r>
      </w:ins>
      <w:del w:id="249" w:author="Christine Stawitz" w:date="2019-05-03T14:54:00Z">
        <w:r w:rsidDel="005E756B">
          <w:delText xml:space="preserve">with </w:delText>
        </w:r>
      </w:del>
      <w:r>
        <w:t xml:space="preserve">zero </w:t>
      </w:r>
      <w:r w:rsidR="00806417">
        <w:t xml:space="preserve">spatial </w:t>
      </w:r>
      <w:r>
        <w:t xml:space="preserve">breaks, </w:t>
      </w:r>
      <w:ins w:id="250" w:author="Christine Stawitz" w:date="2019-05-03T14:54:00Z">
        <w:r w:rsidR="005E756B">
          <w:t>our analysis</w:t>
        </w:r>
      </w:ins>
      <w:del w:id="251" w:author="Christine Stawitz" w:date="2019-05-03T14:54:00Z">
        <w:r w:rsidDel="005E756B">
          <w:delText>it</w:delText>
        </w:r>
      </w:del>
      <w:r>
        <w:t xml:space="preserve"> only correctly detected this</w:t>
      </w:r>
      <w:ins w:id="252" w:author="Christine Stawitz" w:date="2019-05-03T14:54:00Z">
        <w:r w:rsidR="005E756B">
          <w:t xml:space="preserve"> pattern</w:t>
        </w:r>
      </w:ins>
      <w:r>
        <w:t xml:space="preserve"> </w:t>
      </w:r>
      <w:del w:id="253" w:author="Christine Stawitz" w:date="2019-05-03T14:54:00Z">
        <w:r w:rsidDel="005E756B">
          <w:delText xml:space="preserve">to be case </w:delText>
        </w:r>
      </w:del>
      <w:r>
        <w:t>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t>
      </w:r>
      <w:del w:id="254" w:author="Christine Stawitz" w:date="2019-05-03T14:55:00Z">
        <w:r w:rsidDel="005E756B">
          <w:delText>was completely unable to</w:delText>
        </w:r>
      </w:del>
      <w:ins w:id="255" w:author="Christine Stawitz" w:date="2019-05-03T14:55:00Z">
        <w:r w:rsidR="005E756B">
          <w:t>inaccurately</w:t>
        </w:r>
      </w:ins>
      <w:r>
        <w:t xml:space="preserve"> detect</w:t>
      </w:r>
      <w:ins w:id="256" w:author="Christine Stawitz" w:date="2019-05-03T14:55:00Z">
        <w:r w:rsidR="005E756B">
          <w:t>ed</w:t>
        </w:r>
      </w:ins>
      <w:r>
        <w:t xml:space="preserve"> the accurate breakpoints for the scenario with a</w:t>
      </w:r>
      <w:ins w:id="257" w:author="Christine Stawitz" w:date="2019-05-03T14:55:00Z">
        <w:r w:rsidR="005E756B">
          <w:t xml:space="preserve"> “true”</w:t>
        </w:r>
      </w:ins>
      <w:r>
        <w:t xml:space="preserve"> spatial break at 49°, assigning the break at 50° </w:t>
      </w:r>
      <w:r w:rsidR="00883CE8">
        <w:t xml:space="preserve">latitude and longitude </w:t>
      </w:r>
      <w:r>
        <w:t>in 100% of simulations.</w:t>
      </w:r>
      <w:r w:rsidR="000C31F1">
        <w:t xml:space="preserve"> The resultant coverage probabilities were </w:t>
      </w:r>
      <w:commentRangeStart w:id="258"/>
      <w:r w:rsidR="000C31F1">
        <w:t>barely above zero</w:t>
      </w:r>
      <w:commentRangeEnd w:id="258"/>
      <w:r w:rsidR="005E756B">
        <w:rPr>
          <w:rStyle w:val="CommentReference"/>
        </w:rPr>
        <w:commentReference w:id="258"/>
      </w:r>
      <w:r w:rsidR="000C31F1">
        <w:t xml:space="preserve">, </w:t>
      </w:r>
      <w:commentRangeStart w:id="259"/>
      <w:r w:rsidR="000C31F1">
        <w:t>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commentRangeEnd w:id="259"/>
      <w:r w:rsidR="005E756B">
        <w:rPr>
          <w:rStyle w:val="CommentReference"/>
        </w:rPr>
        <w:commentReference w:id="259"/>
      </w:r>
      <w:r w:rsidR="003625DB">
        <w:t xml:space="preserve">Similarly, all of the </w:t>
      </w:r>
      <w:commentRangeStart w:id="260"/>
      <w:r w:rsidR="003625DB">
        <w:t xml:space="preserve">simulations </w:t>
      </w:r>
      <w:commentRangeEnd w:id="260"/>
      <w:r w:rsidR="005E756B">
        <w:rPr>
          <w:rStyle w:val="CommentReference"/>
        </w:rPr>
        <w:commentReference w:id="260"/>
      </w:r>
      <w:r w:rsidR="003625DB">
        <w:t>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xml:space="preserve">, row 3) </w:t>
      </w:r>
      <w:ins w:id="261" w:author="Melissa Haltuch" w:date="2019-04-12T10:42:00Z">
        <w:r w:rsidR="00655DDF">
          <w:t>that</w:t>
        </w:r>
      </w:ins>
      <w:del w:id="262" w:author="Melissa Haltuch" w:date="2019-04-12T10:42:00Z">
        <w:r w:rsidR="003625DB" w:rsidDel="00655DDF">
          <w:delText>which</w:delText>
        </w:r>
      </w:del>
      <w:r w:rsidR="003625DB">
        <w:t xml:space="preserve">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w:t>
      </w:r>
      <w:commentRangeStart w:id="263"/>
      <w:r w:rsidR="000C31F1">
        <w:t xml:space="preserve">The method obtained 80%-90% accuracy in correctly detecting the </w:t>
      </w:r>
      <w:r w:rsidR="000C31F1">
        <w:lastRenderedPageBreak/>
        <w:t xml:space="preserve">temporal breakpoint, which was nonexistent for most scenarios. </w:t>
      </w:r>
      <w:commentRangeEnd w:id="263"/>
      <w:r w:rsidR="005E756B">
        <w:rPr>
          <w:rStyle w:val="CommentReference"/>
        </w:rPr>
        <w:commentReference w:id="263"/>
      </w:r>
      <w:r w:rsidR="000C31F1">
        <w:t>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commentRangeStart w:id="264"/>
      <w:r w:rsidR="00506E17">
        <w:t>Application to NE Pacific Sablefish</w:t>
      </w:r>
      <w:r w:rsidR="007674FF">
        <w:t xml:space="preserve"> </w:t>
      </w:r>
      <w:commentRangeEnd w:id="264"/>
      <w:r w:rsidR="005E756B">
        <w:rPr>
          <w:rStyle w:val="CommentReference"/>
          <w:rFonts w:eastAsiaTheme="minorHAnsi"/>
          <w:i w:val="0"/>
        </w:rPr>
        <w:commentReference w:id="264"/>
      </w:r>
    </w:p>
    <w:p w14:paraId="3B4A80D9" w14:textId="250ACB28" w:rsidR="00445820" w:rsidRDefault="00B65918" w:rsidP="00F77ACF">
      <w:pPr>
        <w:spacing w:after="0" w:line="360" w:lineRule="auto"/>
        <w:ind w:firstLine="720"/>
      </w:pPr>
      <w:r>
        <w:t xml:space="preserve">For all </w:t>
      </w:r>
      <w:commentRangeStart w:id="265"/>
      <w:r w:rsidR="00F77ACF">
        <w:t>key</w:t>
      </w:r>
      <w:commentRangeEnd w:id="265"/>
      <w:r w:rsidR="00655DDF">
        <w:rPr>
          <w:rStyle w:val="CommentReference"/>
        </w:rPr>
        <w:commentReference w:id="265"/>
      </w:r>
      <w:r w:rsidR="00F77ACF">
        <w:t xml:space="preserve">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r w:rsidR="00981A9D">
        <w:t>age</w:t>
      </w:r>
      <w:r w:rsidR="00AF1875">
        <w:t xml:space="preserve"> </w:t>
      </w:r>
      <w:r w:rsidR="00A9532D">
        <w:t xml:space="preserve">with latitude, with a significant breakpoint centered around </w:t>
      </w:r>
      <w:r w:rsidR="00274FD3">
        <w:t xml:space="preserve">50˚N </w:t>
      </w:r>
      <w:r w:rsidR="00A9532D">
        <w:t xml:space="preserve">(approximately </w:t>
      </w:r>
      <w:commentRangeStart w:id="266"/>
      <w:commentRangeStart w:id="267"/>
      <w:r w:rsidR="00A9532D">
        <w:t>Vancouver, Canad</w:t>
      </w:r>
      <w:r w:rsidR="00274FD3">
        <w:t>a</w:t>
      </w:r>
      <w:commentRangeEnd w:id="266"/>
      <w:r w:rsidR="00655DDF">
        <w:rPr>
          <w:rStyle w:val="CommentReference"/>
        </w:rPr>
        <w:commentReference w:id="266"/>
      </w:r>
      <w:commentRangeEnd w:id="267"/>
      <w:r w:rsidR="005E756B">
        <w:rPr>
          <w:rStyle w:val="CommentReference"/>
        </w:rPr>
        <w:commentReference w:id="267"/>
      </w:r>
      <w:r w:rsidR="00274FD3">
        <w:t xml:space="preserve">)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w:t>
      </w:r>
      <w:commentRangeStart w:id="268"/>
      <w:r w:rsidR="00445820">
        <w:t xml:space="preserve">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commentRangeEnd w:id="268"/>
      <w:r w:rsidR="005E756B">
        <w:rPr>
          <w:rStyle w:val="CommentReference"/>
        </w:rPr>
        <w:commentReference w:id="268"/>
      </w:r>
      <w:r w:rsidR="00445820">
        <w:t xml:space="preserve">Parameter estimation for </w:t>
      </w:r>
      <w:del w:id="269" w:author="Christine Stawitz" w:date="2019-05-03T15:01:00Z">
        <w:r w:rsidR="00445820" w:rsidDel="0029065E">
          <w:delText xml:space="preserve">this </w:delText>
        </w:r>
        <w:r w:rsidR="009A3744" w:rsidDel="0029065E">
          <w:delText xml:space="preserve">first </w:delText>
        </w:r>
        <w:r w:rsidR="00445820" w:rsidDel="0029065E">
          <w:delText>step</w:delText>
        </w:r>
      </w:del>
      <w:ins w:id="270" w:author="Christine Stawitz" w:date="2019-05-03T15:01:00Z">
        <w:r w:rsidR="0029065E">
          <w:t>initial stratification according to our breakpoints</w:t>
        </w:r>
      </w:ins>
      <w:r w:rsidR="00445820">
        <w:t xml:space="preserve">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del w:id="271" w:author="Christine Stawitz" w:date="2019-05-03T15:02:00Z">
        <w:r w:rsidR="00445820" w:rsidDel="0029065E">
          <w:delText xml:space="preserve">For the second exploratory phase, all years </w:delText>
        </w:r>
        <w:r w:rsidR="00362196" w:rsidDel="0029065E">
          <w:delText xml:space="preserve">of data were </w:delText>
        </w:r>
      </w:del>
      <w:ins w:id="272" w:author="Christine Stawitz" w:date="2019-05-03T15:02:00Z">
        <w:r w:rsidR="0029065E">
          <w:t xml:space="preserve">After </w:t>
        </w:r>
      </w:ins>
      <w:r w:rsidR="00362196">
        <w:t>combin</w:t>
      </w:r>
      <w:ins w:id="273" w:author="Christine Stawitz" w:date="2019-05-03T15:02:00Z">
        <w:r w:rsidR="0029065E">
          <w:t>ing</w:t>
        </w:r>
      </w:ins>
      <w:del w:id="274" w:author="Christine Stawitz" w:date="2019-05-03T15:02:00Z">
        <w:r w:rsidR="00362196" w:rsidDel="0029065E">
          <w:delText>ed</w:delText>
        </w:r>
      </w:del>
      <w:r w:rsidR="00362196">
        <w:t xml:space="preserve"> </w:t>
      </w:r>
      <w:del w:id="275" w:author="Christine Stawitz" w:date="2019-05-03T15:02:00Z">
        <w:r w:rsidR="00362196" w:rsidDel="0029065E">
          <w:delText xml:space="preserve">for </w:delText>
        </w:r>
      </w:del>
      <w:r w:rsidR="00FA35CE">
        <w:t>these region-sex combinations</w:t>
      </w:r>
      <w:r w:rsidR="009A3744">
        <w:t xml:space="preserve"> where overlap was found</w:t>
      </w:r>
      <w:ins w:id="276" w:author="Christine Stawitz" w:date="2019-05-03T15:02:00Z">
        <w:r w:rsidR="0029065E">
          <w:t xml:space="preserve"> in the second phase</w:t>
        </w:r>
      </w:ins>
      <w:r w:rsidR="009A3744">
        <w:t>, th</w:t>
      </w:r>
      <w:ins w:id="277" w:author="Christine Stawitz" w:date="2019-05-03T15:02:00Z">
        <w:r w:rsidR="0029065E">
          <w:t>e</w:t>
        </w:r>
      </w:ins>
      <w:del w:id="278" w:author="Christine Stawitz" w:date="2019-05-03T15:02:00Z">
        <w:r w:rsidR="009A3744" w:rsidDel="0029065E">
          <w:delText>us</w:delText>
        </w:r>
      </w:del>
      <w:r w:rsidR="009A3744">
        <w:t xml:space="preserve"> </w:t>
      </w:r>
      <w:del w:id="279" w:author="Christine Stawitz" w:date="2019-05-03T15:02:00Z">
        <w:r w:rsidR="009A3744" w:rsidDel="0029065E">
          <w:delText xml:space="preserve">reducing the </w:delText>
        </w:r>
      </w:del>
      <w:r w:rsidR="009A3744">
        <w:t>total</w:t>
      </w:r>
      <w:r w:rsidR="00DF7A11">
        <w:t xml:space="preserve"> </w:t>
      </w:r>
      <w:r w:rsidR="009A3744">
        <w:t xml:space="preserve">number of </w:t>
      </w:r>
      <w:proofErr w:type="spellStart"/>
      <w:r w:rsidR="009A3744">
        <w:t>spatio</w:t>
      </w:r>
      <w:proofErr w:type="spellEnd"/>
      <w:r w:rsidR="009A3744">
        <w:t xml:space="preserve">-temporal strata </w:t>
      </w:r>
      <w:ins w:id="280" w:author="Christine Stawitz" w:date="2019-05-03T15:02:00Z">
        <w:r w:rsidR="0029065E">
          <w:t xml:space="preserve">was reduced </w:t>
        </w:r>
      </w:ins>
      <w:r w:rsidR="009A3744">
        <w:t>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w:t>
      </w:r>
      <w:commentRangeStart w:id="281"/>
      <w:r w:rsidR="00362196">
        <w:t xml:space="preserve">this </w:t>
      </w:r>
      <w:r w:rsidR="008D0425">
        <w:t>setup</w:t>
      </w:r>
      <w:commentRangeEnd w:id="281"/>
      <w:r w:rsidR="005A5C86">
        <w:rPr>
          <w:rStyle w:val="CommentReference"/>
        </w:rPr>
        <w:commentReference w:id="281"/>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commentRangeStart w:id="282"/>
      <w:r>
        <w:t xml:space="preserve">4 </w:t>
      </w:r>
      <w:commentRangeStart w:id="283"/>
      <w:r w:rsidR="001A1B0A" w:rsidRPr="004906F5">
        <w:t>Discussion</w:t>
      </w:r>
      <w:commentRangeEnd w:id="283"/>
      <w:r w:rsidR="0029065E">
        <w:rPr>
          <w:rStyle w:val="CommentReference"/>
          <w:b w:val="0"/>
        </w:rPr>
        <w:commentReference w:id="283"/>
      </w:r>
      <w:commentRangeEnd w:id="282"/>
      <w:r w:rsidR="000D1B93">
        <w:rPr>
          <w:rStyle w:val="CommentReference"/>
          <w:b w:val="0"/>
        </w:rPr>
        <w:commentReference w:id="282"/>
      </w:r>
    </w:p>
    <w:p w14:paraId="2CAF7DF2" w14:textId="3125AABC" w:rsidR="00DF7A11" w:rsidRPr="009176CC" w:rsidRDefault="0023745F" w:rsidP="0048431F">
      <w:pPr>
        <w:pStyle w:val="Heading2"/>
      </w:pPr>
      <w:r>
        <w:t xml:space="preserve">4.1 </w:t>
      </w:r>
      <w:r w:rsidR="00DF7A11" w:rsidRPr="009176CC">
        <w:t>Caveats of Approach</w:t>
      </w:r>
    </w:p>
    <w:p w14:paraId="2FBC0F83" w14:textId="52E37971" w:rsidR="00A767F7" w:rsidRDefault="00DF7A11" w:rsidP="00DF7A11">
      <w:pPr>
        <w:spacing w:line="360" w:lineRule="auto"/>
      </w:pPr>
      <w:r>
        <w:t xml:space="preserve">One notable weakness of the GAM approach is </w:t>
      </w:r>
      <w:commentRangeStart w:id="284"/>
      <w:r>
        <w:t xml:space="preserve">the model’s sensitivity to the penalty function, often referred to as λ, which controls the degree of smoothness of the spline and, when unchecked, can lead to overfitting. </w:t>
      </w:r>
      <w:commentRangeEnd w:id="284"/>
      <w:r w:rsidR="0029065E">
        <w:rPr>
          <w:rStyle w:val="CommentReference"/>
        </w:rPr>
        <w:commentReference w:id="284"/>
      </w:r>
      <w:r>
        <w:t xml:space="preserve">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t>
      </w:r>
      <w:del w:id="285" w:author="Christine Stawitz" w:date="2019-05-03T15:12:00Z">
        <w:r w:rsidRPr="00D73DFA" w:rsidDel="0029065E">
          <w:delText xml:space="preserve">whose </w:delText>
        </w:r>
      </w:del>
      <w:ins w:id="286" w:author="Christine Stawitz" w:date="2019-05-03T15:12:00Z">
        <w:r w:rsidR="0029065E">
          <w:t>with</w:t>
        </w:r>
        <w:r w:rsidR="0029065E" w:rsidRPr="00D73DFA">
          <w:t xml:space="preserve"> </w:t>
        </w:r>
      </w:ins>
      <w:r w:rsidRPr="00D73DFA">
        <w:t>confidence interval</w:t>
      </w:r>
      <w:ins w:id="287" w:author="Christine Stawitz" w:date="2019-05-03T15:12:00Z">
        <w:r w:rsidR="0029065E">
          <w:t>s</w:t>
        </w:r>
      </w:ins>
      <w:r w:rsidRPr="00D73DFA">
        <w:t xml:space="preserve"> contain</w:t>
      </w:r>
      <w:ins w:id="288" w:author="Christine Stawitz" w:date="2019-05-03T15:12:00Z">
        <w:r w:rsidR="0029065E">
          <w:t>ing</w:t>
        </w:r>
      </w:ins>
      <w:del w:id="289" w:author="Christine Stawitz" w:date="2019-05-03T15:12:00Z">
        <w:r w:rsidRPr="00D73DFA" w:rsidDel="0029065E">
          <w:delText>ed</w:delText>
        </w:r>
      </w:del>
      <w:r w:rsidRPr="00D73DFA">
        <w:t xml:space="preserve"> zero, which </w:t>
      </w:r>
      <w:ins w:id="290" w:author="Christine Stawitz" w:date="2019-05-03T15:13:00Z">
        <w:r w:rsidR="0029065E">
          <w:t>are</w:t>
        </w:r>
      </w:ins>
      <w:del w:id="291" w:author="Christine Stawitz" w:date="2019-05-03T15:13:00Z">
        <w:r w:rsidR="00A767F7" w:rsidDel="0029065E">
          <w:delText>is</w:delText>
        </w:r>
      </w:del>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w:t>
      </w:r>
      <w:r w:rsidR="0089790E" w:rsidRPr="0089790E">
        <w:lastRenderedPageBreak/>
        <w:t>no variability was present</w:t>
      </w:r>
      <w:r w:rsidR="00A767F7">
        <w:t xml:space="preserve">. However, some erroneous detection can be expected considering inherent noise in our datasets, and </w:t>
      </w:r>
      <w:del w:id="292" w:author="Christine Stawitz" w:date="2019-05-03T15:13:00Z">
        <w:r w:rsidR="00A767F7" w:rsidDel="0029065E">
          <w:delText xml:space="preserve">the fact </w:delText>
        </w:r>
      </w:del>
      <w:r w:rsidR="00A767F7">
        <w:t xml:space="preserve">that we did not have a minimum threshold for breakpoint detection; a single, small derivative that did not have a CI containing zero could </w:t>
      </w:r>
      <w:commentRangeStart w:id="293"/>
      <w:r w:rsidR="00A767F7">
        <w:t xml:space="preserve">be ‘picked’. </w:t>
      </w:r>
      <w:commentRangeEnd w:id="293"/>
      <w:r w:rsidR="0029065E">
        <w:rPr>
          <w:rStyle w:val="CommentReference"/>
        </w:rPr>
        <w:commentReference w:id="293"/>
      </w:r>
    </w:p>
    <w:p w14:paraId="0E6825E6" w14:textId="5A0EE2BB" w:rsidR="0089790E" w:rsidRDefault="0089790E" w:rsidP="00DF7A11">
      <w:pPr>
        <w:spacing w:line="360" w:lineRule="auto"/>
      </w:pPr>
      <w:r>
        <w:t xml:space="preserve">The accuracy detection procedure was inherently strict, in that simulations were determined ‘inaccurate’ if the detected breakpoint varied by </w:t>
      </w:r>
      <w:commentRangeStart w:id="294"/>
      <w:r>
        <w:t xml:space="preserve">only one degree </w:t>
      </w:r>
      <w:commentRangeEnd w:id="294"/>
      <w:r w:rsidR="0029065E">
        <w:rPr>
          <w:rStyle w:val="CommentReference"/>
        </w:rPr>
        <w:commentReference w:id="294"/>
      </w:r>
      <w:r>
        <w:t>(</w:t>
      </w:r>
      <w:del w:id="295" w:author="Christine Stawitz" w:date="2019-05-03T15:16:00Z">
        <w:r w:rsidDel="007A1333">
          <w:delText>with the exception of</w:delText>
        </w:r>
      </w:del>
      <w:ins w:id="296" w:author="Christine Stawitz" w:date="2019-05-03T15:16:00Z">
        <w:r w:rsidR="007A1333">
          <w:t>except for</w:t>
        </w:r>
      </w:ins>
      <w:r>
        <w:t xml:space="preserve">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w:t>
      </w:r>
      <w:ins w:id="297" w:author="Christine Stawitz" w:date="2019-05-03T15:16:00Z">
        <w:r w:rsidR="007A1333">
          <w:t xml:space="preserve"> good</w:t>
        </w:r>
      </w:ins>
      <w:r w:rsidR="007C0B53">
        <w:t xml:space="preserv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commentRangeStart w:id="298"/>
      <w:r w:rsidR="00B62B5E">
        <w:t xml:space="preserve">size-at-age, </w:t>
      </w:r>
      <w:commentRangeEnd w:id="298"/>
      <w:r w:rsidR="007A1333">
        <w:rPr>
          <w:rStyle w:val="CommentReference"/>
        </w:rPr>
        <w:commentReference w:id="298"/>
      </w:r>
      <w:r w:rsidR="00B62B5E">
        <w:t>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Simulation Study</w:t>
      </w:r>
    </w:p>
    <w:p w14:paraId="7F287D10" w14:textId="04E42D02" w:rsidR="0088027E" w:rsidRDefault="00D178A2" w:rsidP="00825F33">
      <w:pPr>
        <w:spacing w:line="360" w:lineRule="auto"/>
      </w:pPr>
      <w:del w:id="299" w:author="Christine Stawitz" w:date="2019-05-03T15:17:00Z">
        <w:r w:rsidDel="007A1333">
          <w:delText>On the whole, the</w:delText>
        </w:r>
      </w:del>
      <w:ins w:id="300" w:author="Christine Stawitz" w:date="2019-05-03T15:17:00Z">
        <w:r w:rsidR="007A1333">
          <w:t>The</w:t>
        </w:r>
      </w:ins>
      <w:r>
        <w:t xml:space="preserve"> model performed best for both performance metric</w:t>
      </w:r>
      <w:r w:rsidR="00883CE8">
        <w:t>s</w:t>
      </w:r>
      <w:r>
        <w:t xml:space="preserve"> for the </w:t>
      </w:r>
      <w:commentRangeStart w:id="301"/>
      <w:r>
        <w:t xml:space="preserve">overlapping </w:t>
      </w:r>
      <w:commentRangeEnd w:id="301"/>
      <w:r w:rsidR="007A1333">
        <w:rPr>
          <w:rStyle w:val="CommentReference"/>
        </w:rPr>
        <w:commentReference w:id="301"/>
      </w:r>
      <w:r>
        <w:t>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18CE8B9A"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 xml:space="preserve">edges, with a true break at 49° consistently being assigned </w:t>
      </w:r>
      <w:ins w:id="302" w:author="Christine Stawitz" w:date="2019-05-03T15:18:00Z">
        <w:r w:rsidR="007A1333">
          <w:t xml:space="preserve">as a break at </w:t>
        </w:r>
      </w:ins>
      <w:r>
        <w:t>50°</w:t>
      </w:r>
      <w:r w:rsidR="00D178A2">
        <w:t xml:space="preserve">. </w:t>
      </w:r>
      <w:r w:rsidR="009B28AB" w:rsidRPr="00D73DFA">
        <w:t xml:space="preserve">In terms of fisheries management, this suggests that managers may need alternative tools to detect and appropriately consider variations in growth at the extremes of </w:t>
      </w:r>
      <w:del w:id="303" w:author="Christine Stawitz" w:date="2019-05-03T15:18:00Z">
        <w:r w:rsidR="009B28AB" w:rsidRPr="00D73DFA" w:rsidDel="007A1333">
          <w:delText xml:space="preserve">their </w:delText>
        </w:r>
      </w:del>
      <w:ins w:id="304" w:author="Christine Stawitz" w:date="2019-05-03T15:18:00Z">
        <w:r w:rsidR="007A1333">
          <w:t>a stock’s</w:t>
        </w:r>
        <w:r w:rsidR="007A1333" w:rsidRPr="00D73DFA">
          <w:t xml:space="preserve"> </w:t>
        </w:r>
      </w:ins>
      <w:r w:rsidR="009B28AB" w:rsidRPr="00D73DFA">
        <w:t>spatial domain</w:t>
      </w:r>
      <w:del w:id="305" w:author="Christine Stawitz" w:date="2019-05-03T15:18:00Z">
        <w:r w:rsidR="00101B63" w:rsidRPr="00D73DFA" w:rsidDel="007A1333">
          <w:delText>,</w:delText>
        </w:r>
      </w:del>
      <w:r w:rsidR="00101B63" w:rsidRPr="00D73DFA">
        <w:t xml:space="preserve"> or </w:t>
      </w:r>
      <w:del w:id="306" w:author="Christine Stawitz" w:date="2019-05-03T15:19:00Z">
        <w:r w:rsidR="00101B63" w:rsidRPr="00D73DFA" w:rsidDel="007A1333">
          <w:delText xml:space="preserve">regime shifts occurring </w:delText>
        </w:r>
      </w:del>
      <w:r w:rsidR="00101B63" w:rsidRPr="00D73DFA">
        <w:t>at the present moment</w:t>
      </w:r>
      <w:r w:rsidR="009B28AB" w:rsidRPr="002C6E0C">
        <w:t>.</w:t>
      </w:r>
      <w:r w:rsidR="00493E13" w:rsidRPr="002C6E0C">
        <w:t xml:space="preserve"> </w:t>
      </w:r>
      <w:commentRangeStart w:id="307"/>
      <w:r w:rsidR="0022377B">
        <w:t xml:space="preserve">Such breakdown of detection methods at the margins of a series (at the edges of a study region, or at 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w:t>
      </w:r>
      <w:commentRangeEnd w:id="307"/>
      <w:r w:rsidR="007A1333">
        <w:rPr>
          <w:rStyle w:val="CommentReference"/>
        </w:rPr>
        <w:commentReference w:id="307"/>
      </w:r>
      <w:r w:rsidR="0022377B" w:rsidRPr="00D73DFA">
        <w:t xml:space="preserve">The same author developed a method </w:t>
      </w:r>
      <w:r w:rsidR="0022377B" w:rsidRPr="00D73DFA">
        <w:lastRenderedPageBreak/>
        <w:t xml:space="preserve">using sequential t-tests to perform such edge-case detection, </w:t>
      </w:r>
      <w:commentRangeStart w:id="308"/>
      <w:r w:rsidR="0022377B" w:rsidRPr="00D73DFA">
        <w:t xml:space="preserve">which has been applied to detect ecosystem regime shifts in the Bering Sea. </w:t>
      </w:r>
      <w:commentRangeEnd w:id="308"/>
      <w:r w:rsidR="007A1333">
        <w:rPr>
          <w:rStyle w:val="CommentReference"/>
        </w:rPr>
        <w:commentReference w:id="308"/>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F04304">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w:t>
      </w:r>
      <w:commentRangeStart w:id="309"/>
      <w:r w:rsidR="002C6E0C" w:rsidRPr="002C6E0C">
        <w:t xml:space="preserve">It is likely there are thresholds in </w:t>
      </w:r>
      <w:r w:rsidR="0022377B">
        <w:t xml:space="preserve">or types of </w:t>
      </w:r>
      <w:r w:rsidR="002C6E0C" w:rsidRPr="002C6E0C">
        <w:t xml:space="preserve">spatiotemporal growth variation that will be poorly detected by most methods, which is an area for future research. </w:t>
      </w:r>
      <w:commentRangeEnd w:id="309"/>
      <w:r w:rsidR="007A1333">
        <w:rPr>
          <w:rStyle w:val="CommentReference"/>
        </w:rPr>
        <w:commentReference w:id="309"/>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del w:id="310" w:author="Christine Stawitz" w:date="2019-05-03T15:20:00Z">
        <w:r w:rsidR="00DF7A11" w:rsidDel="007A1333">
          <w:delText>,</w:delText>
        </w:r>
      </w:del>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w:t>
      </w:r>
      <w:commentRangeStart w:id="311"/>
      <w:r w:rsidR="00C11749">
        <w:t>smoother</w:t>
      </w:r>
      <w:commentRangeEnd w:id="311"/>
      <w:r w:rsidR="007A1333">
        <w:rPr>
          <w:rStyle w:val="CommentReference"/>
        </w:rPr>
        <w:commentReference w:id="311"/>
      </w:r>
      <w:r w:rsidR="00C11749">
        <w:t xml:space="preserve">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w:t>
      </w:r>
      <w:commentRangeStart w:id="312"/>
      <w:r w:rsidR="00C11749">
        <w:t xml:space="preserve">aid the design of </w:t>
      </w:r>
      <w:r w:rsidR="00BC2A1A">
        <w:t>future</w:t>
      </w:r>
      <w:r w:rsidR="00C11749">
        <w:t xml:space="preserve"> surveys.</w:t>
      </w:r>
      <w:commentRangeEnd w:id="312"/>
      <w:r w:rsidR="007A1333">
        <w:rPr>
          <w:rStyle w:val="CommentReference"/>
        </w:rPr>
        <w:commentReference w:id="312"/>
      </w:r>
    </w:p>
    <w:p w14:paraId="2D1EA24D" w14:textId="7CF04490" w:rsidR="009176CC" w:rsidRDefault="007A1333" w:rsidP="00C11749">
      <w:pPr>
        <w:spacing w:line="360" w:lineRule="auto"/>
        <w:ind w:firstLine="720"/>
      </w:pPr>
      <w:ins w:id="313" w:author="Christine Stawitz" w:date="2019-05-03T15:22:00Z">
        <w:r>
          <w:t>Using t</w:t>
        </w:r>
      </w:ins>
      <w:del w:id="314" w:author="Christine Stawitz" w:date="2019-05-03T15:22:00Z">
        <w:r w:rsidR="0040193D" w:rsidDel="007A1333">
          <w:delText>T</w:delText>
        </w:r>
      </w:del>
      <w:r w:rsidR="0040193D">
        <w:t>h</w:t>
      </w:r>
      <w:ins w:id="315" w:author="Christine Stawitz" w:date="2019-05-03T15:22:00Z">
        <w:r>
          <w:t>is</w:t>
        </w:r>
      </w:ins>
      <w:del w:id="316" w:author="Christine Stawitz" w:date="2019-05-03T15:22:00Z">
        <w:r w:rsidR="0040193D" w:rsidDel="007A1333">
          <w:delText>e</w:delText>
        </w:r>
      </w:del>
      <w:r w:rsidR="0040193D">
        <w:t xml:space="preserve"> method</w:t>
      </w:r>
      <w:ins w:id="317" w:author="Christine Stawitz" w:date="2019-05-03T15:22:00Z">
        <w:r>
          <w:t>,</w:t>
        </w:r>
      </w:ins>
      <w:r w:rsidR="0040193D">
        <w:t xml:space="preserve"> </w:t>
      </w:r>
      <w:del w:id="318" w:author="Christine Stawitz" w:date="2019-05-03T15:22:00Z">
        <w:r w:rsidR="0040193D" w:rsidDel="007A1333">
          <w:delText>indicated tradeoffs between the</w:delText>
        </w:r>
      </w:del>
      <w:ins w:id="319" w:author="Christine Stawitz" w:date="2019-05-03T15:22:00Z">
        <w:r>
          <w:t>increasing the</w:t>
        </w:r>
      </w:ins>
      <w:r w:rsidR="0040193D">
        <w:t xml:space="preserve"> accuracy of breakpoint detection</w:t>
      </w:r>
      <w:del w:id="320" w:author="Christine Stawitz" w:date="2019-05-03T15:22:00Z">
        <w:r w:rsidR="0040193D" w:rsidDel="007A1333">
          <w:delText xml:space="preserve"> and</w:delText>
        </w:r>
      </w:del>
      <w:r w:rsidR="0040193D">
        <w:t xml:space="preserve"> result</w:t>
      </w:r>
      <w:ins w:id="321" w:author="Christine Stawitz" w:date="2019-05-03T15:22:00Z">
        <w:r>
          <w:t xml:space="preserve">ed in a tradeoff by reducing </w:t>
        </w:r>
      </w:ins>
      <w:del w:id="322" w:author="Christine Stawitz" w:date="2019-05-03T15:22:00Z">
        <w:r w:rsidR="0040193D" w:rsidDel="007A1333">
          <w:delText xml:space="preserve">ant </w:delText>
        </w:r>
      </w:del>
      <w:r w:rsidR="0040193D">
        <w:t>coverage probabilit</w:t>
      </w:r>
      <w:r w:rsidR="0088027E">
        <w:t>ies</w:t>
      </w:r>
      <w:r w:rsidR="0040193D">
        <w:t xml:space="preserve"> in the estimated growth curve</w:t>
      </w:r>
      <w:ins w:id="323" w:author="Christine Stawitz" w:date="2019-05-03T15:22:00Z">
        <w:r>
          <w:t xml:space="preserve"> and introducing</w:t>
        </w:r>
      </w:ins>
      <w:del w:id="324" w:author="Christine Stawitz" w:date="2019-05-03T15:22:00Z">
        <w:r w:rsidR="00304135" w:rsidDel="007A1333">
          <w:delText>, as well as</w:delText>
        </w:r>
      </w:del>
      <w:r w:rsidR="00304135">
        <w:t xml:space="preserve">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w:t>
      </w:r>
      <w:del w:id="325" w:author="Christine Stawitz" w:date="2019-05-03T15:23:00Z">
        <w:r w:rsidR="008322F4" w:rsidDel="007A1333">
          <w:delText>,</w:delText>
        </w:r>
      </w:del>
      <w:r w:rsidR="008322F4">
        <w:t xml:space="preserve">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w:t>
      </w:r>
      <w:ins w:id="326" w:author="Christine Stawitz" w:date="2019-05-03T15:23:00Z">
        <w:r>
          <w:t xml:space="preserve"> </w:t>
        </w:r>
      </w:ins>
      <w:del w:id="327" w:author="Christine Stawitz" w:date="2019-05-03T15:23:00Z">
        <w:r w:rsidR="009F0300" w:rsidDel="007A1333">
          <w:delText xml:space="preserve">, </w:delText>
        </w:r>
      </w:del>
      <w:r w:rsidR="009F0300">
        <w:t>and not take the detected breakpoint itself as the absolute truth. Importantly, suggestions of spatial breakpoints produced by the method should necessarily be considered in the context of the ecosystem</w:t>
      </w:r>
      <w:del w:id="328" w:author="Christine Stawitz" w:date="2019-05-03T15:24:00Z">
        <w:r w:rsidR="009F0300" w:rsidDel="007A1333">
          <w:delText>,</w:delText>
        </w:r>
      </w:del>
      <w:r w:rsidR="009F0300">
        <w:t xml:space="preserve"> and prior knowledge of how the fishery at hand responds to features (e.g. temperature, depth) </w:t>
      </w:r>
      <w:del w:id="329" w:author="Christine Stawitz" w:date="2019-05-03T15:24:00Z">
        <w:r w:rsidR="009F0300" w:rsidDel="007A1333">
          <w:delText xml:space="preserve">which </w:delText>
        </w:r>
      </w:del>
      <w:ins w:id="330" w:author="Christine Stawitz" w:date="2019-05-03T15:24:00Z">
        <w:r>
          <w:t xml:space="preserve">that </w:t>
        </w:r>
      </w:ins>
      <w:r w:rsidR="009F0300">
        <w:t>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commentRangeStart w:id="331"/>
      <w:r>
        <w:lastRenderedPageBreak/>
        <w:t xml:space="preserve">4.3 </w:t>
      </w:r>
      <w:r w:rsidR="000157D3">
        <w:t>North Pacific Sablefish</w:t>
      </w:r>
      <w:commentRangeEnd w:id="331"/>
      <w:r w:rsidR="00192995">
        <w:rPr>
          <w:rStyle w:val="CommentReference"/>
          <w:rFonts w:eastAsiaTheme="minorHAnsi"/>
          <w:i w:val="0"/>
        </w:rPr>
        <w:commentReference w:id="331"/>
      </w:r>
    </w:p>
    <w:p w14:paraId="7A5BCE0A" w14:textId="54D0C08E" w:rsidR="00555EB1" w:rsidRPr="00555EB1" w:rsidRDefault="00101B63" w:rsidP="00D73DFA">
      <w:pPr>
        <w:spacing w:line="360" w:lineRule="auto"/>
        <w:ind w:firstLine="720"/>
      </w:pPr>
      <w:commentRangeStart w:id="332"/>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commentRangeEnd w:id="332"/>
      <w:r w:rsidR="001062E6">
        <w:rPr>
          <w:rStyle w:val="CommentReference"/>
        </w:rPr>
        <w:commentReference w:id="332"/>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670FCE92"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and state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Conception and Monterey, CA, with additional evidence for an</w:t>
      </w:r>
      <w:commentRangeStart w:id="333"/>
      <w:r w:rsidR="00EE0A9B">
        <w:t xml:space="preserve">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xml:space="preserve">) and </w:t>
      </w:r>
      <w:commentRangeStart w:id="334"/>
      <w:r w:rsidR="00DC2CFC">
        <w:t xml:space="preserve">one of our detected breakpoints </w:t>
      </w:r>
      <w:commentRangeEnd w:id="334"/>
      <w:r w:rsidR="005A5C86">
        <w:rPr>
          <w:rStyle w:val="CommentReference"/>
        </w:rPr>
        <w:lastRenderedPageBreak/>
        <w:commentReference w:id="334"/>
      </w:r>
      <w:r w:rsidR="00DC2CFC">
        <w:t>(</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commentRangeEnd w:id="333"/>
      <w:r w:rsidR="001062E6">
        <w:rPr>
          <w:rStyle w:val="CommentReference"/>
        </w:rPr>
        <w:commentReference w:id="333"/>
      </w:r>
      <w:r w:rsidR="00EE0A9B" w:rsidRPr="007A3BAC">
        <w:t>The</w:t>
      </w:r>
      <w:r w:rsidR="00EE0A9B">
        <w:t xml:space="preserve"> authors of </w:t>
      </w:r>
      <w:commentRangeStart w:id="335"/>
      <w:r w:rsidR="00EE0A9B">
        <w:t>that</w:t>
      </w:r>
      <w:commentRangeEnd w:id="335"/>
      <w:r w:rsidR="005A5C86">
        <w:rPr>
          <w:rStyle w:val="CommentReference"/>
        </w:rPr>
        <w:commentReference w:id="335"/>
      </w:r>
      <w:r w:rsidR="00EE0A9B">
        <w:t xml:space="preserve">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commentRangeStart w:id="336"/>
      <w:r w:rsidR="00212215">
        <w:t xml:space="preserve">shelf-slope pattern </w:t>
      </w:r>
      <w:commentRangeEnd w:id="336"/>
      <w:r w:rsidR="00AE062D">
        <w:rPr>
          <w:rStyle w:val="CommentReference"/>
        </w:rPr>
        <w:commentReference w:id="336"/>
      </w:r>
      <w:r w:rsidR="00212215">
        <w:t xml:space="preserve">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w:t>
      </w:r>
      <w:commentRangeStart w:id="337"/>
      <w:r w:rsidR="00F65EE9">
        <w:t xml:space="preserve">in </w:t>
      </w:r>
      <w:r w:rsidR="00CD03F1">
        <w:t>1995</w:t>
      </w:r>
      <w:r w:rsidR="0000580A">
        <w:t xml:space="preserve"> only for age-four fish</w:t>
      </w:r>
      <w:r w:rsidR="0005545E">
        <w:t>,</w:t>
      </w:r>
      <w:r w:rsidR="00F65EE9">
        <w:t xml:space="preserve"> </w:t>
      </w:r>
      <w:r w:rsidR="00CD03F1">
        <w:t xml:space="preserve">though it was </w:t>
      </w:r>
      <w:commentRangeEnd w:id="337"/>
      <w:r w:rsidR="002C350B">
        <w:rPr>
          <w:rStyle w:val="CommentReference"/>
        </w:rPr>
        <w:commentReference w:id="337"/>
      </w:r>
      <w:r w:rsidR="00CD03F1">
        <w:t>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42DCF67F" w:rsidR="0000580A" w:rsidRPr="00D76119" w:rsidRDefault="009A4F3C" w:rsidP="00D76119">
      <w:pPr>
        <w:spacing w:after="0" w:line="360" w:lineRule="auto"/>
        <w:ind w:firstLine="360"/>
      </w:pPr>
      <w:commentRangeStart w:id="338"/>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del w:id="339" w:author="Melissa Haltuch" w:date="2019-04-12T12:26:00Z">
        <w:r w:rsidDel="002C350B">
          <w:delText>moreso</w:delText>
        </w:r>
      </w:del>
      <w:ins w:id="340" w:author="Melissa Haltuch" w:date="2019-04-12T12:26:00Z">
        <w:r w:rsidR="002C350B">
          <w:t>more so</w:t>
        </w:r>
      </w:ins>
      <w:r>
        <w:t xml:space="preserve"> in southerly regions (such as Regions 1 and 2, which are mostly comprised of CC data).</w:t>
      </w:r>
      <w:commentRangeEnd w:id="338"/>
      <w:r w:rsidR="002C350B">
        <w:rPr>
          <w:rStyle w:val="CommentReference"/>
        </w:rPr>
        <w:commentReference w:id="338"/>
      </w:r>
      <w:r>
        <w:t xml:space="preserve"> </w:t>
      </w:r>
      <w:commentRangeStart w:id="341"/>
      <w:r>
        <w:t>VGBF estimates for males only supported the conservation of the temporal break in Region 4 (western Alaska).</w:t>
      </w:r>
      <w:r w:rsidR="007D1370">
        <w:t xml:space="preserve"> </w:t>
      </w:r>
      <w:commentRangeEnd w:id="341"/>
      <w:r w:rsidR="002C350B">
        <w:rPr>
          <w:rStyle w:val="CommentReference"/>
        </w:rPr>
        <w:commentReference w:id="341"/>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342"/>
      <w:r w:rsidR="00291BC9">
        <w:t>ground</w:t>
      </w:r>
      <w:ins w:id="343" w:author="Melissa Haltuch" w:date="2019-04-12T12:30:00Z">
        <w:r w:rsidR="002C350B">
          <w:t xml:space="preserve">fish </w:t>
        </w:r>
      </w:ins>
      <w:commentRangeStart w:id="344"/>
      <w:r w:rsidR="00291BC9">
        <w:t>fisheries</w:t>
      </w:r>
      <w:commentRangeEnd w:id="342"/>
      <w:r w:rsidR="00291BC9">
        <w:rPr>
          <w:rStyle w:val="CommentReference"/>
        </w:rPr>
        <w:commentReference w:id="342"/>
      </w:r>
      <w:commentRangeEnd w:id="344"/>
      <w:r w:rsidR="002C350B">
        <w:rPr>
          <w:rStyle w:val="CommentReference"/>
        </w:rPr>
        <w:commentReference w:id="344"/>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45"/>
      <w:commentRangeStart w:id="346"/>
      <w:r>
        <w:t>(M. Haltuch, pers. comm.)</w:t>
      </w:r>
      <w:commentRangeEnd w:id="345"/>
      <w:r w:rsidR="00F521CD">
        <w:rPr>
          <w:rStyle w:val="CommentReference"/>
        </w:rPr>
        <w:commentReference w:id="345"/>
      </w:r>
      <w:commentRangeEnd w:id="346"/>
      <w:r w:rsidR="002C350B">
        <w:rPr>
          <w:rStyle w:val="CommentReference"/>
        </w:rPr>
        <w:commentReference w:id="346"/>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commentRangeStart w:id="347"/>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w:t>
      </w:r>
      <w:commentRangeEnd w:id="347"/>
      <w:r w:rsidR="001062E6">
        <w:rPr>
          <w:rStyle w:val="CommentReference"/>
        </w:rPr>
        <w:commentReference w:id="347"/>
      </w:r>
      <w:r w:rsidR="0054799E">
        <w:t xml:space="preserve">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48"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049992AE"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349"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49"/>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w:t>
      </w:r>
      <w:ins w:id="350" w:author="Christine Stawitz" w:date="2019-05-03T15:44:00Z">
        <w:r w:rsidR="000D1B93">
          <w:t xml:space="preserve">of the six </w:t>
        </w:r>
      </w:ins>
      <w:r>
        <w:t>scenario</w:t>
      </w:r>
      <w:ins w:id="351" w:author="Christine Stawitz" w:date="2019-05-03T15:44:00Z">
        <w:r w:rsidR="000D1B93">
          <w:t>s</w:t>
        </w:r>
      </w:ins>
      <w:r>
        <w:t xml:space="preserve">,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fish in the sample.</w:t>
      </w:r>
    </w:p>
    <w:bookmarkEnd w:id="348"/>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52"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353"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353"/>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 xml:space="preserve">for a single simulated dataset with no designated spatial or temporal breaks. </w:t>
      </w:r>
      <w:commentRangeStart w:id="354"/>
      <w:r w:rsidR="003D44CE">
        <w:t>Vertical dashed red lines indicate detected break points, which are the maximum value obtained for this data set and do not have a confidence interval that contains zero.</w:t>
      </w:r>
      <w:commentRangeEnd w:id="354"/>
      <w:r w:rsidR="000D1B93">
        <w:rPr>
          <w:rStyle w:val="CommentReference"/>
          <w:iCs w:val="0"/>
        </w:rPr>
        <w:commentReference w:id="354"/>
      </w:r>
    </w:p>
    <w:p w14:paraId="0415D170" w14:textId="468767E8" w:rsidR="002C0447" w:rsidRDefault="00514739" w:rsidP="00305832">
      <w:pPr>
        <w:pStyle w:val="Caption"/>
        <w:spacing w:line="360" w:lineRule="auto"/>
      </w:pPr>
      <w:commentRangeStart w:id="355"/>
      <w:r>
        <w:lastRenderedPageBreak/>
        <w:t>No break points were detected by the GAM.</w:t>
      </w:r>
      <w:commentRangeEnd w:id="355"/>
      <w:r w:rsidR="000D1B93">
        <w:rPr>
          <w:rStyle w:val="CommentReference"/>
          <w:iCs w:val="0"/>
        </w:rPr>
        <w:commentReference w:id="355"/>
      </w:r>
    </w:p>
    <w:p w14:paraId="6BF7856C" w14:textId="41CA075C" w:rsidR="00421AA6" w:rsidRDefault="00675625" w:rsidP="00305832">
      <w:pPr>
        <w:pStyle w:val="Caption"/>
        <w:spacing w:line="360" w:lineRule="auto"/>
      </w:pPr>
      <w:bookmarkStart w:id="356"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35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357"/>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xml:space="preserve">) </w:t>
      </w:r>
      <w:commentRangeStart w:id="358"/>
      <w:r w:rsidR="00081EE8">
        <w:t>ma</w:t>
      </w:r>
      <w:r w:rsidR="00514739">
        <w:t>p</w:t>
      </w:r>
      <w:r w:rsidR="00081EE8">
        <w:t xml:space="preserve"> of age-6 fish for a single simulated dataset with no designated spatial</w:t>
      </w:r>
      <w:r w:rsidR="00EE0A09">
        <w:t xml:space="preserve"> or temporal</w:t>
      </w:r>
      <w:r w:rsidR="00081EE8">
        <w:t xml:space="preserve"> breaks. </w:t>
      </w:r>
      <w:commentRangeEnd w:id="358"/>
      <w:r w:rsidR="000D1B93">
        <w:rPr>
          <w:rStyle w:val="CommentReference"/>
          <w:iCs w:val="0"/>
        </w:rPr>
        <w:commentReference w:id="358"/>
      </w:r>
      <w:r w:rsidR="00081EE8">
        <w:t>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commentRangeStart w:id="359"/>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commentRangeEnd w:id="359"/>
      <w:r w:rsidR="00192995">
        <w:rPr>
          <w:rStyle w:val="CommentReference"/>
          <w:iCs w:val="0"/>
        </w:rPr>
        <w:commentReference w:id="359"/>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360" w:name="_Ref5206683"/>
      <w:bookmarkStart w:id="361"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360"/>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361"/>
    </w:p>
    <w:bookmarkEnd w:id="352"/>
    <w:bookmarkEnd w:id="356"/>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commentRangeStart w:id="362"/>
      <w:r>
        <w:rPr>
          <w:noProof/>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commentRangeEnd w:id="362"/>
      <w:r w:rsidR="00192995">
        <w:rPr>
          <w:rStyle w:val="CommentReference"/>
          <w:iCs w:val="0"/>
        </w:rPr>
        <w:commentReference w:id="362"/>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commentRangeStart w:id="363"/>
      <w:commentRangeStart w:id="364"/>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commentRangeEnd w:id="363"/>
      <w:r w:rsidR="00192995">
        <w:rPr>
          <w:rStyle w:val="CommentReference"/>
        </w:rPr>
        <w:commentReference w:id="363"/>
      </w:r>
      <w:commentRangeEnd w:id="364"/>
      <w:r w:rsidR="00192995">
        <w:rPr>
          <w:rStyle w:val="CommentReference"/>
        </w:rPr>
        <w:commentReference w:id="364"/>
      </w:r>
    </w:p>
    <w:p w14:paraId="5805B27D" w14:textId="787816E0" w:rsidR="00655F5F" w:rsidRDefault="00A025ED" w:rsidP="00AA564B">
      <w:pPr>
        <w:pStyle w:val="Caption"/>
      </w:pPr>
      <w:bookmarkStart w:id="365"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365"/>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366"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366"/>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367"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367"/>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368"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368"/>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369"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r w:rsidR="0057075F">
              <w:t>U</w:t>
            </w:r>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Single, spatial break in middle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U[0,25]  under growth Regime 1; </w:t>
            </w:r>
          </w:p>
          <w:p w14:paraId="19536133" w14:textId="250D8D43" w:rsidR="00B82748" w:rsidRDefault="00B0287C" w:rsidP="007D5FD4">
            <w:r>
              <w:t xml:space="preserve">Latitude and Longitude </w:t>
            </w:r>
            <w:r w:rsidR="00B82748">
              <w:t>~ U[25,50]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U[0,25]  under growth Regime 1;</w:t>
            </w:r>
          </w:p>
          <w:p w14:paraId="4CF0762A" w14:textId="6AD29014" w:rsidR="00B82748" w:rsidRDefault="00B0287C" w:rsidP="007D5FD4">
            <w:r>
              <w:t xml:space="preserve">Latitude and Longitude </w:t>
            </w:r>
            <w:r w:rsidR="00B82748">
              <w:t>~ U[25,50]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U[0,25]  under growth Regime 1; </w:t>
            </w:r>
          </w:p>
          <w:p w14:paraId="4E5E73F6" w14:textId="2AEE3099" w:rsidR="00B82748" w:rsidRDefault="00B0287C" w:rsidP="007D5FD4">
            <w:r>
              <w:t xml:space="preserve">Latitude and Longitude </w:t>
            </w:r>
            <w:r w:rsidR="00B82748">
              <w:t>~ U[20,50]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U[0,49]  under growth Regime 1;</w:t>
            </w:r>
          </w:p>
          <w:p w14:paraId="5BCDF1B4" w14:textId="524E2BD8" w:rsidR="00B82748" w:rsidRDefault="00B0287C" w:rsidP="007D5FD4">
            <w:r>
              <w:t xml:space="preserve">Latitude and Longitude </w:t>
            </w:r>
            <w:r w:rsidR="00B82748">
              <w:t>~ U[49,50]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Latitude and Longitude ~ U[0,50],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370" w:name="_Ref872431"/>
      <w:bookmarkStart w:id="371"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370"/>
      <w:r>
        <w:t xml:space="preserve">. Summary of simulated datasets used to test the </w:t>
      </w:r>
      <w:r w:rsidR="007D5FD4">
        <w:t>proposed</w:t>
      </w:r>
      <w:r>
        <w:t xml:space="preserve"> method </w:t>
      </w:r>
      <w:bookmarkEnd w:id="371"/>
      <w:r w:rsidR="007D5FD4">
        <w:t>against various degrees of spatial growth variation, and a single temporal scenario.</w:t>
      </w:r>
    </w:p>
    <w:bookmarkEnd w:id="369"/>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81"/>
        <w:gridCol w:w="1338"/>
        <w:gridCol w:w="1419"/>
        <w:gridCol w:w="2212"/>
        <w:gridCol w:w="2213"/>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372"/>
            <w:commentRangeStart w:id="373"/>
            <w:r>
              <w:rPr>
                <w:b/>
              </w:rPr>
              <w:t>Coverage probability for L</w:t>
            </w:r>
            <w:r w:rsidRPr="000645CA">
              <w:rPr>
                <w:b/>
                <w:vertAlign w:val="subscript"/>
              </w:rPr>
              <w:t>1</w:t>
            </w:r>
            <w:commentRangeEnd w:id="372"/>
            <w:commentRangeEnd w:id="373"/>
            <w:r>
              <w:rPr>
                <w:b/>
                <w:vertAlign w:val="subscript"/>
              </w:rPr>
              <w:t>,</w:t>
            </w:r>
            <w:r>
              <w:rPr>
                <w:b/>
              </w:rPr>
              <w:t xml:space="preserve"> L</w:t>
            </w:r>
            <w:r>
              <w:rPr>
                <w:b/>
                <w:vertAlign w:val="subscript"/>
              </w:rPr>
              <w:t>2</w:t>
            </w:r>
            <w:r w:rsidRPr="000645CA">
              <w:rPr>
                <w:rStyle w:val="CommentReference"/>
                <w:vertAlign w:val="subscript"/>
              </w:rPr>
              <w:commentReference w:id="372"/>
            </w:r>
            <w:r w:rsidR="00B16645">
              <w:rPr>
                <w:rStyle w:val="CommentReference"/>
              </w:rPr>
              <w:commentReference w:id="373"/>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r>
              <w:t>None</w:t>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Single, spatial break in middle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48019B0E" w:rsidR="00A71419" w:rsidRDefault="00A71419" w:rsidP="00234F7E">
            <w:r>
              <w:t>0.49,</w:t>
            </w:r>
            <w:r w:rsidR="00707751">
              <w:t xml:space="preserve"> </w:t>
            </w:r>
            <w:r>
              <w:t>0.27</w:t>
            </w:r>
          </w:p>
        </w:tc>
        <w:tc>
          <w:tcPr>
            <w:tcW w:w="2212" w:type="dxa"/>
          </w:tcPr>
          <w:p w14:paraId="5713A19A" w14:textId="1573A4B2" w:rsidR="00A71419" w:rsidRDefault="00A71419" w:rsidP="00234F7E">
            <w:r>
              <w:t>0.99,</w:t>
            </w:r>
            <w:r w:rsidR="00DB73DC">
              <w:t xml:space="preserve"> </w:t>
            </w:r>
            <w:r>
              <w:t>1</w:t>
            </w:r>
            <w:r w:rsidR="00DB73DC">
              <w:t>.00</w:t>
            </w:r>
            <w:r>
              <w:t>,</w:t>
            </w:r>
            <w:r w:rsidR="00DB73DC">
              <w:t xml:space="preserve"> </w:t>
            </w:r>
            <w:r>
              <w:t>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203C6529" w:rsidR="00A71419" w:rsidRDefault="00A71419" w:rsidP="00234F7E">
            <w:r>
              <w:t>0.01,</w:t>
            </w:r>
            <w:r w:rsidR="00707751">
              <w:t xml:space="preserve"> </w:t>
            </w:r>
            <w:r>
              <w:t>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Latitude and Longitude ~ U[0,50],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6A06F7D1"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374"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374"/>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smoothers. For the overlapping scenario (row 4),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375"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375"/>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376"/>
      <w:commentRangeStart w:id="377"/>
      <w:commentRangeStart w:id="378"/>
      <w:r w:rsidR="00BE6203" w:rsidRPr="00ED2D44">
        <w:t>here</w:t>
      </w:r>
      <w:commentRangeEnd w:id="376"/>
      <w:r w:rsidR="00C6606C">
        <w:rPr>
          <w:rStyle w:val="CommentReference"/>
          <w:iCs w:val="0"/>
        </w:rPr>
        <w:commentReference w:id="376"/>
      </w:r>
      <w:commentRangeEnd w:id="377"/>
      <w:r w:rsidR="00AB2804">
        <w:t>.</w:t>
      </w:r>
      <w:r w:rsidR="00C6606C">
        <w:rPr>
          <w:rStyle w:val="CommentReference"/>
          <w:iCs w:val="0"/>
        </w:rPr>
        <w:commentReference w:id="377"/>
      </w:r>
      <w:commentRangeEnd w:id="378"/>
      <w:r w:rsidR="001958F3">
        <w:rPr>
          <w:rStyle w:val="CommentReference"/>
          <w:iCs w:val="0"/>
        </w:rPr>
        <w:commentReference w:id="378"/>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commentRangeStart w:id="379"/>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ED2D34">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vAlign w:val="center"/>
          </w:tcPr>
          <w:p w14:paraId="52B1C6F8" w14:textId="761F93C3"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1</w:t>
            </w:r>
            <w:r w:rsidR="009B35C1" w:rsidRPr="004C1261">
              <w:rPr>
                <w:b/>
                <w:sz w:val="22"/>
                <w:szCs w:val="22"/>
              </w:rPr>
              <w:t xml:space="preserve"> (cm)</w:t>
            </w:r>
          </w:p>
        </w:tc>
        <w:tc>
          <w:tcPr>
            <w:tcW w:w="2178" w:type="dxa"/>
            <w:tcBorders>
              <w:bottom w:val="single" w:sz="4" w:space="0" w:color="auto"/>
            </w:tcBorders>
            <w:vAlign w:val="center"/>
          </w:tcPr>
          <w:p w14:paraId="7A15EB45" w14:textId="24F1B9B8"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2</w:t>
            </w:r>
            <w:r w:rsidR="009B35C1" w:rsidRPr="004C1261">
              <w:rPr>
                <w:b/>
                <w:sz w:val="22"/>
                <w:szCs w:val="22"/>
                <w:vertAlign w:val="subscript"/>
              </w:rPr>
              <w:t xml:space="preserve"> </w:t>
            </w:r>
            <w:r w:rsidR="009B35C1" w:rsidRPr="004C1261">
              <w:rPr>
                <w:b/>
                <w:sz w:val="22"/>
                <w:szCs w:val="22"/>
              </w:rPr>
              <w:t>(cm)</w:t>
            </w:r>
          </w:p>
        </w:tc>
      </w:tr>
      <w:tr w:rsidR="004C1261" w14:paraId="40FD134D" w14:textId="0D246503" w:rsidTr="00ED2D34">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4C1261" w:rsidRDefault="004C1261" w:rsidP="004C1261">
            <w:pPr>
              <w:jc w:val="center"/>
              <w:rPr>
                <w:sz w:val="22"/>
                <w:szCs w:val="22"/>
                <w:highlight w:val="yellow"/>
              </w:rPr>
            </w:pPr>
            <w:r w:rsidRPr="004C1261">
              <w:rPr>
                <w:color w:val="000000"/>
                <w:sz w:val="22"/>
                <w:szCs w:val="22"/>
              </w:rPr>
              <w:t>27.78</w:t>
            </w:r>
          </w:p>
        </w:tc>
        <w:tc>
          <w:tcPr>
            <w:tcW w:w="2178" w:type="dxa"/>
            <w:tcBorders>
              <w:top w:val="single" w:sz="4" w:space="0" w:color="auto"/>
              <w:left w:val="nil"/>
              <w:bottom w:val="nil"/>
              <w:right w:val="single" w:sz="4" w:space="0" w:color="auto"/>
            </w:tcBorders>
          </w:tcPr>
          <w:p w14:paraId="4843E0DB" w14:textId="6DA6D966" w:rsidR="004C1261" w:rsidRPr="004C1261" w:rsidRDefault="004C1261" w:rsidP="004C1261">
            <w:pPr>
              <w:jc w:val="center"/>
              <w:rPr>
                <w:sz w:val="22"/>
                <w:szCs w:val="22"/>
                <w:highlight w:val="yellow"/>
              </w:rPr>
            </w:pPr>
            <w:r w:rsidRPr="004C1261">
              <w:rPr>
                <w:color w:val="000000"/>
                <w:sz w:val="22"/>
                <w:szCs w:val="22"/>
              </w:rPr>
              <w:t>59.74</w:t>
            </w:r>
          </w:p>
        </w:tc>
      </w:tr>
      <w:tr w:rsidR="004C1261" w14:paraId="6926C9D9" w14:textId="77777777" w:rsidTr="00ED2D34">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4C1261" w:rsidRDefault="004C1261" w:rsidP="004C1261">
            <w:pPr>
              <w:jc w:val="center"/>
              <w:rPr>
                <w:sz w:val="22"/>
                <w:szCs w:val="22"/>
                <w:highlight w:val="yellow"/>
              </w:rPr>
            </w:pPr>
            <w:r w:rsidRPr="004C1261">
              <w:rPr>
                <w:color w:val="000000"/>
                <w:sz w:val="22"/>
                <w:szCs w:val="22"/>
              </w:rPr>
              <w:t>31.13</w:t>
            </w:r>
          </w:p>
        </w:tc>
        <w:tc>
          <w:tcPr>
            <w:tcW w:w="2178" w:type="dxa"/>
            <w:tcBorders>
              <w:top w:val="nil"/>
              <w:left w:val="nil"/>
              <w:bottom w:val="nil"/>
              <w:right w:val="single" w:sz="4" w:space="0" w:color="auto"/>
            </w:tcBorders>
          </w:tcPr>
          <w:p w14:paraId="68B0FEAB" w14:textId="34EF0AED" w:rsidR="004C1261" w:rsidRPr="004C1261" w:rsidRDefault="004C1261" w:rsidP="004C1261">
            <w:pPr>
              <w:jc w:val="center"/>
              <w:rPr>
                <w:sz w:val="22"/>
                <w:szCs w:val="22"/>
                <w:highlight w:val="yellow"/>
              </w:rPr>
            </w:pPr>
            <w:r w:rsidRPr="004C1261">
              <w:rPr>
                <w:color w:val="000000"/>
                <w:sz w:val="22"/>
                <w:szCs w:val="22"/>
              </w:rPr>
              <w:t>60.23</w:t>
            </w:r>
          </w:p>
        </w:tc>
      </w:tr>
      <w:tr w:rsidR="004C1261" w14:paraId="34C1CAE2" w14:textId="77777777" w:rsidTr="00ED2D34">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4C1261" w:rsidRDefault="004C1261" w:rsidP="004C1261">
            <w:pPr>
              <w:jc w:val="center"/>
              <w:rPr>
                <w:sz w:val="22"/>
                <w:szCs w:val="22"/>
                <w:highlight w:val="yellow"/>
              </w:rPr>
            </w:pPr>
            <w:r w:rsidRPr="004C1261">
              <w:rPr>
                <w:color w:val="000000"/>
                <w:sz w:val="22"/>
                <w:szCs w:val="22"/>
              </w:rPr>
              <w:t>28.64</w:t>
            </w:r>
          </w:p>
        </w:tc>
        <w:tc>
          <w:tcPr>
            <w:tcW w:w="2178" w:type="dxa"/>
            <w:tcBorders>
              <w:top w:val="nil"/>
              <w:left w:val="nil"/>
              <w:bottom w:val="nil"/>
              <w:right w:val="single" w:sz="4" w:space="0" w:color="auto"/>
            </w:tcBorders>
          </w:tcPr>
          <w:p w14:paraId="49A75DAE" w14:textId="5182FD17" w:rsidR="004C1261" w:rsidRPr="004C1261" w:rsidRDefault="004C1261" w:rsidP="004C1261">
            <w:pPr>
              <w:jc w:val="center"/>
              <w:rPr>
                <w:sz w:val="22"/>
                <w:szCs w:val="22"/>
                <w:highlight w:val="yellow"/>
              </w:rPr>
            </w:pPr>
            <w:r w:rsidRPr="004C1261">
              <w:rPr>
                <w:color w:val="000000"/>
                <w:sz w:val="22"/>
                <w:szCs w:val="22"/>
              </w:rPr>
              <w:t>54.67</w:t>
            </w:r>
          </w:p>
        </w:tc>
      </w:tr>
      <w:tr w:rsidR="004C1261" w14:paraId="266A6F9F" w14:textId="77777777" w:rsidTr="00ED2D34">
        <w:trPr>
          <w:gridAfter w:val="1"/>
          <w:wAfter w:w="12" w:type="dxa"/>
          <w:trHeight w:val="436"/>
        </w:trPr>
        <w:tc>
          <w:tcPr>
            <w:tcW w:w="937" w:type="dxa"/>
            <w:tcBorders>
              <w:top w:val="nil"/>
              <w:left w:val="single" w:sz="4" w:space="0" w:color="auto"/>
              <w:bottom w:val="nil"/>
              <w:right w:val="nil"/>
            </w:tcBorders>
          </w:tcPr>
          <w:p w14:paraId="040F7CD3" w14:textId="4D153CDD"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4C1261" w:rsidRPr="004C1261" w:rsidRDefault="004C1261" w:rsidP="004C1261">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4C1261" w:rsidRPr="004C1261" w:rsidRDefault="004C1261" w:rsidP="004C1261">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4C1261" w:rsidRPr="004C1261" w:rsidRDefault="004C1261" w:rsidP="004C1261">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4C1261" w:rsidRPr="004C1261" w:rsidRDefault="004C1261" w:rsidP="004C1261">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4C1261" w:rsidRPr="004C1261" w:rsidRDefault="004C1261" w:rsidP="004C1261">
            <w:pPr>
              <w:jc w:val="center"/>
              <w:rPr>
                <w:sz w:val="22"/>
                <w:szCs w:val="22"/>
                <w:highlight w:val="yellow"/>
              </w:rPr>
            </w:pPr>
            <w:r w:rsidRPr="004C1261">
              <w:rPr>
                <w:color w:val="000000"/>
                <w:sz w:val="22"/>
                <w:szCs w:val="22"/>
              </w:rPr>
              <w:t>22.74</w:t>
            </w:r>
          </w:p>
        </w:tc>
        <w:tc>
          <w:tcPr>
            <w:tcW w:w="2178" w:type="dxa"/>
            <w:tcBorders>
              <w:top w:val="nil"/>
              <w:left w:val="nil"/>
              <w:bottom w:val="nil"/>
              <w:right w:val="single" w:sz="4" w:space="0" w:color="auto"/>
            </w:tcBorders>
          </w:tcPr>
          <w:p w14:paraId="3B5AD356" w14:textId="293430C7" w:rsidR="004C1261" w:rsidRPr="004C1261" w:rsidRDefault="004C1261" w:rsidP="004C1261">
            <w:pPr>
              <w:jc w:val="center"/>
              <w:rPr>
                <w:sz w:val="22"/>
                <w:szCs w:val="22"/>
                <w:highlight w:val="yellow"/>
              </w:rPr>
            </w:pPr>
            <w:r w:rsidRPr="004C1261">
              <w:rPr>
                <w:color w:val="000000"/>
                <w:sz w:val="22"/>
                <w:szCs w:val="22"/>
              </w:rPr>
              <w:t>66.14</w:t>
            </w:r>
          </w:p>
        </w:tc>
      </w:tr>
      <w:tr w:rsidR="004C1261" w14:paraId="12277202" w14:textId="77777777" w:rsidTr="00ED2D34">
        <w:trPr>
          <w:gridAfter w:val="1"/>
          <w:wAfter w:w="12" w:type="dxa"/>
          <w:trHeight w:val="436"/>
        </w:trPr>
        <w:tc>
          <w:tcPr>
            <w:tcW w:w="937" w:type="dxa"/>
            <w:tcBorders>
              <w:top w:val="nil"/>
              <w:left w:val="single" w:sz="4" w:space="0" w:color="auto"/>
              <w:bottom w:val="nil"/>
              <w:right w:val="nil"/>
            </w:tcBorders>
          </w:tcPr>
          <w:p w14:paraId="5C48F762" w14:textId="0E4D7885"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4C1261" w:rsidRPr="004C1261" w:rsidRDefault="004C1261" w:rsidP="004C1261">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4C1261" w:rsidRPr="004C1261" w:rsidRDefault="004C1261" w:rsidP="004C1261">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4C1261" w:rsidRPr="004C1261" w:rsidRDefault="004C1261" w:rsidP="004C1261">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4C1261" w:rsidRPr="004C1261" w:rsidRDefault="004C1261" w:rsidP="004C1261">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4C1261" w:rsidRPr="004C1261" w:rsidRDefault="004C1261" w:rsidP="004C1261">
            <w:pPr>
              <w:jc w:val="center"/>
              <w:rPr>
                <w:sz w:val="22"/>
                <w:szCs w:val="22"/>
                <w:highlight w:val="yellow"/>
              </w:rPr>
            </w:pPr>
            <w:r w:rsidRPr="004C1261">
              <w:rPr>
                <w:color w:val="000000"/>
                <w:sz w:val="22"/>
                <w:szCs w:val="22"/>
              </w:rPr>
              <w:t>25.36</w:t>
            </w:r>
          </w:p>
        </w:tc>
        <w:tc>
          <w:tcPr>
            <w:tcW w:w="2178" w:type="dxa"/>
            <w:tcBorders>
              <w:top w:val="nil"/>
              <w:left w:val="nil"/>
              <w:bottom w:val="nil"/>
              <w:right w:val="single" w:sz="4" w:space="0" w:color="auto"/>
            </w:tcBorders>
          </w:tcPr>
          <w:p w14:paraId="01E03A41" w14:textId="523FF877" w:rsidR="004C1261" w:rsidRPr="004C1261" w:rsidRDefault="004C1261" w:rsidP="004C1261">
            <w:pPr>
              <w:jc w:val="center"/>
              <w:rPr>
                <w:sz w:val="22"/>
                <w:szCs w:val="22"/>
                <w:highlight w:val="yellow"/>
              </w:rPr>
            </w:pPr>
            <w:r w:rsidRPr="004C1261">
              <w:rPr>
                <w:color w:val="000000"/>
                <w:sz w:val="22"/>
                <w:szCs w:val="22"/>
              </w:rPr>
              <w:t>64.46</w:t>
            </w:r>
          </w:p>
        </w:tc>
      </w:tr>
      <w:tr w:rsidR="004C1261" w14:paraId="3B9C09CE" w14:textId="77777777" w:rsidTr="00ED2D34">
        <w:trPr>
          <w:gridAfter w:val="1"/>
          <w:wAfter w:w="12" w:type="dxa"/>
          <w:trHeight w:val="436"/>
        </w:trPr>
        <w:tc>
          <w:tcPr>
            <w:tcW w:w="937" w:type="dxa"/>
            <w:tcBorders>
              <w:top w:val="nil"/>
              <w:left w:val="single" w:sz="4" w:space="0" w:color="auto"/>
              <w:bottom w:val="nil"/>
              <w:right w:val="nil"/>
            </w:tcBorders>
          </w:tcPr>
          <w:p w14:paraId="28197A81" w14:textId="5203FE96" w:rsidR="004C1261" w:rsidRPr="004C1261" w:rsidRDefault="004C1261" w:rsidP="004C1261">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4C1261" w:rsidRPr="004C1261" w:rsidRDefault="004C1261" w:rsidP="004C1261">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4C1261" w:rsidRPr="004C1261" w:rsidRDefault="004C1261" w:rsidP="004C1261">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4C1261" w:rsidRPr="004C1261" w:rsidRDefault="004C1261" w:rsidP="004C1261">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4C1261" w:rsidRPr="004C1261" w:rsidRDefault="004C1261" w:rsidP="004C1261">
            <w:pPr>
              <w:jc w:val="center"/>
              <w:rPr>
                <w:sz w:val="22"/>
                <w:szCs w:val="22"/>
                <w:highlight w:val="yellow"/>
              </w:rPr>
            </w:pPr>
            <w:r w:rsidRPr="004C1261">
              <w:rPr>
                <w:color w:val="000000"/>
                <w:sz w:val="22"/>
                <w:szCs w:val="22"/>
              </w:rPr>
              <w:t>25.59</w:t>
            </w:r>
          </w:p>
        </w:tc>
        <w:tc>
          <w:tcPr>
            <w:tcW w:w="2178" w:type="dxa"/>
            <w:tcBorders>
              <w:top w:val="nil"/>
              <w:left w:val="nil"/>
              <w:bottom w:val="nil"/>
              <w:right w:val="single" w:sz="4" w:space="0" w:color="auto"/>
            </w:tcBorders>
          </w:tcPr>
          <w:p w14:paraId="3D8F4021" w14:textId="7B2BD394" w:rsidR="004C1261" w:rsidRPr="004C1261" w:rsidRDefault="004C1261" w:rsidP="004C1261">
            <w:pPr>
              <w:jc w:val="center"/>
              <w:rPr>
                <w:sz w:val="22"/>
                <w:szCs w:val="22"/>
                <w:highlight w:val="yellow"/>
              </w:rPr>
            </w:pPr>
            <w:r w:rsidRPr="004C1261">
              <w:rPr>
                <w:color w:val="000000"/>
                <w:sz w:val="22"/>
                <w:szCs w:val="22"/>
              </w:rPr>
              <w:t>57.19</w:t>
            </w:r>
          </w:p>
        </w:tc>
      </w:tr>
      <w:tr w:rsidR="004C1261" w14:paraId="549E08C0" w14:textId="77777777" w:rsidTr="00ED2D34">
        <w:trPr>
          <w:gridAfter w:val="1"/>
          <w:wAfter w:w="12" w:type="dxa"/>
          <w:trHeight w:val="436"/>
        </w:trPr>
        <w:tc>
          <w:tcPr>
            <w:tcW w:w="937" w:type="dxa"/>
            <w:tcBorders>
              <w:top w:val="nil"/>
              <w:left w:val="single" w:sz="4" w:space="0" w:color="auto"/>
              <w:bottom w:val="nil"/>
              <w:right w:val="nil"/>
            </w:tcBorders>
          </w:tcPr>
          <w:p w14:paraId="2CD4A27B" w14:textId="75150774"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4C1261" w:rsidRPr="004C1261" w:rsidRDefault="004C1261" w:rsidP="004C1261">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4C1261" w:rsidRPr="004C1261" w:rsidRDefault="004C1261" w:rsidP="004C1261">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4C1261" w:rsidRPr="004C1261" w:rsidRDefault="004C1261" w:rsidP="004C1261">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4C1261" w:rsidRPr="004C1261" w:rsidRDefault="004C1261" w:rsidP="004C1261">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4C1261" w:rsidRPr="004C1261" w:rsidRDefault="004C1261" w:rsidP="004C1261">
            <w:pPr>
              <w:jc w:val="center"/>
              <w:rPr>
                <w:sz w:val="22"/>
                <w:szCs w:val="22"/>
                <w:highlight w:val="yellow"/>
              </w:rPr>
            </w:pPr>
            <w:r w:rsidRPr="004C1261">
              <w:rPr>
                <w:color w:val="000000"/>
                <w:sz w:val="22"/>
                <w:szCs w:val="22"/>
              </w:rPr>
              <w:t>30.60</w:t>
            </w:r>
          </w:p>
        </w:tc>
        <w:tc>
          <w:tcPr>
            <w:tcW w:w="2178" w:type="dxa"/>
            <w:tcBorders>
              <w:top w:val="nil"/>
              <w:left w:val="nil"/>
              <w:bottom w:val="nil"/>
              <w:right w:val="single" w:sz="4" w:space="0" w:color="auto"/>
            </w:tcBorders>
          </w:tcPr>
          <w:p w14:paraId="6831ABF0" w14:textId="5B60D99D" w:rsidR="004C1261" w:rsidRPr="004C1261" w:rsidRDefault="004C1261" w:rsidP="004C1261">
            <w:pPr>
              <w:jc w:val="center"/>
              <w:rPr>
                <w:sz w:val="22"/>
                <w:szCs w:val="22"/>
                <w:highlight w:val="yellow"/>
              </w:rPr>
            </w:pPr>
            <w:r w:rsidRPr="004C1261">
              <w:rPr>
                <w:color w:val="000000"/>
                <w:sz w:val="22"/>
                <w:szCs w:val="22"/>
              </w:rPr>
              <w:t>71.38</w:t>
            </w:r>
          </w:p>
        </w:tc>
      </w:tr>
      <w:tr w:rsidR="004C1261" w14:paraId="315771A3" w14:textId="77777777" w:rsidTr="00ED2D34">
        <w:trPr>
          <w:gridAfter w:val="1"/>
          <w:wAfter w:w="12" w:type="dxa"/>
          <w:trHeight w:val="436"/>
        </w:trPr>
        <w:tc>
          <w:tcPr>
            <w:tcW w:w="937" w:type="dxa"/>
            <w:tcBorders>
              <w:top w:val="nil"/>
              <w:left w:val="single" w:sz="4" w:space="0" w:color="auto"/>
              <w:bottom w:val="nil"/>
              <w:right w:val="nil"/>
            </w:tcBorders>
          </w:tcPr>
          <w:p w14:paraId="5D217B81" w14:textId="42CBE88C" w:rsidR="004C1261" w:rsidRPr="004C1261" w:rsidRDefault="004C1261" w:rsidP="004C1261">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4C1261" w:rsidRPr="004C1261" w:rsidRDefault="004C1261" w:rsidP="004C1261">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4C1261" w:rsidRPr="004C1261" w:rsidRDefault="004C1261" w:rsidP="004C1261">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4C1261" w:rsidRPr="004C1261" w:rsidRDefault="004C1261" w:rsidP="004C1261">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4C1261" w:rsidRPr="004C1261" w:rsidRDefault="004C1261" w:rsidP="004C1261">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4C1261" w:rsidRPr="004C1261" w:rsidRDefault="004C1261" w:rsidP="004C1261">
            <w:pPr>
              <w:jc w:val="center"/>
              <w:rPr>
                <w:sz w:val="22"/>
                <w:szCs w:val="22"/>
                <w:highlight w:val="yellow"/>
              </w:rPr>
            </w:pPr>
            <w:r w:rsidRPr="004C1261">
              <w:rPr>
                <w:color w:val="000000"/>
                <w:sz w:val="22"/>
                <w:szCs w:val="22"/>
              </w:rPr>
              <w:t>32.24</w:t>
            </w:r>
          </w:p>
        </w:tc>
        <w:tc>
          <w:tcPr>
            <w:tcW w:w="2178" w:type="dxa"/>
            <w:tcBorders>
              <w:top w:val="nil"/>
              <w:left w:val="nil"/>
              <w:bottom w:val="nil"/>
              <w:right w:val="single" w:sz="4" w:space="0" w:color="auto"/>
            </w:tcBorders>
          </w:tcPr>
          <w:p w14:paraId="52C381CD" w14:textId="2D8937D3" w:rsidR="004C1261" w:rsidRPr="004C1261" w:rsidRDefault="004C1261" w:rsidP="004C1261">
            <w:pPr>
              <w:jc w:val="center"/>
              <w:rPr>
                <w:sz w:val="22"/>
                <w:szCs w:val="22"/>
                <w:highlight w:val="yellow"/>
              </w:rPr>
            </w:pPr>
            <w:r w:rsidRPr="004C1261">
              <w:rPr>
                <w:color w:val="000000"/>
                <w:sz w:val="22"/>
                <w:szCs w:val="22"/>
              </w:rPr>
              <w:t>60.36</w:t>
            </w:r>
          </w:p>
        </w:tc>
      </w:tr>
      <w:tr w:rsidR="004C1261" w14:paraId="660F6C51" w14:textId="77777777" w:rsidTr="00ED2D34">
        <w:trPr>
          <w:gridAfter w:val="1"/>
          <w:wAfter w:w="12" w:type="dxa"/>
          <w:trHeight w:val="436"/>
        </w:trPr>
        <w:tc>
          <w:tcPr>
            <w:tcW w:w="937" w:type="dxa"/>
            <w:tcBorders>
              <w:top w:val="nil"/>
              <w:left w:val="single" w:sz="4" w:space="0" w:color="auto"/>
              <w:bottom w:val="nil"/>
              <w:right w:val="nil"/>
            </w:tcBorders>
          </w:tcPr>
          <w:p w14:paraId="6FD7AA3C" w14:textId="113C45D7"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4C1261" w:rsidRPr="004C1261" w:rsidRDefault="004C1261" w:rsidP="004C1261">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4C1261" w:rsidRPr="004C1261" w:rsidRDefault="004C1261" w:rsidP="004C1261">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4C1261" w:rsidRPr="004C1261" w:rsidRDefault="004C1261" w:rsidP="004C1261">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4C1261" w:rsidRPr="004C1261" w:rsidRDefault="004C1261" w:rsidP="004C1261">
            <w:pPr>
              <w:jc w:val="center"/>
              <w:rPr>
                <w:sz w:val="22"/>
                <w:szCs w:val="22"/>
                <w:highlight w:val="yellow"/>
              </w:rPr>
            </w:pPr>
            <w:r w:rsidRPr="004C1261">
              <w:rPr>
                <w:color w:val="000000"/>
                <w:sz w:val="22"/>
                <w:szCs w:val="22"/>
              </w:rPr>
              <w:t>36.99</w:t>
            </w:r>
          </w:p>
        </w:tc>
        <w:tc>
          <w:tcPr>
            <w:tcW w:w="2178" w:type="dxa"/>
            <w:tcBorders>
              <w:top w:val="nil"/>
              <w:left w:val="nil"/>
              <w:bottom w:val="nil"/>
              <w:right w:val="single" w:sz="4" w:space="0" w:color="auto"/>
            </w:tcBorders>
          </w:tcPr>
          <w:p w14:paraId="57FB7DA1" w14:textId="042F60B0" w:rsidR="004C1261" w:rsidRPr="004C1261" w:rsidRDefault="004C1261" w:rsidP="004C1261">
            <w:pPr>
              <w:jc w:val="center"/>
              <w:rPr>
                <w:sz w:val="22"/>
                <w:szCs w:val="22"/>
                <w:highlight w:val="yellow"/>
              </w:rPr>
            </w:pPr>
            <w:r w:rsidRPr="004C1261">
              <w:rPr>
                <w:color w:val="000000"/>
                <w:sz w:val="22"/>
                <w:szCs w:val="22"/>
              </w:rPr>
              <w:t>64.99</w:t>
            </w:r>
          </w:p>
        </w:tc>
      </w:tr>
      <w:tr w:rsidR="004C1261" w14:paraId="303F8B9E" w14:textId="77777777" w:rsidTr="00ED2D34">
        <w:trPr>
          <w:gridAfter w:val="1"/>
          <w:wAfter w:w="12" w:type="dxa"/>
          <w:trHeight w:val="436"/>
        </w:trPr>
        <w:tc>
          <w:tcPr>
            <w:tcW w:w="937" w:type="dxa"/>
            <w:tcBorders>
              <w:top w:val="nil"/>
              <w:left w:val="single" w:sz="4" w:space="0" w:color="auto"/>
              <w:bottom w:val="nil"/>
              <w:right w:val="nil"/>
            </w:tcBorders>
          </w:tcPr>
          <w:p w14:paraId="219317FA" w14:textId="0D91EBE5"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4C1261" w:rsidRPr="004C1261" w:rsidRDefault="004C1261" w:rsidP="004C1261">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4C1261" w:rsidRPr="004C1261" w:rsidRDefault="004C1261" w:rsidP="004C1261">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4C1261" w:rsidRPr="004C1261" w:rsidRDefault="004C1261" w:rsidP="004C1261">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4C1261" w:rsidRPr="004C1261" w:rsidRDefault="004C1261" w:rsidP="004C1261">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4C1261" w:rsidRPr="004C1261" w:rsidRDefault="004C1261" w:rsidP="004C1261">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4C1261" w:rsidRPr="004C1261" w:rsidRDefault="004C1261" w:rsidP="004C1261">
            <w:pPr>
              <w:jc w:val="center"/>
              <w:rPr>
                <w:sz w:val="22"/>
                <w:szCs w:val="22"/>
                <w:highlight w:val="yellow"/>
              </w:rPr>
            </w:pPr>
            <w:r w:rsidRPr="004C1261">
              <w:rPr>
                <w:color w:val="000000"/>
                <w:sz w:val="22"/>
                <w:szCs w:val="22"/>
              </w:rPr>
              <w:t>42.64</w:t>
            </w:r>
          </w:p>
        </w:tc>
        <w:tc>
          <w:tcPr>
            <w:tcW w:w="2178" w:type="dxa"/>
            <w:tcBorders>
              <w:top w:val="nil"/>
              <w:left w:val="nil"/>
              <w:bottom w:val="nil"/>
              <w:right w:val="single" w:sz="4" w:space="0" w:color="auto"/>
            </w:tcBorders>
          </w:tcPr>
          <w:p w14:paraId="72869643" w14:textId="289CFAE8" w:rsidR="004C1261" w:rsidRPr="004C1261" w:rsidRDefault="004C1261" w:rsidP="004C1261">
            <w:pPr>
              <w:jc w:val="center"/>
              <w:rPr>
                <w:sz w:val="22"/>
                <w:szCs w:val="22"/>
                <w:highlight w:val="yellow"/>
              </w:rPr>
            </w:pPr>
            <w:r w:rsidRPr="004C1261">
              <w:rPr>
                <w:color w:val="000000"/>
                <w:sz w:val="22"/>
                <w:szCs w:val="22"/>
              </w:rPr>
              <w:t>63.35</w:t>
            </w:r>
          </w:p>
        </w:tc>
      </w:tr>
      <w:tr w:rsidR="004C1261" w14:paraId="022F410E" w14:textId="77777777" w:rsidTr="00ED2D34">
        <w:trPr>
          <w:gridAfter w:val="1"/>
          <w:wAfter w:w="12" w:type="dxa"/>
          <w:trHeight w:val="436"/>
        </w:trPr>
        <w:tc>
          <w:tcPr>
            <w:tcW w:w="937" w:type="dxa"/>
            <w:tcBorders>
              <w:top w:val="nil"/>
              <w:left w:val="single" w:sz="4" w:space="0" w:color="auto"/>
              <w:bottom w:val="nil"/>
              <w:right w:val="nil"/>
            </w:tcBorders>
          </w:tcPr>
          <w:p w14:paraId="3C8C3F53" w14:textId="321365D8" w:rsidR="004C1261" w:rsidRPr="004C1261" w:rsidRDefault="004C1261" w:rsidP="004C1261">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4C1261" w:rsidRPr="004C1261" w:rsidRDefault="004C1261" w:rsidP="004C1261">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4C1261" w:rsidRPr="004C1261" w:rsidRDefault="004C1261" w:rsidP="004C1261">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4C1261" w:rsidRPr="004C1261" w:rsidRDefault="004C1261" w:rsidP="004C1261">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4C1261" w:rsidRPr="004C1261" w:rsidRDefault="004C1261" w:rsidP="004C1261">
            <w:pPr>
              <w:jc w:val="center"/>
              <w:rPr>
                <w:sz w:val="22"/>
                <w:szCs w:val="22"/>
                <w:highlight w:val="yellow"/>
              </w:rPr>
            </w:pPr>
            <w:r w:rsidRPr="004C1261">
              <w:rPr>
                <w:color w:val="000000"/>
                <w:sz w:val="22"/>
                <w:szCs w:val="22"/>
              </w:rPr>
              <w:t>41.51</w:t>
            </w:r>
          </w:p>
        </w:tc>
        <w:tc>
          <w:tcPr>
            <w:tcW w:w="2178" w:type="dxa"/>
            <w:tcBorders>
              <w:top w:val="nil"/>
              <w:left w:val="nil"/>
              <w:bottom w:val="nil"/>
              <w:right w:val="single" w:sz="4" w:space="0" w:color="auto"/>
            </w:tcBorders>
          </w:tcPr>
          <w:p w14:paraId="7105AF9E" w14:textId="29526E40" w:rsidR="004C1261" w:rsidRPr="004C1261" w:rsidRDefault="004C1261" w:rsidP="004C1261">
            <w:pPr>
              <w:jc w:val="center"/>
              <w:rPr>
                <w:sz w:val="22"/>
                <w:szCs w:val="22"/>
                <w:highlight w:val="yellow"/>
              </w:rPr>
            </w:pPr>
            <w:r w:rsidRPr="004C1261">
              <w:rPr>
                <w:color w:val="000000"/>
                <w:sz w:val="22"/>
                <w:szCs w:val="22"/>
              </w:rPr>
              <w:t>75.60</w:t>
            </w:r>
          </w:p>
        </w:tc>
      </w:tr>
      <w:tr w:rsidR="004C1261" w14:paraId="6D4D1C4D" w14:textId="77777777" w:rsidTr="00ED2D34">
        <w:trPr>
          <w:gridAfter w:val="1"/>
          <w:wAfter w:w="12" w:type="dxa"/>
          <w:trHeight w:val="436"/>
        </w:trPr>
        <w:tc>
          <w:tcPr>
            <w:tcW w:w="937" w:type="dxa"/>
            <w:tcBorders>
              <w:top w:val="nil"/>
              <w:left w:val="single" w:sz="4" w:space="0" w:color="auto"/>
              <w:bottom w:val="nil"/>
              <w:right w:val="nil"/>
            </w:tcBorders>
          </w:tcPr>
          <w:p w14:paraId="78BB4FAA" w14:textId="504FFB3B" w:rsidR="004C1261" w:rsidRPr="004C1261" w:rsidRDefault="004C1261" w:rsidP="004C1261">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4C1261" w:rsidRPr="004C1261" w:rsidRDefault="004C1261" w:rsidP="004C1261">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74BAD62D" w:rsidR="004C1261" w:rsidRPr="004C1261" w:rsidRDefault="004C1261" w:rsidP="004C1261">
            <w:pPr>
              <w:jc w:val="center"/>
              <w:rPr>
                <w:sz w:val="22"/>
                <w:szCs w:val="22"/>
                <w:highlight w:val="yellow"/>
              </w:rPr>
            </w:pPr>
            <w:r w:rsidRPr="004C1261">
              <w:rPr>
                <w:color w:val="000000"/>
                <w:sz w:val="22"/>
                <w:szCs w:val="22"/>
              </w:rPr>
              <w:t>81.66</w:t>
            </w:r>
          </w:p>
        </w:tc>
        <w:tc>
          <w:tcPr>
            <w:tcW w:w="1697" w:type="dxa"/>
            <w:tcBorders>
              <w:top w:val="nil"/>
              <w:left w:val="nil"/>
              <w:bottom w:val="nil"/>
              <w:right w:val="nil"/>
            </w:tcBorders>
          </w:tcPr>
          <w:p w14:paraId="01AD16E7" w14:textId="03025A91" w:rsidR="004C1261" w:rsidRPr="004C1261" w:rsidRDefault="004C1261" w:rsidP="004C1261">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4C1261" w:rsidRPr="004C1261" w:rsidRDefault="004C1261" w:rsidP="004C1261">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4C1261" w:rsidRPr="004C1261" w:rsidRDefault="004C1261" w:rsidP="004C1261">
            <w:pPr>
              <w:jc w:val="center"/>
              <w:rPr>
                <w:sz w:val="22"/>
                <w:szCs w:val="22"/>
                <w:highlight w:val="yellow"/>
              </w:rPr>
            </w:pPr>
            <w:r w:rsidRPr="004C1261">
              <w:rPr>
                <w:color w:val="000000"/>
                <w:sz w:val="22"/>
                <w:szCs w:val="22"/>
              </w:rPr>
              <w:t>40.09</w:t>
            </w:r>
          </w:p>
        </w:tc>
        <w:tc>
          <w:tcPr>
            <w:tcW w:w="2178" w:type="dxa"/>
            <w:tcBorders>
              <w:top w:val="nil"/>
              <w:left w:val="nil"/>
              <w:bottom w:val="nil"/>
              <w:right w:val="single" w:sz="4" w:space="0" w:color="auto"/>
            </w:tcBorders>
          </w:tcPr>
          <w:p w14:paraId="45E495A1" w14:textId="5A5C4A2A" w:rsidR="004C1261" w:rsidRPr="004C1261" w:rsidRDefault="004C1261" w:rsidP="004C1261">
            <w:pPr>
              <w:jc w:val="center"/>
              <w:rPr>
                <w:sz w:val="22"/>
                <w:szCs w:val="22"/>
                <w:highlight w:val="yellow"/>
              </w:rPr>
            </w:pPr>
            <w:r w:rsidRPr="004C1261">
              <w:rPr>
                <w:color w:val="000000"/>
                <w:sz w:val="22"/>
                <w:szCs w:val="22"/>
              </w:rPr>
              <w:t>76.78</w:t>
            </w:r>
          </w:p>
        </w:tc>
      </w:tr>
      <w:tr w:rsidR="004C1261" w14:paraId="43247CAB" w14:textId="77777777" w:rsidTr="00ED2D34">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4C1261" w:rsidRPr="004C1261" w:rsidRDefault="004C1261" w:rsidP="004C1261">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4C1261" w:rsidRPr="004C1261" w:rsidRDefault="004C1261" w:rsidP="004C1261">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4C1261" w:rsidRPr="004C1261" w:rsidRDefault="004C1261" w:rsidP="004C1261">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4C1261" w:rsidRPr="004C1261" w:rsidRDefault="004C1261" w:rsidP="004C1261">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4C1261" w:rsidRPr="004C1261" w:rsidRDefault="004C1261" w:rsidP="004C1261">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4C1261" w:rsidRPr="004C1261" w:rsidRDefault="004C1261" w:rsidP="004C1261">
            <w:pPr>
              <w:jc w:val="center"/>
              <w:rPr>
                <w:sz w:val="22"/>
                <w:szCs w:val="22"/>
                <w:highlight w:val="yellow"/>
              </w:rPr>
            </w:pPr>
            <w:r w:rsidRPr="004C1261">
              <w:rPr>
                <w:color w:val="000000"/>
                <w:sz w:val="22"/>
                <w:szCs w:val="22"/>
              </w:rPr>
              <w:t>40.21</w:t>
            </w:r>
          </w:p>
        </w:tc>
        <w:tc>
          <w:tcPr>
            <w:tcW w:w="2178" w:type="dxa"/>
            <w:tcBorders>
              <w:top w:val="nil"/>
              <w:left w:val="nil"/>
              <w:bottom w:val="single" w:sz="4" w:space="0" w:color="auto"/>
              <w:right w:val="single" w:sz="4" w:space="0" w:color="auto"/>
            </w:tcBorders>
          </w:tcPr>
          <w:p w14:paraId="31F29AAC" w14:textId="219620F3" w:rsidR="004C1261" w:rsidRPr="004C1261" w:rsidRDefault="004C1261" w:rsidP="004C1261">
            <w:pPr>
              <w:jc w:val="center"/>
              <w:rPr>
                <w:sz w:val="22"/>
                <w:szCs w:val="22"/>
                <w:highlight w:val="yellow"/>
              </w:rPr>
            </w:pPr>
            <w:r w:rsidRPr="004C1261">
              <w:rPr>
                <w:color w:val="000000"/>
                <w:sz w:val="22"/>
                <w:szCs w:val="22"/>
              </w:rPr>
              <w:t>66.82</w:t>
            </w:r>
            <w:commentRangeEnd w:id="379"/>
            <w:r w:rsidR="00192995">
              <w:rPr>
                <w:rStyle w:val="CommentReference"/>
              </w:rPr>
              <w:commentReference w:id="379"/>
            </w:r>
          </w:p>
        </w:tc>
      </w:tr>
    </w:tbl>
    <w:p w14:paraId="2E1A03F4" w14:textId="64323C8F" w:rsidR="00911AD9" w:rsidRDefault="00E20C70" w:rsidP="00896FAE">
      <w:pPr>
        <w:pStyle w:val="Caption"/>
        <w:spacing w:line="360" w:lineRule="auto"/>
      </w:pPr>
      <w:bookmarkStart w:id="380"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380"/>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29A9895D" w14:textId="7A3B8CEC" w:rsidR="00F04304" w:rsidRPr="00F04304" w:rsidRDefault="00BB02E4" w:rsidP="00F0430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F04304" w:rsidRPr="00F0430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07773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01768A2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DFO, 2016. A Revised Operating Model for Sablefish (Anoplopoma Fimbria) in British Columbia, Canada.</w:t>
      </w:r>
    </w:p>
    <w:p w14:paraId="3B9E9A9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Echave, K.B., Hanselman, D.H., Adkison, M.D., Sigler, M.F., 2012. Interdecadal Change in Growth of Sablefish (</w:t>
      </w:r>
      <w:r w:rsidRPr="00F04304">
        <w:rPr>
          <w:i/>
          <w:iCs/>
          <w:noProof/>
        </w:rPr>
        <w:t>Anoplopoma fimbria</w:t>
      </w:r>
      <w:r w:rsidRPr="00F04304">
        <w:rPr>
          <w:noProof/>
        </w:rPr>
        <w:t>) in the Northeast Pacific Ocean. Fish. Bull. 110, 361–374.</w:t>
      </w:r>
    </w:p>
    <w:p w14:paraId="4E9E457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Gertseva, V., Matson, S.E., Cope, J., 2017. Spatial growth variability in marine fish: Example from Northeast Pacific groundfish. ICES J. Mar. Sci. 74, 1602–1613. https://doi.org/10.1093/icesjms/fsx016</w:t>
      </w:r>
    </w:p>
    <w:p w14:paraId="28DBAFA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Guthery, F.S., Burnham, K.P., Anderson, D.R., 2003. Model Selection and Multimodel Inference: A Practical Information-Theoretic Approach. J. Wildl. Manage. https://doi.org/10.2307/3802723</w:t>
      </w:r>
    </w:p>
    <w:p w14:paraId="0EEEC089"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Heifetz, J., Echave, K.B., Dressel, S.C., Jech, J.M., 2015. Move it or lose it: movement and mortality of sablefish tagged in Alaska. Can. J. Fish. Aquat. Sci. 72, 238–251. https://doi.org/10.1139/cjfas-2014-0251</w:t>
      </w:r>
    </w:p>
    <w:p w14:paraId="785D0EF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Hanselman, D.H., Lunsford, C.R., Rodgveller, C.J., 2017. Assessment of the sablefish stock in Alaska in 2017. Stock Assess. Fish. Eval. Rep. Groundf. Resour. Gulf Alaska 576–717.</w:t>
      </w:r>
    </w:p>
    <w:p w14:paraId="25136F8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Hurst, T.P., Abookire, A.A., 2006. Temporal and spatial variation in potential and realized growth rates of age-0 year northern rock sole. J. Fish Biol. 68, 905–919. https://doi.org/10.1111/j.0022-1112.2006.00985.x</w:t>
      </w:r>
    </w:p>
    <w:p w14:paraId="75AB1DA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James, M.K., Armsworth, P.R., Mason, L.B., Bode, L., 2002. The structure of reef fish metapopulations: modelling larval dispersal and retention patterns. Proc. Biol. Sci. 269, 2079–2086. https://doi.org/10.1098/rspb.2002.2128</w:t>
      </w:r>
    </w:p>
    <w:p w14:paraId="409DA107"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Jasonowicz, A.J., Goetz, F.W., Goetz, G.W., Nichols, K.M., 2017. Love the one you’re with: genomic evidence of panmixia in the sablefish ( </w:t>
      </w:r>
      <w:r w:rsidRPr="00F04304">
        <w:rPr>
          <w:i/>
          <w:iCs/>
          <w:noProof/>
        </w:rPr>
        <w:t>Anoplopoma fimbria</w:t>
      </w:r>
      <w:r w:rsidRPr="00F04304">
        <w:rPr>
          <w:noProof/>
        </w:rPr>
        <w:t xml:space="preserve"> ). Can. J. Fish. Aquat. Sci. 74, 377–387. https://doi.org/10.1139/cjfas-2016-0012</w:t>
      </w:r>
    </w:p>
    <w:p w14:paraId="7A377211"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Johnson, K.F., Rudd, M.B., Pons, M., Akselrud, C.A., Lee, Q., Haltuch, M.A., Hamel, O.S., 2015. Status of the U.S. sablefish resource in 2015.</w:t>
      </w:r>
    </w:p>
    <w:p w14:paraId="3C1FDEE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King, J.R., McFarlane, G.A., Beamish, R.J., 2001. Incorporating the dynamics of marine systems into the stock assessment and management of sablefish. Prog. Oceanogr. 49, 619–639. https://doi.org/10.1016/S0079-6611(01)00044-1</w:t>
      </w:r>
    </w:p>
    <w:p w14:paraId="2DB8018A"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Kristensen, K., Nielsen, A., Berg, C., Skaug, H., Bell, B., 2016. TMB: Automatic Differentiation and Laplace Approximation. ournal Stat. Softw. 70, 1–21. https://doi.org/10.18637/jss.v070.i05</w:t>
      </w:r>
    </w:p>
    <w:p w14:paraId="071FE40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Mason, J.C., Beamish, R.J., McFarlane, G.A., 1983. Sexual Maturity, Fecundity, Spawning, and Early Life History of Sablefish ( Anoplopoma fimbria ) off the Pacific Coast of Canada. Can. J. Fish. Aquat. Sci. https://doi.org/10.1139/f83-247</w:t>
      </w:r>
    </w:p>
    <w:p w14:paraId="6D7A97C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McDevitt, M., 1990. Growth Analysis of Sablefish From Mark-Recapture Data From the Northeast Pacific. University of Washington.</w:t>
      </w:r>
    </w:p>
    <w:p w14:paraId="131EC8C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Punt, A.E., 2003. The performance of a size-structured stock assessment method in the face of spatial heterogeneity in growth. Fish. Res. 65, 391–409. https://doi.org/10.1016/j.fishres.2003.09.028</w:t>
      </w:r>
    </w:p>
    <w:p w14:paraId="1F0A29D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 Development Core Team, R., 2011. R: A Language and Environment for Statistical Computing, R Foundation for Statistical Computing. https://doi.org/10.1007/978-3-540-74686-7</w:t>
      </w:r>
    </w:p>
    <w:p w14:paraId="63F37D2F"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Ricker, W., 1969. Effects of size-selective mortality and sampling bias on estimates of growth, mortality, production and yield. J. Fish. Res. Board Canada. https://doi.org/10.1139/f69-051</w:t>
      </w:r>
    </w:p>
    <w:p w14:paraId="0F1665BE"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lastRenderedPageBreak/>
        <w:t>Rodionov, S., Overland, J.E., 2005. Application of a sequential regime shift detection method to the Bering Sea ecosystem. ICES J. Mar. Sci. 62, 328–332. https://doi.org/10.1016/j.icesjms.2005.01.013</w:t>
      </w:r>
    </w:p>
    <w:p w14:paraId="6949F28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Rodionov, S.N., 2004. A sequential algorithm for testing climate regime shifts. Geophys. Res. Lett. 31, 2–5. https://doi.org/10.1029/2004GL019448</w:t>
      </w:r>
    </w:p>
    <w:p w14:paraId="54EB04D5"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Schnute, J., 1981. A Versatile Growth Model with Statistically Stable Parameters. Can. J. Fish. Aquat. Sci. 38, 1128–1140. https://doi.org/10.1139/f81-153</w:t>
      </w:r>
    </w:p>
    <w:p w14:paraId="572531A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Shotwell, S.K., Hanselman, D.H., Belkin, I.M., 2014. Toward biophysical synergy: Investigating advection along the Polar Front to identify factors influencing Alaska sablefish recruitment. Deep. Res. Part II 107, 40–53. https://doi.org/10.1016/j.dsr2.2012.08.024</w:t>
      </w:r>
    </w:p>
    <w:p w14:paraId="48EE981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Simpson, G.L., 2018. Modelling palaeoecological time series using generalized additive models. bioRxiv. https://doi.org/10.1101/322248</w:t>
      </w:r>
    </w:p>
    <w:p w14:paraId="044D0AE4"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Essington, T.E., Branch, T.A., Haltuch, M.A., Hollowed, A.B., Spencer, P.D., 2015. A state-space approach for detecting growth variation and application to North Pacific groundfish. Can. J. Fish. Aquat. Sci. 72, 1316–1328. https://doi.org/10.1139/cjfas-2014-0558</w:t>
      </w:r>
    </w:p>
    <w:p w14:paraId="1AA7753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5489526"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Taylor, B.M., Brandl, S.J., Kapur, M., Robbins, W.D., Johnson, G., Huveneers, C., Renaud, P., Choat, J.H., 2018. Bottom-up processes mediated by social systems drive demographic traits of coral-reef fishes. Ecology 99, 642–651. https://doi.org/10.1002/ecy.2127</w:t>
      </w:r>
    </w:p>
    <w:p w14:paraId="6C8EA84C"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2019a. Guidance for decisions using the Vector Autoregressive Spatio-Temporal (VAST) package in stock, ecosystem, habitat and climate assessments. Fish. Res. 210, 143–161. https://doi.org/10.1016/j.fishres.2018.10.013</w:t>
      </w:r>
    </w:p>
    <w:p w14:paraId="37DB4F1D"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 xml:space="preserve">Thorson, J.T., 2019b. Guidance for decisions using the Vector Autoregressive Spatio-Temporal (VAST) package in stock, ecosystem, habitat and climate assessments. Fish. Res. </w:t>
      </w:r>
      <w:r w:rsidRPr="00F04304">
        <w:rPr>
          <w:noProof/>
        </w:rPr>
        <w:lastRenderedPageBreak/>
        <w:t>https://doi.org/10.1016/j.fishres.2018.10.013</w:t>
      </w:r>
    </w:p>
    <w:p w14:paraId="7376EDC3"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Thorson, J.T., Skaug, H.J., Kristensen, K., Shelton, A.O., Ward, E.J., Harms, J.H., Benante, J.A., Inouye, B.D., 2015. The importance of spatial models for estimating the strength of density dependence. Ecology 96, 1202–1212. https://doi.org/10.1890/14-0739.1</w:t>
      </w:r>
    </w:p>
    <w:p w14:paraId="348C5710"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von Bertalanffy, L., 1957. Quantitative Laws in Metabolism and Growth. Q. Rev. Biol. https://doi.org/10.1086/401873</w:t>
      </w:r>
    </w:p>
    <w:p w14:paraId="06F4D928" w14:textId="77777777" w:rsidR="00F04304" w:rsidRPr="00F04304" w:rsidRDefault="00F04304" w:rsidP="00F04304">
      <w:pPr>
        <w:widowControl w:val="0"/>
        <w:autoSpaceDE w:val="0"/>
        <w:autoSpaceDN w:val="0"/>
        <w:adjustRightInd w:val="0"/>
        <w:spacing w:line="360" w:lineRule="auto"/>
        <w:ind w:left="480" w:hanging="480"/>
        <w:rPr>
          <w:noProof/>
        </w:rPr>
      </w:pPr>
      <w:r w:rsidRPr="00F0430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Christine Stawitz" w:date="2019-05-03T12:34:00Z" w:initials="CS">
    <w:p w14:paraId="12A1105E" w14:textId="5E3F0694" w:rsidR="005E756B" w:rsidRDefault="005E756B">
      <w:pPr>
        <w:pStyle w:val="CommentText"/>
      </w:pPr>
      <w:r>
        <w:rPr>
          <w:rStyle w:val="CommentReference"/>
        </w:rPr>
        <w:annotationRef/>
      </w:r>
      <w:r>
        <w:t>Breakpoints make me think of breakpoints in the growth curve – maybe spatial zones of length-at-age variation?</w:t>
      </w:r>
    </w:p>
  </w:comment>
  <w:comment w:id="8" w:author="Melissa Haltuch" w:date="2019-04-12T10:16:00Z" w:initials="MH">
    <w:p w14:paraId="333CCB6B" w14:textId="72CF21CA" w:rsidR="005E756B" w:rsidRDefault="005E756B">
      <w:pPr>
        <w:pStyle w:val="CommentText"/>
      </w:pPr>
      <w:r>
        <w:rPr>
          <w:rStyle w:val="CommentReference"/>
        </w:rPr>
        <w:annotationRef/>
      </w:r>
      <w:r>
        <w:t>Consider adding a sentence on spatial break points here.</w:t>
      </w:r>
    </w:p>
  </w:comment>
  <w:comment w:id="15" w:author="Christine Stawitz" w:date="2019-05-03T12:36:00Z" w:initials="CS">
    <w:p w14:paraId="2489D9CC" w14:textId="60B272B8" w:rsidR="005E756B" w:rsidRDefault="005E756B">
      <w:pPr>
        <w:pStyle w:val="CommentText"/>
      </w:pPr>
      <w:r>
        <w:rPr>
          <w:rStyle w:val="CommentReference"/>
        </w:rPr>
        <w:annotationRef/>
      </w:r>
      <w:r>
        <w:rPr>
          <w:rStyle w:val="CommentReference"/>
        </w:rPr>
        <w:t xml:space="preserve">Western US or northeast pacific? </w:t>
      </w:r>
      <w:proofErr w:type="spellStart"/>
      <w:r>
        <w:rPr>
          <w:rStyle w:val="CommentReference"/>
        </w:rPr>
        <w:t>Myabe</w:t>
      </w:r>
      <w:proofErr w:type="spellEnd"/>
      <w:r>
        <w:rPr>
          <w:rStyle w:val="CommentReference"/>
        </w:rPr>
        <w:t xml:space="preserve"> more interesting to point out this is consistent with the hypothesis/theoretical prediction of </w:t>
      </w:r>
      <w:proofErr w:type="spellStart"/>
      <w:r>
        <w:rPr>
          <w:rStyle w:val="CommentReference"/>
        </w:rPr>
        <w:t>countergradient</w:t>
      </w:r>
      <w:proofErr w:type="spellEnd"/>
      <w:r>
        <w:rPr>
          <w:rStyle w:val="CommentReference"/>
        </w:rPr>
        <w:t xml:space="preserve"> variation in growth</w:t>
      </w:r>
    </w:p>
  </w:comment>
  <w:comment w:id="23" w:author="Christine Stawitz" w:date="2019-05-03T12:37:00Z" w:initials="CS">
    <w:p w14:paraId="7E9705ED" w14:textId="678B1248" w:rsidR="005E756B" w:rsidRDefault="005E756B">
      <w:pPr>
        <w:pStyle w:val="CommentText"/>
      </w:pPr>
      <w:r>
        <w:rPr>
          <w:rStyle w:val="CommentReference"/>
        </w:rPr>
        <w:annotationRef/>
      </w:r>
      <w:r>
        <w:t>Management or modeling?</w:t>
      </w:r>
    </w:p>
  </w:comment>
  <w:comment w:id="22" w:author="Christine Stawitz" w:date="2019-05-03T12:39:00Z" w:initials="CS">
    <w:p w14:paraId="38B50AD3" w14:textId="795320F4" w:rsidR="005E756B" w:rsidRDefault="005E756B">
      <w:pPr>
        <w:pStyle w:val="CommentText"/>
      </w:pPr>
      <w:r>
        <w:rPr>
          <w:rStyle w:val="CommentReference"/>
        </w:rPr>
        <w:annotationRef/>
      </w:r>
      <w:r>
        <w:t>This starts very specific -can you broaden it? i.e. start with the fact that fish populations display spatial patterns which often do not match the scale of management</w:t>
      </w:r>
    </w:p>
  </w:comment>
  <w:comment w:id="24" w:author="Melissa Haltuch" w:date="2019-04-12T10:18:00Z" w:initials="MH">
    <w:p w14:paraId="2AF5103C" w14:textId="0F77090B" w:rsidR="005E756B" w:rsidRDefault="005E756B">
      <w:pPr>
        <w:pStyle w:val="CommentText"/>
      </w:pPr>
      <w:r>
        <w:rPr>
          <w:rStyle w:val="CommentReference"/>
        </w:rPr>
        <w:annotationRef/>
      </w:r>
      <w:r>
        <w:t>As well as political boundaries</w:t>
      </w:r>
    </w:p>
  </w:comment>
  <w:comment w:id="31" w:author="Christine Stawitz" w:date="2019-05-03T12:49:00Z" w:initials="CS">
    <w:p w14:paraId="2CD9449B" w14:textId="5CDD05BA" w:rsidR="005E756B" w:rsidRDefault="005E756B">
      <w:pPr>
        <w:pStyle w:val="CommentText"/>
      </w:pPr>
      <w:r>
        <w:rPr>
          <w:rStyle w:val="CommentReference"/>
        </w:rPr>
        <w:annotationRef/>
      </w:r>
      <w:r>
        <w:rPr>
          <w:rStyle w:val="CommentReference"/>
        </w:rPr>
        <w:t xml:space="preserve">Somewhere it needs to be acknowledged that fish size-at-age data is not necessarily 1:1 with somatic growth – here it seems you use the terms interchangeably when it seems reasonable gear (see Thorson and </w:t>
      </w:r>
      <w:proofErr w:type="spellStart"/>
      <w:r>
        <w:rPr>
          <w:rStyle w:val="CommentReference"/>
        </w:rPr>
        <w:t>Simpendorfer</w:t>
      </w:r>
      <w:proofErr w:type="spellEnd"/>
      <w:r>
        <w:rPr>
          <w:rStyle w:val="CommentReference"/>
        </w:rPr>
        <w:t xml:space="preserve">) /different fishing patterns (see Hilborn and Minte-Vera)/growth could be interacting to produce </w:t>
      </w:r>
      <w:proofErr w:type="spellStart"/>
      <w:r>
        <w:rPr>
          <w:rStyle w:val="CommentReference"/>
        </w:rPr>
        <w:t>spatio</w:t>
      </w:r>
      <w:proofErr w:type="spellEnd"/>
      <w:r>
        <w:rPr>
          <w:rStyle w:val="CommentReference"/>
        </w:rPr>
        <w:t xml:space="preserve">-temporal patterns in size-at-age data. </w:t>
      </w:r>
    </w:p>
  </w:comment>
  <w:comment w:id="35" w:author="Christine Stawitz" w:date="2019-05-03T12:44:00Z" w:initials="CS">
    <w:p w14:paraId="7A98B580" w14:textId="2E14FFD7" w:rsidR="005E756B" w:rsidRDefault="005E756B">
      <w:pPr>
        <w:pStyle w:val="CommentText"/>
      </w:pPr>
      <w:r>
        <w:rPr>
          <w:rStyle w:val="CommentReference"/>
        </w:rPr>
        <w:annotationRef/>
      </w:r>
      <w:r>
        <w:t>Sounds like the beliefs were not about stock structure but rather sampling (gear type)</w:t>
      </w:r>
    </w:p>
  </w:comment>
  <w:comment w:id="39" w:author="Christine Stawitz" w:date="2019-05-03T12:47:00Z" w:initials="CS">
    <w:p w14:paraId="4CE753B6" w14:textId="6C251262" w:rsidR="005E756B" w:rsidRDefault="005E756B">
      <w:pPr>
        <w:pStyle w:val="CommentText"/>
      </w:pPr>
      <w:r>
        <w:rPr>
          <w:rStyle w:val="CommentReference"/>
        </w:rPr>
        <w:annotationRef/>
      </w:r>
      <w:r>
        <w:t xml:space="preserve">The use of ‘significant’ here implies the method </w:t>
      </w:r>
      <w:proofErr w:type="gramStart"/>
      <w:r>
        <w:t>is able to</w:t>
      </w:r>
      <w:proofErr w:type="gramEnd"/>
      <w:r>
        <w:t xml:space="preserve"> determine if break points are statistically significant. If your method only defines breakpoints and does not assess their statistical significance, I would remove significant or replace it</w:t>
      </w:r>
    </w:p>
  </w:comment>
  <w:comment w:id="54" w:author="Christine Stawitz" w:date="2019-05-03T13:34:00Z" w:initials="CS">
    <w:p w14:paraId="55950078" w14:textId="6682D57C" w:rsidR="005E756B" w:rsidRDefault="005E756B">
      <w:pPr>
        <w:pStyle w:val="CommentText"/>
      </w:pPr>
      <w:r>
        <w:rPr>
          <w:rStyle w:val="CommentReference"/>
        </w:rPr>
        <w:annotationRef/>
      </w:r>
      <w:r>
        <w:t xml:space="preserve">It seems like the issues here are 1. There are three population dynamics models when it is a single population and 2. The spatial scale of growth variation may not match management boundaries. </w:t>
      </w:r>
    </w:p>
  </w:comment>
  <w:comment w:id="56" w:author="Christine Stawitz" w:date="2019-05-03T14:12:00Z" w:initials="CS">
    <w:p w14:paraId="3DB20ADC" w14:textId="4703A0F3" w:rsidR="005E756B" w:rsidRDefault="005E756B">
      <w:pPr>
        <w:pStyle w:val="CommentText"/>
      </w:pPr>
      <w:r>
        <w:rPr>
          <w:rStyle w:val="CommentReference"/>
        </w:rPr>
        <w:annotationRef/>
      </w:r>
      <w:r>
        <w:t>In this paragraph you seem to be trying to keep it general, so perhaps just call this the response variable and go into length-at-age and fish of age 6 only when you talk about the sablefish case study</w:t>
      </w:r>
    </w:p>
  </w:comment>
  <w:comment w:id="81" w:author="Christine Stawitz" w:date="2019-05-03T13:57:00Z" w:initials="CS">
    <w:p w14:paraId="44E991BF" w14:textId="481F0F08" w:rsidR="005E756B" w:rsidRDefault="005E756B">
      <w:pPr>
        <w:pStyle w:val="CommentText"/>
      </w:pPr>
      <w:r>
        <w:rPr>
          <w:rStyle w:val="CommentReference"/>
        </w:rPr>
        <w:annotationRef/>
      </w:r>
      <w:r>
        <w:t>This implies they are all smoothed by the same function</w:t>
      </w:r>
    </w:p>
  </w:comment>
  <w:comment w:id="89" w:author="Christine Stawitz" w:date="2019-05-03T13:41:00Z" w:initials="CS">
    <w:p w14:paraId="58E22C49" w14:textId="77C9DB2F" w:rsidR="005E756B" w:rsidRDefault="005E756B">
      <w:pPr>
        <w:pStyle w:val="CommentText"/>
      </w:pPr>
      <w:r>
        <w:rPr>
          <w:rStyle w:val="CommentReference"/>
        </w:rPr>
        <w:annotationRef/>
      </w:r>
    </w:p>
  </w:comment>
  <w:comment w:id="90" w:author="Christine Stawitz" w:date="2019-05-03T13:41:00Z" w:initials="CS">
    <w:p w14:paraId="45F1713D" w14:textId="5A91FA70" w:rsidR="005E756B" w:rsidRDefault="005E756B">
      <w:pPr>
        <w:pStyle w:val="CommentText"/>
      </w:pPr>
      <w:r>
        <w:rPr>
          <w:rStyle w:val="CommentReference"/>
        </w:rPr>
        <w:annotationRef/>
      </w:r>
    </w:p>
  </w:comment>
  <w:comment w:id="91" w:author="Christine Stawitz" w:date="2019-05-03T13:41:00Z" w:initials="CS">
    <w:p w14:paraId="74C45B7C" w14:textId="1F28FAF6" w:rsidR="005E756B" w:rsidRDefault="005E756B">
      <w:pPr>
        <w:pStyle w:val="CommentText"/>
      </w:pPr>
      <w:r>
        <w:rPr>
          <w:rStyle w:val="CommentReference"/>
        </w:rPr>
        <w:annotationRef/>
      </w:r>
      <w:r>
        <w:t>I don’t understand what you’re trying to say here</w:t>
      </w:r>
    </w:p>
  </w:comment>
  <w:comment w:id="95" w:author="Christine Stawitz" w:date="2019-05-03T13:58:00Z" w:initials="CS">
    <w:p w14:paraId="2B2D75E5" w14:textId="2ADF50A1" w:rsidR="005E756B" w:rsidRDefault="005E756B">
      <w:pPr>
        <w:pStyle w:val="CommentText"/>
      </w:pPr>
      <w:r>
        <w:rPr>
          <w:rStyle w:val="CommentReference"/>
        </w:rPr>
        <w:annotationRef/>
      </w:r>
      <w:r>
        <w:t xml:space="preserve">Female? </w:t>
      </w:r>
    </w:p>
  </w:comment>
  <w:comment w:id="94" w:author="Melissa Haltuch" w:date="2019-04-12T10:24:00Z" w:initials="MH">
    <w:p w14:paraId="2A1212C1" w14:textId="2A2C34A2" w:rsidR="005E756B" w:rsidRDefault="005E756B">
      <w:pPr>
        <w:pStyle w:val="CommentText"/>
      </w:pPr>
      <w:r>
        <w:rPr>
          <w:rStyle w:val="CommentReference"/>
        </w:rPr>
        <w:annotationRef/>
      </w:r>
      <w:r>
        <w:t>Using fish of only a single well selected age would also eliminate concerns with differing survey selectivity between regions/survey methods, correct? You should mention this here.</w:t>
      </w:r>
    </w:p>
  </w:comment>
  <w:comment w:id="96" w:author="Christine Stawitz" w:date="2019-05-03T13:59:00Z" w:initials="CS">
    <w:p w14:paraId="234C16AB" w14:textId="29BCF643" w:rsidR="005E756B" w:rsidRDefault="005E756B">
      <w:pPr>
        <w:pStyle w:val="CommentText"/>
      </w:pPr>
      <w:r>
        <w:rPr>
          <w:rStyle w:val="CommentReference"/>
        </w:rPr>
        <w:annotationRef/>
      </w:r>
      <w:r>
        <w:t>By the GAM do you mean you took the derivative of the whole right-hand side (i.e. inverse link function (g^-1)) or the linear predictor (i.e. f(x)+f(y)+…)?</w:t>
      </w:r>
    </w:p>
  </w:comment>
  <w:comment w:id="97" w:author="Christine Stawitz" w:date="2019-05-03T13:59:00Z" w:initials="CS">
    <w:p w14:paraId="20621852" w14:textId="5C6E1A9F" w:rsidR="005E756B" w:rsidRDefault="005E756B">
      <w:pPr>
        <w:pStyle w:val="CommentText"/>
      </w:pPr>
      <w:r>
        <w:rPr>
          <w:rStyle w:val="CommentReference"/>
        </w:rPr>
        <w:annotationRef/>
      </w:r>
      <w:r>
        <w:t>In the into it seemed like you were only talking about spatial breakpoints – I would add some additional intro of temporal breakpoints if you are using these too</w:t>
      </w:r>
    </w:p>
  </w:comment>
  <w:comment w:id="99" w:author="Melissa Haltuch" w:date="2019-04-12T10:26:00Z" w:initials="MH">
    <w:p w14:paraId="2563FEB2" w14:textId="6885389A" w:rsidR="005E756B" w:rsidRDefault="005E756B">
      <w:pPr>
        <w:pStyle w:val="CommentText"/>
      </w:pPr>
      <w:r>
        <w:rPr>
          <w:rStyle w:val="CommentReference"/>
        </w:rPr>
        <w:annotationRef/>
      </w:r>
      <w:r>
        <w:t>You are using size at age and length at age interchangeable, I would pick one and use this consistently through the paper.</w:t>
      </w:r>
    </w:p>
  </w:comment>
  <w:comment w:id="100" w:author="Christine Stawitz" w:date="2019-05-03T14:01:00Z" w:initials="CS">
    <w:p w14:paraId="3823F6C8" w14:textId="46BB5EA4" w:rsidR="005E756B" w:rsidRDefault="005E756B">
      <w:pPr>
        <w:pStyle w:val="CommentText"/>
      </w:pPr>
      <w:r>
        <w:rPr>
          <w:rStyle w:val="CommentReference"/>
        </w:rPr>
        <w:annotationRef/>
      </w:r>
      <w:r>
        <w:t>In the intro where you mention this is commonly done in other systems, or here, add more background on why this is a valid assumption – it’s not immediately clear to me</w:t>
      </w:r>
    </w:p>
  </w:comment>
  <w:comment w:id="101" w:author="Christine Stawitz" w:date="2019-05-03T14:03:00Z" w:initials="CS">
    <w:p w14:paraId="0186998D" w14:textId="24305222" w:rsidR="005E756B" w:rsidRDefault="005E756B">
      <w:pPr>
        <w:pStyle w:val="CommentText"/>
      </w:pPr>
      <w:r>
        <w:rPr>
          <w:rStyle w:val="CommentReference"/>
        </w:rPr>
        <w:annotationRef/>
      </w:r>
      <w:r>
        <w:t>g?</w:t>
      </w:r>
    </w:p>
  </w:comment>
  <w:comment w:id="102" w:author="Christine Stawitz" w:date="2019-05-03T14:05:00Z" w:initials="CS">
    <w:p w14:paraId="056F488D" w14:textId="3EAB1682" w:rsidR="005E756B" w:rsidRDefault="005E756B">
      <w:pPr>
        <w:pStyle w:val="CommentText"/>
      </w:pPr>
      <w:r>
        <w:rPr>
          <w:rStyle w:val="CommentReference"/>
        </w:rPr>
        <w:annotationRef/>
      </w:r>
      <w:r>
        <w:t>Either use bold or subscript, not both</w:t>
      </w:r>
    </w:p>
  </w:comment>
  <w:comment w:id="108" w:author="Christine Stawitz" w:date="2019-05-03T14:03:00Z" w:initials="CS">
    <w:p w14:paraId="4F8E08EA" w14:textId="2D4D1801" w:rsidR="005E756B" w:rsidRDefault="005E756B">
      <w:pPr>
        <w:pStyle w:val="CommentText"/>
      </w:pPr>
      <w:r>
        <w:rPr>
          <w:rStyle w:val="CommentReference"/>
        </w:rPr>
        <w:annotationRef/>
      </w:r>
      <w:r>
        <w:t>No bold if this is each vector element</w:t>
      </w:r>
    </w:p>
  </w:comment>
  <w:comment w:id="130" w:author="Christine Stawitz" w:date="2019-05-03T14:07:00Z" w:initials="CS">
    <w:p w14:paraId="38B2A7D4" w14:textId="445CEB9F" w:rsidR="005E756B" w:rsidRDefault="005E756B">
      <w:pPr>
        <w:pStyle w:val="CommentText"/>
      </w:pPr>
      <w:r>
        <w:rPr>
          <w:rStyle w:val="CommentReference"/>
        </w:rPr>
        <w:annotationRef/>
      </w:r>
      <w:r>
        <w:t xml:space="preserve">Above you could say </w:t>
      </w:r>
      <w:r w:rsidRPr="00B40541">
        <w:rPr>
          <w:b/>
        </w:rPr>
        <w:t>G</w:t>
      </w:r>
      <w:r>
        <w:rPr>
          <w:b/>
        </w:rPr>
        <w:t>= {</w:t>
      </w:r>
      <w:r w:rsidRPr="00B40541">
        <w:t>G_</w:t>
      </w:r>
      <w:proofErr w:type="gramStart"/>
      <w:r w:rsidRPr="00B40541">
        <w:t>1,G</w:t>
      </w:r>
      <w:proofErr w:type="gramEnd"/>
      <w:r w:rsidRPr="00B40541">
        <w:t>_2,…,G_T</w:t>
      </w:r>
      <w:r>
        <w:rPr>
          <w:b/>
        </w:rPr>
        <w:t xml:space="preserve">} </w:t>
      </w:r>
      <w:r w:rsidRPr="00B40541">
        <w:t>which would do the same without an extra sentence</w:t>
      </w:r>
    </w:p>
  </w:comment>
  <w:comment w:id="134" w:author="Christine Stawitz" w:date="2019-05-03T14:09:00Z" w:initials="CS">
    <w:p w14:paraId="2588D5A8" w14:textId="395A67FD" w:rsidR="005E756B" w:rsidRDefault="005E756B">
      <w:pPr>
        <w:pStyle w:val="CommentText"/>
      </w:pPr>
      <w:r>
        <w:rPr>
          <w:rStyle w:val="CommentReference"/>
        </w:rPr>
        <w:annotationRef/>
      </w:r>
      <w:r>
        <w:t>Isn’t a 1x1 covariance matrix just the variance?</w:t>
      </w:r>
    </w:p>
  </w:comment>
  <w:comment w:id="141" w:author="Christine Stawitz" w:date="2019-05-03T14:14:00Z" w:initials="CS">
    <w:p w14:paraId="63E58A48" w14:textId="2E86E272" w:rsidR="005E756B" w:rsidRDefault="005E756B">
      <w:pPr>
        <w:pStyle w:val="CommentText"/>
      </w:pPr>
      <w:r>
        <w:rPr>
          <w:rStyle w:val="CommentReference"/>
        </w:rPr>
        <w:annotationRef/>
      </w:r>
      <w:r>
        <w:t>If I am interpreting this correctly, rounding a latitude to the nearest integer loses quite a bit of precision? Why the rounding?</w:t>
      </w:r>
    </w:p>
  </w:comment>
  <w:comment w:id="182" w:author="Christine Stawitz" w:date="2019-05-03T15:04:00Z" w:initials="CS">
    <w:p w14:paraId="1EA937C8" w14:textId="15E806A6" w:rsidR="0029065E" w:rsidRDefault="0029065E">
      <w:pPr>
        <w:pStyle w:val="CommentText"/>
      </w:pPr>
      <w:r>
        <w:rPr>
          <w:rStyle w:val="CommentReference"/>
        </w:rPr>
        <w:annotationRef/>
      </w:r>
      <w:r>
        <w:t>I get that you wanted to keep the first section general, but somewhere in the simulation testing or application sections you need to specify what functions were used as links (i.e. g) and smoothers for covariates (i.e. f)</w:t>
      </w:r>
    </w:p>
  </w:comment>
  <w:comment w:id="184" w:author="Christine Stawitz" w:date="2019-05-03T14:24:00Z" w:initials="CS">
    <w:p w14:paraId="58F99DBD" w14:textId="36537456" w:rsidR="005E756B" w:rsidRDefault="005E756B">
      <w:pPr>
        <w:pStyle w:val="CommentText"/>
      </w:pPr>
      <w:r>
        <w:rPr>
          <w:rStyle w:val="CommentReference"/>
        </w:rPr>
        <w:annotationRef/>
      </w:r>
      <w:r>
        <w:t>Some journals will want your methods to be in past tense – depends on your target journal most likely</w:t>
      </w:r>
    </w:p>
  </w:comment>
  <w:comment w:id="189" w:author="Christine Stawitz" w:date="2019-05-03T14:25:00Z" w:initials="CS">
    <w:p w14:paraId="7050E484" w14:textId="0BEBE98A" w:rsidR="005E756B" w:rsidRDefault="005E756B">
      <w:pPr>
        <w:pStyle w:val="CommentText"/>
      </w:pPr>
      <w:r>
        <w:rPr>
          <w:rStyle w:val="CommentReference"/>
        </w:rPr>
        <w:annotationRef/>
      </w:r>
      <w:r>
        <w:t>The Brody growth coefficient is usually exp(k)</w:t>
      </w:r>
    </w:p>
  </w:comment>
  <w:comment w:id="193" w:author="Christine Stawitz" w:date="2019-05-03T14:26:00Z" w:initials="CS">
    <w:p w14:paraId="109788F1" w14:textId="69C25B08" w:rsidR="005E756B" w:rsidRDefault="005E756B">
      <w:pPr>
        <w:pStyle w:val="CommentText"/>
      </w:pPr>
      <w:r>
        <w:rPr>
          <w:rStyle w:val="CommentReference"/>
        </w:rPr>
        <w:annotationRef/>
      </w:r>
      <w:r>
        <w:t>Bias-corrected how? What is the variance in the lognormal error?</w:t>
      </w:r>
    </w:p>
  </w:comment>
  <w:comment w:id="194" w:author="Christine Stawitz" w:date="2019-05-03T14:26:00Z" w:initials="CS">
    <w:p w14:paraId="4C890BBE" w14:textId="00E79B68" w:rsidR="005E756B" w:rsidRDefault="005E756B">
      <w:pPr>
        <w:pStyle w:val="CommentText"/>
      </w:pPr>
      <w:r>
        <w:rPr>
          <w:rStyle w:val="CommentReference"/>
        </w:rPr>
        <w:annotationRef/>
      </w:r>
      <w:r>
        <w:t xml:space="preserve">This is confusing – I think you are saying that </w:t>
      </w:r>
      <w:proofErr w:type="gramStart"/>
      <w:r>
        <w:t>all of</w:t>
      </w:r>
      <w:proofErr w:type="gramEnd"/>
      <w:r>
        <w:t xml:space="preserve"> these patterns are central Pacific billfish-like, not only Regime 1. It would be helpful to show the expected growth curves and simulated data for all three “Regimes” in color to illustrate the difference and error in the data you simulated</w:t>
      </w:r>
    </w:p>
  </w:comment>
  <w:comment w:id="195" w:author="Christine Stawitz" w:date="2019-05-03T14:28:00Z" w:initials="CS">
    <w:p w14:paraId="4F76BAAA" w14:textId="3ADA8907" w:rsidR="005E756B" w:rsidRDefault="005E756B">
      <w:pPr>
        <w:pStyle w:val="CommentText"/>
      </w:pPr>
      <w:r>
        <w:rPr>
          <w:rStyle w:val="CommentReference"/>
        </w:rPr>
        <w:annotationRef/>
      </w:r>
      <w:proofErr w:type="gramStart"/>
      <w:r>
        <w:t>So</w:t>
      </w:r>
      <w:proofErr w:type="gramEnd"/>
      <w:r>
        <w:t xml:space="preserve"> these regimes are different than the Regimes above?</w:t>
      </w:r>
    </w:p>
  </w:comment>
  <w:comment w:id="197" w:author="Christine Stawitz" w:date="2019-05-03T14:30:00Z" w:initials="CS">
    <w:p w14:paraId="26854A3D" w14:textId="395ABFB7" w:rsidR="005E756B" w:rsidRDefault="005E756B">
      <w:pPr>
        <w:pStyle w:val="CommentText"/>
      </w:pPr>
      <w:r>
        <w:rPr>
          <w:rStyle w:val="CommentReference"/>
        </w:rPr>
        <w:annotationRef/>
      </w:r>
      <w:r>
        <w:t>Define what the boundaries are in the text before referencing degrees below</w:t>
      </w:r>
    </w:p>
  </w:comment>
  <w:comment w:id="198" w:author="Christine Stawitz" w:date="2019-05-03T14:28:00Z" w:initials="CS">
    <w:p w14:paraId="16DEB3D3" w14:textId="46708377" w:rsidR="005E756B" w:rsidRDefault="005E756B">
      <w:pPr>
        <w:pStyle w:val="CommentText"/>
      </w:pPr>
      <w:r>
        <w:rPr>
          <w:rStyle w:val="CommentReference"/>
        </w:rPr>
        <w:annotationRef/>
      </w:r>
      <w:r>
        <w:t xml:space="preserve">What does this refer to? Is this a scenario? If so, I think you need to define </w:t>
      </w:r>
      <w:proofErr w:type="gramStart"/>
      <w:r>
        <w:t>all of</w:t>
      </w:r>
      <w:proofErr w:type="gramEnd"/>
      <w:r>
        <w:t xml:space="preserve"> the scenarios in the text and not just in Table 1.</w:t>
      </w:r>
    </w:p>
  </w:comment>
  <w:comment w:id="201" w:author="Christine Stawitz" w:date="2019-05-03T14:30:00Z" w:initials="CS">
    <w:p w14:paraId="16A11349" w14:textId="30AAC422" w:rsidR="005E756B" w:rsidRDefault="005E756B">
      <w:pPr>
        <w:pStyle w:val="CommentText"/>
      </w:pPr>
      <w:r>
        <w:rPr>
          <w:rStyle w:val="CommentReference"/>
        </w:rPr>
        <w:annotationRef/>
      </w:r>
      <w:r>
        <w:t>Meaning uniformly?</w:t>
      </w:r>
    </w:p>
  </w:comment>
  <w:comment w:id="196" w:author="Christine Stawitz" w:date="2019-05-03T14:31:00Z" w:initials="CS">
    <w:p w14:paraId="75CD5240" w14:textId="46E2544E" w:rsidR="005E756B" w:rsidRDefault="005E756B">
      <w:pPr>
        <w:pStyle w:val="CommentText"/>
      </w:pPr>
      <w:r>
        <w:rPr>
          <w:rStyle w:val="CommentReference"/>
        </w:rPr>
        <w:annotationRef/>
      </w:r>
      <w:r>
        <w:t>This was hard to follow</w:t>
      </w:r>
    </w:p>
  </w:comment>
  <w:comment w:id="205" w:author="Christine Stawitz" w:date="2019-05-03T14:33:00Z" w:initials="CS">
    <w:p w14:paraId="348E2B99" w14:textId="0D3FF588" w:rsidR="005E756B" w:rsidRDefault="005E756B">
      <w:pPr>
        <w:pStyle w:val="CommentText"/>
      </w:pPr>
      <w:r>
        <w:rPr>
          <w:rStyle w:val="CommentReference"/>
        </w:rPr>
        <w:annotationRef/>
      </w:r>
      <w:r>
        <w:t>Do you mean the best GAM model from model selection? How were the fit GAMs compared?</w:t>
      </w:r>
    </w:p>
  </w:comment>
  <w:comment w:id="210" w:author="Christine Stawitz" w:date="2019-05-03T14:41:00Z" w:initials="CS">
    <w:p w14:paraId="4D94645C" w14:textId="48F0C145" w:rsidR="005E756B" w:rsidRDefault="005E756B">
      <w:pPr>
        <w:pStyle w:val="CommentText"/>
      </w:pPr>
      <w:r>
        <w:rPr>
          <w:rStyle w:val="CommentReference"/>
        </w:rPr>
        <w:annotationRef/>
      </w:r>
      <w:r>
        <w:t>Endpoints to me implies ages but I think you mean L1 and L2</w:t>
      </w:r>
    </w:p>
  </w:comment>
  <w:comment w:id="211" w:author="Christine Stawitz" w:date="2019-05-03T14:42:00Z" w:initials="CS">
    <w:p w14:paraId="76017BD1" w14:textId="4E8938C0" w:rsidR="005E756B" w:rsidRDefault="005E756B">
      <w:pPr>
        <w:pStyle w:val="CommentText"/>
      </w:pPr>
      <w:r>
        <w:rPr>
          <w:rStyle w:val="CommentReference"/>
        </w:rPr>
        <w:annotationRef/>
      </w:r>
      <w:r>
        <w:t>unclear</w:t>
      </w:r>
    </w:p>
  </w:comment>
  <w:comment w:id="212" w:author="." w:date="2019-02-05T21:12:00Z" w:initials=".">
    <w:p w14:paraId="7D190839" w14:textId="7B222504" w:rsidR="005E756B" w:rsidRDefault="005E756B">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213" w:author="Maia Kapur" w:date="2019-04-05T17:30:00Z" w:initials="MK">
    <w:p w14:paraId="193F6FA0" w14:textId="219DC3BB" w:rsidR="005E756B" w:rsidRDefault="005E756B">
      <w:pPr>
        <w:pStyle w:val="CommentText"/>
      </w:pPr>
      <w:r>
        <w:rPr>
          <w:rStyle w:val="CommentReference"/>
        </w:rPr>
        <w:annotationRef/>
      </w:r>
      <w:r>
        <w:t>Not clear where you mean to put this</w:t>
      </w:r>
    </w:p>
  </w:comment>
  <w:comment w:id="214" w:author="Melissa Haltuch" w:date="2019-04-12T10:33:00Z" w:initials="MH">
    <w:p w14:paraId="1F5165B7" w14:textId="43030864" w:rsidR="005E756B" w:rsidRDefault="005E756B">
      <w:pPr>
        <w:pStyle w:val="CommentText"/>
      </w:pPr>
      <w:r>
        <w:rPr>
          <w:rStyle w:val="CommentReference"/>
        </w:rPr>
        <w:annotationRef/>
      </w:r>
      <w:r>
        <w:t>Yes, this is correct, see the survey protocol document</w:t>
      </w:r>
    </w:p>
  </w:comment>
  <w:comment w:id="215" w:author="Melissa Haltuch" w:date="2019-04-12T10:33:00Z" w:initials="MH">
    <w:p w14:paraId="448AB4E4" w14:textId="2542F82A" w:rsidR="005E756B" w:rsidRDefault="005E756B">
      <w:pPr>
        <w:pStyle w:val="CommentText"/>
      </w:pPr>
      <w:r>
        <w:rPr>
          <w:rStyle w:val="CommentReference"/>
        </w:rPr>
        <w:annotationRef/>
      </w:r>
      <w:r>
        <w:t>Did you use any ADFG data? I’m not sure that they have survey data but it might be worth an ask.</w:t>
      </w:r>
    </w:p>
  </w:comment>
  <w:comment w:id="218" w:author="Melissa Haltuch" w:date="2019-04-12T10:36:00Z" w:initials="MH">
    <w:p w14:paraId="6D1916A2" w14:textId="15B40087" w:rsidR="005E756B" w:rsidRDefault="005E756B">
      <w:pPr>
        <w:pStyle w:val="CommentText"/>
      </w:pPr>
      <w:r>
        <w:rPr>
          <w:rStyle w:val="CommentReference"/>
        </w:rPr>
        <w:annotationRef/>
      </w:r>
      <w:r>
        <w:t>Someone will ask how the subsampling was done, you should add a sentence here.</w:t>
      </w:r>
    </w:p>
  </w:comment>
  <w:comment w:id="220" w:author="Melissa Haltuch" w:date="2019-04-12T10:35:00Z" w:initials="MH">
    <w:p w14:paraId="7C5BF81B" w14:textId="28B3E922" w:rsidR="005E756B" w:rsidRDefault="005E756B">
      <w:pPr>
        <w:pStyle w:val="CommentText"/>
      </w:pPr>
      <w:r>
        <w:rPr>
          <w:rStyle w:val="CommentReference"/>
        </w:rPr>
        <w:annotationRef/>
      </w:r>
      <w:r>
        <w:t xml:space="preserve">Do you think that this sample size is large enough to be informative? </w:t>
      </w:r>
    </w:p>
  </w:comment>
  <w:comment w:id="219" w:author="Christine Stawitz" w:date="2019-05-03T14:43:00Z" w:initials="CS">
    <w:p w14:paraId="72CF59D3" w14:textId="47434879" w:rsidR="005E756B" w:rsidRDefault="005E756B">
      <w:pPr>
        <w:pStyle w:val="CommentText"/>
      </w:pPr>
      <w:r>
        <w:rPr>
          <w:rStyle w:val="CommentReference"/>
        </w:rPr>
        <w:annotationRef/>
      </w:r>
      <w:r>
        <w:t>Numbers are unclear – so 1315 age 4 fish from each region, etc.?</w:t>
      </w:r>
    </w:p>
  </w:comment>
  <w:comment w:id="221" w:author="Christine Stawitz" w:date="2019-05-03T14:44:00Z" w:initials="CS">
    <w:p w14:paraId="5D9A4F03" w14:textId="1EBA080B" w:rsidR="005E756B" w:rsidRDefault="005E756B">
      <w:pPr>
        <w:pStyle w:val="CommentText"/>
      </w:pPr>
      <w:r>
        <w:rPr>
          <w:rStyle w:val="CommentReference"/>
        </w:rPr>
        <w:annotationRef/>
      </w:r>
      <w:r>
        <w:t>This is too vague to understand what you did – I would remove this if you don’t talk about it anymore or add it to the discussion as a caveat i.e. “We evaluated if an autoregressive structure improved our models as length at age can be time-</w:t>
      </w:r>
      <w:proofErr w:type="gramStart"/>
      <w:r>
        <w:t>dependent</w:t>
      </w:r>
      <w:proofErr w:type="gramEnd"/>
      <w:r>
        <w:t xml:space="preserve"> but it did not”</w:t>
      </w:r>
    </w:p>
  </w:comment>
  <w:comment w:id="222" w:author="Christine Stawitz" w:date="2019-05-03T14:45:00Z" w:initials="CS">
    <w:p w14:paraId="1BA2EEDD" w14:textId="08FB40E3" w:rsidR="005E756B" w:rsidRDefault="005E756B">
      <w:pPr>
        <w:pStyle w:val="CommentText"/>
      </w:pPr>
      <w:r>
        <w:rPr>
          <w:rStyle w:val="CommentReference"/>
        </w:rPr>
        <w:annotationRef/>
      </w:r>
      <w:proofErr w:type="gramStart"/>
      <w:r>
        <w:t>So</w:t>
      </w:r>
      <w:proofErr w:type="gramEnd"/>
      <w:r>
        <w:t xml:space="preserve"> you fit one GAM for each age and sex, so 6 GAMs total?</w:t>
      </w:r>
    </w:p>
  </w:comment>
  <w:comment w:id="223" w:author="Melissa Haltuch" w:date="2019-04-12T10:37:00Z" w:initials="MH">
    <w:p w14:paraId="0F9581C5" w14:textId="3612F996" w:rsidR="005E756B" w:rsidRDefault="005E756B">
      <w:pPr>
        <w:pStyle w:val="CommentText"/>
      </w:pPr>
      <w:r>
        <w:rPr>
          <w:rStyle w:val="CommentReference"/>
        </w:rPr>
        <w:annotationRef/>
      </w:r>
      <w:r>
        <w:t xml:space="preserve">I expect that use used </w:t>
      </w:r>
      <w:proofErr w:type="gramStart"/>
      <w:r>
        <w:t>all of</w:t>
      </w:r>
      <w:proofErr w:type="gramEnd"/>
      <w:r>
        <w:t xml:space="preserve"> the data, rather than just the subsampled data, yes? </w:t>
      </w:r>
    </w:p>
  </w:comment>
  <w:comment w:id="224" w:author="Christine Stawitz" w:date="2019-05-03T14:46:00Z" w:initials="CS">
    <w:p w14:paraId="09217FD5" w14:textId="790D1BA9" w:rsidR="005E756B" w:rsidRDefault="005E756B">
      <w:pPr>
        <w:pStyle w:val="CommentText"/>
      </w:pPr>
      <w:r>
        <w:rPr>
          <w:rStyle w:val="CommentReference"/>
        </w:rPr>
        <w:annotationRef/>
      </w:r>
      <w:r>
        <w:t>How did you define “general agreement”? What was the threshold?</w:t>
      </w:r>
    </w:p>
  </w:comment>
  <w:comment w:id="225" w:author="Melissa Haltuch" w:date="2019-04-12T10:38:00Z" w:initials="MH">
    <w:p w14:paraId="30DC19B0" w14:textId="0F5BED94" w:rsidR="005E756B" w:rsidRDefault="005E756B">
      <w:pPr>
        <w:pStyle w:val="CommentText"/>
      </w:pPr>
      <w:r>
        <w:rPr>
          <w:rStyle w:val="CommentReference"/>
        </w:rPr>
        <w:annotationRef/>
      </w:r>
      <w:r>
        <w:t>You might also want to note that this is the same break point used by the NPFMC and that it has been based on prior work…</w:t>
      </w:r>
      <w:proofErr w:type="spellStart"/>
      <w:r>
        <w:t>Zador’s</w:t>
      </w:r>
      <w:proofErr w:type="spellEnd"/>
      <w:r>
        <w:t xml:space="preserve"> work may have something more.</w:t>
      </w:r>
    </w:p>
  </w:comment>
  <w:comment w:id="226" w:author="Christine Stawitz" w:date="2019-05-03T14:46:00Z" w:initials="CS">
    <w:p w14:paraId="22AC560C" w14:textId="13E72E04" w:rsidR="005E756B" w:rsidRDefault="005E756B">
      <w:pPr>
        <w:pStyle w:val="CommentText"/>
      </w:pPr>
      <w:r>
        <w:rPr>
          <w:rStyle w:val="CommentReference"/>
        </w:rPr>
        <w:annotationRef/>
      </w:r>
      <w:r>
        <w:t>Should probably mention this in the intro when you talk about sablefish</w:t>
      </w:r>
    </w:p>
  </w:comment>
  <w:comment w:id="229" w:author="Christine Stawitz" w:date="2019-05-03T14:47:00Z" w:initials="CS">
    <w:p w14:paraId="5322F138" w14:textId="3F6256C5" w:rsidR="005E756B" w:rsidRDefault="005E756B">
      <w:pPr>
        <w:pStyle w:val="CommentText"/>
      </w:pPr>
      <w:r>
        <w:rPr>
          <w:rStyle w:val="CommentReference"/>
        </w:rPr>
        <w:annotationRef/>
      </w:r>
      <w:r>
        <w:t>Do you mean here all ages, or only the subsampled ages but without reducing the sample size to be equal across region?</w:t>
      </w:r>
    </w:p>
  </w:comment>
  <w:comment w:id="231" w:author="Melissa Haltuch" w:date="2019-04-12T10:39:00Z" w:initials="MH">
    <w:p w14:paraId="1E890B1D" w14:textId="0E12FFDE" w:rsidR="005E756B" w:rsidRDefault="005E756B">
      <w:pPr>
        <w:pStyle w:val="CommentText"/>
      </w:pPr>
      <w:r>
        <w:rPr>
          <w:rStyle w:val="CommentReference"/>
        </w:rPr>
        <w:annotationRef/>
      </w:r>
      <w:r>
        <w:t xml:space="preserve">Ages selected for </w:t>
      </w:r>
      <w:proofErr w:type="gramStart"/>
      <w:r>
        <w:t>analysis?</w:t>
      </w:r>
      <w:proofErr w:type="gramEnd"/>
    </w:p>
  </w:comment>
  <w:comment w:id="232" w:author="Christine Stawitz" w:date="2019-05-03T14:50:00Z" w:initials="CS">
    <w:p w14:paraId="64A7160C" w14:textId="7D0C2CC4" w:rsidR="005E756B" w:rsidRDefault="005E756B">
      <w:pPr>
        <w:pStyle w:val="CommentText"/>
      </w:pPr>
      <w:r>
        <w:rPr>
          <w:rStyle w:val="CommentReference"/>
        </w:rPr>
        <w:annotationRef/>
      </w:r>
      <w:r>
        <w:t>It is unclear if you mean breakpoints that persisted across age or some breakpoints came from some ages and others from others</w:t>
      </w:r>
    </w:p>
  </w:comment>
  <w:comment w:id="241" w:author="Christine Stawitz" w:date="2019-05-03T14:51:00Z" w:initials="CS">
    <w:p w14:paraId="010E6087" w14:textId="05207D99" w:rsidR="005E756B" w:rsidRDefault="005E756B">
      <w:pPr>
        <w:pStyle w:val="CommentText"/>
      </w:pPr>
      <w:r>
        <w:rPr>
          <w:rStyle w:val="CommentReference"/>
        </w:rPr>
        <w:annotationRef/>
      </w:r>
      <w:r>
        <w:t>Should stand alone without referring to figures – which breakpoints? Which smoothers?</w:t>
      </w:r>
    </w:p>
  </w:comment>
  <w:comment w:id="242" w:author="Christine Stawitz" w:date="2019-05-03T14:52:00Z" w:initials="CS">
    <w:p w14:paraId="6A3665CF" w14:textId="21B2019C" w:rsidR="005E756B" w:rsidRDefault="005E756B">
      <w:pPr>
        <w:pStyle w:val="CommentText"/>
      </w:pPr>
      <w:r>
        <w:rPr>
          <w:rStyle w:val="CommentReference"/>
        </w:rPr>
        <w:annotationRef/>
      </w:r>
      <w:proofErr w:type="spellStart"/>
      <w:r>
        <w:t>Oooo</w:t>
      </w:r>
      <w:proofErr w:type="spellEnd"/>
      <w:r>
        <w:t xml:space="preserve"> this is interesting</w:t>
      </w:r>
    </w:p>
  </w:comment>
  <w:comment w:id="243" w:author="Christine Stawitz" w:date="2019-05-03T14:53:00Z" w:initials="CS">
    <w:p w14:paraId="6A9B07A5" w14:textId="1AD965AB" w:rsidR="005E756B" w:rsidRDefault="005E756B">
      <w:pPr>
        <w:pStyle w:val="CommentText"/>
      </w:pPr>
      <w:r>
        <w:rPr>
          <w:rStyle w:val="CommentReference"/>
        </w:rPr>
        <w:annotationRef/>
      </w:r>
      <w:r>
        <w:t>What does strong mean?</w:t>
      </w:r>
    </w:p>
  </w:comment>
  <w:comment w:id="244" w:author="Christine Stawitz" w:date="2019-05-03T14:53:00Z" w:initials="CS">
    <w:p w14:paraId="58492F23" w14:textId="634DDFD8" w:rsidR="005E756B" w:rsidRDefault="005E756B">
      <w:pPr>
        <w:pStyle w:val="CommentText"/>
      </w:pPr>
      <w:r>
        <w:rPr>
          <w:rStyle w:val="CommentReference"/>
        </w:rPr>
        <w:annotationRef/>
      </w:r>
      <w:r>
        <w:t>Sorry I don’t follow – both spatial breaks meaning for latitude and longitude? What is co-detection proportion defined as?</w:t>
      </w:r>
    </w:p>
  </w:comment>
  <w:comment w:id="246" w:author="Christine Stawitz" w:date="2019-05-03T14:55:00Z" w:initials="CS">
    <w:p w14:paraId="26C2138E" w14:textId="0B0BDA6A" w:rsidR="005E756B" w:rsidRDefault="005E756B">
      <w:pPr>
        <w:pStyle w:val="CommentText"/>
      </w:pPr>
      <w:r>
        <w:rPr>
          <w:rStyle w:val="CommentReference"/>
        </w:rPr>
        <w:annotationRef/>
      </w:r>
      <w:r>
        <w:t>Throughout it would be helpful to denote “true” patterns from “</w:t>
      </w:r>
      <w:proofErr w:type="spellStart"/>
      <w:proofErr w:type="gramStart"/>
      <w:r>
        <w:t>estimated”though</w:t>
      </w:r>
      <w:proofErr w:type="spellEnd"/>
      <w:proofErr w:type="gramEnd"/>
      <w:r>
        <w:t xml:space="preserve"> you will then also need to define these in your methods description for your simulation study</w:t>
      </w:r>
    </w:p>
  </w:comment>
  <w:comment w:id="258" w:author="Christine Stawitz" w:date="2019-05-03T14:56:00Z" w:initials="CS">
    <w:p w14:paraId="1DC44DB1" w14:textId="55738976" w:rsidR="005E756B" w:rsidRDefault="005E756B">
      <w:pPr>
        <w:pStyle w:val="CommentText"/>
      </w:pPr>
      <w:r>
        <w:rPr>
          <w:rStyle w:val="CommentReference"/>
        </w:rPr>
        <w:annotationRef/>
      </w:r>
      <w:r>
        <w:t>What was the exact number?</w:t>
      </w:r>
    </w:p>
  </w:comment>
  <w:comment w:id="259" w:author="Christine Stawitz" w:date="2019-05-03T14:56:00Z" w:initials="CS">
    <w:p w14:paraId="69113A57" w14:textId="7F4B079D" w:rsidR="005E756B" w:rsidRDefault="005E756B">
      <w:pPr>
        <w:pStyle w:val="CommentText"/>
      </w:pPr>
      <w:r>
        <w:rPr>
          <w:rStyle w:val="CommentReference"/>
        </w:rPr>
        <w:annotationRef/>
      </w:r>
      <w:r>
        <w:t>This sounds more discussion-y</w:t>
      </w:r>
    </w:p>
  </w:comment>
  <w:comment w:id="260" w:author="Christine Stawitz" w:date="2019-05-03T14:57:00Z" w:initials="CS">
    <w:p w14:paraId="5B26D95E" w14:textId="4CCA7ED2" w:rsidR="005E756B" w:rsidRDefault="005E756B">
      <w:pPr>
        <w:pStyle w:val="CommentText"/>
      </w:pPr>
      <w:r>
        <w:rPr>
          <w:rStyle w:val="CommentReference"/>
        </w:rPr>
        <w:annotationRef/>
      </w:r>
      <w:r>
        <w:t>Is high contrast the estimated or true pattern?</w:t>
      </w:r>
    </w:p>
  </w:comment>
  <w:comment w:id="263" w:author="Christine Stawitz" w:date="2019-05-03T14:57:00Z" w:initials="CS">
    <w:p w14:paraId="7F1330B7" w14:textId="6B4F5B0A" w:rsidR="005E756B" w:rsidRDefault="005E756B">
      <w:pPr>
        <w:pStyle w:val="CommentText"/>
      </w:pPr>
      <w:r>
        <w:rPr>
          <w:rStyle w:val="CommentReference"/>
        </w:rPr>
        <w:annotationRef/>
      </w:r>
      <w:r>
        <w:t>This sounds contradictory – if the temporal breakpoint didn’t exist, wouldn’t detecting it be incorrect?</w:t>
      </w:r>
    </w:p>
  </w:comment>
  <w:comment w:id="264" w:author="Christine Stawitz" w:date="2019-05-03T15:00:00Z" w:initials="CS">
    <w:p w14:paraId="610176D0" w14:textId="5B48C904" w:rsidR="005E756B" w:rsidRDefault="005E756B">
      <w:pPr>
        <w:pStyle w:val="CommentText"/>
      </w:pPr>
      <w:r>
        <w:rPr>
          <w:rStyle w:val="CommentReference"/>
        </w:rPr>
        <w:annotationRef/>
      </w:r>
      <w:r>
        <w:t>I would like to see more specifics here, for example, what were the estimated growth parameters above and below this breakpoint?</w:t>
      </w:r>
    </w:p>
  </w:comment>
  <w:comment w:id="265" w:author="Melissa Haltuch" w:date="2019-04-12T10:43:00Z" w:initials="MH">
    <w:p w14:paraId="7DCB354A" w14:textId="7B986FFF" w:rsidR="005E756B" w:rsidRDefault="005E756B">
      <w:pPr>
        <w:pStyle w:val="CommentText"/>
      </w:pPr>
      <w:r>
        <w:rPr>
          <w:rStyle w:val="CommentReference"/>
        </w:rPr>
        <w:annotationRef/>
      </w:r>
      <w:r>
        <w:t>See previous comment.</w:t>
      </w:r>
    </w:p>
  </w:comment>
  <w:comment w:id="266" w:author="Melissa Haltuch" w:date="2019-04-12T10:43:00Z" w:initials="MH">
    <w:p w14:paraId="5FD4E0A0" w14:textId="3E4FA53B" w:rsidR="005E756B" w:rsidRDefault="005E756B">
      <w:pPr>
        <w:pStyle w:val="CommentText"/>
      </w:pPr>
      <w:r>
        <w:rPr>
          <w:rStyle w:val="CommentReference"/>
        </w:rPr>
        <w:annotationRef/>
      </w:r>
      <w:r>
        <w:t xml:space="preserve">The city or the island? I think you mean the northern end of Vancouver Island. Clarify. </w:t>
      </w:r>
    </w:p>
  </w:comment>
  <w:comment w:id="267" w:author="Christine Stawitz" w:date="2019-05-03T14:58:00Z" w:initials="CS">
    <w:p w14:paraId="6F201092" w14:textId="431F8D00" w:rsidR="005E756B" w:rsidRDefault="005E756B">
      <w:pPr>
        <w:pStyle w:val="CommentText"/>
      </w:pPr>
      <w:r>
        <w:rPr>
          <w:rStyle w:val="CommentReference"/>
        </w:rPr>
        <w:annotationRef/>
      </w:r>
      <w:r>
        <w:t xml:space="preserve">It </w:t>
      </w:r>
      <w:proofErr w:type="spellStart"/>
      <w:r>
        <w:t>it</w:t>
      </w:r>
      <w:proofErr w:type="spellEnd"/>
      <w:r>
        <w:t xml:space="preserve"> was the city it’d be very handy of the fish to break right at the national </w:t>
      </w:r>
      <w:proofErr w:type="gramStart"/>
      <w:r>
        <w:t>boundary..</w:t>
      </w:r>
      <w:proofErr w:type="gramEnd"/>
    </w:p>
  </w:comment>
  <w:comment w:id="268" w:author="Christine Stawitz" w:date="2019-05-03T15:00:00Z" w:initials="CS">
    <w:p w14:paraId="22560490" w14:textId="67D864D8" w:rsidR="005E756B" w:rsidRDefault="005E756B">
      <w:pPr>
        <w:pStyle w:val="CommentText"/>
      </w:pPr>
      <w:r>
        <w:rPr>
          <w:rStyle w:val="CommentReference"/>
        </w:rPr>
        <w:annotationRef/>
      </w:r>
      <w:r>
        <w:t>Delete- covered in methods</w:t>
      </w:r>
    </w:p>
  </w:comment>
  <w:comment w:id="281" w:author="Melissa Haltuch" w:date="2019-04-12T10:48:00Z" w:initials="MH">
    <w:p w14:paraId="04564784" w14:textId="4AB6990D" w:rsidR="005E756B" w:rsidRDefault="005E756B">
      <w:pPr>
        <w:pStyle w:val="CommentText"/>
      </w:pPr>
      <w:r>
        <w:rPr>
          <w:rStyle w:val="CommentReference"/>
        </w:rPr>
        <w:annotationRef/>
      </w:r>
      <w:r>
        <w:t>I would describe the final stratification in geographic/ temporal terms to remind the reader of the regions.</w:t>
      </w:r>
    </w:p>
  </w:comment>
  <w:comment w:id="283" w:author="Christine Stawitz" w:date="2019-05-03T15:02:00Z" w:initials="CS">
    <w:p w14:paraId="47E3BD7C" w14:textId="2824696B" w:rsidR="0029065E" w:rsidRDefault="0029065E">
      <w:pPr>
        <w:pStyle w:val="CommentText"/>
      </w:pPr>
      <w:r>
        <w:rPr>
          <w:rStyle w:val="CommentReference"/>
        </w:rPr>
        <w:annotationRef/>
      </w:r>
      <w:r>
        <w:t>I would have an intro paragraph describing what you found in general before going into caveats</w:t>
      </w:r>
    </w:p>
  </w:comment>
  <w:comment w:id="282" w:author="Christine Stawitz" w:date="2019-05-03T15:42:00Z" w:initials="CS">
    <w:p w14:paraId="25EAF0F8" w14:textId="77777777" w:rsidR="000D1B93" w:rsidRDefault="000D1B93">
      <w:pPr>
        <w:pStyle w:val="CommentText"/>
      </w:pPr>
      <w:r>
        <w:rPr>
          <w:rStyle w:val="CommentReference"/>
        </w:rPr>
        <w:annotationRef/>
      </w:r>
      <w:r>
        <w:t xml:space="preserve">I think you can skip some of the technical details here and not outline caveats so exhaustively and spend more time on management implications and contextualizing. For example, what are the implications of detecting variation in L1 but not L2 on management reference points? How do you think this approach works for different life history types? It seemed pretty good for billfishes but like variation in sablefish might be more due to </w:t>
      </w:r>
      <w:proofErr w:type="gramStart"/>
      <w:r>
        <w:t>sampling?</w:t>
      </w:r>
      <w:proofErr w:type="gramEnd"/>
      <w:r>
        <w:t xml:space="preserve"> What does this mean for applications to faster/slower growing fish in general?</w:t>
      </w:r>
    </w:p>
    <w:p w14:paraId="3234CC97" w14:textId="58B153DB" w:rsidR="000D1B93" w:rsidRDefault="000D1B93">
      <w:pPr>
        <w:pStyle w:val="CommentText"/>
      </w:pPr>
    </w:p>
  </w:comment>
  <w:comment w:id="284" w:author="Christine Stawitz" w:date="2019-05-03T15:03:00Z" w:initials="CS">
    <w:p w14:paraId="3B31341C" w14:textId="0ED99BFF" w:rsidR="0029065E" w:rsidRDefault="0029065E">
      <w:pPr>
        <w:pStyle w:val="CommentText"/>
      </w:pPr>
      <w:r>
        <w:rPr>
          <w:rStyle w:val="CommentReference"/>
        </w:rPr>
        <w:annotationRef/>
      </w:r>
      <w:r>
        <w:t>This is the first time this penalty function is introduced – please describe in introduction or methods for those unfamiliar with GAMs. Also, this sensitivity isn’t really covered in the results, so I’m not sure what you mean – might need an extra section called “sensitivity to the penalty function” – or to cite some literature if you didn’t explicitly test it</w:t>
      </w:r>
    </w:p>
  </w:comment>
  <w:comment w:id="293" w:author="Christine Stawitz" w:date="2019-05-03T15:13:00Z" w:initials="CS">
    <w:p w14:paraId="2113A6E5" w14:textId="538D4A62" w:rsidR="0029065E" w:rsidRDefault="0029065E">
      <w:pPr>
        <w:pStyle w:val="CommentText"/>
      </w:pPr>
      <w:r>
        <w:rPr>
          <w:rStyle w:val="CommentReference"/>
        </w:rPr>
        <w:annotationRef/>
      </w:r>
      <w:r>
        <w:t>By model selection?</w:t>
      </w:r>
    </w:p>
  </w:comment>
  <w:comment w:id="294" w:author="Christine Stawitz" w:date="2019-05-03T15:15:00Z" w:initials="CS">
    <w:p w14:paraId="779C3C2D" w14:textId="138BC54F" w:rsidR="0029065E" w:rsidRDefault="0029065E">
      <w:pPr>
        <w:pStyle w:val="CommentText"/>
      </w:pPr>
      <w:r>
        <w:rPr>
          <w:rStyle w:val="CommentReference"/>
        </w:rPr>
        <w:annotationRef/>
      </w:r>
      <w:r>
        <w:t xml:space="preserve">How far off is one degree? It would give context to identify </w:t>
      </w:r>
      <w:r w:rsidR="007A1333">
        <w:t xml:space="preserve">how many km this is </w:t>
      </w:r>
    </w:p>
  </w:comment>
  <w:comment w:id="298" w:author="Christine Stawitz" w:date="2019-05-03T15:16:00Z" w:initials="CS">
    <w:p w14:paraId="526BCEF1" w14:textId="3A2B2110" w:rsidR="007A1333" w:rsidRDefault="007A1333">
      <w:pPr>
        <w:pStyle w:val="CommentText"/>
      </w:pPr>
      <w:r>
        <w:rPr>
          <w:rStyle w:val="CommentReference"/>
        </w:rPr>
        <w:annotationRef/>
      </w:r>
      <w:r>
        <w:t>Above you do not hyphenate length at age – either hyphenate or do not throughout</w:t>
      </w:r>
    </w:p>
  </w:comment>
  <w:comment w:id="301" w:author="Christine Stawitz" w:date="2019-05-03T15:17:00Z" w:initials="CS">
    <w:p w14:paraId="1C3645A9" w14:textId="2FB40DE0" w:rsidR="007A1333" w:rsidRDefault="007A1333">
      <w:pPr>
        <w:pStyle w:val="CommentText"/>
      </w:pPr>
      <w:r>
        <w:rPr>
          <w:rStyle w:val="CommentReference"/>
        </w:rPr>
        <w:annotationRef/>
      </w:r>
      <w:r>
        <w:t>I forgot what the overlapping scenario is.</w:t>
      </w:r>
    </w:p>
  </w:comment>
  <w:comment w:id="307" w:author="Christine Stawitz" w:date="2019-05-03T15:24:00Z" w:initials="CS">
    <w:p w14:paraId="4F260D35" w14:textId="5A402583" w:rsidR="007A1333" w:rsidRDefault="007A1333">
      <w:pPr>
        <w:pStyle w:val="CommentText"/>
      </w:pPr>
      <w:r>
        <w:rPr>
          <w:rStyle w:val="CommentReference"/>
        </w:rPr>
        <w:annotationRef/>
      </w:r>
      <w:r>
        <w:t xml:space="preserve">One of the most common criticisms of GAMs is that they do not apply beyond the range of the covariates you use – i.e. you cannot transfer the model beyond your ecosystem boundaries. There </w:t>
      </w:r>
      <w:proofErr w:type="gramStart"/>
      <w:r>
        <w:t>are</w:t>
      </w:r>
      <w:proofErr w:type="gramEnd"/>
      <w:r>
        <w:t xml:space="preserve"> additional citation for this you could include in this paragraph. </w:t>
      </w:r>
      <w:proofErr w:type="gramStart"/>
      <w:r>
        <w:t>Also</w:t>
      </w:r>
      <w:proofErr w:type="gramEnd"/>
      <w:r>
        <w:t xml:space="preserve"> I think you could go broader here and discuss in general how these types of models are only useful if you are sure you’ve got the entirety of the ecosystem captured</w:t>
      </w:r>
      <w:r w:rsidR="001062E6">
        <w:t>.</w:t>
      </w:r>
    </w:p>
  </w:comment>
  <w:comment w:id="308" w:author="Christine Stawitz" w:date="2019-05-03T15:19:00Z" w:initials="CS">
    <w:p w14:paraId="78659923" w14:textId="2AF6C8B2" w:rsidR="007A1333" w:rsidRDefault="007A1333">
      <w:pPr>
        <w:pStyle w:val="CommentText"/>
      </w:pPr>
      <w:r>
        <w:rPr>
          <w:rStyle w:val="CommentReference"/>
        </w:rPr>
        <w:annotationRef/>
      </w:r>
      <w:r>
        <w:t>Cite?</w:t>
      </w:r>
    </w:p>
  </w:comment>
  <w:comment w:id="309" w:author="Christine Stawitz" w:date="2019-05-03T15:20:00Z" w:initials="CS">
    <w:p w14:paraId="498B080C" w14:textId="0CE8617D" w:rsidR="007A1333" w:rsidRDefault="007A1333">
      <w:pPr>
        <w:pStyle w:val="CommentText"/>
      </w:pPr>
      <w:r>
        <w:rPr>
          <w:rStyle w:val="CommentReference"/>
        </w:rPr>
        <w:annotationRef/>
      </w:r>
      <w:r>
        <w:t>I would make this more specific to what you saw – i.e. at edges</w:t>
      </w:r>
    </w:p>
  </w:comment>
  <w:comment w:id="311" w:author="Christine Stawitz" w:date="2019-05-03T15:20:00Z" w:initials="CS">
    <w:p w14:paraId="61FF2097" w14:textId="6ADCD547" w:rsidR="007A1333" w:rsidRDefault="007A1333">
      <w:pPr>
        <w:pStyle w:val="CommentText"/>
      </w:pPr>
      <w:r>
        <w:rPr>
          <w:rStyle w:val="CommentReference"/>
        </w:rPr>
        <w:annotationRef/>
      </w:r>
      <w:r>
        <w:t>Generalized additive term?</w:t>
      </w:r>
    </w:p>
  </w:comment>
  <w:comment w:id="312" w:author="Christine Stawitz" w:date="2019-05-03T15:21:00Z" w:initials="CS">
    <w:p w14:paraId="281ECBAB" w14:textId="7D7B8372" w:rsidR="007A1333" w:rsidRDefault="007A1333">
      <w:pPr>
        <w:pStyle w:val="CommentText"/>
      </w:pPr>
      <w:r>
        <w:rPr>
          <w:rStyle w:val="CommentReference"/>
        </w:rPr>
        <w:annotationRef/>
      </w:r>
      <w:r>
        <w:t>Be more explicit – you mean extend the reach of the survey</w:t>
      </w:r>
    </w:p>
  </w:comment>
  <w:comment w:id="331" w:author="Christine Stawitz" w:date="2019-05-03T16:02:00Z" w:initials="CS">
    <w:p w14:paraId="04CF8984" w14:textId="3E8278CE" w:rsidR="00192995" w:rsidRDefault="00192995">
      <w:pPr>
        <w:pStyle w:val="CommentText"/>
      </w:pPr>
      <w:r>
        <w:rPr>
          <w:rStyle w:val="CommentReference"/>
        </w:rPr>
        <w:annotationRef/>
      </w:r>
      <w:r>
        <w:t xml:space="preserve">It seems worth mentioning for this example </w:t>
      </w:r>
      <w:r w:rsidR="0016340B">
        <w:t>more than one breakpoint might be supported and this is not really allowed in this current model</w:t>
      </w:r>
    </w:p>
  </w:comment>
  <w:comment w:id="332" w:author="Christine Stawitz" w:date="2019-05-03T15:27:00Z" w:initials="CS">
    <w:p w14:paraId="0EF31EFA" w14:textId="1E84B78B" w:rsidR="001062E6" w:rsidRDefault="001062E6">
      <w:pPr>
        <w:pStyle w:val="CommentText"/>
      </w:pPr>
      <w:r>
        <w:rPr>
          <w:rStyle w:val="CommentReference"/>
        </w:rPr>
        <w:annotationRef/>
      </w:r>
      <w:r>
        <w:t>This is or should be covered in the introduction</w:t>
      </w:r>
    </w:p>
  </w:comment>
  <w:comment w:id="334" w:author="Melissa Haltuch" w:date="2019-04-12T10:57:00Z" w:initials="MH">
    <w:p w14:paraId="32916F69" w14:textId="264318CC" w:rsidR="005E756B" w:rsidRDefault="005E756B">
      <w:pPr>
        <w:pStyle w:val="CommentText"/>
      </w:pPr>
      <w:r>
        <w:rPr>
          <w:rStyle w:val="CommentReference"/>
        </w:rPr>
        <w:annotationRef/>
      </w:r>
      <w:r>
        <w:t>Which one?</w:t>
      </w:r>
    </w:p>
  </w:comment>
  <w:comment w:id="333" w:author="Christine Stawitz" w:date="2019-05-03T15:29:00Z" w:initials="CS">
    <w:p w14:paraId="7B99C9BE" w14:textId="4C6F34F8" w:rsidR="001062E6" w:rsidRDefault="001062E6">
      <w:pPr>
        <w:pStyle w:val="CommentText"/>
      </w:pPr>
      <w:r>
        <w:rPr>
          <w:rStyle w:val="CommentReference"/>
        </w:rPr>
        <w:annotationRef/>
      </w:r>
      <w:r>
        <w:t xml:space="preserve">Be careful </w:t>
      </w:r>
      <w:proofErr w:type="spellStart"/>
      <w:proofErr w:type="gramStart"/>
      <w:r>
        <w:t>here..</w:t>
      </w:r>
      <w:proofErr w:type="gramEnd"/>
      <w:r>
        <w:t>since</w:t>
      </w:r>
      <w:proofErr w:type="spellEnd"/>
      <w:r>
        <w:t xml:space="preserve"> k and L inf are inherently negatively correlated a northern region with a higher L inf and a lower k and a southern region with a lower l inf and a higher k could be equally likely given similar data.</w:t>
      </w:r>
    </w:p>
  </w:comment>
  <w:comment w:id="335" w:author="Melissa Haltuch" w:date="2019-04-12T10:57:00Z" w:initials="MH">
    <w:p w14:paraId="5F597212" w14:textId="24F21B33" w:rsidR="005E756B" w:rsidRDefault="005E756B">
      <w:pPr>
        <w:pStyle w:val="CommentText"/>
      </w:pPr>
      <w:r>
        <w:rPr>
          <w:rStyle w:val="CommentReference"/>
        </w:rPr>
        <w:annotationRef/>
      </w:r>
      <w:r>
        <w:t>Which study?</w:t>
      </w:r>
    </w:p>
  </w:comment>
  <w:comment w:id="336" w:author="Melissa Haltuch" w:date="2019-04-12T10:58:00Z" w:initials="MH">
    <w:p w14:paraId="262565B5" w14:textId="01DB3756" w:rsidR="005E756B" w:rsidRDefault="005E756B">
      <w:pPr>
        <w:pStyle w:val="CommentText"/>
      </w:pPr>
      <w:r>
        <w:rPr>
          <w:rStyle w:val="CommentReference"/>
        </w:rPr>
        <w:annotationRef/>
      </w:r>
      <w:r>
        <w:t>Of ontogenetic movement?</w:t>
      </w:r>
    </w:p>
  </w:comment>
  <w:comment w:id="337" w:author="Melissa Haltuch" w:date="2019-04-12T12:24:00Z" w:initials="MH">
    <w:p w14:paraId="475C2650" w14:textId="4D6319FC" w:rsidR="005E756B" w:rsidRDefault="005E756B">
      <w:pPr>
        <w:pStyle w:val="CommentText"/>
      </w:pPr>
      <w:r>
        <w:rPr>
          <w:rStyle w:val="CommentReference"/>
        </w:rPr>
        <w:annotationRef/>
      </w:r>
      <w:r>
        <w:t>This would be indicative of a change in selectivity for age 4 fish, rather than a change in growth, you might say this.</w:t>
      </w:r>
    </w:p>
  </w:comment>
  <w:comment w:id="338" w:author="Melissa Haltuch" w:date="2019-04-12T12:27:00Z" w:initials="MH">
    <w:p w14:paraId="11FE429B" w14:textId="04A621DE" w:rsidR="005E756B" w:rsidRDefault="005E756B">
      <w:pPr>
        <w:pStyle w:val="CommentText"/>
      </w:pPr>
      <w:r>
        <w:rPr>
          <w:rStyle w:val="CommentReference"/>
        </w:rPr>
        <w:annotationRef/>
      </w:r>
      <w:r>
        <w:t>You might think about how the difference in size for females fits with the movement work.</w:t>
      </w:r>
    </w:p>
  </w:comment>
  <w:comment w:id="341" w:author="Melissa Haltuch" w:date="2019-04-12T12:29:00Z" w:initials="MH">
    <w:p w14:paraId="0D5C3FB2" w14:textId="0EB96CDF" w:rsidR="005E756B" w:rsidRDefault="005E756B">
      <w:pPr>
        <w:pStyle w:val="CommentText"/>
      </w:pPr>
      <w:r>
        <w:rPr>
          <w:rStyle w:val="CommentReference"/>
        </w:rPr>
        <w:annotationRef/>
      </w:r>
      <w:r>
        <w:t xml:space="preserve">Again, think about how movement might fit here, on the call we discussed the movement of sablefish to and from sea mounts, and that these fish are mostly male. </w:t>
      </w:r>
    </w:p>
  </w:comment>
  <w:comment w:id="342" w:author="Maia Kapur" w:date="2019-04-05T18:11:00Z" w:initials="MK">
    <w:p w14:paraId="7FDBBF85" w14:textId="02B9A34C" w:rsidR="005E756B" w:rsidRDefault="005E756B">
      <w:pPr>
        <w:pStyle w:val="CommentText"/>
      </w:pPr>
      <w:r>
        <w:rPr>
          <w:rStyle w:val="CommentReference"/>
        </w:rPr>
        <w:annotationRef/>
      </w:r>
      <w:r>
        <w:t>Help w citation for this?</w:t>
      </w:r>
    </w:p>
  </w:comment>
  <w:comment w:id="344" w:author="Melissa Haltuch" w:date="2019-04-12T12:31:00Z" w:initials="MH">
    <w:p w14:paraId="012BD068" w14:textId="77777777" w:rsidR="005E756B" w:rsidRDefault="005E756B" w:rsidP="002C350B">
      <w:pPr>
        <w:pStyle w:val="Heading1"/>
        <w:rPr>
          <w:rFonts w:ascii="Droid Serif" w:hAnsi="Droid Serif" w:cs="Arial"/>
          <w:color w:val="333333"/>
          <w:sz w:val="50"/>
          <w:szCs w:val="50"/>
        </w:rPr>
      </w:pPr>
      <w:r>
        <w:rPr>
          <w:rStyle w:val="CommentReference"/>
        </w:rPr>
        <w:annotationRef/>
      </w:r>
      <w:r>
        <w:t xml:space="preserve">See </w:t>
      </w:r>
      <w:r>
        <w:rPr>
          <w:rStyle w:val="nlmarticle-title"/>
          <w:rFonts w:ascii="Droid Serif" w:hAnsi="Droid Serif" w:cs="Arial"/>
          <w:color w:val="333333"/>
          <w:sz w:val="50"/>
          <w:szCs w:val="50"/>
        </w:rPr>
        <w:t>Using Incentives to Reduce Bycatch and Discarding: Results Under the West Coast Catch Share Program</w:t>
      </w:r>
    </w:p>
    <w:p w14:paraId="08E6DCEF" w14:textId="77777777" w:rsidR="005E756B" w:rsidRDefault="005E756B" w:rsidP="002C350B">
      <w:pPr>
        <w:rPr>
          <w:rFonts w:ascii="Arial" w:hAnsi="Arial" w:cs="Arial"/>
          <w:color w:val="333333"/>
        </w:rPr>
      </w:pPr>
      <w:hyperlink r:id="rId1" w:history="1">
        <w:r>
          <w:rPr>
            <w:rStyle w:val="Hyperlink"/>
            <w:rFonts w:ascii="Arial" w:hAnsi="Arial" w:cs="Arial"/>
            <w:b/>
            <w:bCs/>
            <w:color w:val="10147E"/>
            <w:sz w:val="23"/>
            <w:szCs w:val="23"/>
          </w:rPr>
          <w:t xml:space="preserve">Kayleigh A. </w:t>
        </w:r>
        <w:proofErr w:type="spellStart"/>
        <w:r>
          <w:rPr>
            <w:rStyle w:val="Hyperlink"/>
            <w:rFonts w:ascii="Arial" w:hAnsi="Arial" w:cs="Arial"/>
            <w:b/>
            <w:bCs/>
            <w:color w:val="10147E"/>
            <w:sz w:val="23"/>
            <w:szCs w:val="23"/>
          </w:rPr>
          <w:t>Somers</w:t>
        </w:r>
      </w:hyperlink>
      <w:r>
        <w:rPr>
          <w:rStyle w:val="contribdegrees"/>
          <w:rFonts w:ascii="Arial" w:hAnsi="Arial" w:cs="Arial"/>
          <w:color w:val="333333"/>
        </w:rPr>
        <w:t>,</w:t>
      </w:r>
      <w:hyperlink r:id="rId2" w:history="1">
        <w:r>
          <w:rPr>
            <w:rStyle w:val="Hyperlink"/>
            <w:rFonts w:ascii="Arial" w:hAnsi="Arial" w:cs="Arial"/>
            <w:color w:val="10147E"/>
            <w:sz w:val="23"/>
            <w:szCs w:val="23"/>
          </w:rPr>
          <w:t>Lisa</w:t>
        </w:r>
        <w:proofErr w:type="spellEnd"/>
        <w:r>
          <w:rPr>
            <w:rStyle w:val="Hyperlink"/>
            <w:rFonts w:ascii="Arial" w:hAnsi="Arial" w:cs="Arial"/>
            <w:color w:val="10147E"/>
            <w:sz w:val="23"/>
            <w:szCs w:val="23"/>
          </w:rPr>
          <w:t xml:space="preserve"> </w:t>
        </w:r>
        <w:proofErr w:type="spellStart"/>
        <w:r>
          <w:rPr>
            <w:rStyle w:val="Hyperlink"/>
            <w:rFonts w:ascii="Arial" w:hAnsi="Arial" w:cs="Arial"/>
            <w:color w:val="10147E"/>
            <w:sz w:val="23"/>
            <w:szCs w:val="23"/>
          </w:rPr>
          <w:t>Pfeiffer</w:t>
        </w:r>
      </w:hyperlink>
      <w:r>
        <w:rPr>
          <w:rStyle w:val="contribdegrees"/>
          <w:rFonts w:ascii="Arial" w:hAnsi="Arial" w:cs="Arial"/>
          <w:color w:val="333333"/>
        </w:rPr>
        <w:t>,</w:t>
      </w:r>
      <w:hyperlink r:id="rId3" w:history="1">
        <w:r>
          <w:rPr>
            <w:rStyle w:val="Hyperlink"/>
            <w:rFonts w:ascii="Arial" w:hAnsi="Arial" w:cs="Arial"/>
            <w:color w:val="10147E"/>
            <w:sz w:val="23"/>
            <w:szCs w:val="23"/>
          </w:rPr>
          <w:t>Stacey</w:t>
        </w:r>
        <w:proofErr w:type="spellEnd"/>
        <w:r>
          <w:rPr>
            <w:rStyle w:val="Hyperlink"/>
            <w:rFonts w:ascii="Arial" w:hAnsi="Arial" w:cs="Arial"/>
            <w:color w:val="10147E"/>
            <w:sz w:val="23"/>
            <w:szCs w:val="23"/>
          </w:rPr>
          <w:t xml:space="preserve"> Miller</w:t>
        </w:r>
      </w:hyperlink>
      <w:r>
        <w:rPr>
          <w:rStyle w:val="contribdegrees"/>
          <w:rFonts w:ascii="Arial" w:hAnsi="Arial" w:cs="Arial"/>
          <w:color w:val="333333"/>
        </w:rPr>
        <w:t> &amp;</w:t>
      </w:r>
      <w:hyperlink r:id="rId4" w:history="1">
        <w:r>
          <w:rPr>
            <w:rStyle w:val="Hyperlink"/>
            <w:rFonts w:ascii="Arial" w:hAnsi="Arial" w:cs="Arial"/>
            <w:color w:val="10147E"/>
            <w:sz w:val="23"/>
            <w:szCs w:val="23"/>
          </w:rPr>
          <w:t>Wendy Morrison</w:t>
        </w:r>
      </w:hyperlink>
    </w:p>
    <w:p w14:paraId="3F332BD7" w14:textId="0F33C8EF" w:rsidR="005E756B" w:rsidRPr="002C350B" w:rsidRDefault="005E756B" w:rsidP="002C350B">
      <w:pPr>
        <w:spacing w:line="312" w:lineRule="atLeast"/>
        <w:rPr>
          <w:rFonts w:ascii="Arial" w:hAnsi="Arial" w:cs="Arial"/>
          <w:color w:val="777777"/>
          <w:sz w:val="18"/>
          <w:szCs w:val="18"/>
        </w:rPr>
      </w:pPr>
      <w:r>
        <w:rPr>
          <w:rFonts w:ascii="Arial" w:hAnsi="Arial" w:cs="Arial"/>
          <w:color w:val="777777"/>
          <w:sz w:val="18"/>
          <w:szCs w:val="18"/>
        </w:rPr>
        <w:t>Pages 621-637 | Published online: 15 Jan 2019</w:t>
      </w:r>
    </w:p>
    <w:p w14:paraId="29259FFA" w14:textId="77777777" w:rsidR="005E756B" w:rsidRDefault="005E756B" w:rsidP="002C350B">
      <w:pPr>
        <w:rPr>
          <w:rFonts w:ascii="Arial" w:hAnsi="Arial" w:cs="Arial"/>
          <w:color w:val="333333"/>
          <w:sz w:val="20"/>
          <w:szCs w:val="20"/>
        </w:rPr>
      </w:pPr>
      <w:r>
        <w:rPr>
          <w:rFonts w:ascii="Arial" w:hAnsi="Arial" w:cs="Arial"/>
          <w:color w:val="333333"/>
          <w:sz w:val="20"/>
          <w:szCs w:val="20"/>
        </w:rPr>
        <w:t> </w:t>
      </w:r>
    </w:p>
    <w:p w14:paraId="2376F2EB" w14:textId="77777777" w:rsidR="005E756B" w:rsidRDefault="005E756B" w:rsidP="002C350B">
      <w:pPr>
        <w:numPr>
          <w:ilvl w:val="0"/>
          <w:numId w:val="4"/>
        </w:numPr>
        <w:spacing w:beforeAutospacing="1" w:after="0" w:afterAutospacing="1" w:line="240" w:lineRule="auto"/>
        <w:ind w:left="0"/>
        <w:rPr>
          <w:rFonts w:ascii="Arial" w:hAnsi="Arial" w:cs="Arial"/>
          <w:color w:val="333333"/>
          <w:sz w:val="20"/>
          <w:szCs w:val="20"/>
        </w:rPr>
      </w:pPr>
      <w:hyperlink r:id="rId5" w:history="1">
        <w:r>
          <w:rPr>
            <w:rStyle w:val="Hyperlink"/>
            <w:rFonts w:ascii="Arial" w:hAnsi="Arial" w:cs="Arial"/>
            <w:color w:val="10147E"/>
            <w:sz w:val="20"/>
            <w:szCs w:val="20"/>
          </w:rPr>
          <w:t>https://doi.org/10.1080/08920753.2018.1522492</w:t>
        </w:r>
      </w:hyperlink>
    </w:p>
    <w:p w14:paraId="3CB13E8B" w14:textId="36DBF9DE" w:rsidR="005E756B" w:rsidRDefault="005E756B">
      <w:pPr>
        <w:pStyle w:val="CommentText"/>
      </w:pPr>
    </w:p>
  </w:comment>
  <w:comment w:id="345" w:author="." w:date="2019-02-05T21:12:00Z" w:initials=".">
    <w:p w14:paraId="75A21123" w14:textId="37598B1E" w:rsidR="005E756B" w:rsidRDefault="005E756B">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p w14:paraId="013ACC5A" w14:textId="77777777" w:rsidR="005E756B" w:rsidRDefault="005E756B">
      <w:pPr>
        <w:pStyle w:val="CommentText"/>
      </w:pPr>
    </w:p>
  </w:comment>
  <w:comment w:id="346" w:author="Melissa Haltuch" w:date="2019-04-12T12:34:00Z" w:initials="MH">
    <w:p w14:paraId="7CEBDD9C" w14:textId="2807BE72" w:rsidR="005E756B" w:rsidRDefault="005E756B">
      <w:pPr>
        <w:pStyle w:val="CommentText"/>
      </w:pPr>
      <w:r>
        <w:rPr>
          <w:rStyle w:val="CommentReference"/>
        </w:rPr>
        <w:annotationRef/>
      </w:r>
      <w:r>
        <w:t xml:space="preserve">Yes, we will need to use something other than pers. Com. Have a look at the PFMC FEP, I recall a summary of west coast fishery development: </w:t>
      </w:r>
    </w:p>
    <w:p w14:paraId="3407AE92" w14:textId="3AF0BB27" w:rsidR="005E756B" w:rsidRDefault="005E756B">
      <w:pPr>
        <w:pStyle w:val="CommentText"/>
      </w:pPr>
    </w:p>
    <w:p w14:paraId="40488ECD" w14:textId="5AF21010" w:rsidR="005E756B" w:rsidRDefault="005E756B">
      <w:pPr>
        <w:pStyle w:val="CommentText"/>
      </w:pPr>
      <w:hyperlink r:id="rId6" w:history="1">
        <w:r>
          <w:rPr>
            <w:rStyle w:val="Hyperlink"/>
          </w:rPr>
          <w:t>https://www.pcouncil.org/ecosystem-based-management/fep/</w:t>
        </w:r>
      </w:hyperlink>
    </w:p>
  </w:comment>
  <w:comment w:id="347" w:author="Christine Stawitz" w:date="2019-05-03T15:31:00Z" w:initials="CS">
    <w:p w14:paraId="03ACBFB1" w14:textId="0F278413" w:rsidR="001062E6" w:rsidRDefault="001062E6">
      <w:pPr>
        <w:pStyle w:val="CommentText"/>
      </w:pPr>
      <w:r>
        <w:rPr>
          <w:rStyle w:val="CommentReference"/>
        </w:rPr>
        <w:annotationRef/>
      </w:r>
      <w:r>
        <w:rPr>
          <w:rStyle w:val="CommentReference"/>
        </w:rPr>
        <w:t xml:space="preserve">You could trim this down to just define the main conclusion – if people want to understand the alternative models and data </w:t>
      </w:r>
      <w:proofErr w:type="gramStart"/>
      <w:r>
        <w:rPr>
          <w:rStyle w:val="CommentReference"/>
        </w:rPr>
        <w:t>partitioning</w:t>
      </w:r>
      <w:proofErr w:type="gramEnd"/>
      <w:r>
        <w:rPr>
          <w:rStyle w:val="CommentReference"/>
        </w:rPr>
        <w:t xml:space="preserve"> they can look at my paper </w:t>
      </w:r>
      <w:r w:rsidRPr="001062E6">
        <w:rPr>
          <w:rStyle w:val="CommentReference"/>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54" w:author="Christine Stawitz" w:date="2019-05-03T15:46:00Z" w:initials="CS">
    <w:p w14:paraId="00354E99" w14:textId="6BC2EA88" w:rsidR="000D1B93" w:rsidRDefault="000D1B93">
      <w:pPr>
        <w:pStyle w:val="CommentText"/>
      </w:pPr>
      <w:r>
        <w:rPr>
          <w:rStyle w:val="CommentReference"/>
        </w:rPr>
        <w:annotationRef/>
      </w:r>
      <w:r>
        <w:t>I don’t see any vertical dashed red lines</w:t>
      </w:r>
    </w:p>
  </w:comment>
  <w:comment w:id="355" w:author="Christine Stawitz" w:date="2019-05-03T15:47:00Z" w:initials="CS">
    <w:p w14:paraId="2EEC7644" w14:textId="7B3C658A" w:rsidR="000D1B93" w:rsidRDefault="000D1B93">
      <w:pPr>
        <w:pStyle w:val="CommentText"/>
      </w:pPr>
      <w:r>
        <w:rPr>
          <w:rStyle w:val="CommentReference"/>
        </w:rPr>
        <w:annotationRef/>
      </w:r>
      <w:r>
        <w:t>Is this meant to go on the previous page?</w:t>
      </w:r>
    </w:p>
  </w:comment>
  <w:comment w:id="358" w:author="Christine Stawitz" w:date="2019-05-03T15:46:00Z" w:initials="CS">
    <w:p w14:paraId="428A5D91" w14:textId="64F3BD39" w:rsidR="000D1B93" w:rsidRDefault="000D1B93">
      <w:pPr>
        <w:pStyle w:val="CommentText"/>
      </w:pPr>
      <w:r>
        <w:rPr>
          <w:rStyle w:val="CommentReference"/>
        </w:rPr>
        <w:annotationRef/>
      </w:r>
      <w:r>
        <w:t>No breaks? It looks like there are breaks here from the title and the data…</w:t>
      </w:r>
    </w:p>
  </w:comment>
  <w:comment w:id="359" w:author="Christine Stawitz" w:date="2019-05-03T15:48:00Z" w:initials="CS">
    <w:p w14:paraId="27FB4910" w14:textId="7B21C42A" w:rsidR="00192995" w:rsidRDefault="00192995">
      <w:pPr>
        <w:pStyle w:val="CommentText"/>
      </w:pPr>
      <w:r>
        <w:rPr>
          <w:rStyle w:val="CommentReference"/>
        </w:rPr>
        <w:annotationRef/>
      </w:r>
      <w:r>
        <w:t>You said in the discussion there was a trade off between coverage probability and detection probability – but this graph implies that certain scenarios (25 deg break) did better and others (break at 49 degree) did worse for both. What am I missing?</w:t>
      </w:r>
    </w:p>
  </w:comment>
  <w:comment w:id="362" w:author="Christine Stawitz" w:date="2019-05-03T15:50:00Z" w:initials="CS">
    <w:p w14:paraId="20D1AF7E" w14:textId="56EF43A6" w:rsidR="00192995" w:rsidRDefault="00192995">
      <w:pPr>
        <w:pStyle w:val="CommentText"/>
      </w:pPr>
      <w:r>
        <w:rPr>
          <w:rStyle w:val="CommentReference"/>
        </w:rPr>
        <w:annotationRef/>
      </w:r>
      <w:r>
        <w:t xml:space="preserve">Did you mean to plot residuals vs fitted instead in the lower right? I am a bit concerned that the variance increases as you go from left to right on the </w:t>
      </w:r>
      <w:proofErr w:type="gramStart"/>
      <w:r>
        <w:t>residuals</w:t>
      </w:r>
      <w:proofErr w:type="gramEnd"/>
      <w:r>
        <w:t xml:space="preserve"> vs predictor plot  </w:t>
      </w:r>
    </w:p>
  </w:comment>
  <w:comment w:id="363" w:author="Christine Stawitz" w:date="2019-05-03T15:57:00Z" w:initials="CS">
    <w:p w14:paraId="4A9BC349" w14:textId="0B1989FF" w:rsidR="00192995" w:rsidRDefault="00192995">
      <w:pPr>
        <w:pStyle w:val="CommentText"/>
      </w:pPr>
      <w:r>
        <w:rPr>
          <w:rStyle w:val="CommentReference"/>
        </w:rPr>
        <w:annotationRef/>
      </w:r>
      <w:r>
        <w:t xml:space="preserve">The fact that the </w:t>
      </w:r>
      <w:proofErr w:type="spellStart"/>
      <w:r>
        <w:t>f’is</w:t>
      </w:r>
      <w:proofErr w:type="spellEnd"/>
      <w:r>
        <w:t xml:space="preserve"> to the right of some of the smoothers and below the last one confused </w:t>
      </w:r>
      <w:proofErr w:type="spellStart"/>
      <w:proofErr w:type="gramStart"/>
      <w:r>
        <w:t>me..</w:t>
      </w:r>
      <w:proofErr w:type="gramEnd"/>
      <w:r>
        <w:t>maybe</w:t>
      </w:r>
      <w:proofErr w:type="spellEnd"/>
      <w:r>
        <w:t xml:space="preserve"> keep the map plots separate so it can be consistent across predictors?</w:t>
      </w:r>
    </w:p>
  </w:comment>
  <w:comment w:id="364" w:author="Christine Stawitz" w:date="2019-05-03T15:58:00Z" w:initials="CS">
    <w:p w14:paraId="0570F768" w14:textId="73EA7163" w:rsidR="00192995" w:rsidRDefault="00192995">
      <w:pPr>
        <w:pStyle w:val="CommentText"/>
      </w:pPr>
      <w:r>
        <w:rPr>
          <w:rStyle w:val="CommentReference"/>
        </w:rPr>
        <w:annotationRef/>
      </w:r>
      <w:r>
        <w:t xml:space="preserve">The data are really </w:t>
      </w:r>
      <w:proofErr w:type="spellStart"/>
      <w:r>
        <w:t>overplotted</w:t>
      </w:r>
      <w:proofErr w:type="spellEnd"/>
      <w:r>
        <w:t xml:space="preserve"> on the map. I think you could make </w:t>
      </w:r>
      <w:proofErr w:type="gramStart"/>
      <w:r>
        <w:t>all of</w:t>
      </w:r>
      <w:proofErr w:type="gramEnd"/>
      <w:r>
        <w:t xml:space="preserve"> the points the size of the length 40 fish and just use color to denote size, and then use jittering or transparency so the spatial pattern of the data is more clear </w:t>
      </w:r>
    </w:p>
  </w:comment>
  <w:comment w:id="372" w:author="Maia Kapur" w:date="2019-04-03T17:11:00Z" w:initials="MK">
    <w:p w14:paraId="3297E7EB" w14:textId="45368A09" w:rsidR="005E756B" w:rsidRDefault="005E756B">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p w14:paraId="585A65D1" w14:textId="77777777" w:rsidR="005E756B" w:rsidRDefault="005E756B">
      <w:pPr>
        <w:pStyle w:val="CommentText"/>
      </w:pPr>
    </w:p>
  </w:comment>
  <w:comment w:id="373" w:author="Melissa Haltuch" w:date="2019-04-12T12:38:00Z" w:initials="MH">
    <w:p w14:paraId="2D4A71D7" w14:textId="51694210" w:rsidR="005E756B" w:rsidRDefault="005E756B">
      <w:pPr>
        <w:pStyle w:val="CommentText"/>
      </w:pPr>
      <w:r>
        <w:rPr>
          <w:rStyle w:val="CommentReference"/>
        </w:rPr>
        <w:annotationRef/>
      </w:r>
      <w:r>
        <w:t>I would keep both for now.</w:t>
      </w:r>
    </w:p>
  </w:comment>
  <w:comment w:id="376" w:author="." w:date="2019-02-05T21:12:00Z" w:initials=".">
    <w:p w14:paraId="0FB86005" w14:textId="6CF774EF" w:rsidR="005E756B" w:rsidRDefault="005E756B">
      <w:pPr>
        <w:pStyle w:val="CommentText"/>
      </w:pPr>
      <w:r>
        <w:rPr>
          <w:rStyle w:val="CommentReference"/>
        </w:rPr>
        <w:annotationRef/>
      </w:r>
      <w:r>
        <w:t>You can get these directly from the report file as well.</w:t>
      </w:r>
    </w:p>
  </w:comment>
  <w:comment w:id="377" w:author="." w:date="2019-02-05T21:12:00Z" w:initials=".">
    <w:p w14:paraId="6C4DF04E" w14:textId="3CD50B55" w:rsidR="005E756B" w:rsidRDefault="005E756B">
      <w:pPr>
        <w:pStyle w:val="CommentText"/>
      </w:pPr>
      <w:r>
        <w:rPr>
          <w:rStyle w:val="CommentReference"/>
        </w:rPr>
        <w:annotationRef/>
      </w:r>
      <w:r>
        <w:t>I would add the estimated values from your study to this table as well. Also adding the SS parameterization values could be useful.</w:t>
      </w:r>
    </w:p>
  </w:comment>
  <w:comment w:id="378" w:author="Maia Kapur" w:date="2019-04-05T08:14:00Z" w:initials="MK">
    <w:p w14:paraId="6BB74E6E" w14:textId="306D1F76" w:rsidR="005E756B" w:rsidRDefault="005E756B">
      <w:pPr>
        <w:pStyle w:val="CommentText"/>
      </w:pPr>
      <w:r>
        <w:rPr>
          <w:rStyle w:val="CommentReference"/>
        </w:rPr>
        <w:annotationRef/>
      </w:r>
      <w:r>
        <w:t>Great – since we split into many regions I will add as separate table</w:t>
      </w:r>
    </w:p>
  </w:comment>
  <w:comment w:id="379" w:author="Christine Stawitz" w:date="2019-05-03T16:01:00Z" w:initials="CS">
    <w:p w14:paraId="7BE2AD9D" w14:textId="3A9F0F93" w:rsidR="00192995" w:rsidRDefault="00192995">
      <w:pPr>
        <w:pStyle w:val="CommentText"/>
      </w:pPr>
      <w:r>
        <w:rPr>
          <w:rStyle w:val="CommentReference"/>
        </w:rPr>
        <w:annotationRef/>
      </w:r>
      <w:r>
        <w:t>Would be useful to discuss some of these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A1105E" w15:done="0"/>
  <w15:commentEx w15:paraId="333CCB6B" w15:done="0"/>
  <w15:commentEx w15:paraId="2489D9CC" w15:done="0"/>
  <w15:commentEx w15:paraId="7E9705ED" w15:done="0"/>
  <w15:commentEx w15:paraId="38B50AD3" w15:done="0"/>
  <w15:commentEx w15:paraId="2AF5103C" w15:done="0"/>
  <w15:commentEx w15:paraId="2CD9449B" w15:done="0"/>
  <w15:commentEx w15:paraId="7A98B580" w15:done="0"/>
  <w15:commentEx w15:paraId="4CE753B6" w15:done="0"/>
  <w15:commentEx w15:paraId="55950078" w15:done="0"/>
  <w15:commentEx w15:paraId="3DB20ADC" w15:done="0"/>
  <w15:commentEx w15:paraId="44E991BF" w15:done="0"/>
  <w15:commentEx w15:paraId="58E22C49" w15:done="0"/>
  <w15:commentEx w15:paraId="45F1713D" w15:paraIdParent="58E22C49" w15:done="0"/>
  <w15:commentEx w15:paraId="74C45B7C" w15:paraIdParent="58E22C49" w15:done="0"/>
  <w15:commentEx w15:paraId="2B2D75E5" w15:done="0"/>
  <w15:commentEx w15:paraId="2A1212C1" w15:done="0"/>
  <w15:commentEx w15:paraId="234C16AB" w15:done="0"/>
  <w15:commentEx w15:paraId="20621852" w15:done="0"/>
  <w15:commentEx w15:paraId="2563FEB2" w15:done="0"/>
  <w15:commentEx w15:paraId="3823F6C8" w15:done="0"/>
  <w15:commentEx w15:paraId="0186998D" w15:done="0"/>
  <w15:commentEx w15:paraId="056F488D" w15:done="0"/>
  <w15:commentEx w15:paraId="4F8E08EA" w15:done="0"/>
  <w15:commentEx w15:paraId="38B2A7D4" w15:done="0"/>
  <w15:commentEx w15:paraId="2588D5A8" w15:done="0"/>
  <w15:commentEx w15:paraId="63E58A48" w15:done="0"/>
  <w15:commentEx w15:paraId="1EA937C8" w15:done="0"/>
  <w15:commentEx w15:paraId="58F99DBD" w15:done="0"/>
  <w15:commentEx w15:paraId="7050E484" w15:done="0"/>
  <w15:commentEx w15:paraId="109788F1" w15:done="0"/>
  <w15:commentEx w15:paraId="4C890BBE" w15:done="0"/>
  <w15:commentEx w15:paraId="4F76BAAA" w15:done="0"/>
  <w15:commentEx w15:paraId="26854A3D" w15:done="0"/>
  <w15:commentEx w15:paraId="16DEB3D3" w15:done="0"/>
  <w15:commentEx w15:paraId="16A11349" w15:done="0"/>
  <w15:commentEx w15:paraId="75CD5240" w15:done="0"/>
  <w15:commentEx w15:paraId="348E2B99" w15:done="0"/>
  <w15:commentEx w15:paraId="4D94645C" w15:done="0"/>
  <w15:commentEx w15:paraId="76017BD1" w15:done="0"/>
  <w15:commentEx w15:paraId="7D190839" w15:done="0"/>
  <w15:commentEx w15:paraId="193F6FA0" w15:paraIdParent="7D190839" w15:done="0"/>
  <w15:commentEx w15:paraId="1F5165B7" w15:paraIdParent="7D190839" w15:done="0"/>
  <w15:commentEx w15:paraId="448AB4E4" w15:done="0"/>
  <w15:commentEx w15:paraId="6D1916A2" w15:done="0"/>
  <w15:commentEx w15:paraId="7C5BF81B" w15:done="0"/>
  <w15:commentEx w15:paraId="72CF59D3" w15:done="0"/>
  <w15:commentEx w15:paraId="5D9A4F03" w15:done="0"/>
  <w15:commentEx w15:paraId="1BA2EEDD" w15:done="0"/>
  <w15:commentEx w15:paraId="0F9581C5" w15:done="0"/>
  <w15:commentEx w15:paraId="09217FD5" w15:done="0"/>
  <w15:commentEx w15:paraId="30DC19B0" w15:done="0"/>
  <w15:commentEx w15:paraId="22AC560C" w15:paraIdParent="30DC19B0" w15:done="0"/>
  <w15:commentEx w15:paraId="5322F138" w15:done="0"/>
  <w15:commentEx w15:paraId="1E890B1D" w15:done="0"/>
  <w15:commentEx w15:paraId="64A7160C" w15:paraIdParent="1E890B1D" w15:done="0"/>
  <w15:commentEx w15:paraId="010E6087" w15:done="0"/>
  <w15:commentEx w15:paraId="6A3665CF" w15:done="0"/>
  <w15:commentEx w15:paraId="6A9B07A5" w15:done="0"/>
  <w15:commentEx w15:paraId="58492F23" w15:done="0"/>
  <w15:commentEx w15:paraId="26C2138E" w15:done="0"/>
  <w15:commentEx w15:paraId="1DC44DB1" w15:done="0"/>
  <w15:commentEx w15:paraId="69113A57" w15:done="0"/>
  <w15:commentEx w15:paraId="5B26D95E" w15:done="0"/>
  <w15:commentEx w15:paraId="7F1330B7" w15:done="0"/>
  <w15:commentEx w15:paraId="610176D0" w15:done="0"/>
  <w15:commentEx w15:paraId="7DCB354A" w15:done="0"/>
  <w15:commentEx w15:paraId="5FD4E0A0" w15:done="0"/>
  <w15:commentEx w15:paraId="6F201092" w15:paraIdParent="5FD4E0A0" w15:done="0"/>
  <w15:commentEx w15:paraId="22560490" w15:done="0"/>
  <w15:commentEx w15:paraId="04564784" w15:done="0"/>
  <w15:commentEx w15:paraId="47E3BD7C" w15:done="0"/>
  <w15:commentEx w15:paraId="3234CC97" w15:done="0"/>
  <w15:commentEx w15:paraId="3B31341C" w15:done="0"/>
  <w15:commentEx w15:paraId="2113A6E5" w15:done="0"/>
  <w15:commentEx w15:paraId="779C3C2D" w15:done="0"/>
  <w15:commentEx w15:paraId="526BCEF1" w15:done="0"/>
  <w15:commentEx w15:paraId="1C3645A9" w15:done="0"/>
  <w15:commentEx w15:paraId="4F260D35" w15:done="0"/>
  <w15:commentEx w15:paraId="78659923" w15:done="0"/>
  <w15:commentEx w15:paraId="498B080C" w15:done="0"/>
  <w15:commentEx w15:paraId="61FF2097" w15:done="0"/>
  <w15:commentEx w15:paraId="281ECBAB" w15:done="0"/>
  <w15:commentEx w15:paraId="04CF8984" w15:done="0"/>
  <w15:commentEx w15:paraId="0EF31EFA" w15:done="0"/>
  <w15:commentEx w15:paraId="32916F69" w15:done="0"/>
  <w15:commentEx w15:paraId="7B99C9BE" w15:done="0"/>
  <w15:commentEx w15:paraId="5F597212" w15:done="0"/>
  <w15:commentEx w15:paraId="262565B5" w15:done="0"/>
  <w15:commentEx w15:paraId="475C2650" w15:done="0"/>
  <w15:commentEx w15:paraId="11FE429B" w15:done="0"/>
  <w15:commentEx w15:paraId="0D5C3FB2" w15:done="0"/>
  <w15:commentEx w15:paraId="7FDBBF85" w15:done="0"/>
  <w15:commentEx w15:paraId="3CB13E8B" w15:done="0"/>
  <w15:commentEx w15:paraId="013ACC5A" w15:done="0"/>
  <w15:commentEx w15:paraId="40488ECD" w15:paraIdParent="013ACC5A" w15:done="0"/>
  <w15:commentEx w15:paraId="03ACBFB1" w15:done="0"/>
  <w15:commentEx w15:paraId="00354E99" w15:done="0"/>
  <w15:commentEx w15:paraId="2EEC7644" w15:done="0"/>
  <w15:commentEx w15:paraId="428A5D91" w15:done="0"/>
  <w15:commentEx w15:paraId="27FB4910" w15:done="0"/>
  <w15:commentEx w15:paraId="20D1AF7E" w15:done="0"/>
  <w15:commentEx w15:paraId="4A9BC349" w15:done="0"/>
  <w15:commentEx w15:paraId="0570F768" w15:paraIdParent="4A9BC349" w15:done="0"/>
  <w15:commentEx w15:paraId="585A65D1" w15:done="0"/>
  <w15:commentEx w15:paraId="2D4A71D7" w15:paraIdParent="585A65D1" w15:done="0"/>
  <w15:commentEx w15:paraId="0FB86005" w15:done="0"/>
  <w15:commentEx w15:paraId="6C4DF04E" w15:done="0"/>
  <w15:commentEx w15:paraId="6BB74E6E" w15:paraIdParent="6C4DF04E" w15:done="0"/>
  <w15:commentEx w15:paraId="7BE2AD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A1105E" w16cid:durableId="2076B3BC"/>
  <w16cid:commentId w16cid:paraId="333CCB6B" w16cid:durableId="2076B30A"/>
  <w16cid:commentId w16cid:paraId="2489D9CC" w16cid:durableId="2076B431"/>
  <w16cid:commentId w16cid:paraId="7E9705ED" w16cid:durableId="2076B49D"/>
  <w16cid:commentId w16cid:paraId="38B50AD3" w16cid:durableId="2076B4F8"/>
  <w16cid:commentId w16cid:paraId="2AF5103C" w16cid:durableId="2076B30B"/>
  <w16cid:commentId w16cid:paraId="2CD9449B" w16cid:durableId="2076B74A"/>
  <w16cid:commentId w16cid:paraId="7A98B580" w16cid:durableId="2076B619"/>
  <w16cid:commentId w16cid:paraId="4CE753B6" w16cid:durableId="2076B6CB"/>
  <w16cid:commentId w16cid:paraId="55950078" w16cid:durableId="2076C200"/>
  <w16cid:commentId w16cid:paraId="3DB20ADC" w16cid:durableId="2076CAE4"/>
  <w16cid:commentId w16cid:paraId="44E991BF" w16cid:durableId="2076C755"/>
  <w16cid:commentId w16cid:paraId="58E22C49" w16cid:durableId="2076C38A"/>
  <w16cid:commentId w16cid:paraId="45F1713D" w16cid:durableId="2076C38B"/>
  <w16cid:commentId w16cid:paraId="74C45B7C" w16cid:durableId="2076C38C"/>
  <w16cid:commentId w16cid:paraId="2B2D75E5" w16cid:durableId="2076C783"/>
  <w16cid:commentId w16cid:paraId="2A1212C1" w16cid:durableId="2076B30C"/>
  <w16cid:commentId w16cid:paraId="234C16AB" w16cid:durableId="2076C7DF"/>
  <w16cid:commentId w16cid:paraId="20621852" w16cid:durableId="2076C7B7"/>
  <w16cid:commentId w16cid:paraId="2563FEB2" w16cid:durableId="2076B30D"/>
  <w16cid:commentId w16cid:paraId="3823F6C8" w16cid:durableId="2076C852"/>
  <w16cid:commentId w16cid:paraId="0186998D" w16cid:durableId="2076C8A8"/>
  <w16cid:commentId w16cid:paraId="056F488D" w16cid:durableId="2076C90C"/>
  <w16cid:commentId w16cid:paraId="4F8E08EA" w16cid:durableId="2076C8C3"/>
  <w16cid:commentId w16cid:paraId="38B2A7D4" w16cid:durableId="2076C9A2"/>
  <w16cid:commentId w16cid:paraId="2588D5A8" w16cid:durableId="2076CA12"/>
  <w16cid:commentId w16cid:paraId="63E58A48" w16cid:durableId="2076CB3F"/>
  <w16cid:commentId w16cid:paraId="1EA937C8" w16cid:durableId="2076D70C"/>
  <w16cid:commentId w16cid:paraId="58F99DBD" w16cid:durableId="2076CDB7"/>
  <w16cid:commentId w16cid:paraId="7050E484" w16cid:durableId="2076CDEC"/>
  <w16cid:commentId w16cid:paraId="109788F1" w16cid:durableId="2076CE09"/>
  <w16cid:commentId w16cid:paraId="4C890BBE" w16cid:durableId="2076CE32"/>
  <w16cid:commentId w16cid:paraId="4F76BAAA" w16cid:durableId="2076CE7F"/>
  <w16cid:commentId w16cid:paraId="26854A3D" w16cid:durableId="2076CEED"/>
  <w16cid:commentId w16cid:paraId="16DEB3D3" w16cid:durableId="2076CEA4"/>
  <w16cid:commentId w16cid:paraId="16A11349" w16cid:durableId="2076CF16"/>
  <w16cid:commentId w16cid:paraId="75CD5240" w16cid:durableId="2076CF2F"/>
  <w16cid:commentId w16cid:paraId="348E2B99" w16cid:durableId="2076CFAF"/>
  <w16cid:commentId w16cid:paraId="4D94645C" w16cid:durableId="2076D1A7"/>
  <w16cid:commentId w16cid:paraId="76017BD1" w16cid:durableId="2076D1E5"/>
  <w16cid:commentId w16cid:paraId="7D190839" w16cid:durableId="2076B30E"/>
  <w16cid:commentId w16cid:paraId="193F6FA0" w16cid:durableId="2076B30F"/>
  <w16cid:commentId w16cid:paraId="1F5165B7" w16cid:durableId="2076B310"/>
  <w16cid:commentId w16cid:paraId="448AB4E4" w16cid:durableId="2076B311"/>
  <w16cid:commentId w16cid:paraId="6D1916A2" w16cid:durableId="2076B312"/>
  <w16cid:commentId w16cid:paraId="7C5BF81B" w16cid:durableId="2076B313"/>
  <w16cid:commentId w16cid:paraId="72CF59D3" w16cid:durableId="2076D228"/>
  <w16cid:commentId w16cid:paraId="5D9A4F03" w16cid:durableId="2076D23F"/>
  <w16cid:commentId w16cid:paraId="1BA2EEDD" w16cid:durableId="2076D292"/>
  <w16cid:commentId w16cid:paraId="0F9581C5" w16cid:durableId="2076B314"/>
  <w16cid:commentId w16cid:paraId="09217FD5" w16cid:durableId="2076D2C3"/>
  <w16cid:commentId w16cid:paraId="30DC19B0" w16cid:durableId="2076B315"/>
  <w16cid:commentId w16cid:paraId="22AC560C" w16cid:durableId="2076D2DC"/>
  <w16cid:commentId w16cid:paraId="5322F138" w16cid:durableId="2076D309"/>
  <w16cid:commentId w16cid:paraId="1E890B1D" w16cid:durableId="2076B316"/>
  <w16cid:commentId w16cid:paraId="64A7160C" w16cid:durableId="2076D39C"/>
  <w16cid:commentId w16cid:paraId="010E6087" w16cid:durableId="2076D406"/>
  <w16cid:commentId w16cid:paraId="6A3665CF" w16cid:durableId="2076D43A"/>
  <w16cid:commentId w16cid:paraId="6A9B07A5" w16cid:durableId="2076D45B"/>
  <w16cid:commentId w16cid:paraId="58492F23" w16cid:durableId="2076D476"/>
  <w16cid:commentId w16cid:paraId="26C2138E" w16cid:durableId="2076D4F0"/>
  <w16cid:commentId w16cid:paraId="1DC44DB1" w16cid:durableId="2076D519"/>
  <w16cid:commentId w16cid:paraId="69113A57" w16cid:durableId="2076D533"/>
  <w16cid:commentId w16cid:paraId="5B26D95E" w16cid:durableId="2076D542"/>
  <w16cid:commentId w16cid:paraId="7F1330B7" w16cid:durableId="2076D56E"/>
  <w16cid:commentId w16cid:paraId="610176D0" w16cid:durableId="2076D5F7"/>
  <w16cid:commentId w16cid:paraId="7DCB354A" w16cid:durableId="2076B317"/>
  <w16cid:commentId w16cid:paraId="5FD4E0A0" w16cid:durableId="2076B318"/>
  <w16cid:commentId w16cid:paraId="6F201092" w16cid:durableId="2076D5B3"/>
  <w16cid:commentId w16cid:paraId="22560490" w16cid:durableId="2076D62A"/>
  <w16cid:commentId w16cid:paraId="04564784" w16cid:durableId="2076B319"/>
  <w16cid:commentId w16cid:paraId="47E3BD7C" w16cid:durableId="2076D69B"/>
  <w16cid:commentId w16cid:paraId="3234CC97" w16cid:durableId="2076DFD0"/>
  <w16cid:commentId w16cid:paraId="3B31341C" w16cid:durableId="2076D6B9"/>
  <w16cid:commentId w16cid:paraId="2113A6E5" w16cid:durableId="2076D92A"/>
  <w16cid:commentId w16cid:paraId="779C3C2D" w16cid:durableId="2076D991"/>
  <w16cid:commentId w16cid:paraId="526BCEF1" w16cid:durableId="2076D9E5"/>
  <w16cid:commentId w16cid:paraId="1C3645A9" w16cid:durableId="2076DA0D"/>
  <w16cid:commentId w16cid:paraId="4F260D35" w16cid:durableId="2076DBBF"/>
  <w16cid:commentId w16cid:paraId="78659923" w16cid:durableId="2076DA86"/>
  <w16cid:commentId w16cid:paraId="498B080C" w16cid:durableId="2076DAA2"/>
  <w16cid:commentId w16cid:paraId="61FF2097" w16cid:durableId="2076DAD7"/>
  <w16cid:commentId w16cid:paraId="281ECBAB" w16cid:durableId="2076DAF1"/>
  <w16cid:commentId w16cid:paraId="04CF8984" w16cid:durableId="2076E49C"/>
  <w16cid:commentId w16cid:paraId="0EF31EFA" w16cid:durableId="2076DC69"/>
  <w16cid:commentId w16cid:paraId="32916F69" w16cid:durableId="2076B31A"/>
  <w16cid:commentId w16cid:paraId="7B99C9BE" w16cid:durableId="2076DCC3"/>
  <w16cid:commentId w16cid:paraId="5F597212" w16cid:durableId="2076B31B"/>
  <w16cid:commentId w16cid:paraId="262565B5" w16cid:durableId="2076B31C"/>
  <w16cid:commentId w16cid:paraId="475C2650" w16cid:durableId="2076B31D"/>
  <w16cid:commentId w16cid:paraId="11FE429B" w16cid:durableId="2076B31E"/>
  <w16cid:commentId w16cid:paraId="0D5C3FB2" w16cid:durableId="2076B31F"/>
  <w16cid:commentId w16cid:paraId="7FDBBF85" w16cid:durableId="205218E3"/>
  <w16cid:commentId w16cid:paraId="3CB13E8B" w16cid:durableId="2076B321"/>
  <w16cid:commentId w16cid:paraId="013ACC5A" w16cid:durableId="2076B322"/>
  <w16cid:commentId w16cid:paraId="40488ECD" w16cid:durableId="2076B323"/>
  <w16cid:commentId w16cid:paraId="03ACBFB1" w16cid:durableId="2076DD5C"/>
  <w16cid:commentId w16cid:paraId="00354E99" w16cid:durableId="2076E0C6"/>
  <w16cid:commentId w16cid:paraId="2EEC7644" w16cid:durableId="2076E105"/>
  <w16cid:commentId w16cid:paraId="428A5D91" w16cid:durableId="2076E0E3"/>
  <w16cid:commentId w16cid:paraId="27FB4910" w16cid:durableId="2076E169"/>
  <w16cid:commentId w16cid:paraId="20D1AF7E" w16cid:durableId="2076E1E0"/>
  <w16cid:commentId w16cid:paraId="4A9BC349" w16cid:durableId="2076E374"/>
  <w16cid:commentId w16cid:paraId="0570F768" w16cid:durableId="2076E3AD"/>
  <w16cid:commentId w16cid:paraId="585A65D1" w16cid:durableId="2076B324"/>
  <w16cid:commentId w16cid:paraId="2D4A71D7" w16cid:durableId="2076B325"/>
  <w16cid:commentId w16cid:paraId="0FB86005" w16cid:durableId="200BCCBF"/>
  <w16cid:commentId w16cid:paraId="6C4DF04E" w16cid:durableId="200BCCC0"/>
  <w16cid:commentId w16cid:paraId="6BB74E6E" w16cid:durableId="20518CF9"/>
  <w16cid:commentId w16cid:paraId="7BE2AD9D" w16cid:durableId="2076E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76B0E" w14:textId="77777777" w:rsidR="00757E07" w:rsidRDefault="00757E07" w:rsidP="00F50131">
      <w:pPr>
        <w:spacing w:after="0" w:line="240" w:lineRule="auto"/>
      </w:pPr>
      <w:r>
        <w:separator/>
      </w:r>
    </w:p>
  </w:endnote>
  <w:endnote w:type="continuationSeparator" w:id="0">
    <w:p w14:paraId="52795CBF" w14:textId="77777777" w:rsidR="00757E07" w:rsidRDefault="00757E07"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27F91BEA" w:rsidR="005E756B" w:rsidRDefault="005E756B">
        <w:pPr>
          <w:pStyle w:val="Footer"/>
          <w:jc w:val="right"/>
        </w:pPr>
        <w:r>
          <w:fldChar w:fldCharType="begin"/>
        </w:r>
        <w:r>
          <w:instrText xml:space="preserve"> PAGE   \* MERGEFORMAT </w:instrText>
        </w:r>
        <w:r>
          <w:fldChar w:fldCharType="separate"/>
        </w:r>
        <w:r>
          <w:rPr>
            <w:noProof/>
          </w:rPr>
          <w:t>24</w:t>
        </w:r>
        <w:r>
          <w:rPr>
            <w:noProof/>
          </w:rPr>
          <w:fldChar w:fldCharType="end"/>
        </w:r>
      </w:p>
    </w:sdtContent>
  </w:sdt>
  <w:p w14:paraId="2D8C35D5" w14:textId="77777777" w:rsidR="005E756B" w:rsidRDefault="005E7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45F42E06" w:rsidR="005E756B" w:rsidRDefault="005E756B">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2B193F6F" w14:textId="77777777" w:rsidR="005E756B" w:rsidRDefault="005E7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4D2E0" w14:textId="77777777" w:rsidR="00757E07" w:rsidRDefault="00757E07" w:rsidP="00F50131">
      <w:pPr>
        <w:spacing w:after="0" w:line="240" w:lineRule="auto"/>
      </w:pPr>
      <w:r>
        <w:separator/>
      </w:r>
    </w:p>
  </w:footnote>
  <w:footnote w:type="continuationSeparator" w:id="0">
    <w:p w14:paraId="19F4881F" w14:textId="77777777" w:rsidR="00757E07" w:rsidRDefault="00757E07"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ne Stawitz">
    <w15:presenceInfo w15:providerId="Windows Live" w15:userId="3e7e7b8720040a49"/>
  </w15:person>
  <w15:person w15:author="Melissa Haltuch">
    <w15:presenceInfo w15:providerId="None" w15:userId="Melissa Haltuch"/>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1B93"/>
    <w:rsid w:val="000D2048"/>
    <w:rsid w:val="000D36AA"/>
    <w:rsid w:val="000D42C3"/>
    <w:rsid w:val="000E082B"/>
    <w:rsid w:val="000E651C"/>
    <w:rsid w:val="000F0C3E"/>
    <w:rsid w:val="000F3E6A"/>
    <w:rsid w:val="0010015D"/>
    <w:rsid w:val="00101143"/>
    <w:rsid w:val="001011A0"/>
    <w:rsid w:val="00101B12"/>
    <w:rsid w:val="00101B63"/>
    <w:rsid w:val="00101D8E"/>
    <w:rsid w:val="00105775"/>
    <w:rsid w:val="001062E6"/>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340B"/>
    <w:rsid w:val="001645EA"/>
    <w:rsid w:val="001770D8"/>
    <w:rsid w:val="001824C5"/>
    <w:rsid w:val="001837FD"/>
    <w:rsid w:val="00184A9E"/>
    <w:rsid w:val="001866EE"/>
    <w:rsid w:val="00186954"/>
    <w:rsid w:val="00192995"/>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535D"/>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065E"/>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350B"/>
    <w:rsid w:val="002C6E0C"/>
    <w:rsid w:val="002D1062"/>
    <w:rsid w:val="002D152E"/>
    <w:rsid w:val="002D188C"/>
    <w:rsid w:val="002D4639"/>
    <w:rsid w:val="002D7F20"/>
    <w:rsid w:val="002E02EB"/>
    <w:rsid w:val="002E12CD"/>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3FA"/>
    <w:rsid w:val="00322C06"/>
    <w:rsid w:val="00322DAC"/>
    <w:rsid w:val="00330BD9"/>
    <w:rsid w:val="003313E9"/>
    <w:rsid w:val="00332024"/>
    <w:rsid w:val="00333E80"/>
    <w:rsid w:val="00333FDA"/>
    <w:rsid w:val="003368A1"/>
    <w:rsid w:val="00336979"/>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18D8"/>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5B4E"/>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905"/>
    <w:rsid w:val="00514549"/>
    <w:rsid w:val="00514739"/>
    <w:rsid w:val="00517735"/>
    <w:rsid w:val="00531519"/>
    <w:rsid w:val="00533635"/>
    <w:rsid w:val="005443E0"/>
    <w:rsid w:val="005453B8"/>
    <w:rsid w:val="005458E2"/>
    <w:rsid w:val="0054799E"/>
    <w:rsid w:val="00551B60"/>
    <w:rsid w:val="0055586B"/>
    <w:rsid w:val="00555EB1"/>
    <w:rsid w:val="005571AE"/>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A5C86"/>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E756B"/>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752C"/>
    <w:rsid w:val="00642D5E"/>
    <w:rsid w:val="00642E3F"/>
    <w:rsid w:val="006478EB"/>
    <w:rsid w:val="00647FF6"/>
    <w:rsid w:val="00655DDF"/>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4F64"/>
    <w:rsid w:val="006D560E"/>
    <w:rsid w:val="006D5924"/>
    <w:rsid w:val="006D6090"/>
    <w:rsid w:val="006D6165"/>
    <w:rsid w:val="006E0EB2"/>
    <w:rsid w:val="006E2C2C"/>
    <w:rsid w:val="006E7F19"/>
    <w:rsid w:val="006F249A"/>
    <w:rsid w:val="006F2E58"/>
    <w:rsid w:val="00702273"/>
    <w:rsid w:val="00707024"/>
    <w:rsid w:val="00707751"/>
    <w:rsid w:val="00707C59"/>
    <w:rsid w:val="00712DA0"/>
    <w:rsid w:val="00712F36"/>
    <w:rsid w:val="00713CA2"/>
    <w:rsid w:val="007145FD"/>
    <w:rsid w:val="007168B1"/>
    <w:rsid w:val="007200B4"/>
    <w:rsid w:val="00724F58"/>
    <w:rsid w:val="00725F8A"/>
    <w:rsid w:val="0073221D"/>
    <w:rsid w:val="007426FC"/>
    <w:rsid w:val="00751302"/>
    <w:rsid w:val="00756B5F"/>
    <w:rsid w:val="00757002"/>
    <w:rsid w:val="00757E07"/>
    <w:rsid w:val="00761C2B"/>
    <w:rsid w:val="007650C2"/>
    <w:rsid w:val="007671B8"/>
    <w:rsid w:val="007674FF"/>
    <w:rsid w:val="00782268"/>
    <w:rsid w:val="007858CE"/>
    <w:rsid w:val="0078640D"/>
    <w:rsid w:val="00786E5E"/>
    <w:rsid w:val="0079320C"/>
    <w:rsid w:val="007938F6"/>
    <w:rsid w:val="007A1261"/>
    <w:rsid w:val="007A1333"/>
    <w:rsid w:val="007A17E6"/>
    <w:rsid w:val="007A3BAC"/>
    <w:rsid w:val="007A3DB6"/>
    <w:rsid w:val="007A65A3"/>
    <w:rsid w:val="007A6643"/>
    <w:rsid w:val="007B663D"/>
    <w:rsid w:val="007C0B53"/>
    <w:rsid w:val="007C19E2"/>
    <w:rsid w:val="007C3A1A"/>
    <w:rsid w:val="007C3FF6"/>
    <w:rsid w:val="007C4382"/>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37488"/>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C0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00BC"/>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062D"/>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645"/>
    <w:rsid w:val="00B16E31"/>
    <w:rsid w:val="00B22F5E"/>
    <w:rsid w:val="00B23510"/>
    <w:rsid w:val="00B24C55"/>
    <w:rsid w:val="00B27FEE"/>
    <w:rsid w:val="00B303A7"/>
    <w:rsid w:val="00B30926"/>
    <w:rsid w:val="00B34995"/>
    <w:rsid w:val="00B350F8"/>
    <w:rsid w:val="00B40272"/>
    <w:rsid w:val="00B40541"/>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915"/>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6964"/>
    <w:rsid w:val="00C576FF"/>
    <w:rsid w:val="00C61A6B"/>
    <w:rsid w:val="00C6409C"/>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15E0"/>
    <w:rsid w:val="00CB267E"/>
    <w:rsid w:val="00CB7C57"/>
    <w:rsid w:val="00CC2377"/>
    <w:rsid w:val="00CC240E"/>
    <w:rsid w:val="00CC4130"/>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B73DC"/>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0E51"/>
    <w:rsid w:val="00E022D1"/>
    <w:rsid w:val="00E03CCB"/>
    <w:rsid w:val="00E04E95"/>
    <w:rsid w:val="00E0587C"/>
    <w:rsid w:val="00E05953"/>
    <w:rsid w:val="00E06754"/>
    <w:rsid w:val="00E06A5A"/>
    <w:rsid w:val="00E119C9"/>
    <w:rsid w:val="00E11D94"/>
    <w:rsid w:val="00E11EFB"/>
    <w:rsid w:val="00E15DF3"/>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304"/>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65EE9"/>
    <w:rsid w:val="00F66EB8"/>
    <w:rsid w:val="00F676E3"/>
    <w:rsid w:val="00F70916"/>
    <w:rsid w:val="00F71D02"/>
    <w:rsid w:val="00F75BC7"/>
    <w:rsid w:val="00F76757"/>
    <w:rsid w:val="00F77ACF"/>
    <w:rsid w:val="00F80A7B"/>
    <w:rsid w:val="00F82A07"/>
    <w:rsid w:val="00F82EB2"/>
    <w:rsid w:val="00F86C07"/>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AA8"/>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author/Miller%2C+Stacey" TargetMode="External"/><Relationship Id="rId2" Type="http://schemas.openxmlformats.org/officeDocument/2006/relationships/hyperlink" Target="https://www.tandfonline.com/author/Pfeiffer%2C+Lisa" TargetMode="External"/><Relationship Id="rId1" Type="http://schemas.openxmlformats.org/officeDocument/2006/relationships/hyperlink" Target="https://www.tandfonline.com/author/Somers%2C+Kayleigh+A" TargetMode="External"/><Relationship Id="rId6" Type="http://schemas.openxmlformats.org/officeDocument/2006/relationships/hyperlink" Target="https://www.pcouncil.org/ecosystem-based-management/fep/" TargetMode="External"/><Relationship Id="rId5" Type="http://schemas.openxmlformats.org/officeDocument/2006/relationships/hyperlink" Target="https://doi.org/10.1080/08920753.2018.1522492" TargetMode="External"/><Relationship Id="rId4" Type="http://schemas.openxmlformats.org/officeDocument/2006/relationships/hyperlink" Target="https://www.tandfonline.com/author/Morrison%2C+Wendy"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0D853-B916-4587-A6E7-976E1AEEF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32</Pages>
  <Words>24663</Words>
  <Characters>140584</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Christine Stawitz</cp:lastModifiedBy>
  <cp:revision>4</cp:revision>
  <cp:lastPrinted>2019-04-04T01:19:00Z</cp:lastPrinted>
  <dcterms:created xsi:type="dcterms:W3CDTF">2019-05-03T19:31:00Z</dcterms:created>
  <dcterms:modified xsi:type="dcterms:W3CDTF">2019-05-03T23:04:00Z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