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3DC00A3" w14:textId="28462A5F" w:rsidR="0084205B" w:rsidRPr="009D7896" w:rsidRDefault="00157DD3" w:rsidP="008B4B4A">
      <w:pPr>
        <w:pStyle w:val="Title"/>
        <w:spacing w:after="0" w:line="276" w:lineRule="auto"/>
        <w:jc w:val="both"/>
        <w:rPr>
          <w:color w:val="4472C4" w:themeColor="accent1"/>
        </w:rPr>
      </w:pPr>
      <w:bookmarkStart w:id="0" w:name="_Hlk21089199"/>
      <w:bookmarkStart w:id="1" w:name="_Hlk21089213"/>
      <w:bookmarkStart w:id="2" w:name="_Hlk2088139"/>
      <w:r w:rsidRPr="009D7896">
        <w:rPr>
          <w:color w:val="4472C4" w:themeColor="accent1"/>
        </w:rPr>
        <w:t>Oceanographic</w:t>
      </w:r>
      <w:r w:rsidR="0084205B" w:rsidRPr="009D7896">
        <w:rPr>
          <w:color w:val="4472C4" w:themeColor="accent1"/>
        </w:rPr>
        <w:t xml:space="preserve"> features delineate growth zonation in </w:t>
      </w:r>
      <w:r w:rsidRPr="009D7896">
        <w:rPr>
          <w:color w:val="4472C4" w:themeColor="accent1"/>
        </w:rPr>
        <w:t xml:space="preserve">Northeast Pacific </w:t>
      </w:r>
      <w:r w:rsidR="0084205B" w:rsidRPr="009D7896">
        <w:rPr>
          <w:color w:val="4472C4" w:themeColor="accent1"/>
        </w:rPr>
        <w:t>sablefish</w:t>
      </w:r>
      <w:bookmarkEnd w:id="0"/>
    </w:p>
    <w:bookmarkEnd w:id="1"/>
    <w:p w14:paraId="179BC0BE" w14:textId="77777777" w:rsidR="00AD45C5" w:rsidRPr="00AD45C5" w:rsidRDefault="00AD45C5" w:rsidP="008B4B4A">
      <w:pPr>
        <w:spacing w:line="276" w:lineRule="auto"/>
        <w:jc w:val="both"/>
      </w:pPr>
    </w:p>
    <w:p w14:paraId="146DD023" w14:textId="602BFE2E" w:rsidR="00F502D0" w:rsidRDefault="00F502D0" w:rsidP="008B4B4A">
      <w:pPr>
        <w:spacing w:after="0" w:line="276" w:lineRule="auto"/>
        <w:jc w:val="both"/>
        <w:rPr>
          <w:vertAlign w:val="superscript"/>
        </w:rPr>
      </w:pPr>
      <w:proofErr w:type="spellStart"/>
      <w:r w:rsidRPr="0010075F">
        <w:t>Kapur</w:t>
      </w:r>
      <w:proofErr w:type="spellEnd"/>
      <w:r w:rsidRPr="0010075F">
        <w:t>, M.</w:t>
      </w:r>
      <w:r w:rsidR="00857677">
        <w:rPr>
          <w:vertAlign w:val="superscript"/>
        </w:rPr>
        <w:t>1</w:t>
      </w:r>
      <w:r w:rsidRPr="0010075F">
        <w:t>, Haltuch, M.</w:t>
      </w:r>
      <w:r w:rsidR="00857677">
        <w:rPr>
          <w:vertAlign w:val="superscript"/>
        </w:rPr>
        <w:t>2</w:t>
      </w:r>
      <w:r w:rsidRPr="0010075F">
        <w:t xml:space="preserve">, </w:t>
      </w:r>
      <w:r w:rsidR="0075052F">
        <w:rPr>
          <w:color w:val="222222"/>
          <w:shd w:val="clear" w:color="auto" w:fill="FFFFFF"/>
        </w:rPr>
        <w:t>Connors, B.</w:t>
      </w:r>
      <w:r w:rsidR="00857677">
        <w:rPr>
          <w:color w:val="222222"/>
          <w:shd w:val="clear" w:color="auto" w:fill="FFFFFF"/>
          <w:vertAlign w:val="superscript"/>
        </w:rPr>
        <w:t>3</w:t>
      </w:r>
      <w:r w:rsidR="0075052F">
        <w:rPr>
          <w:color w:val="222222"/>
          <w:shd w:val="clear" w:color="auto" w:fill="FFFFFF"/>
        </w:rPr>
        <w:t>, Rogers, L.</w:t>
      </w:r>
      <w:r w:rsidR="003141F0">
        <w:rPr>
          <w:color w:val="222222"/>
          <w:shd w:val="clear" w:color="auto" w:fill="FFFFFF"/>
          <w:vertAlign w:val="superscript"/>
        </w:rPr>
        <w:t>4</w:t>
      </w:r>
      <w:r w:rsidR="0075052F">
        <w:rPr>
          <w:color w:val="222222"/>
          <w:shd w:val="clear" w:color="auto" w:fill="FFFFFF"/>
        </w:rPr>
        <w:t>, Berger, A.</w:t>
      </w:r>
      <w:r w:rsidR="00857677">
        <w:rPr>
          <w:color w:val="222222"/>
          <w:shd w:val="clear" w:color="auto" w:fill="FFFFFF"/>
          <w:vertAlign w:val="superscript"/>
        </w:rPr>
        <w:t>2</w:t>
      </w:r>
      <w:r w:rsidR="0075052F">
        <w:rPr>
          <w:color w:val="222222"/>
          <w:shd w:val="clear" w:color="auto" w:fill="FFFFFF"/>
        </w:rPr>
        <w:t>, Koontz, E.</w:t>
      </w:r>
      <w:r w:rsidR="003141F0">
        <w:rPr>
          <w:color w:val="222222"/>
          <w:shd w:val="clear" w:color="auto" w:fill="FFFFFF"/>
          <w:vertAlign w:val="superscript"/>
        </w:rPr>
        <w:t>5</w:t>
      </w:r>
      <w:r w:rsidR="00712332">
        <w:rPr>
          <w:color w:val="222222"/>
          <w:shd w:val="clear" w:color="auto" w:fill="FFFFFF"/>
        </w:rPr>
        <w:t>, Cope</w:t>
      </w:r>
      <w:r w:rsidR="0075052F">
        <w:rPr>
          <w:color w:val="222222"/>
          <w:shd w:val="clear" w:color="auto" w:fill="FFFFFF"/>
        </w:rPr>
        <w:t>, J.</w:t>
      </w:r>
      <w:r w:rsidR="00857677">
        <w:rPr>
          <w:color w:val="222222"/>
          <w:shd w:val="clear" w:color="auto" w:fill="FFFFFF"/>
          <w:vertAlign w:val="superscript"/>
        </w:rPr>
        <w:t>2</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Echave</w:t>
      </w:r>
      <w:proofErr w:type="spellEnd"/>
      <w:r w:rsidR="0075052F">
        <w:rPr>
          <w:color w:val="222222"/>
          <w:shd w:val="clear" w:color="auto" w:fill="FFFFFF"/>
        </w:rPr>
        <w:t>, K.</w:t>
      </w:r>
      <w:r w:rsidR="003141F0">
        <w:rPr>
          <w:color w:val="222222"/>
          <w:shd w:val="clear" w:color="auto" w:fill="FFFFFF"/>
          <w:vertAlign w:val="superscript"/>
        </w:rPr>
        <w:t>6</w:t>
      </w:r>
      <w:r w:rsidR="0075052F" w:rsidRPr="0075052F">
        <w:rPr>
          <w:color w:val="222222"/>
          <w:shd w:val="clear" w:color="auto" w:fill="FFFFFF"/>
        </w:rPr>
        <w:t>,</w:t>
      </w:r>
      <w:r w:rsidR="0075052F">
        <w:rPr>
          <w:color w:val="222222"/>
          <w:shd w:val="clear" w:color="auto" w:fill="FFFFFF"/>
        </w:rPr>
        <w:t xml:space="preserve"> </w:t>
      </w:r>
      <w:proofErr w:type="spellStart"/>
      <w:r w:rsidR="0075052F">
        <w:rPr>
          <w:color w:val="222222"/>
          <w:shd w:val="clear" w:color="auto" w:fill="FFFFFF"/>
        </w:rPr>
        <w:t>Fenske</w:t>
      </w:r>
      <w:proofErr w:type="spellEnd"/>
      <w:r w:rsidR="0075052F">
        <w:rPr>
          <w:color w:val="222222"/>
          <w:shd w:val="clear" w:color="auto" w:fill="FFFFFF"/>
        </w:rPr>
        <w:t>, K.</w:t>
      </w:r>
      <w:r w:rsidR="003141F0">
        <w:rPr>
          <w:color w:val="222222"/>
          <w:shd w:val="clear" w:color="auto" w:fill="FFFFFF"/>
          <w:vertAlign w:val="superscript"/>
        </w:rPr>
        <w:t>6</w:t>
      </w:r>
      <w:r w:rsidR="0075052F">
        <w:rPr>
          <w:color w:val="222222"/>
          <w:shd w:val="clear" w:color="auto" w:fill="FFFFFF"/>
        </w:rPr>
        <w:t xml:space="preserve">, </w:t>
      </w:r>
      <w:proofErr w:type="spellStart"/>
      <w:r w:rsidR="0075052F">
        <w:rPr>
          <w:color w:val="222222"/>
          <w:shd w:val="clear" w:color="auto" w:fill="FFFFFF"/>
        </w:rPr>
        <w:t>Hanselman</w:t>
      </w:r>
      <w:proofErr w:type="spellEnd"/>
      <w:r w:rsidR="0075052F">
        <w:rPr>
          <w:color w:val="222222"/>
          <w:shd w:val="clear" w:color="auto" w:fill="FFFFFF"/>
        </w:rPr>
        <w:t>, D.</w:t>
      </w:r>
      <w:r w:rsidR="003141F0">
        <w:rPr>
          <w:color w:val="222222"/>
          <w:shd w:val="clear" w:color="auto" w:fill="FFFFFF"/>
          <w:vertAlign w:val="superscript"/>
        </w:rPr>
        <w:t>6</w:t>
      </w:r>
      <w:r w:rsidR="0075052F">
        <w:rPr>
          <w:color w:val="222222"/>
          <w:shd w:val="clear" w:color="auto" w:fill="FFFFFF"/>
        </w:rPr>
        <w:t xml:space="preserve">, </w:t>
      </w:r>
      <w:r w:rsidRPr="0010075F">
        <w:t>Punt, A.</w:t>
      </w:r>
      <w:r w:rsidR="00B35BCB">
        <w:t>E.</w:t>
      </w:r>
      <w:r w:rsidR="00857677">
        <w:rPr>
          <w:vertAlign w:val="superscript"/>
        </w:rPr>
        <w:t>1</w:t>
      </w:r>
    </w:p>
    <w:p w14:paraId="5DC19CA9" w14:textId="77777777" w:rsidR="00B82719" w:rsidRDefault="00B82719" w:rsidP="008B4B4A">
      <w:pPr>
        <w:spacing w:after="0" w:line="276" w:lineRule="auto"/>
        <w:jc w:val="both"/>
        <w:rPr>
          <w:vertAlign w:val="superscript"/>
        </w:rPr>
      </w:pPr>
    </w:p>
    <w:p w14:paraId="2A736301" w14:textId="0510A483" w:rsidR="00857677" w:rsidRPr="00B82719" w:rsidRDefault="00857677" w:rsidP="008B4B4A">
      <w:pPr>
        <w:spacing w:after="0" w:line="276" w:lineRule="auto"/>
        <w:jc w:val="both"/>
        <w:rPr>
          <w:sz w:val="20"/>
          <w:szCs w:val="20"/>
        </w:rPr>
      </w:pPr>
      <w:r w:rsidRPr="00B82719">
        <w:rPr>
          <w:sz w:val="20"/>
          <w:szCs w:val="20"/>
          <w:vertAlign w:val="superscript"/>
        </w:rPr>
        <w:t xml:space="preserve">1 </w:t>
      </w:r>
      <w:r w:rsidRPr="00B82719">
        <w:rPr>
          <w:sz w:val="20"/>
          <w:szCs w:val="20"/>
        </w:rPr>
        <w:t>University of Washington, School of Aquatic and Fisheries Sciences. 1122 NE Boat St, Seattle WA 98105</w:t>
      </w:r>
    </w:p>
    <w:p w14:paraId="76DC0E83" w14:textId="4D082EF4" w:rsidR="00857677" w:rsidRPr="00B82719" w:rsidRDefault="00857677" w:rsidP="008B4B4A">
      <w:pPr>
        <w:spacing w:after="0" w:line="276" w:lineRule="auto"/>
        <w:jc w:val="both"/>
        <w:rPr>
          <w:sz w:val="20"/>
          <w:szCs w:val="20"/>
        </w:rPr>
      </w:pPr>
      <w:r w:rsidRPr="00B82719">
        <w:rPr>
          <w:sz w:val="20"/>
          <w:szCs w:val="20"/>
          <w:vertAlign w:val="superscript"/>
        </w:rPr>
        <w:t>2</w:t>
      </w:r>
      <w:r w:rsidRPr="00B82719">
        <w:rPr>
          <w:sz w:val="20"/>
          <w:szCs w:val="20"/>
        </w:rPr>
        <w:t xml:space="preserve"> Fisheries Resource and Monitoring Division, Northwest Fisheries Science Center, National Marine Fisheries Service National Oceanic and Atmospheric Administration.</w:t>
      </w:r>
      <w:r w:rsidR="003141F0">
        <w:rPr>
          <w:sz w:val="20"/>
          <w:szCs w:val="20"/>
        </w:rPr>
        <w:t xml:space="preserve"> </w:t>
      </w:r>
      <w:r w:rsidRPr="00B82719">
        <w:rPr>
          <w:sz w:val="20"/>
          <w:szCs w:val="20"/>
        </w:rPr>
        <w:t>2725 Montlake Blvd. E. Seattle, WA 98112</w:t>
      </w:r>
    </w:p>
    <w:p w14:paraId="562662B2" w14:textId="2F44AD2F" w:rsidR="00857677" w:rsidRPr="00B82719" w:rsidRDefault="00857677" w:rsidP="008B4B4A">
      <w:pPr>
        <w:spacing w:after="0" w:line="276" w:lineRule="auto"/>
        <w:jc w:val="both"/>
        <w:rPr>
          <w:sz w:val="20"/>
          <w:szCs w:val="20"/>
        </w:rPr>
      </w:pPr>
      <w:r w:rsidRPr="00B82719">
        <w:rPr>
          <w:sz w:val="20"/>
          <w:szCs w:val="20"/>
          <w:vertAlign w:val="superscript"/>
        </w:rPr>
        <w:t xml:space="preserve">3 </w:t>
      </w:r>
      <w:r w:rsidRPr="00B82719">
        <w:rPr>
          <w:sz w:val="20"/>
          <w:szCs w:val="20"/>
        </w:rPr>
        <w:t>Institute of Ocean Sciences, Fisheries and Oceans Canada. 9860 W. Saanich Rd. Sidney, B.C. Canada V8L 5T5</w:t>
      </w:r>
    </w:p>
    <w:p w14:paraId="55EDBC3A" w14:textId="13AFB11E" w:rsidR="003141F0" w:rsidRPr="003141F0" w:rsidRDefault="00857677" w:rsidP="008B4B4A">
      <w:pPr>
        <w:shd w:val="clear" w:color="auto" w:fill="FFFFFF"/>
        <w:spacing w:after="0" w:line="276" w:lineRule="auto"/>
        <w:jc w:val="both"/>
        <w:rPr>
          <w:rFonts w:eastAsia="Times New Roman"/>
          <w:sz w:val="20"/>
          <w:szCs w:val="20"/>
        </w:rPr>
      </w:pPr>
      <w:r w:rsidRPr="003141F0">
        <w:rPr>
          <w:sz w:val="20"/>
          <w:szCs w:val="20"/>
          <w:vertAlign w:val="superscript"/>
        </w:rPr>
        <w:t>4</w:t>
      </w:r>
      <w:r w:rsidR="00740A0C">
        <w:rPr>
          <w:sz w:val="20"/>
          <w:szCs w:val="20"/>
          <w:vertAlign w:val="superscript"/>
        </w:rPr>
        <w:t xml:space="preserve"> </w:t>
      </w:r>
      <w:r w:rsidR="003141F0" w:rsidRPr="003141F0">
        <w:rPr>
          <w:rFonts w:eastAsia="Times New Roman"/>
          <w:sz w:val="20"/>
          <w:szCs w:val="20"/>
        </w:rPr>
        <w:t>Fisheries and Oceans Canada,</w:t>
      </w:r>
      <w:r w:rsidR="003141F0">
        <w:rPr>
          <w:rFonts w:eastAsia="Times New Roman"/>
          <w:sz w:val="20"/>
          <w:szCs w:val="20"/>
        </w:rPr>
        <w:t xml:space="preserve"> </w:t>
      </w:r>
      <w:r w:rsidR="003141F0" w:rsidRPr="003141F0">
        <w:rPr>
          <w:rFonts w:eastAsia="Times New Roman"/>
          <w:sz w:val="20"/>
          <w:szCs w:val="20"/>
          <w:shd w:val="clear" w:color="auto" w:fill="FFFFFF"/>
        </w:rPr>
        <w:t>School of Resource and Environmental Management,</w:t>
      </w:r>
      <w:r w:rsidR="003141F0">
        <w:rPr>
          <w:rFonts w:eastAsia="Times New Roman"/>
          <w:sz w:val="20"/>
          <w:szCs w:val="20"/>
        </w:rPr>
        <w:t xml:space="preserve"> </w:t>
      </w:r>
      <w:r w:rsidR="003141F0" w:rsidRPr="003141F0">
        <w:rPr>
          <w:rFonts w:eastAsia="Times New Roman"/>
          <w:sz w:val="20"/>
          <w:szCs w:val="20"/>
          <w:shd w:val="clear" w:color="auto" w:fill="FFFFFF"/>
        </w:rPr>
        <w:t>Simon Fraser University</w:t>
      </w:r>
      <w:r w:rsidR="003141F0">
        <w:rPr>
          <w:rFonts w:eastAsia="Times New Roman"/>
          <w:sz w:val="20"/>
          <w:szCs w:val="20"/>
          <w:shd w:val="clear" w:color="auto" w:fill="FFFFFF"/>
        </w:rPr>
        <w:t xml:space="preserve">. </w:t>
      </w:r>
      <w:r w:rsidR="003141F0" w:rsidRPr="003141F0">
        <w:rPr>
          <w:rFonts w:eastAsia="Times New Roman"/>
          <w:sz w:val="20"/>
          <w:szCs w:val="20"/>
        </w:rPr>
        <w:t>8888 University Drive, Burnaby, British Columbia, Canada, V5A 1S6</w:t>
      </w:r>
    </w:p>
    <w:p w14:paraId="76CB990A" w14:textId="11BEA4AF" w:rsidR="00232621" w:rsidRPr="002102C6" w:rsidRDefault="003141F0" w:rsidP="008B4B4A">
      <w:pPr>
        <w:spacing w:after="0" w:line="276" w:lineRule="auto"/>
        <w:jc w:val="both"/>
        <w:rPr>
          <w:sz w:val="20"/>
          <w:szCs w:val="20"/>
        </w:rPr>
      </w:pPr>
      <w:r w:rsidRPr="002102C6">
        <w:rPr>
          <w:sz w:val="20"/>
          <w:szCs w:val="20"/>
          <w:vertAlign w:val="superscript"/>
        </w:rPr>
        <w:t>5</w:t>
      </w:r>
      <w:r w:rsidR="00740A0C" w:rsidRPr="002102C6">
        <w:rPr>
          <w:sz w:val="20"/>
          <w:szCs w:val="20"/>
          <w:vertAlign w:val="superscript"/>
        </w:rPr>
        <w:t xml:space="preserve"> </w:t>
      </w:r>
      <w:r w:rsidR="002102C6" w:rsidRPr="002102C6">
        <w:rPr>
          <w:sz w:val="20"/>
          <w:szCs w:val="20"/>
        </w:rPr>
        <w:t>Center for Quantitative Science, Ocean Teaching Building, Suite 300, Box 357941, Seattle, WA 98195.</w:t>
      </w:r>
    </w:p>
    <w:p w14:paraId="4AECCAD4" w14:textId="73F1070B" w:rsidR="00857677" w:rsidRPr="00B82719" w:rsidRDefault="003141F0" w:rsidP="008B4B4A">
      <w:pPr>
        <w:spacing w:after="0" w:line="276" w:lineRule="auto"/>
        <w:jc w:val="both"/>
        <w:rPr>
          <w:sz w:val="20"/>
          <w:szCs w:val="20"/>
        </w:rPr>
      </w:pPr>
      <w:r>
        <w:rPr>
          <w:sz w:val="20"/>
          <w:szCs w:val="20"/>
          <w:vertAlign w:val="superscript"/>
        </w:rPr>
        <w:t>6</w:t>
      </w:r>
      <w:r w:rsidR="00232621">
        <w:rPr>
          <w:sz w:val="20"/>
          <w:szCs w:val="20"/>
          <w:vertAlign w:val="superscript"/>
        </w:rPr>
        <w:t xml:space="preserve"> </w:t>
      </w:r>
      <w:r w:rsidR="00857677" w:rsidRPr="00B82719">
        <w:rPr>
          <w:sz w:val="20"/>
          <w:szCs w:val="20"/>
        </w:rPr>
        <w:t xml:space="preserve">Auke Bay Laboratories, Alaska Fisheries Science Center, National Marine Fisheries Service National Oceanic and Atmospheric Administration. 17101 Pt. Lena Loop Rd. </w:t>
      </w:r>
      <w:proofErr w:type="spellStart"/>
      <w:r w:rsidR="00857677" w:rsidRPr="00B82719">
        <w:rPr>
          <w:sz w:val="20"/>
          <w:szCs w:val="20"/>
        </w:rPr>
        <w:t>Juneau</w:t>
      </w:r>
      <w:proofErr w:type="gramStart"/>
      <w:r w:rsidR="00857677" w:rsidRPr="00B82719">
        <w:rPr>
          <w:sz w:val="20"/>
          <w:szCs w:val="20"/>
        </w:rPr>
        <w:t>,AK</w:t>
      </w:r>
      <w:proofErr w:type="spellEnd"/>
      <w:proofErr w:type="gramEnd"/>
      <w:r w:rsidR="00857677" w:rsidRPr="00B82719">
        <w:rPr>
          <w:sz w:val="20"/>
          <w:szCs w:val="20"/>
        </w:rPr>
        <w:t xml:space="preserve"> 99801</w:t>
      </w:r>
    </w:p>
    <w:p w14:paraId="389218C3" w14:textId="77777777" w:rsidR="00B82719" w:rsidRPr="00857677" w:rsidRDefault="00B82719" w:rsidP="008B4B4A">
      <w:pPr>
        <w:spacing w:after="0" w:line="276" w:lineRule="auto"/>
        <w:jc w:val="both"/>
      </w:pPr>
    </w:p>
    <w:p w14:paraId="61B35DDE" w14:textId="76CBBE05" w:rsidR="00857677" w:rsidRPr="00857677" w:rsidRDefault="00857677" w:rsidP="008B4B4A">
      <w:pPr>
        <w:spacing w:after="0" w:line="276" w:lineRule="auto"/>
        <w:jc w:val="both"/>
      </w:pPr>
      <w:r>
        <w:t xml:space="preserve">Corresponding author: </w:t>
      </w:r>
      <w:hyperlink r:id="rId8" w:history="1">
        <w:r w:rsidR="00D873DD" w:rsidRPr="00AE73A9">
          <w:rPr>
            <w:rStyle w:val="Hyperlink"/>
          </w:rPr>
          <w:t>kapurm@uw.edu</w:t>
        </w:r>
      </w:hyperlink>
      <w:r w:rsidR="00D873DD">
        <w:t xml:space="preserve"> </w:t>
      </w:r>
    </w:p>
    <w:p w14:paraId="4C37DF5F" w14:textId="77777777" w:rsidR="00AD45C5" w:rsidRPr="004906F5" w:rsidRDefault="00AD45C5" w:rsidP="008B4B4A">
      <w:pPr>
        <w:spacing w:after="0" w:line="276" w:lineRule="auto"/>
        <w:jc w:val="both"/>
      </w:pPr>
    </w:p>
    <w:p w14:paraId="53D67B4C" w14:textId="29BD2344" w:rsidR="00F502D0" w:rsidRDefault="00F502D0" w:rsidP="008B4B4A">
      <w:pPr>
        <w:spacing w:after="0" w:line="276" w:lineRule="auto"/>
        <w:jc w:val="both"/>
      </w:pPr>
      <w:r w:rsidRPr="004906F5">
        <w:t xml:space="preserve">Keywords: growth, von </w:t>
      </w:r>
      <w:proofErr w:type="spellStart"/>
      <w:r>
        <w:t>B</w:t>
      </w:r>
      <w:r w:rsidRPr="004906F5">
        <w:t>ertalanffy</w:t>
      </w:r>
      <w:proofErr w:type="spellEnd"/>
      <w:r w:rsidRPr="004906F5">
        <w:t xml:space="preserve">, </w:t>
      </w:r>
      <w:r w:rsidR="00AB2804">
        <w:t>ecosystem-based fisheries management</w:t>
      </w:r>
      <w:r w:rsidRPr="004906F5">
        <w:t xml:space="preserve">, sablefish, </w:t>
      </w:r>
      <w:r w:rsidR="00F946EC">
        <w:t>spatiotemporal</w:t>
      </w:r>
      <w:r w:rsidRPr="004906F5">
        <w:t xml:space="preserve"> </w:t>
      </w:r>
    </w:p>
    <w:p w14:paraId="384714B4" w14:textId="77777777" w:rsidR="00161E13" w:rsidRDefault="00161E13" w:rsidP="008B4B4A">
      <w:pPr>
        <w:spacing w:line="276" w:lineRule="auto"/>
        <w:jc w:val="both"/>
      </w:pPr>
    </w:p>
    <w:p w14:paraId="6644EF5E" w14:textId="1B44C505" w:rsidR="00F502D0" w:rsidRDefault="00F502D0" w:rsidP="008B4B4A">
      <w:pPr>
        <w:pStyle w:val="Heading1"/>
        <w:spacing w:after="0" w:line="276" w:lineRule="auto"/>
        <w:jc w:val="both"/>
      </w:pPr>
      <w:r>
        <w:t>Abstract</w:t>
      </w:r>
    </w:p>
    <w:bookmarkEnd w:id="2"/>
    <w:p w14:paraId="0E0DCB3D" w14:textId="622D6A97" w:rsidR="00924E93" w:rsidRDefault="00924E93" w:rsidP="008B4B4A">
      <w:pPr>
        <w:spacing w:after="0" w:line="276" w:lineRule="auto"/>
        <w:jc w:val="both"/>
        <w:rPr>
          <w:rFonts w:cstheme="minorHAnsi"/>
          <w:iCs/>
        </w:rPr>
      </w:pPr>
      <w:r>
        <w:rPr>
          <w:rFonts w:cstheme="minorHAnsi"/>
        </w:rPr>
        <w:t>Renewed interest in the estimation of spatial and temporal variation</w:t>
      </w:r>
      <w:r w:rsidR="00331A46">
        <w:rPr>
          <w:rFonts w:cstheme="minorHAnsi"/>
        </w:rPr>
        <w:t xml:space="preserve"> in</w:t>
      </w:r>
      <w:r w:rsidR="00B10712" w:rsidRPr="00B10712">
        <w:rPr>
          <w:rFonts w:cstheme="minorHAnsi"/>
        </w:rPr>
        <w:t xml:space="preserve"> </w:t>
      </w:r>
      <w:r w:rsidR="00331A46">
        <w:rPr>
          <w:rFonts w:cstheme="minorHAnsi"/>
        </w:rPr>
        <w:t xml:space="preserve">fish </w:t>
      </w:r>
      <w:r w:rsidR="00B10712">
        <w:rPr>
          <w:rFonts w:cstheme="minorHAnsi"/>
        </w:rPr>
        <w:t>traits, such as</w:t>
      </w:r>
      <w:r>
        <w:rPr>
          <w:rFonts w:cstheme="minorHAnsi"/>
        </w:rPr>
        <w:t xml:space="preserve"> body size</w:t>
      </w:r>
      <w:r w:rsidR="002E5AEF">
        <w:rPr>
          <w:rFonts w:cstheme="minorHAnsi"/>
        </w:rPr>
        <w:t>,</w:t>
      </w:r>
      <w:r>
        <w:rPr>
          <w:rFonts w:cstheme="minorHAnsi"/>
        </w:rPr>
        <w:t xml:space="preserve"> is a result of computing advances and the development of spatially-explicit management frameworks. However, many attempts to quantify spatial structure or the distribution of traits utilize </w:t>
      </w:r>
      <w:r>
        <w:rPr>
          <w:rFonts w:cstheme="minorHAnsi"/>
          <w:i/>
        </w:rPr>
        <w:t>a priori</w:t>
      </w:r>
      <w:r>
        <w:rPr>
          <w:rFonts w:cstheme="minorHAnsi"/>
        </w:rPr>
        <w:t xml:space="preserve"> approaches, which involve pre-designated geographic regions and thus cannot</w:t>
      </w:r>
      <w:r w:rsidR="00A40A0E">
        <w:rPr>
          <w:rFonts w:cstheme="minorHAnsi"/>
        </w:rPr>
        <w:t xml:space="preserve"> </w:t>
      </w:r>
      <w:r>
        <w:rPr>
          <w:rFonts w:cstheme="minorHAnsi"/>
        </w:rPr>
        <w:t xml:space="preserve">detect unanticipated spatial patterns.  We developed a new, </w:t>
      </w:r>
      <w:r w:rsidR="00B03260" w:rsidRPr="00AB2A88">
        <w:rPr>
          <w:rFonts w:cstheme="minorHAnsi"/>
          <w:color w:val="4472C4" w:themeColor="accent1"/>
        </w:rPr>
        <w:t>model-based</w:t>
      </w:r>
      <w:r w:rsidRPr="00AB2A88">
        <w:rPr>
          <w:rFonts w:cstheme="minorHAnsi"/>
          <w:color w:val="4472C4" w:themeColor="accent1"/>
        </w:rPr>
        <w:t xml:space="preserve"> </w:t>
      </w:r>
      <w:r>
        <w:rPr>
          <w:rFonts w:cstheme="minorHAnsi"/>
        </w:rPr>
        <w:t>method that uses the first derivative of the spatial smoothing term of a generalized additive model to identify spatial</w:t>
      </w:r>
      <w:r w:rsidR="007C0AAA">
        <w:rPr>
          <w:rFonts w:cstheme="minorHAnsi"/>
        </w:rPr>
        <w:t xml:space="preserve"> zones of variation</w:t>
      </w:r>
      <w:r>
        <w:rPr>
          <w:rFonts w:cstheme="minorHAnsi"/>
        </w:rPr>
        <w:t xml:space="preserve"> in fish length-at-age. We use </w:t>
      </w:r>
      <w:r>
        <w:rPr>
          <w:rFonts w:cstheme="minorHAnsi"/>
          <w:iCs/>
        </w:rPr>
        <w:t xml:space="preserve">simulation testing </w:t>
      </w:r>
      <w:r w:rsidR="0020519A">
        <w:rPr>
          <w:rFonts w:cstheme="minorHAnsi"/>
          <w:iCs/>
        </w:rPr>
        <w:t xml:space="preserve">to </w:t>
      </w:r>
      <w:r w:rsidR="00331A46">
        <w:rPr>
          <w:rFonts w:cstheme="minorHAnsi"/>
          <w:iCs/>
        </w:rPr>
        <w:t xml:space="preserve">evaluate </w:t>
      </w:r>
      <w:r>
        <w:rPr>
          <w:rFonts w:cstheme="minorHAnsi"/>
          <w:iCs/>
        </w:rPr>
        <w:t xml:space="preserve">the method </w:t>
      </w:r>
      <w:r w:rsidR="00827AF5">
        <w:rPr>
          <w:rFonts w:cstheme="minorHAnsi"/>
          <w:iCs/>
        </w:rPr>
        <w:t>across a variety of synthetic, stratified age and length datasets</w:t>
      </w:r>
      <w:r>
        <w:rPr>
          <w:rFonts w:cstheme="minorHAnsi"/>
          <w:iCs/>
        </w:rPr>
        <w:t>, and then apply it to survey data for Northeast Pacific sablefish (</w:t>
      </w:r>
      <w:proofErr w:type="spellStart"/>
      <w:r>
        <w:rPr>
          <w:rFonts w:cstheme="minorHAnsi"/>
          <w:i/>
          <w:iCs/>
        </w:rPr>
        <w:t>Anoplopoma</w:t>
      </w:r>
      <w:proofErr w:type="spellEnd"/>
      <w:r>
        <w:rPr>
          <w:rFonts w:cstheme="minorHAnsi"/>
          <w:i/>
          <w:iCs/>
        </w:rPr>
        <w:t xml:space="preserve"> fimbria</w:t>
      </w:r>
      <w:r>
        <w:rPr>
          <w:rFonts w:cstheme="minorHAnsi"/>
          <w:iCs/>
        </w:rPr>
        <w:t>).</w:t>
      </w:r>
      <w:r w:rsidR="007C0AAA">
        <w:rPr>
          <w:rFonts w:cstheme="minorHAnsi"/>
          <w:iCs/>
        </w:rPr>
        <w:t xml:space="preserve"> Simulation testing illustrates the robustness of the method across a variety of scenarios related to </w:t>
      </w:r>
      <w:r w:rsidR="00DF580A">
        <w:rPr>
          <w:rFonts w:cstheme="minorHAnsi"/>
          <w:iCs/>
        </w:rPr>
        <w:t>spatially or temporally</w:t>
      </w:r>
      <w:r w:rsidR="007C0AAA">
        <w:rPr>
          <w:rFonts w:cstheme="minorHAnsi"/>
          <w:iCs/>
        </w:rPr>
        <w:t xml:space="preserve"> </w:t>
      </w:r>
      <w:r w:rsidR="005B6C7D">
        <w:rPr>
          <w:rFonts w:cstheme="minorHAnsi"/>
          <w:iCs/>
        </w:rPr>
        <w:t>stratified</w:t>
      </w:r>
      <w:r w:rsidR="007C0AAA">
        <w:rPr>
          <w:rFonts w:cstheme="minorHAnsi"/>
          <w:iCs/>
        </w:rPr>
        <w:t xml:space="preserve"> </w:t>
      </w:r>
      <w:r w:rsidR="005B6C7D">
        <w:rPr>
          <w:rFonts w:cstheme="minorHAnsi"/>
          <w:iCs/>
        </w:rPr>
        <w:t>length-at-age</w:t>
      </w:r>
      <w:r w:rsidR="007C0AAA">
        <w:rPr>
          <w:rFonts w:cstheme="minorHAnsi"/>
          <w:iCs/>
        </w:rPr>
        <w:t xml:space="preserve"> data, including strict boundaries, overlapping zones and changes at the extreme of the range</w:t>
      </w:r>
      <w:r w:rsidR="005D7596">
        <w:rPr>
          <w:rFonts w:cstheme="minorHAnsi"/>
          <w:iCs/>
        </w:rPr>
        <w:t xml:space="preserve">. </w:t>
      </w:r>
      <w:r>
        <w:rPr>
          <w:rFonts w:cstheme="minorHAnsi"/>
          <w:iCs/>
        </w:rPr>
        <w:t xml:space="preserve">Results indicate that length-at-age </w:t>
      </w:r>
      <w:r w:rsidR="00B35BCB">
        <w:rPr>
          <w:rFonts w:cstheme="minorHAnsi"/>
          <w:iCs/>
        </w:rPr>
        <w:t xml:space="preserve">for </w:t>
      </w:r>
      <w:r w:rsidR="00495DB8">
        <w:rPr>
          <w:rFonts w:cstheme="minorHAnsi"/>
          <w:iCs/>
        </w:rPr>
        <w:t xml:space="preserve">Northeast </w:t>
      </w:r>
      <w:r w:rsidR="00B35BCB">
        <w:rPr>
          <w:rFonts w:cstheme="minorHAnsi"/>
          <w:iCs/>
        </w:rPr>
        <w:t xml:space="preserve">Pacific sablefish </w:t>
      </w:r>
      <w:r>
        <w:rPr>
          <w:rFonts w:cstheme="minorHAnsi"/>
          <w:iCs/>
        </w:rPr>
        <w:t xml:space="preserve">increases with latitude, which is consistent with </w:t>
      </w:r>
      <w:r w:rsidR="00E93218">
        <w:rPr>
          <w:rFonts w:cstheme="minorHAnsi"/>
          <w:iCs/>
        </w:rPr>
        <w:t xml:space="preserve">previous </w:t>
      </w:r>
      <w:r>
        <w:rPr>
          <w:rFonts w:cstheme="minorHAnsi"/>
          <w:iCs/>
        </w:rPr>
        <w:t>work from the western United States</w:t>
      </w:r>
      <w:r w:rsidR="0050070A">
        <w:rPr>
          <w:rFonts w:cstheme="minorHAnsi"/>
          <w:iCs/>
        </w:rPr>
        <w:t>. M</w:t>
      </w:r>
      <w:r w:rsidR="005D7596">
        <w:rPr>
          <w:rFonts w:cstheme="minorHAnsi"/>
          <w:iCs/>
        </w:rPr>
        <w:t xml:space="preserve">odel-detected </w:t>
      </w:r>
      <w:r w:rsidR="007C0AAA">
        <w:rPr>
          <w:rFonts w:cstheme="minorHAnsi"/>
          <w:iCs/>
        </w:rPr>
        <w:t>spatial breakpoints correspond</w:t>
      </w:r>
      <w:r w:rsidR="0050070A">
        <w:rPr>
          <w:rFonts w:cstheme="minorHAnsi"/>
          <w:iCs/>
        </w:rPr>
        <w:t>ed</w:t>
      </w:r>
      <w:r w:rsidR="007C0AAA">
        <w:rPr>
          <w:rFonts w:cstheme="minorHAnsi"/>
          <w:iCs/>
        </w:rPr>
        <w:t xml:space="preserve"> to major oceanographic features</w:t>
      </w:r>
      <w:r w:rsidR="005B6C7D">
        <w:rPr>
          <w:rFonts w:cstheme="minorHAnsi"/>
          <w:iCs/>
        </w:rPr>
        <w:t>, including the northern end of the Southern California Bight and the bifurcation of the North Pacific Current</w:t>
      </w:r>
      <w:r w:rsidR="000C10D1">
        <w:rPr>
          <w:rFonts w:cstheme="minorHAnsi"/>
          <w:iCs/>
        </w:rPr>
        <w:t>.</w:t>
      </w:r>
      <w:r>
        <w:rPr>
          <w:rFonts w:cstheme="minorHAnsi"/>
          <w:iCs/>
        </w:rPr>
        <w:t xml:space="preserve"> This method has the potential to improve detection of large-scale patterns in fish growth, and aid in the development of </w:t>
      </w:r>
      <w:r w:rsidR="004144D9">
        <w:rPr>
          <w:rFonts w:cstheme="minorHAnsi"/>
          <w:iCs/>
        </w:rPr>
        <w:t>spatiotemporally</w:t>
      </w:r>
      <w:r>
        <w:rPr>
          <w:rFonts w:cstheme="minorHAnsi"/>
          <w:iCs/>
        </w:rPr>
        <w:t xml:space="preserve"> structured population dynamics models to inform</w:t>
      </w:r>
      <w:r w:rsidR="007D7911">
        <w:rPr>
          <w:rFonts w:cstheme="minorHAnsi"/>
          <w:iCs/>
        </w:rPr>
        <w:t xml:space="preserve"> ecosystem-based</w:t>
      </w:r>
      <w:r>
        <w:rPr>
          <w:rFonts w:cstheme="minorHAnsi"/>
          <w:iCs/>
        </w:rPr>
        <w:t xml:space="preserve"> fisheries management. </w:t>
      </w:r>
    </w:p>
    <w:p w14:paraId="423A8E78" w14:textId="03EDF43A" w:rsidR="00924E93" w:rsidRDefault="00924E93" w:rsidP="008B4B4A">
      <w:pPr>
        <w:spacing w:after="0" w:line="276" w:lineRule="auto"/>
        <w:jc w:val="both"/>
        <w:rPr>
          <w:rFonts w:cstheme="minorHAnsi"/>
          <w:iCs/>
        </w:rPr>
        <w:sectPr w:rsidR="00924E93" w:rsidSect="00037031">
          <w:footerReference w:type="default" r:id="rId9"/>
          <w:type w:val="continuous"/>
          <w:pgSz w:w="12240" w:h="15840" w:code="1"/>
          <w:pgMar w:top="1440" w:right="1440" w:bottom="1440" w:left="1440" w:header="720" w:footer="720" w:gutter="0"/>
          <w:lnNumType w:countBy="1" w:restart="continuous"/>
          <w:cols w:space="720"/>
          <w:docGrid w:linePitch="326"/>
        </w:sectPr>
      </w:pPr>
    </w:p>
    <w:p w14:paraId="59B55C1D" w14:textId="0E8AC832" w:rsidR="00C240B4" w:rsidRPr="001142BC" w:rsidRDefault="0023745F">
      <w:pPr>
        <w:pStyle w:val="Heading1"/>
        <w:keepNext/>
        <w:spacing w:before="240" w:after="0" w:line="276" w:lineRule="auto"/>
        <w:jc w:val="both"/>
        <w:pPrChange w:id="3" w:author="Punt, Andre (O&amp;A, Hobart)" w:date="2019-10-06T09:00:00Z">
          <w:pPr>
            <w:pStyle w:val="Heading1"/>
            <w:spacing w:before="240" w:after="0" w:line="276" w:lineRule="auto"/>
            <w:jc w:val="both"/>
          </w:pPr>
        </w:pPrChange>
      </w:pPr>
      <w:r>
        <w:lastRenderedPageBreak/>
        <w:t xml:space="preserve">1 </w:t>
      </w:r>
      <w:r w:rsidR="00F502D0" w:rsidRPr="004906F5">
        <w:t>Introduction</w:t>
      </w:r>
    </w:p>
    <w:p w14:paraId="3F4F410F" w14:textId="4DFCC2CF" w:rsidR="00551B60" w:rsidRDefault="00B003C7" w:rsidP="008B4B4A">
      <w:pPr>
        <w:spacing w:after="0" w:line="276" w:lineRule="auto"/>
        <w:ind w:firstLine="360"/>
        <w:jc w:val="both"/>
      </w:pPr>
      <w:bookmarkStart w:id="4" w:name="_Hlk21098679"/>
      <w:r w:rsidRPr="00F94F28">
        <w:rPr>
          <w:color w:val="4472C4" w:themeColor="accent1"/>
        </w:rPr>
        <w:t>There is no consensus on how to model region-specific growth patterns in assessment</w:t>
      </w:r>
      <w:r w:rsidR="00F94F28">
        <w:rPr>
          <w:color w:val="4472C4" w:themeColor="accent1"/>
        </w:rPr>
        <w:t xml:space="preserve"> or population dynamics</w:t>
      </w:r>
      <w:r w:rsidRPr="00F94F28">
        <w:rPr>
          <w:color w:val="4472C4" w:themeColor="accent1"/>
        </w:rPr>
        <w:t xml:space="preserve"> models</w:t>
      </w:r>
      <w:bookmarkEnd w:id="4"/>
      <w:r w:rsidR="00B03260" w:rsidRPr="00F94F28">
        <w:rPr>
          <w:color w:val="4472C4" w:themeColor="accent1"/>
        </w:rPr>
        <w:t>.</w:t>
      </w:r>
      <w:r w:rsidRPr="00F94F28">
        <w:rPr>
          <w:color w:val="4472C4" w:themeColor="accent1"/>
        </w:rPr>
        <w:t xml:space="preserve"> </w:t>
      </w:r>
      <w:bookmarkStart w:id="5" w:name="_Hlk21098685"/>
      <w:r w:rsidR="00D72180">
        <w:t xml:space="preserve">Fish </w:t>
      </w:r>
      <w:r w:rsidR="00F502D0">
        <w:t xml:space="preserve">somatic growth rates </w:t>
      </w:r>
      <w:r w:rsidR="00F502D0" w:rsidRPr="004906F5">
        <w:t xml:space="preserve">are </w:t>
      </w:r>
      <w:bookmarkEnd w:id="5"/>
      <w:r w:rsidR="00F502D0">
        <w:t>typically</w:t>
      </w:r>
      <w:r w:rsidR="00F502D0" w:rsidRPr="004906F5">
        <w:t xml:space="preserve"> </w:t>
      </w:r>
      <w:r w:rsidR="00D72180">
        <w:t>modelled</w:t>
      </w:r>
      <w:r w:rsidR="00D72180" w:rsidRPr="004906F5">
        <w:t xml:space="preserve"> </w:t>
      </w:r>
      <w:r w:rsidR="00F502D0" w:rsidRPr="004906F5">
        <w:t xml:space="preserve">using the von </w:t>
      </w:r>
      <w:proofErr w:type="spellStart"/>
      <w:r w:rsidR="00F502D0" w:rsidRPr="004906F5">
        <w:t>Bertalanffy</w:t>
      </w:r>
      <w:proofErr w:type="spellEnd"/>
      <w:r w:rsidR="00F502D0" w:rsidRPr="004906F5">
        <w:t xml:space="preserve"> growth function </w:t>
      </w:r>
      <w:r w:rsidR="00F502D0" w:rsidRPr="004906F5">
        <w:fldChar w:fldCharType="begin" w:fldLock="1"/>
      </w:r>
      <w:r w:rsidR="00F502D0">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00F502D0" w:rsidRPr="004906F5">
        <w:fldChar w:fldCharType="separate"/>
      </w:r>
      <w:r w:rsidR="00F502D0" w:rsidRPr="004906F5">
        <w:rPr>
          <w:noProof/>
        </w:rPr>
        <w:t>(VBGF, von Bertalanffy, 1957)</w:t>
      </w:r>
      <w:r w:rsidR="00F502D0" w:rsidRPr="004906F5">
        <w:fldChar w:fldCharType="end"/>
      </w:r>
      <w:r w:rsidR="00F502D0">
        <w:t xml:space="preserve"> or an alternative </w:t>
      </w:r>
      <w:r w:rsidR="00D72180">
        <w:t>functional form</w:t>
      </w:r>
      <w:r w:rsidR="00F502D0">
        <w:t xml:space="preserve">, with parameters </w:t>
      </w:r>
      <w:r w:rsidR="00D72180">
        <w:t xml:space="preserve">estimated </w:t>
      </w:r>
      <w:r w:rsidR="00F502D0">
        <w:t xml:space="preserve">using model-fitting procedures. The </w:t>
      </w:r>
      <w:r w:rsidR="00D72180">
        <w:t xml:space="preserve">spatial </w:t>
      </w:r>
      <w:r w:rsidR="00F502D0">
        <w:t>resolution of the resultant estimates</w:t>
      </w:r>
      <w:r w:rsidR="00924E93">
        <w:t xml:space="preserve"> is</w:t>
      </w:r>
      <w:r w:rsidR="00F502D0">
        <w:t xml:space="preserve"> </w:t>
      </w:r>
      <w:r w:rsidR="00924E93">
        <w:t>necessarily predicated on the aggregation of the data, which is often defined by survey stratification</w:t>
      </w:r>
      <w:r w:rsidR="00C240B4">
        <w:t>, political or management boundaries,</w:t>
      </w:r>
      <w:r w:rsidR="00924E93">
        <w:t xml:space="preserve"> and/or changes in sampling gear</w:t>
      </w:r>
      <w:r w:rsidR="00C240B4">
        <w:t>, not necessarily the ecolog</w:t>
      </w:r>
      <w:r w:rsidR="00AB4FA7">
        <w:t>y</w:t>
      </w:r>
      <w:r w:rsidR="00C240B4">
        <w:t xml:space="preserve"> of the </w:t>
      </w:r>
      <w:r w:rsidR="00742C57">
        <w:t>population</w:t>
      </w:r>
      <w:r w:rsidR="0081558E">
        <w:t xml:space="preserve"> </w:t>
      </w:r>
      <w:r w:rsidR="0081558E">
        <w:fldChar w:fldCharType="begin" w:fldLock="1"/>
      </w:r>
      <w:r w:rsidR="00F07D97">
        <w:instrText>ADDIN CSL_CITATION {"citationItems":[{"id":"ITEM-1","itemData":{"DOI":"10.1371/journal.pone.0039318","ISBN":"1932-6203 (Electronic)\\r1932-6203 (Linking)","ISSN":"19326203","PMID":"22723993","abstract":"Spatial variation in growth is a common feature of demersal fish populations which often exist as discrete adult sub-populations linked by a pelagic larval stage. However, it remains unclear whether variation in growth occurs at similar spatial scales for populations of highly migratory pelagic species, such as tuna. We examined spatial variation in growth of albacore Thunnus alalunga across 90° of longitude in the South Pacific Ocean from the east coast of Australia to the Pitcairn Islands. Using length-at-age data from a validated ageing method we found evidence for significant variation in length-at-age and growth parameters (L(∞) and k) between sexes and across longitudes. Growth trajectories were similar between sexes up until four years of age, after which the length-at-age for males was, on average, greater than that for females. Males reached an average maximum size more than 8 cm larger than females. Length-at-age and growth parameters were consistently greater at more easterly longitudes than at westerly longitudes for both females and males. Our results provide strong evidence that finer spatial structure exists within the South Pacific albacore stock and raises the question of whether the scale of their \"highly migratory\" nature should be re-assessed. Future stock assessment models for South Pacific albacore should consider sex-specific growth curves and spatial variation in growth within the stock.","author":[{"dropping-particle":"","family":"Williams","given":"Ashley J.","non-dropping-particle":"","parse-names":false,"suffix":""},{"dropping-particle":"","family":"Farley","given":"Jessica H.","non-dropping-particle":"","parse-names":false,"suffix":""},{"dropping-particle":"","family":"Hoyle","given":"Simon D.","non-dropping-particle":"","parse-names":false,"suffix":""},{"dropping-particle":"","family":"Davies","given":"Campbell R.","non-dropping-particle":"","parse-names":false,"suffix":""},{"dropping-particle":"","family":"Nicol","given":"Simon J.","non-dropping-particle":"","parse-names":false,"suffix":""}],"container-title":"PLoS ONE","id":"ITEM-1","issue":"6","issued":{"date-parts":[["2012"]]},"title":"Spatial and sex-specific variation in growth of albacore tuna (Thunnus alalunga) across the South Pacific Ocean","type":"article-journal","volume":"7"},"uris":["http://www.mendeley.com/documents/?uuid=fdfec110-9733-4f24-bcaa-d00ba1c49208"]},{"id":"ITEM-2","itemData":{"DOI":"10.1093/icesjms/fsx016","ISSN":"10959289","abstract":"Marine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Science","id":"ITEM-2","issue":"6","issued":{"date-parts":[["2017"]]},"page":"1602-1613","title":"Spatial growth variability in marine fish: Example from Northeast Pacific groundfish","type":"article-journal","volume":"74"},"uris":["http://www.mendeley.com/documents/?uuid=cfc823de-fd3e-49b4-b54e-3af1e2548502"]},{"id":"ITEM-3","itemData":{"ISBN":"0090-0656","ISSN":"00900656","abstract":"Samples of 11,000 King George whiting (Sillaginodes punctata) from the South Australian commercial and recreational catch, supplemented by research samples, were aged from otoliths. Samples were analyzed from three coastal regions and by sex. Most sampling was undertaken at fish processing plants, from which only fish longer than the legal minimum length were obtained. A left-truncated normal distribution of lengths at monthly age was therefore employed as model likelihood. Mean length-at-monthly-age was described by a generalized von Bertalanffy formula with sinusoidal seasonality. Likelihood standard deviation was modeled to vary allometrically with mean length. A range of related formulas (with 6 to 8 parameters) for seasonal mean length at age were compared. In addition to likelihood ratio tests of relative fit, model selection criteria were a minimum occurrence of high uncertainties (&gt;20% SE), of high correlations (&gt;0.9, &gt;0.95, and &gt;0.99) and of parameter estimates at their biological limits, and we sought a model with a minimum number of parameters. A generalized von Bertalanffy formula with to fixed at 0 was chosen. The truncated likelihood alleviated the overestimation bias of mean length at age that would otherwise accrue from catch samples being restricted to legal sizes.","author":[{"dropping-particle":"","family":"McGarvey","given":"Richard","non-dropping-particle":"","parse-names":false,"suffix":""},{"dropping-particle":"","family":"Fowler","given":"Anthony J.","non-dropping-particle":"","parse-names":false,"suffix":""}],"container-title":"Fishery Bulletin","id":"ITEM-3","issue":"3","issued":{"date-parts":[["2002"]]},"page":"545-558","title":"Seasonal growth of King George whiting (Sillaginodes punctata) estimated from length-at-age samples of the legal-size harvest","type":"article-journal","volume":"100"},"uris":["http://www.mendeley.com/documents/?uuid=c6cc9857-235e-434b-8986-55f612320257"]}],"mendeley":{"formattedCitation":"(Gertseva et al., 2017; McGarvey and Fowler, 2002; Williams et al., 2012)","manualFormatting":"(McGarvey and Fowler, 2002; Williams et al., 2012)","plainTextFormattedCitation":"(Gertseva et al., 2017; McGarvey and Fowler, 2002; Williams et al., 2012)","previouslyFormattedCitation":"(Gertseva et al., 2017; McGarvey and Fowler, 2002; Williams et al., 2012)"},"properties":{"noteIndex":0},"schema":"https://github.com/citation-style-language/schema/raw/master/csl-citation.json"}</w:instrText>
      </w:r>
      <w:r w:rsidR="0081558E">
        <w:fldChar w:fldCharType="separate"/>
      </w:r>
      <w:r w:rsidR="007C7C5C" w:rsidRPr="007C7C5C">
        <w:rPr>
          <w:noProof/>
        </w:rPr>
        <w:t>(McGarvey and Fowler, 2002; Williams et al., 2012)</w:t>
      </w:r>
      <w:r w:rsidR="0081558E">
        <w:fldChar w:fldCharType="end"/>
      </w:r>
      <w:r w:rsidR="00924E93">
        <w:t>.</w:t>
      </w:r>
      <w:r w:rsidR="00C240B4">
        <w:t xml:space="preserve"> </w:t>
      </w:r>
      <w:r w:rsidR="00F502D0">
        <w:t xml:space="preserve">For example, </w:t>
      </w:r>
      <w:del w:id="6" w:author="Melissa Haltuch" w:date="2019-10-07T09:11:00Z">
        <w:r w:rsidR="00220F04" w:rsidDel="00BF0327">
          <w:delText xml:space="preserve">assessments of </w:delText>
        </w:r>
      </w:del>
      <w:r w:rsidR="00F502D0">
        <w:t>Alaska</w:t>
      </w:r>
      <w:r w:rsidR="002B6126">
        <w:t>n</w:t>
      </w:r>
      <w:r w:rsidR="00F502D0">
        <w:t xml:space="preserve"> sablefish </w:t>
      </w:r>
      <w:r w:rsidR="00220F04">
        <w:t>stock</w:t>
      </w:r>
      <w:del w:id="7" w:author="Melissa Haltuch" w:date="2019-10-07T09:12:00Z">
        <w:r w:rsidR="00220F04" w:rsidDel="00BF0327">
          <w:delText>s</w:delText>
        </w:r>
      </w:del>
      <w:ins w:id="8" w:author="Melissa Haltuch" w:date="2019-10-07T09:12:00Z">
        <w:r w:rsidR="00BF0327">
          <w:t xml:space="preserve"> assessments</w:t>
        </w:r>
      </w:ins>
      <w:r w:rsidR="00F502D0">
        <w:t xml:space="preserve"> </w:t>
      </w:r>
      <w:r w:rsidR="00D72180">
        <w:t>estimate</w:t>
      </w:r>
      <w:del w:id="9" w:author="Melissa Haltuch" w:date="2019-10-07T09:10:00Z">
        <w:r w:rsidR="00D72180" w:rsidDel="00BF0327">
          <w:delText>d</w:delText>
        </w:r>
      </w:del>
      <w:r w:rsidR="00D72180">
        <w:t xml:space="preserve"> </w:t>
      </w:r>
      <w:r w:rsidR="00F502D0">
        <w:t xml:space="preserve">separate </w:t>
      </w:r>
      <w:r w:rsidR="00F502D0" w:rsidRPr="00AC02E6">
        <w:t>VBGF paramete</w:t>
      </w:r>
      <w:r w:rsidR="00C8377A">
        <w:t>rs</w:t>
      </w:r>
      <w:r w:rsidR="00F502D0" w:rsidRPr="00AC02E6">
        <w:t xml:space="preserve"> for two periods of survey data based on the </w:t>
      </w:r>
      <w:r w:rsidR="00F502D0" w:rsidRPr="00AC02E6">
        <w:rPr>
          <w:i/>
        </w:rPr>
        <w:t>a priori</w:t>
      </w:r>
      <w:r w:rsidR="00F502D0" w:rsidRPr="00AC02E6">
        <w:t xml:space="preserve"> hypothesis that changes in </w:t>
      </w:r>
      <w:r w:rsidR="00C8377A">
        <w:t xml:space="preserve">survey </w:t>
      </w:r>
      <w:r w:rsidR="00F502D0" w:rsidRPr="00AC02E6">
        <w:t xml:space="preserve">gear type </w:t>
      </w:r>
      <w:del w:id="10" w:author="Melissa Haltuch" w:date="2019-10-07T09:10:00Z">
        <w:r w:rsidR="00F502D0" w:rsidRPr="00AC02E6" w:rsidDel="00BF0327">
          <w:delText xml:space="preserve">would </w:delText>
        </w:r>
      </w:del>
      <w:r w:rsidR="00F502D0" w:rsidRPr="00AC02E6">
        <w:t xml:space="preserve">affect </w:t>
      </w:r>
      <w:del w:id="11" w:author="Melissa Haltuch" w:date="2019-10-07T09:10:00Z">
        <w:r w:rsidR="00E93218" w:rsidDel="00BF0327">
          <w:delText xml:space="preserve">estimates of </w:delText>
        </w:r>
        <w:r w:rsidR="00F502D0" w:rsidRPr="00AC02E6" w:rsidDel="00BF0327">
          <w:delText>fish</w:delText>
        </w:r>
      </w:del>
      <w:r w:rsidR="00F502D0" w:rsidRPr="00AC02E6">
        <w:t xml:space="preserve"> growth </w:t>
      </w:r>
      <w:ins w:id="12" w:author="Melissa Haltuch" w:date="2019-10-07T09:10:00Z">
        <w:r w:rsidR="00BF0327">
          <w:t>estimates</w:t>
        </w:r>
        <w:r w:rsidR="00BF0327" w:rsidRPr="00AC02E6">
          <w:t xml:space="preserve"> </w:t>
        </w:r>
      </w:ins>
      <w:del w:id="13" w:author="Melissa Haltuch" w:date="2019-10-07T09:12:00Z">
        <w:r w:rsidR="00F502D0" w:rsidRPr="00AC02E6" w:rsidDel="00BF0327">
          <w:delText xml:space="preserve">from survey data </w:delText>
        </w:r>
      </w:del>
      <w:r w:rsidR="00F502D0" w:rsidRPr="00AC02E6">
        <w:fldChar w:fldCharType="begin" w:fldLock="1"/>
      </w:r>
      <w:r w:rsidR="00A77394">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99801","id":"ITEM-3","issue":"November 2017","issued":{"date-parts":[["2017"]]},"page":"576-717","publisher-place":"Juneau, AK.","title":"Assessment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00F502D0" w:rsidRPr="00AC02E6">
        <w:fldChar w:fldCharType="separate"/>
      </w:r>
      <w:r w:rsidR="00F502D0" w:rsidRPr="00AC02E6">
        <w:rPr>
          <w:noProof/>
        </w:rPr>
        <w:t>(Echave et al., 2012; Hanselman et al., 2017; McDevitt, 1990)</w:t>
      </w:r>
      <w:r w:rsidR="00F502D0" w:rsidRPr="00AC02E6">
        <w:fldChar w:fldCharType="end"/>
      </w:r>
      <w:ins w:id="14" w:author="Melissa Haltuch" w:date="2019-10-07T09:13:00Z">
        <w:r w:rsidR="00BF0327">
          <w:t xml:space="preserve">. The sablefish survey gear change </w:t>
        </w:r>
        <w:proofErr w:type="gramStart"/>
        <w:r w:rsidR="00BF0327">
          <w:t>is modeled</w:t>
        </w:r>
        <w:proofErr w:type="gramEnd"/>
        <w:r w:rsidR="00BF0327">
          <w:t xml:space="preserve"> as </w:t>
        </w:r>
      </w:ins>
      <w:del w:id="15" w:author="Melissa Haltuch" w:date="2019-10-07T09:13:00Z">
        <w:r w:rsidR="00F502D0" w:rsidDel="00BF0327">
          <w:delText xml:space="preserve">, </w:delText>
        </w:r>
      </w:del>
      <w:del w:id="16" w:author="Melissa Haltuch" w:date="2019-10-07T09:10:00Z">
        <w:r w:rsidR="00F502D0" w:rsidDel="00BF0327">
          <w:delText>and</w:delText>
        </w:r>
      </w:del>
      <w:del w:id="17" w:author="Melissa Haltuch" w:date="2019-10-07T09:13:00Z">
        <w:r w:rsidR="00F502D0" w:rsidDel="00BF0327">
          <w:delText xml:space="preserve"> impos</w:delText>
        </w:r>
      </w:del>
      <w:del w:id="18" w:author="Melissa Haltuch" w:date="2019-10-07T09:11:00Z">
        <w:r w:rsidR="00F502D0" w:rsidDel="00BF0327">
          <w:delText>ed</w:delText>
        </w:r>
      </w:del>
      <w:del w:id="19" w:author="Melissa Haltuch" w:date="2019-10-07T09:13:00Z">
        <w:r w:rsidR="00F502D0" w:rsidDel="00BF0327">
          <w:delText xml:space="preserve"> </w:delText>
        </w:r>
      </w:del>
      <w:r w:rsidR="00F502D0">
        <w:t xml:space="preserve">a time block between which </w:t>
      </w:r>
      <w:r w:rsidR="00D72180">
        <w:t xml:space="preserve">estimates of </w:t>
      </w:r>
      <w:r w:rsidR="00F502D0">
        <w:t xml:space="preserve">the growth </w:t>
      </w:r>
      <w:r w:rsidR="00987ACA">
        <w:t>curve parameters</w:t>
      </w:r>
      <w:r w:rsidR="00F502D0">
        <w:t xml:space="preserve"> were quite similar </w:t>
      </w:r>
      <w:r w:rsidR="00B35BCB">
        <w:t xml:space="preserve">in the stock assessment </w:t>
      </w:r>
      <w:r w:rsidR="00F502D0">
        <w:t>(</w:t>
      </w:r>
      <w:del w:id="20" w:author="Punt, Andre (O&amp;A, Hobart)" w:date="2019-10-06T09:01:00Z">
        <w:r w:rsidR="00F502D0" w:rsidDel="00A40A0E">
          <w:delText>see</w:delText>
        </w:r>
        <w:r w:rsidR="000E57B8" w:rsidDel="00A40A0E">
          <w:delText xml:space="preserve"> </w:delText>
        </w:r>
      </w:del>
      <w:r w:rsidR="000E57B8">
        <w:fldChar w:fldCharType="begin"/>
      </w:r>
      <w:r w:rsidR="000E57B8">
        <w:instrText xml:space="preserve"> REF _Ref8372254 \h </w:instrText>
      </w:r>
      <w:r w:rsidR="00560355">
        <w:instrText xml:space="preserve"> \* MERGEFORMAT </w:instrText>
      </w:r>
      <w:r w:rsidR="000E57B8">
        <w:fldChar w:fldCharType="separate"/>
      </w:r>
      <w:r w:rsidR="00EF1C91">
        <w:t xml:space="preserve">Table </w:t>
      </w:r>
      <w:r w:rsidR="00EF1C91">
        <w:rPr>
          <w:noProof/>
        </w:rPr>
        <w:t>1</w:t>
      </w:r>
      <w:r w:rsidR="000E57B8">
        <w:fldChar w:fldCharType="end"/>
      </w:r>
      <w:r w:rsidR="00F502D0">
        <w:t xml:space="preserve">). </w:t>
      </w:r>
      <w:r w:rsidR="00B815FF">
        <w:t>M</w:t>
      </w:r>
      <w:r w:rsidR="00F502D0">
        <w:t xml:space="preserve">ore sophisticated approaches </w:t>
      </w:r>
      <w:r w:rsidR="00987ACA">
        <w:t xml:space="preserve">that </w:t>
      </w:r>
      <w:r w:rsidR="00F502D0">
        <w:t xml:space="preserve">utilize hierarchical Bayesian methods to estimate latitudinal and regional effects on length- or weight-at-age require a design matrix of dimensions dictated by pre-supposed zones </w:t>
      </w:r>
      <w:r w:rsidR="00F502D0">
        <w:fldChar w:fldCharType="begin" w:fldLock="1"/>
      </w:r>
      <w:r w:rsidR="00800DEA">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2018)","manualFormatting":"(e.g. Adams et al., 2018)","plainTextFormattedCitation":"(Adams et al., 2018)","previouslyFormattedCitation":"(Adams et al., 2018)"},"properties":{"noteIndex":0},"schema":"https://github.com/citation-style-language/schema/raw/master/csl-citation.json"}</w:instrText>
      </w:r>
      <w:r w:rsidR="00F502D0">
        <w:fldChar w:fldCharType="separate"/>
      </w:r>
      <w:r w:rsidR="00F502D0" w:rsidRPr="00B46C34">
        <w:rPr>
          <w:noProof/>
        </w:rPr>
        <w:t>(</w:t>
      </w:r>
      <w:r w:rsidR="00B815FF">
        <w:rPr>
          <w:noProof/>
        </w:rPr>
        <w:t xml:space="preserve">e.g. </w:t>
      </w:r>
      <w:r w:rsidR="00F502D0" w:rsidRPr="00B46C34">
        <w:rPr>
          <w:noProof/>
        </w:rPr>
        <w:t>Adams et al., 2018)</w:t>
      </w:r>
      <w:r w:rsidR="00F502D0">
        <w:fldChar w:fldCharType="end"/>
      </w:r>
      <w:r w:rsidR="00F502D0">
        <w:t>. S</w:t>
      </w:r>
      <w:r w:rsidR="00F502D0" w:rsidRPr="00AC02E6">
        <w:t xml:space="preserve">uch approaches </w:t>
      </w:r>
      <w:r w:rsidR="00F502D0">
        <w:t>are useful within a management context</w:t>
      </w:r>
      <w:r w:rsidR="00B815FF">
        <w:t xml:space="preserve"> with rigid </w:t>
      </w:r>
      <w:r w:rsidR="009D7443">
        <w:t>spatial</w:t>
      </w:r>
      <w:r w:rsidR="00B815FF">
        <w:t xml:space="preserve"> boundaries</w:t>
      </w:r>
      <w:r w:rsidR="00F502D0">
        <w:t xml:space="preserve">, but do </w:t>
      </w:r>
      <w:r w:rsidR="00F502D0" w:rsidRPr="00AC02E6">
        <w:t xml:space="preserve">not </w:t>
      </w:r>
      <w:r w:rsidR="00987ACA">
        <w:t>represent</w:t>
      </w:r>
      <w:r w:rsidR="00987ACA" w:rsidRPr="00AC02E6">
        <w:t xml:space="preserve"> </w:t>
      </w:r>
      <w:r w:rsidR="00F502D0" w:rsidRPr="00AC02E6">
        <w:t>the underlying</w:t>
      </w:r>
      <w:r w:rsidR="00F502D0">
        <w:t xml:space="preserve"> growth process explicitly, and preclude the discovery of </w:t>
      </w:r>
      <w:r w:rsidR="00BE093A">
        <w:t>spatially-structured trends</w:t>
      </w:r>
      <w:r w:rsidR="00F502D0">
        <w:t xml:space="preserve"> in fish size that </w:t>
      </w:r>
      <w:r w:rsidR="00B815FF">
        <w:t xml:space="preserve">do not match current </w:t>
      </w:r>
      <w:r w:rsidR="00F502D0">
        <w:t xml:space="preserve">management boundaries. </w:t>
      </w:r>
    </w:p>
    <w:p w14:paraId="73A3D70D" w14:textId="7B92A6DC" w:rsidR="00B0174F" w:rsidRDefault="00CA03C3" w:rsidP="008B4B4A">
      <w:pPr>
        <w:spacing w:after="0" w:line="276" w:lineRule="auto"/>
        <w:ind w:firstLine="360"/>
        <w:jc w:val="both"/>
      </w:pPr>
      <w:r w:rsidRPr="00F94F28">
        <w:rPr>
          <w:color w:val="4472C4" w:themeColor="accent1"/>
        </w:rPr>
        <w:t>Existing methods to quantify spatial variation in somatic growth pose</w:t>
      </w:r>
      <w:r w:rsidR="00B10712" w:rsidRPr="00F94F28">
        <w:rPr>
          <w:color w:val="4472C4" w:themeColor="accent1"/>
        </w:rPr>
        <w:t xml:space="preserve"> a trade-off</w:t>
      </w:r>
      <w:r w:rsidRPr="00F94F28">
        <w:rPr>
          <w:color w:val="4472C4" w:themeColor="accent1"/>
        </w:rPr>
        <w:t xml:space="preserve">. </w:t>
      </w:r>
      <w:r>
        <w:t>On one hand, researchers may impose</w:t>
      </w:r>
      <w:r w:rsidR="00F502D0">
        <w:t xml:space="preserve"> </w:t>
      </w:r>
      <w:r w:rsidR="00B10712" w:rsidRPr="00D62877">
        <w:rPr>
          <w:i/>
        </w:rPr>
        <w:t>a priori</w:t>
      </w:r>
      <w:r w:rsidR="00B10712">
        <w:t xml:space="preserve"> beliefs </w:t>
      </w:r>
      <w:r w:rsidR="00B10712" w:rsidRPr="00865DA7">
        <w:rPr>
          <w:color w:val="4472C4" w:themeColor="accent1"/>
        </w:rPr>
        <w:t xml:space="preserve">about </w:t>
      </w:r>
      <w:bookmarkStart w:id="21" w:name="_Hlk20126018"/>
      <w:r w:rsidR="000C37D6" w:rsidRPr="00865DA7">
        <w:rPr>
          <w:color w:val="4472C4" w:themeColor="accent1"/>
        </w:rPr>
        <w:t>spatial variation in stock straits</w:t>
      </w:r>
      <w:r w:rsidR="00B10712" w:rsidRPr="00865DA7">
        <w:rPr>
          <w:color w:val="4472C4" w:themeColor="accent1"/>
        </w:rPr>
        <w:t xml:space="preserve"> </w:t>
      </w:r>
      <w:bookmarkEnd w:id="21"/>
      <w:r w:rsidR="00F502D0">
        <w:t xml:space="preserve">or </w:t>
      </w:r>
      <w:del w:id="22" w:author="Punt, Andre (O&amp;A, Hobart)" w:date="2019-10-06T09:01:00Z">
        <w:r w:rsidR="00F502D0" w:rsidDel="00A40A0E">
          <w:delText xml:space="preserve">generating </w:delText>
        </w:r>
      </w:del>
      <w:ins w:id="23" w:author="Punt, Andre (O&amp;A, Hobart)" w:date="2019-10-06T09:01:00Z">
        <w:r w:rsidR="00A40A0E">
          <w:t xml:space="preserve">generate </w:t>
        </w:r>
      </w:ins>
      <w:r w:rsidR="00F502D0">
        <w:t xml:space="preserve">purely descriptive models of trait ‘gradients’ across regions or time periods, without a clear </w:t>
      </w:r>
      <w:r w:rsidR="00B815FF">
        <w:t xml:space="preserve">way </w:t>
      </w:r>
      <w:r w:rsidR="00F502D0">
        <w:t xml:space="preserve">to </w:t>
      </w:r>
      <w:r w:rsidR="00B10712">
        <w:t xml:space="preserve">identify </w:t>
      </w:r>
      <w:r w:rsidR="00F502D0">
        <w:t>significant break points within them</w:t>
      </w:r>
      <w:r w:rsidR="00987ACA">
        <w:t xml:space="preserve"> </w:t>
      </w:r>
      <w:r w:rsidR="006A59E8">
        <w:fldChar w:fldCharType="begin" w:fldLock="1"/>
      </w:r>
      <w:r w:rsidR="00DF7A11">
        <w:instrText>ADDIN CSL_CITATION {"citationItems":[{"id":"ITEM-1","itemData":{"DOI":"10.1016/S0079-6611(01)00044-1","ISBN":"0079-6611","ISSN":"00796611","abstract":"Progress in ecosystem management requires the characterisation of the dynamics of a species' s ecosystem and the influences of climatic oscillations on those dynamics. Within the North Pacific, ecosystem dynamics have been described on decadal-scales (regimes) and have been shown to shift abruptly (regime shifts). The year class success of sablefish (Anoplopoma fimbria) exhibit decadal-scale patterns that relate to decadal-scale patterns in North Pacific climate-ocean conditions. As an example, and a step towards, incorporating the dynamics of marine systems into the stock assessment and management of sablefish, we produce a 'report card' that characterises the species's ecosystem on decadal-scales. This report card consists of a matrix of climatological and oceanographic indices for the North Pacific, and regional environmental and biological indices. It indicates that both Pacific-wide and regionally, conditions were generally good for sablefish year class strength during the 1977-1988 regime, but these favourable conditions did not persist into the 1990s. Exploitation scenarios can be developed around the decadal-scale dynamics in sablefish year class success and their life history, in particular longevity. Fisheries managers can begin to develop exploitation strategies that acknowledge these changes in the sablefish ecosystem. The report card presents an aggregation of parameters that, on average, gives an impression of productivity during a specific regime and can be used to augment present stock assessment and management efforts. ?? 2001 Elsevier Science Ltd. All rights reserved.","author":[{"dropping-particle":"","family":"King","given":"Jacquelynne R.","non-dropping-particle":"","parse-names":false,"suffix":""},{"dropping-particle":"","family":"McFarlane","given":"Gordon A.","non-dropping-particle":"","parse-names":false,"suffix":""},{"dropping-particle":"","family":"Beamish","given":"Richard J.","non-dropping-particle":"","parse-names":false,"suffix":""}],"container-title":"Progress in Oceanography","id":"ITEM-1","issue":"1-4","issued":{"date-parts":[["2001"]]},"page":"619-639","title":"Incorporating the dynamics of marine systems into the stock assessment and management of sablefish","type":"article-journal","volume":"49"},"uris":["http://www.mendeley.com/documents/?uuid=ec314304-b936-4f58-b947-9ad898dbff33"]}],"mendeley":{"formattedCitation":"(King et al., 2001)","plainTextFormattedCitation":"(King et al., 2001)","previouslyFormattedCitation":"(King et al., 2001)"},"properties":{"noteIndex":0},"schema":"https://github.com/citation-style-language/schema/raw/master/csl-citation.json"}</w:instrText>
      </w:r>
      <w:r w:rsidR="006A59E8">
        <w:fldChar w:fldCharType="separate"/>
      </w:r>
      <w:r w:rsidR="006A59E8" w:rsidRPr="006A59E8">
        <w:rPr>
          <w:noProof/>
        </w:rPr>
        <w:t>(King et al., 2001)</w:t>
      </w:r>
      <w:r w:rsidR="006A59E8">
        <w:fldChar w:fldCharType="end"/>
      </w:r>
      <w:r w:rsidR="00F502D0">
        <w:t xml:space="preserve">. This presents a </w:t>
      </w:r>
      <w:del w:id="24" w:author="Punt, Andre (O&amp;A, Hobart)" w:date="2019-10-06T09:01:00Z">
        <w:r w:rsidR="00F502D0" w:rsidDel="00A40A0E">
          <w:delText xml:space="preserve">gap </w:delText>
        </w:r>
        <w:r w:rsidR="00B815FF" w:rsidDel="00A40A0E">
          <w:delText>when</w:delText>
        </w:r>
      </w:del>
      <w:ins w:id="25" w:author="Punt, Andre (O&amp;A, Hobart)" w:date="2019-10-06T09:01:00Z">
        <w:r w:rsidR="00A40A0E">
          <w:t>challenge</w:t>
        </w:r>
      </w:ins>
      <w:r w:rsidR="00F502D0">
        <w:t xml:space="preserve"> </w:t>
      </w:r>
      <w:ins w:id="26" w:author="Punt, Andre (O&amp;A, Hobart)" w:date="2019-10-06T09:01:00Z">
        <w:r w:rsidR="00A40A0E">
          <w:t xml:space="preserve">when </w:t>
        </w:r>
      </w:ins>
      <w:r w:rsidR="00987ACA">
        <w:t>develop</w:t>
      </w:r>
      <w:r w:rsidR="00B815FF">
        <w:t>ing</w:t>
      </w:r>
      <w:r w:rsidR="00987ACA">
        <w:t xml:space="preserve"> </w:t>
      </w:r>
      <w:r w:rsidR="00F502D0">
        <w:t xml:space="preserve">population dynamics models that </w:t>
      </w:r>
      <w:r w:rsidR="00137B84">
        <w:t xml:space="preserve">accurately </w:t>
      </w:r>
      <w:r w:rsidR="00F502D0">
        <w:t xml:space="preserve">represent the structure of managed stocks. </w:t>
      </w:r>
      <w:bookmarkStart w:id="27" w:name="_Hlk20125711"/>
      <w:r w:rsidR="005279AD">
        <w:t xml:space="preserve">An </w:t>
      </w:r>
      <w:r w:rsidR="005279AD" w:rsidRPr="00865DA7">
        <w:rPr>
          <w:color w:val="4472C4" w:themeColor="accent1"/>
        </w:rPr>
        <w:t>alternative</w:t>
      </w:r>
      <w:r w:rsidR="00F502D0" w:rsidRPr="00865DA7">
        <w:rPr>
          <w:color w:val="4472C4" w:themeColor="accent1"/>
        </w:rPr>
        <w:t xml:space="preserve"> </w:t>
      </w:r>
      <w:r w:rsidR="00F502D0">
        <w:t xml:space="preserve">tool is a </w:t>
      </w:r>
      <w:r w:rsidR="00B03260">
        <w:t>model-based</w:t>
      </w:r>
      <w:r w:rsidR="00F502D0">
        <w:t xml:space="preserve"> method </w:t>
      </w:r>
      <w:r w:rsidR="00987ACA">
        <w:t>that</w:t>
      </w:r>
      <w:r w:rsidR="00B10712" w:rsidRPr="00B10712">
        <w:t xml:space="preserve"> </w:t>
      </w:r>
      <w:r w:rsidR="00B10712">
        <w:t xml:space="preserve">identifies </w:t>
      </w:r>
      <w:r w:rsidR="00F502D0">
        <w:t xml:space="preserve">break points in fish </w:t>
      </w:r>
      <w:r w:rsidR="0043732C">
        <w:t>size-at-age</w:t>
      </w:r>
      <w:r w:rsidR="00F502D0">
        <w:t xml:space="preserve">, which </w:t>
      </w:r>
      <w:r w:rsidR="00F502D0" w:rsidRPr="00130990">
        <w:t xml:space="preserve">can then </w:t>
      </w:r>
      <w:r w:rsidR="00B815FF">
        <w:t xml:space="preserve">be </w:t>
      </w:r>
      <w:r w:rsidR="00F502D0" w:rsidRPr="00130990">
        <w:t>use</w:t>
      </w:r>
      <w:r w:rsidR="00B815FF">
        <w:t>d</w:t>
      </w:r>
      <w:r w:rsidR="00F502D0" w:rsidRPr="00130990">
        <w:t xml:space="preserve"> to aggregate </w:t>
      </w:r>
      <w:r w:rsidR="00B815FF">
        <w:t xml:space="preserve">data </w:t>
      </w:r>
      <w:r w:rsidR="00F502D0" w:rsidRPr="00130990">
        <w:t xml:space="preserve">and estimate parameters </w:t>
      </w:r>
      <w:r w:rsidR="00E93218">
        <w:t>related to</w:t>
      </w:r>
      <w:r w:rsidR="00E93218" w:rsidRPr="00130990">
        <w:t xml:space="preserve"> </w:t>
      </w:r>
      <w:r w:rsidR="00F502D0" w:rsidRPr="00130990">
        <w:t>somatic growth.</w:t>
      </w:r>
      <w:r w:rsidR="005279AD">
        <w:t xml:space="preserve"> </w:t>
      </w:r>
      <w:r w:rsidR="005279AD" w:rsidRPr="00F94F28">
        <w:rPr>
          <w:color w:val="4472C4" w:themeColor="accent1"/>
        </w:rPr>
        <w:t xml:space="preserve">The significance of these breaks can be </w:t>
      </w:r>
      <w:del w:id="28" w:author="Punt, Andre (O&amp;A, Hobart)" w:date="2019-10-06T09:02:00Z">
        <w:r w:rsidR="005279AD" w:rsidRPr="00F94F28" w:rsidDel="00A40A0E">
          <w:rPr>
            <w:color w:val="4472C4" w:themeColor="accent1"/>
          </w:rPr>
          <w:delText xml:space="preserve">falsified </w:delText>
        </w:r>
      </w:del>
      <w:ins w:id="29" w:author="Punt, Andre (O&amp;A, Hobart)" w:date="2019-10-06T09:02:00Z">
        <w:r w:rsidR="00A40A0E">
          <w:rPr>
            <w:color w:val="4472C4" w:themeColor="accent1"/>
          </w:rPr>
          <w:t>evaluated</w:t>
        </w:r>
        <w:r w:rsidR="00A40A0E" w:rsidRPr="00F94F28">
          <w:rPr>
            <w:color w:val="4472C4" w:themeColor="accent1"/>
          </w:rPr>
          <w:t xml:space="preserve"> </w:t>
        </w:r>
      </w:ins>
      <w:r w:rsidR="005279AD" w:rsidRPr="00F94F28">
        <w:rPr>
          <w:color w:val="4472C4" w:themeColor="accent1"/>
        </w:rPr>
        <w:t>by comparing overlap in growth parameter estimates and tested against or among pre-specified breaks of interest (i.e. an area with a known ecosystem regime).</w:t>
      </w:r>
      <w:r w:rsidR="005279AD">
        <w:t xml:space="preserve"> </w:t>
      </w:r>
      <w:r w:rsidR="00F502D0" w:rsidRPr="00130990">
        <w:t xml:space="preserve"> </w:t>
      </w:r>
      <w:bookmarkEnd w:id="27"/>
      <w:r w:rsidR="002360BE">
        <w:t xml:space="preserve">To </w:t>
      </w:r>
      <w:r w:rsidR="004477B5">
        <w:t>meet this need</w:t>
      </w:r>
      <w:r w:rsidR="002360BE">
        <w:t xml:space="preserve"> we present a new method, which uses the first derivative of smooth functions</w:t>
      </w:r>
      <w:r w:rsidR="00721795">
        <w:t xml:space="preserve"> (splines)</w:t>
      </w:r>
      <w:r w:rsidR="002360BE">
        <w:t xml:space="preserve"> from a generalized additive model (GAM) to detect change points in spatially- and temporally-structured fisheries growth data that minimizes the use of pre-supposed stratifications in a simple, rapid computational framework. </w:t>
      </w:r>
      <w:r w:rsidR="00B815FF">
        <w:t>T</w:t>
      </w:r>
      <w:r w:rsidR="00F502D0" w:rsidRPr="00130990">
        <w:t xml:space="preserve">he method does not require the specification of multiple error structures </w:t>
      </w:r>
      <w:r w:rsidR="00F502D0">
        <w:t>nor the</w:t>
      </w:r>
      <w:r w:rsidR="00F502D0" w:rsidRPr="00130990">
        <w:t xml:space="preserve"> construction of spatial meshes, which can be computationally expensive when large </w:t>
      </w:r>
      <w:r w:rsidR="00F502D0" w:rsidRPr="00130990">
        <w:fldChar w:fldCharType="begin" w:fldLock="1"/>
      </w:r>
      <w:r w:rsidR="00EE423C">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2019)","plainTextFormattedCitation":"(Thorson, 2019)","previouslyFormattedCitation":"(Thorson, 2019)"},"properties":{"noteIndex":0},"schema":"https://github.com/citation-style-language/schema/raw/master/csl-citation.json"}</w:instrText>
      </w:r>
      <w:r w:rsidR="00F502D0" w:rsidRPr="00130990">
        <w:fldChar w:fldCharType="separate"/>
      </w:r>
      <w:r w:rsidR="000E0325" w:rsidRPr="000E0325">
        <w:rPr>
          <w:noProof/>
        </w:rPr>
        <w:t>(Thorson, 2019)</w:t>
      </w:r>
      <w:r w:rsidR="00F502D0" w:rsidRPr="00130990">
        <w:fldChar w:fldCharType="end"/>
      </w:r>
      <w:r w:rsidR="00F502D0" w:rsidRPr="00130990">
        <w:t>. The analysis of first derivatives</w:t>
      </w:r>
      <w:r w:rsidR="004477B5">
        <w:t xml:space="preserve"> of regression splines</w:t>
      </w:r>
      <w:r w:rsidR="00F502D0" w:rsidRPr="00130990">
        <w:t xml:space="preserve"> in GAMs for change-point analysis has </w:t>
      </w:r>
      <w:r w:rsidR="007C4382">
        <w:t xml:space="preserve">been </w:t>
      </w:r>
      <w:r w:rsidR="00F502D0" w:rsidRPr="00130990">
        <w:t>recently used in terrestrial paleoecology</w:t>
      </w:r>
      <w:r w:rsidR="00F502D0">
        <w:t xml:space="preserve"> </w:t>
      </w:r>
      <w:r w:rsidR="00F502D0">
        <w:fldChar w:fldCharType="begin" w:fldLock="1"/>
      </w:r>
      <w:r w:rsidR="00F502D0">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rsidR="00F502D0">
        <w:fldChar w:fldCharType="separate"/>
      </w:r>
      <w:r w:rsidR="00F502D0" w:rsidRPr="00A313A5">
        <w:rPr>
          <w:noProof/>
        </w:rPr>
        <w:t>(Simpson, 2018)</w:t>
      </w:r>
      <w:r w:rsidR="00F502D0">
        <w:fldChar w:fldCharType="end"/>
      </w:r>
      <w:r w:rsidR="00F502D0">
        <w:t xml:space="preserve"> and geophysics </w:t>
      </w:r>
      <w:r w:rsidR="00F502D0">
        <w:fldChar w:fldCharType="begin" w:fldLock="1"/>
      </w:r>
      <w:r w:rsidR="00F502D0">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rsidR="00F502D0">
        <w:fldChar w:fldCharType="separate"/>
      </w:r>
      <w:r w:rsidR="00F502D0" w:rsidRPr="005F254B">
        <w:rPr>
          <w:noProof/>
        </w:rPr>
        <w:t>(Beck et al., 2018)</w:t>
      </w:r>
      <w:r w:rsidR="00F502D0">
        <w:fldChar w:fldCharType="end"/>
      </w:r>
      <w:r w:rsidR="00F502D0">
        <w:t xml:space="preserve">. </w:t>
      </w:r>
      <w:r w:rsidR="00B1424C">
        <w:t>The underlying assumption is that the</w:t>
      </w:r>
      <w:r w:rsidR="00B0174F">
        <w:t xml:space="preserve"> rate of change (the first derivative) of a given predictor is an appropriate measure of the direction and magnitude of the predictor-response relationship. The spline itself may be highly non-linear, but predictor values </w:t>
      </w:r>
      <w:r w:rsidR="009D7443">
        <w:t>at</w:t>
      </w:r>
      <w:r w:rsidR="00B0174F">
        <w:t xml:space="preserve"> which the slope of the spline is large</w:t>
      </w:r>
      <w:r w:rsidR="009D7443">
        <w:t>ly positive or negative</w:t>
      </w:r>
      <w:r w:rsidR="00B0174F">
        <w:t xml:space="preserve"> are taken to denote where the response variable is changing</w:t>
      </w:r>
      <w:r w:rsidR="00721795">
        <w:t xml:space="preserve"> the most.</w:t>
      </w:r>
    </w:p>
    <w:p w14:paraId="483523C6" w14:textId="406147D4" w:rsidR="00B10712" w:rsidRDefault="00B1424C" w:rsidP="008B4B4A">
      <w:pPr>
        <w:spacing w:after="0" w:line="276" w:lineRule="auto"/>
        <w:ind w:firstLine="360"/>
        <w:jc w:val="both"/>
      </w:pPr>
      <w:r>
        <w:lastRenderedPageBreak/>
        <w:t xml:space="preserve"> </w:t>
      </w:r>
      <w:r w:rsidR="002360BE">
        <w:rPr>
          <w:rFonts w:cstheme="minorHAnsi"/>
          <w:iCs/>
        </w:rPr>
        <w:t>Our</w:t>
      </w:r>
      <w:r w:rsidR="00F502D0">
        <w:rPr>
          <w:rFonts w:cstheme="minorHAnsi"/>
          <w:iCs/>
        </w:rPr>
        <w:t xml:space="preserve"> </w:t>
      </w:r>
      <w:r w:rsidR="005279AD" w:rsidRPr="00F94F28">
        <w:rPr>
          <w:rFonts w:cstheme="minorHAnsi"/>
          <w:iCs/>
          <w:color w:val="4472C4" w:themeColor="accent1"/>
        </w:rPr>
        <w:t xml:space="preserve">GAM-based </w:t>
      </w:r>
      <w:r w:rsidR="00F502D0">
        <w:rPr>
          <w:rFonts w:cstheme="minorHAnsi"/>
          <w:iCs/>
        </w:rPr>
        <w:t xml:space="preserve">method has the potential to improve detection of large-scale patterns in fish growth, and aid in the development of </w:t>
      </w:r>
      <w:r w:rsidR="005A4A3F">
        <w:rPr>
          <w:rFonts w:cstheme="minorHAnsi"/>
          <w:iCs/>
        </w:rPr>
        <w:t>spatially-</w:t>
      </w:r>
      <w:r w:rsidR="00F502D0">
        <w:rPr>
          <w:rFonts w:cstheme="minorHAnsi"/>
          <w:iCs/>
        </w:rPr>
        <w:t xml:space="preserve">structured population dynamics models. We use simulation to test the robustness of the method </w:t>
      </w:r>
      <w:del w:id="30" w:author="Punt, Andre (O&amp;A, Hobart)" w:date="2019-10-06T09:02:00Z">
        <w:r w:rsidR="00987ACA" w:rsidDel="00A40A0E">
          <w:rPr>
            <w:rFonts w:cstheme="minorHAnsi"/>
            <w:iCs/>
          </w:rPr>
          <w:delText xml:space="preserve">for </w:delText>
        </w:r>
      </w:del>
      <w:ins w:id="31" w:author="Punt, Andre (O&amp;A, Hobart)" w:date="2019-10-06T09:02:00Z">
        <w:r w:rsidR="00A40A0E">
          <w:rPr>
            <w:rFonts w:cstheme="minorHAnsi"/>
            <w:iCs/>
          </w:rPr>
          <w:t xml:space="preserve">using </w:t>
        </w:r>
      </w:ins>
      <w:r w:rsidR="00F07D97">
        <w:rPr>
          <w:rFonts w:cstheme="minorHAnsi"/>
          <w:iCs/>
        </w:rPr>
        <w:t xml:space="preserve">synthetic </w:t>
      </w:r>
      <w:r w:rsidR="006665D1">
        <w:rPr>
          <w:rFonts w:cstheme="minorHAnsi"/>
          <w:iCs/>
        </w:rPr>
        <w:t>length</w:t>
      </w:r>
      <w:r w:rsidR="00B815FF">
        <w:rPr>
          <w:rFonts w:cstheme="minorHAnsi"/>
          <w:iCs/>
        </w:rPr>
        <w:t>-</w:t>
      </w:r>
      <w:r w:rsidR="006665D1">
        <w:rPr>
          <w:rFonts w:cstheme="minorHAnsi"/>
          <w:iCs/>
        </w:rPr>
        <w:t>at</w:t>
      </w:r>
      <w:r w:rsidR="00B815FF">
        <w:rPr>
          <w:rFonts w:cstheme="minorHAnsi"/>
          <w:iCs/>
        </w:rPr>
        <w:t>-</w:t>
      </w:r>
      <w:r w:rsidR="006665D1">
        <w:rPr>
          <w:rFonts w:cstheme="minorHAnsi"/>
          <w:iCs/>
        </w:rPr>
        <w:t>age</w:t>
      </w:r>
      <w:r w:rsidR="00F502D0">
        <w:rPr>
          <w:rFonts w:cstheme="minorHAnsi"/>
          <w:iCs/>
        </w:rPr>
        <w:t xml:space="preserve"> data</w:t>
      </w:r>
      <w:r w:rsidR="00BE093A">
        <w:rPr>
          <w:rFonts w:cstheme="minorHAnsi"/>
          <w:iCs/>
        </w:rPr>
        <w:t xml:space="preserve"> of varied</w:t>
      </w:r>
      <w:r w:rsidR="00C8377A">
        <w:rPr>
          <w:rFonts w:cstheme="minorHAnsi"/>
          <w:iCs/>
        </w:rPr>
        <w:t xml:space="preserve"> </w:t>
      </w:r>
      <w:r w:rsidR="00BE093A">
        <w:rPr>
          <w:rFonts w:cstheme="minorHAnsi"/>
          <w:iCs/>
        </w:rPr>
        <w:t>complexity</w:t>
      </w:r>
      <w:r w:rsidR="00F502D0">
        <w:rPr>
          <w:rFonts w:cstheme="minorHAnsi"/>
          <w:iCs/>
        </w:rPr>
        <w:t xml:space="preserve">, and present a case study application to </w:t>
      </w:r>
      <w:r w:rsidR="00EE423C">
        <w:rPr>
          <w:rFonts w:cstheme="minorHAnsi"/>
          <w:iCs/>
        </w:rPr>
        <w:t xml:space="preserve">Northeast </w:t>
      </w:r>
      <w:r w:rsidR="00F502D0">
        <w:rPr>
          <w:rFonts w:cstheme="minorHAnsi"/>
          <w:iCs/>
        </w:rPr>
        <w:t>Pacific sablefish (</w:t>
      </w:r>
      <w:proofErr w:type="spellStart"/>
      <w:r w:rsidR="00F502D0">
        <w:rPr>
          <w:rFonts w:cstheme="minorHAnsi"/>
          <w:i/>
          <w:iCs/>
        </w:rPr>
        <w:t>Anoplopoma</w:t>
      </w:r>
      <w:proofErr w:type="spellEnd"/>
      <w:r w:rsidR="00F502D0">
        <w:rPr>
          <w:rFonts w:cstheme="minorHAnsi"/>
          <w:i/>
          <w:iCs/>
        </w:rPr>
        <w:t xml:space="preserve"> fimbria</w:t>
      </w:r>
      <w:r w:rsidR="00F502D0" w:rsidRPr="00BF132A">
        <w:rPr>
          <w:rFonts w:cstheme="minorHAnsi"/>
          <w:iCs/>
        </w:rPr>
        <w:t>)</w:t>
      </w:r>
      <w:r w:rsidR="00F502D0">
        <w:rPr>
          <w:rFonts w:cstheme="minorHAnsi"/>
          <w:i/>
          <w:iCs/>
        </w:rPr>
        <w:t>.</w:t>
      </w:r>
      <w:bookmarkStart w:id="32" w:name="_Hlk1972912"/>
      <w:r w:rsidR="003351C8">
        <w:rPr>
          <w:rFonts w:cstheme="minorHAnsi"/>
          <w:iCs/>
        </w:rPr>
        <w:t xml:space="preserve"> </w:t>
      </w:r>
      <w:r w:rsidR="002360BE">
        <w:t>Sablefish are a highly mobile, long-lived, and valuable groundfish that have high movement rates (10 – 88% annual movement probabilities across Alaska,</w:t>
      </w:r>
      <w:r w:rsidR="00AC174C">
        <w:t xml:space="preserve"> with </w:t>
      </w:r>
      <w:r w:rsidR="00B35BCB">
        <w:t xml:space="preserve">a </w:t>
      </w:r>
      <w:r w:rsidR="00AC174C">
        <w:t>mean great-circle distance of 191 km in a single year</w:t>
      </w:r>
      <w:r w:rsidR="00E93218">
        <w:t xml:space="preserve">; </w:t>
      </w:r>
      <w:r w:rsidR="002360BE">
        <w:fldChar w:fldCharType="begin" w:fldLock="1"/>
      </w:r>
      <w:r w:rsidR="002360BE">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2360BE">
        <w:fldChar w:fldCharType="separate"/>
      </w:r>
      <w:r w:rsidR="002360BE">
        <w:rPr>
          <w:noProof/>
        </w:rPr>
        <w:t>Hanselman et al. 2015)</w:t>
      </w:r>
      <w:r w:rsidR="002360BE">
        <w:fldChar w:fldCharType="end"/>
      </w:r>
      <w:r w:rsidR="002360BE">
        <w:t xml:space="preserve"> and range from Southern California to the Bering Sea. </w:t>
      </w:r>
      <w:r w:rsidR="00B10712" w:rsidRPr="004906F5">
        <w:t xml:space="preserve">Concurrent population declines across the entire range </w:t>
      </w:r>
      <w:r w:rsidR="002B7190">
        <w:t>over</w:t>
      </w:r>
      <w:r w:rsidR="00B10712" w:rsidRPr="004906F5">
        <w:t xml:space="preserve"> the past few decades have increased concern about the status </w:t>
      </w:r>
      <w:r w:rsidR="00B10712">
        <w:t>of sablefish</w:t>
      </w:r>
      <w:r w:rsidR="00E93218">
        <w:t>,</w:t>
      </w:r>
      <w:r w:rsidR="00B10712">
        <w:t xml:space="preserve"> </w:t>
      </w:r>
      <w:r w:rsidR="00B10712" w:rsidRPr="004906F5">
        <w:t xml:space="preserve">and </w:t>
      </w:r>
      <w:r w:rsidR="00B10712">
        <w:t xml:space="preserve">interest in identifying the </w:t>
      </w:r>
      <w:r w:rsidR="00B10712" w:rsidRPr="004906F5">
        <w:t>causes of th</w:t>
      </w:r>
      <w:r w:rsidR="00B10712">
        <w:t>e</w:t>
      </w:r>
      <w:r w:rsidR="00B10712" w:rsidRPr="004906F5">
        <w:t xml:space="preserve"> downward trend. </w:t>
      </w:r>
      <w:r w:rsidR="002360BE" w:rsidRPr="00F94F28">
        <w:rPr>
          <w:color w:val="4472C4" w:themeColor="accent1"/>
        </w:rPr>
        <w:t xml:space="preserve">Sablefish stock assessment and management occur independently </w:t>
      </w:r>
      <w:r w:rsidR="00F978C8" w:rsidRPr="00F94F28">
        <w:rPr>
          <w:color w:val="4472C4" w:themeColor="accent1"/>
        </w:rPr>
        <w:t>within political boundaries</w:t>
      </w:r>
      <w:r w:rsidR="00F94F28">
        <w:rPr>
          <w:color w:val="4472C4" w:themeColor="accent1"/>
        </w:rPr>
        <w:t xml:space="preserve">, </w:t>
      </w:r>
      <w:r w:rsidR="002360BE">
        <w:t xml:space="preserve">namely Alaska (AK), British Columbia (BC), and the US West Coast in the California Current (CC), assuming that these are closed stocks. However, recent work has shown that there is little genetic evidence </w:t>
      </w:r>
      <w:del w:id="33" w:author="Punt, Andre (O&amp;A, Hobart)" w:date="2019-10-06T09:03:00Z">
        <w:r w:rsidR="002360BE" w:rsidDel="00A40A0E">
          <w:delText xml:space="preserve">of </w:delText>
        </w:r>
      </w:del>
      <w:ins w:id="34" w:author="Punt, Andre (O&amp;A, Hobart)" w:date="2019-10-06T09:03:00Z">
        <w:r w:rsidR="00A40A0E">
          <w:t xml:space="preserve">for </w:t>
        </w:r>
      </w:ins>
      <w:r w:rsidR="002360BE">
        <w:t>population differentiation in sablefish across the</w:t>
      </w:r>
      <w:r w:rsidR="00AC174C">
        <w:t xml:space="preserve"> NE Pacific</w:t>
      </w:r>
      <w:r w:rsidR="002360BE">
        <w:t xml:space="preserve"> </w:t>
      </w:r>
      <w:r w:rsidR="002360BE">
        <w:fldChar w:fldCharType="begin" w:fldLock="1"/>
      </w:r>
      <w:r w:rsidR="000E0325">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)","type":"article-journal","volume":"74"},"uris":["http://www.mendeley.com/documents/?uuid=8db04256-9463-419b-b297-e57eeb3962d3"]}],"mendeley":{"formattedCitation":"(Jasonowicz et al., 2017)","plainTextFormattedCitation":"(Jasonowicz et al., 2017)","previouslyFormattedCitation":"(Jasonowicz et al., 2017)"},"properties":{"noteIndex":0},"schema":"https://github.com/citation-style-language/schema/raw/master/csl-citation.json"}</w:instrText>
      </w:r>
      <w:r w:rsidR="002360BE">
        <w:fldChar w:fldCharType="separate"/>
      </w:r>
      <w:r w:rsidR="004F40D2" w:rsidRPr="004F40D2">
        <w:rPr>
          <w:noProof/>
        </w:rPr>
        <w:t>(Jasonowicz et al., 2017)</w:t>
      </w:r>
      <w:r w:rsidR="002360BE">
        <w:fldChar w:fldCharType="end"/>
      </w:r>
      <w:r w:rsidR="002360BE">
        <w:t xml:space="preserve">, </w:t>
      </w:r>
      <w:r w:rsidR="00B35BCB">
        <w:t>al</w:t>
      </w:r>
      <w:r w:rsidR="002360BE">
        <w:t xml:space="preserve">though there is evidence for differences in growth rate and size-at-maturity throughout the range </w:t>
      </w:r>
      <w:r w:rsidR="002360BE">
        <w:fldChar w:fldCharType="begin" w:fldLock="1"/>
      </w:r>
      <w:r w:rsidR="002360BE">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rsidR="002360BE">
        <w:fldChar w:fldCharType="separate"/>
      </w:r>
      <w:r w:rsidR="002360BE">
        <w:rPr>
          <w:noProof/>
        </w:rPr>
        <w:t>(McDevitt, 1990)</w:t>
      </w:r>
      <w:r w:rsidR="002360BE">
        <w:fldChar w:fldCharType="end"/>
      </w:r>
      <w:r w:rsidR="002360BE">
        <w:t xml:space="preserve">. This suggests that the current delineation of assessment and </w:t>
      </w:r>
      <w:r w:rsidR="002360BE" w:rsidRPr="00C55A5D">
        <w:rPr>
          <w:color w:val="4472C4" w:themeColor="accent1"/>
        </w:rPr>
        <w:t xml:space="preserve">management </w:t>
      </w:r>
      <w:r w:rsidR="00F978C8" w:rsidRPr="00C55A5D">
        <w:rPr>
          <w:color w:val="4472C4" w:themeColor="accent1"/>
        </w:rPr>
        <w:t xml:space="preserve">areas </w:t>
      </w:r>
      <w:del w:id="35" w:author="Punt, Andre (O&amp;A, Hobart)" w:date="2019-10-06T09:03:00Z">
        <w:r w:rsidR="002360BE" w:rsidDel="00A40A0E">
          <w:delText xml:space="preserve">is </w:delText>
        </w:r>
      </w:del>
      <w:ins w:id="36" w:author="Punt, Andre (O&amp;A, Hobart)" w:date="2019-10-06T09:03:00Z">
        <w:r w:rsidR="00A40A0E">
          <w:t xml:space="preserve">may be </w:t>
        </w:r>
      </w:ins>
      <w:r w:rsidR="002360BE">
        <w:t xml:space="preserve">incongruent with the stock’s actual spatial structure and underscores the potential value of developing a population dynamics model that </w:t>
      </w:r>
      <w:r w:rsidR="00B10712" w:rsidRPr="004906F5">
        <w:t xml:space="preserve">represents the heterogeneity of sablefish </w:t>
      </w:r>
      <w:r w:rsidR="00B10712">
        <w:t xml:space="preserve">growth </w:t>
      </w:r>
      <w:r w:rsidR="00B10712" w:rsidRPr="004906F5">
        <w:t>throughout their range</w:t>
      </w:r>
      <w:r w:rsidR="00B10712">
        <w:t xml:space="preserve">. </w:t>
      </w:r>
    </w:p>
    <w:p w14:paraId="16712157" w14:textId="6919EA11" w:rsidR="002C21EB" w:rsidRPr="00C55A5D" w:rsidRDefault="002C21EB" w:rsidP="008B4B4A">
      <w:pPr>
        <w:spacing w:after="0" w:line="276" w:lineRule="auto"/>
        <w:ind w:firstLine="360"/>
        <w:jc w:val="both"/>
      </w:pPr>
      <w:r w:rsidRPr="003F6D4D">
        <w:t xml:space="preserve">We </w:t>
      </w:r>
      <w:del w:id="37" w:author="Punt, Andre (O&amp;A, Hobart)" w:date="2019-10-06T09:03:00Z">
        <w:r w:rsidDel="00A40A0E">
          <w:delText>aimed</w:delText>
        </w:r>
        <w:r w:rsidRPr="003F6D4D" w:rsidDel="00A40A0E">
          <w:delText xml:space="preserve"> to </w:delText>
        </w:r>
      </w:del>
      <w:r w:rsidRPr="003F6D4D">
        <w:t>develop</w:t>
      </w:r>
      <w:ins w:id="38" w:author="Punt, Andre (O&amp;A, Hobart)" w:date="2019-10-06T09:03:00Z">
        <w:r w:rsidR="00A40A0E">
          <w:t>ed</w:t>
        </w:r>
      </w:ins>
      <w:r w:rsidRPr="003F6D4D">
        <w:t xml:space="preserve"> a </w:t>
      </w:r>
      <w:r>
        <w:t>data-</w:t>
      </w:r>
      <w:r w:rsidR="00B03260">
        <w:t>model-based</w:t>
      </w:r>
      <w:r>
        <w:t xml:space="preserve"> </w:t>
      </w:r>
      <w:r w:rsidRPr="003F6D4D">
        <w:t xml:space="preserve">method </w:t>
      </w:r>
      <w:r>
        <w:t>that</w:t>
      </w:r>
      <w:r w:rsidRPr="003F6D4D">
        <w:t xml:space="preserve"> would simultaneously identify spatiotemporal zones between which fish </w:t>
      </w:r>
      <w:r>
        <w:t>length-at-age</w:t>
      </w:r>
      <w:r w:rsidRPr="003F6D4D">
        <w:t xml:space="preserve"> </w:t>
      </w:r>
      <w:r w:rsidR="00133BB7" w:rsidRPr="003F6D4D">
        <w:t>varies and</w:t>
      </w:r>
      <w:r w:rsidRPr="003F6D4D">
        <w:t xml:space="preserve"> illustrat</w:t>
      </w:r>
      <w:r>
        <w:t>e</w:t>
      </w:r>
      <w:r w:rsidRPr="003F6D4D">
        <w:t xml:space="preserve"> correlations </w:t>
      </w:r>
      <w:r>
        <w:t>between</w:t>
      </w:r>
      <w:r w:rsidRPr="003F6D4D">
        <w:t xml:space="preserve"> growth </w:t>
      </w:r>
      <w:r>
        <w:t>and</w:t>
      </w:r>
      <w:r w:rsidRPr="003F6D4D">
        <w:t xml:space="preserve"> </w:t>
      </w:r>
      <w:r>
        <w:t>spatiotemporal</w:t>
      </w:r>
      <w:r w:rsidRPr="003F6D4D">
        <w:t xml:space="preserve"> covariates (such as an increase with latitude). A method to identify </w:t>
      </w:r>
      <w:r>
        <w:t>such</w:t>
      </w:r>
      <w:r w:rsidRPr="003F6D4D">
        <w:t xml:space="preserve"> patterns in important population traits can help researchers determine whether current management scale</w:t>
      </w:r>
      <w:r>
        <w:t>s</w:t>
      </w:r>
      <w:r w:rsidRPr="003F6D4D">
        <w:t xml:space="preserve"> </w:t>
      </w:r>
      <w:r>
        <w:t>are</w:t>
      </w:r>
      <w:r w:rsidRPr="003F6D4D">
        <w:t xml:space="preserve"> appropriate </w:t>
      </w:r>
      <w:r>
        <w:t>given</w:t>
      </w:r>
      <w:r w:rsidRPr="003F6D4D">
        <w:t xml:space="preserve"> the dynamics present in the population. Because these dynamics are potentially environmentally linked, such a method can also uncover whether </w:t>
      </w:r>
      <w:r>
        <w:t>spatiotemporal</w:t>
      </w:r>
      <w:r w:rsidRPr="003F6D4D">
        <w:t xml:space="preserve"> patterns in </w:t>
      </w:r>
      <w:r>
        <w:t xml:space="preserve">investigated </w:t>
      </w:r>
      <w:r w:rsidRPr="003F6D4D">
        <w:t>traits correspond to major environmental features</w:t>
      </w:r>
      <w:r>
        <w:t xml:space="preserve"> (such as ocean currents) or </w:t>
      </w:r>
      <w:proofErr w:type="spellStart"/>
      <w:r>
        <w:t>forcings</w:t>
      </w:r>
      <w:proofErr w:type="spellEnd"/>
      <w:r>
        <w:t xml:space="preserve"> (such as climactic oscillations), </w:t>
      </w:r>
      <w:r w:rsidRPr="003F6D4D">
        <w:t xml:space="preserve">which </w:t>
      </w:r>
      <w:r>
        <w:t xml:space="preserve">can help inform the implementation </w:t>
      </w:r>
      <w:r w:rsidRPr="003F6D4D">
        <w:t>of ecosystem-based fisheries management.</w:t>
      </w:r>
    </w:p>
    <w:p w14:paraId="52DD1F56" w14:textId="5C181923" w:rsidR="00F502D0" w:rsidRDefault="0023745F" w:rsidP="008B4B4A">
      <w:pPr>
        <w:pStyle w:val="Heading1"/>
        <w:keepNext/>
        <w:keepLines/>
        <w:spacing w:before="240" w:after="0" w:line="276" w:lineRule="auto"/>
        <w:jc w:val="both"/>
      </w:pPr>
      <w:r>
        <w:t xml:space="preserve">2 </w:t>
      </w:r>
      <w:r w:rsidR="00F502D0" w:rsidRPr="004906F5">
        <w:t>Methods</w:t>
      </w:r>
    </w:p>
    <w:p w14:paraId="78156E27" w14:textId="5797D938" w:rsidR="0085796C" w:rsidRPr="0085796C" w:rsidRDefault="0023745F" w:rsidP="008B4B4A">
      <w:pPr>
        <w:pStyle w:val="Heading2"/>
        <w:spacing w:line="276" w:lineRule="auto"/>
        <w:jc w:val="both"/>
      </w:pPr>
      <w:r>
        <w:t xml:space="preserve">2.1 </w:t>
      </w:r>
      <w:r w:rsidR="0085796C">
        <w:t xml:space="preserve">Method </w:t>
      </w:r>
      <w:r w:rsidR="005A4A3F">
        <w:t>s</w:t>
      </w:r>
      <w:r w:rsidR="0085796C">
        <w:t>ummary</w:t>
      </w:r>
    </w:p>
    <w:p w14:paraId="23D1C9B5" w14:textId="0787B34F" w:rsidR="00B10712" w:rsidRDefault="00F07D97" w:rsidP="008B4B4A">
      <w:pPr>
        <w:spacing w:after="0" w:line="276" w:lineRule="auto"/>
        <w:jc w:val="both"/>
      </w:pPr>
      <w:r>
        <w:t>T</w:t>
      </w:r>
      <w:r w:rsidR="00231872">
        <w:t xml:space="preserve">he method </w:t>
      </w:r>
      <w:r w:rsidR="00DB1412">
        <w:t>fits</w:t>
      </w:r>
      <w:r w:rsidR="00231872">
        <w:t xml:space="preserve"> a GAM </w:t>
      </w:r>
      <w:r w:rsidR="00DB1412">
        <w:t>to the vector of observed lengths of fish of a single age as the response variable, predicted by separate smoothers</w:t>
      </w:r>
      <w:r w:rsidR="007572D5">
        <w:t xml:space="preserve"> at knots </w:t>
      </w:r>
      <w:r w:rsidR="007572D5">
        <w:rPr>
          <w:i/>
          <w:iCs/>
        </w:rPr>
        <w:t>t</w:t>
      </w:r>
      <w:r w:rsidR="007572D5">
        <w:t xml:space="preserve"> </w:t>
      </w:r>
      <w:r w:rsidR="00DB1412">
        <w:t>for year, latitude, and longitude</w:t>
      </w:r>
      <w:r w:rsidR="002F0BDE">
        <w:t xml:space="preserve">, </w:t>
      </w:r>
      <w:r w:rsidR="00231872">
        <w:t xml:space="preserve">using the </w:t>
      </w:r>
      <w:proofErr w:type="spellStart"/>
      <w:r w:rsidR="00231872">
        <w:t>mgcv</w:t>
      </w:r>
      <w:proofErr w:type="spellEnd"/>
      <w:r w:rsidR="00231872">
        <w:t xml:space="preserve"> package </w:t>
      </w:r>
      <w:r w:rsidR="00231872">
        <w:fldChar w:fldCharType="begin" w:fldLock="1"/>
      </w:r>
      <w:r w:rsidR="00D335A9">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rsidR="00231872">
        <w:fldChar w:fldCharType="separate"/>
      </w:r>
      <w:r w:rsidR="00575CEA" w:rsidRPr="00575CEA">
        <w:rPr>
          <w:noProof/>
        </w:rPr>
        <w:t>(Wood, 2011)</w:t>
      </w:r>
      <w:r w:rsidR="00231872">
        <w:fldChar w:fldCharType="end"/>
      </w:r>
      <w:r w:rsidR="00231872">
        <w:t xml:space="preserve"> in R </w:t>
      </w:r>
      <w:r w:rsidR="00231872">
        <w:fldChar w:fldCharType="begin" w:fldLock="1"/>
      </w:r>
      <w:r w:rsidR="009F29A5">
        <w:instrText>ADDIN CSL_CITATION {"citationItems":[{"id":"ITEM-1","itemData":{"DOI":"10.1007/978-3-540-74686-7","ISBN":"3_900051_00_3","ISSN":"3-900051-07-0","PMID":"16106260","author":[{"dropping-particle":"","family":"R Development Core Team","given":"","non-dropping-particle":"","parse-names":false,"suffix":""}],"container-title":"R Foundation for Statistical Computing","id":"ITEM-1","issued":{"date-parts":[["2016"]]},"title":"R: A Language and Environment for Statistical Computing","type":"article-journal"},"uris":["http://www.mendeley.com/documents/?uuid=b85adf5b-62f0-4bc7-a02e-25fed85ac04c"]}],"mendeley":{"formattedCitation":"(R Development Core Team, 2016)","manualFormatting":"( R Development Core Team, 2016)","plainTextFormattedCitation":"(R Development Core Team, 2016)","previouslyFormattedCitation":"(R Development Core Team, 2016)"},"properties":{"noteIndex":0},"schema":"https://github.com/citation-style-language/schema/raw/master/csl-citation.json"}</w:instrText>
      </w:r>
      <w:r w:rsidR="00231872">
        <w:fldChar w:fldCharType="separate"/>
      </w:r>
      <w:r w:rsidR="00EE423C" w:rsidRPr="00EE423C">
        <w:rPr>
          <w:noProof/>
        </w:rPr>
        <w:t>( R Development Core Team, 2016)</w:t>
      </w:r>
      <w:r w:rsidR="00231872">
        <w:fldChar w:fldCharType="end"/>
      </w:r>
      <w:r w:rsidR="00B10712">
        <w:t>, i.e.</w:t>
      </w:r>
    </w:p>
    <w:p w14:paraId="1AE6CBC9" w14:textId="0A84251C" w:rsidR="00231872" w:rsidRPr="005F254B" w:rsidRDefault="00231872" w:rsidP="008B4B4A">
      <w:pPr>
        <w:spacing w:before="120" w:after="120" w:line="276" w:lineRule="auto"/>
        <w:ind w:firstLine="360"/>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2C0BDF">
        <w:rPr>
          <w:noProof/>
        </w:rPr>
        <w:t>1</w:t>
      </w:r>
      <w:r>
        <w:rPr>
          <w:noProof/>
        </w:rPr>
        <w:fldChar w:fldCharType="end"/>
      </w:r>
      <w:r>
        <w:t xml:space="preserve"> </w:t>
      </w:r>
      <m:oMath>
        <m:r>
          <w:rPr>
            <w:rFonts w:ascii="Cambria Math" w:hAnsi="Cambria Math"/>
          </w:rPr>
          <m:t>g</m:t>
        </m:r>
        <m:d>
          <m:dPr>
            <m:ctrlPr>
              <w:rPr>
                <w:rFonts w:ascii="Cambria Math" w:hAnsi="Cambria Math"/>
                <w:i/>
              </w:rPr>
            </m:ctrlPr>
          </m:dPr>
          <m:e>
            <m:r>
              <m:rPr>
                <m:sty m:val="bi"/>
              </m:rPr>
              <w:rPr>
                <w:rFonts w:ascii="Cambria Math" w:hAnsi="Cambria Math"/>
              </w:rPr>
              <m:t>E(X)</m:t>
            </m:r>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rPr>
                </m:ctrlPr>
              </m:sSubPr>
              <m:e>
                <m:r>
                  <w:rPr>
                    <w:rFonts w:ascii="Cambria Math" w:hAnsi="Cambria Math"/>
                  </w:rPr>
                  <m:t>s</m:t>
                </m:r>
              </m:e>
              <m:sub>
                <m:r>
                  <w:rPr>
                    <w:rFonts w:ascii="Cambria Math" w:hAnsi="Cambria Math"/>
                  </w:rPr>
                  <m:t>t</m:t>
                </m:r>
              </m:sub>
            </m:sSub>
          </m:e>
        </m:d>
        <m:r>
          <w:rPr>
            <w:rFonts w:ascii="Cambria Math" w:hAnsi="Cambria Math"/>
          </w:rPr>
          <m:t>+f(</m:t>
        </m:r>
        <m:sSub>
          <m:sSubPr>
            <m:ctrlPr>
              <w:rPr>
                <w:rFonts w:ascii="Cambria Math" w:hAnsi="Cambria Math"/>
                <w:i/>
                <w:iCs/>
              </w:rPr>
            </m:ctrlPr>
          </m:sSubPr>
          <m:e>
            <m:r>
              <w:rPr>
                <w:rFonts w:ascii="Cambria Math" w:hAnsi="Cambria Math"/>
              </w:rPr>
              <m:t>k</m:t>
            </m:r>
          </m:e>
          <m:sub>
            <m:r>
              <w:rPr>
                <w:rFonts w:ascii="Cambria Math" w:hAnsi="Cambria Math"/>
              </w:rPr>
              <m:t>t</m:t>
            </m:r>
          </m:sub>
        </m:sSub>
        <m:r>
          <w:rPr>
            <w:rFonts w:ascii="Cambria Math" w:hAnsi="Cambria Math"/>
          </w:rPr>
          <m:t>)+</m:t>
        </m:r>
        <w:bookmarkStart w:id="39" w:name="_Hlk8372025"/>
        <m:sSub>
          <m:sSubPr>
            <m:ctrlPr>
              <w:rPr>
                <w:rFonts w:ascii="Cambria Math" w:hAnsi="Cambria Math"/>
                <w:i/>
                <w:iCs/>
              </w:rPr>
            </m:ctrlPr>
          </m:sSubPr>
          <m:e>
            <m:r>
              <w:rPr>
                <w:rFonts w:ascii="Cambria Math" w:hAnsi="Cambria Math"/>
              </w:rPr>
              <m:t>ϵ</m:t>
            </m:r>
          </m:e>
          <m:sub>
            <m:r>
              <w:rPr>
                <w:rFonts w:ascii="Cambria Math" w:hAnsi="Cambria Math"/>
              </w:rPr>
              <m:t>t</m:t>
            </m:r>
          </m:sub>
        </m:sSub>
      </m:oMath>
      <w:bookmarkEnd w:id="39"/>
    </w:p>
    <w:p w14:paraId="178FD8AD" w14:textId="01BE26F7" w:rsidR="00F502D0" w:rsidRPr="00BE53B7" w:rsidRDefault="00B10712" w:rsidP="008B4B4A">
      <w:pPr>
        <w:spacing w:after="0" w:line="276" w:lineRule="auto"/>
        <w:jc w:val="both"/>
      </w:pPr>
      <w:r>
        <w:t xml:space="preserve">where </w:t>
      </w:r>
      <w:r w:rsidRPr="00D62877">
        <w:rPr>
          <w:b/>
          <w:i/>
        </w:rPr>
        <w:t>E(Y)</w:t>
      </w:r>
      <w:r>
        <w:t xml:space="preserve"> represents the expected mean of fish length, </w:t>
      </w:r>
      <w:r>
        <w:rPr>
          <w:i/>
        </w:rPr>
        <w:t>g</w:t>
      </w:r>
      <w:r>
        <w:t xml:space="preserve"> is an invertible, monotonic</w:t>
      </w:r>
      <w:r w:rsidR="00A51BDE">
        <w:t xml:space="preserve"> link</w:t>
      </w:r>
      <w:r>
        <w:t xml:space="preserve"> function</w:t>
      </w:r>
      <w:r w:rsidRPr="00C30915">
        <w:t xml:space="preserve"> </w:t>
      </w:r>
      <w:r>
        <w:t>(</w:t>
      </w:r>
      <w:r w:rsidR="00A51BDE">
        <w:t>in this case,</w:t>
      </w:r>
      <w:r>
        <w:t xml:space="preserve"> the natural logarithm) that enables mapping from the response scale to the scale of the linear predictor, and the additive effects of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longitude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and year (</w:t>
      </w:r>
      <m:oMath>
        <m:sSub>
          <m:sSubPr>
            <m:ctrlPr>
              <w:rPr>
                <w:rFonts w:ascii="Cambria Math" w:hAnsi="Cambria Math"/>
                <w:i/>
                <w:iCs/>
              </w:rPr>
            </m:ctrlPr>
          </m:sSubPr>
          <m:e>
            <m:r>
              <w:rPr>
                <w:rFonts w:ascii="Cambria Math" w:hAnsi="Cambria Math"/>
              </w:rPr>
              <m:t>y</m:t>
            </m:r>
          </m:e>
          <m:sub>
            <m:r>
              <w:rPr>
                <w:rFonts w:ascii="Cambria Math" w:hAnsi="Cambria Math"/>
              </w:rPr>
              <m:t>t</m:t>
            </m:r>
          </m:sub>
        </m:sSub>
      </m:oMath>
      <w:r>
        <w:t xml:space="preserve">), which are smoothed </w:t>
      </w:r>
      <w:del w:id="40" w:author="Punt, Andre (O&amp;A, Hobart)" w:date="2019-10-06T09:04:00Z">
        <w:r w:rsidDel="00A40A0E">
          <w:delText xml:space="preserve">by </w:delText>
        </w:r>
      </w:del>
      <w:ins w:id="41" w:author="Punt, Andre (O&amp;A, Hobart)" w:date="2019-10-06T09:04:00Z">
        <w:r w:rsidR="00A40A0E">
          <w:t xml:space="preserve">using </w:t>
        </w:r>
      </w:ins>
      <w:r w:rsidR="008A679D">
        <w:t>a thin plate regression spline</w:t>
      </w:r>
      <w:r>
        <w:t xml:space="preserve"> </w:t>
      </w:r>
      <w:r w:rsidRPr="00D62877">
        <w:rPr>
          <w:i/>
        </w:rPr>
        <w:t>f</w:t>
      </w:r>
      <w:r>
        <w:t xml:space="preserve">.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FD66D6">
        <w:rPr>
          <w:rFonts w:eastAsiaTheme="minorEastAsia"/>
          <w:iCs/>
        </w:rPr>
        <w:t xml:space="preserve"> is a residual error term</w:t>
      </w:r>
      <w:r w:rsidR="002B7190">
        <w:rPr>
          <w:rFonts w:eastAsiaTheme="minorEastAsia"/>
          <w:iCs/>
        </w:rPr>
        <w:t xml:space="preserve"> assumed to be normally distributed</w:t>
      </w:r>
      <w:r w:rsidR="00FD66D6">
        <w:rPr>
          <w:rFonts w:eastAsiaTheme="minorEastAsia"/>
          <w:iCs/>
        </w:rPr>
        <w:t xml:space="preserve">. </w:t>
      </w:r>
      <w:r>
        <w:t>The effects of latitude</w:t>
      </w:r>
      <w:r w:rsidR="00F538F2">
        <w:t xml:space="preserve">, </w:t>
      </w:r>
      <w:r>
        <w:t xml:space="preserve">longitude </w:t>
      </w:r>
      <w:r w:rsidR="00F538F2">
        <w:t xml:space="preserve">and year </w:t>
      </w:r>
      <w:r>
        <w:t xml:space="preserve">on expected </w:t>
      </w:r>
      <w:r w:rsidR="00F538F2">
        <w:t>length</w:t>
      </w:r>
      <w:r>
        <w:t>-at-age are estimated as separate smoothers</w:t>
      </w:r>
      <w:r w:rsidR="005721C5">
        <w:t>.</w:t>
      </w:r>
      <w:r w:rsidR="00F502D0">
        <w:t xml:space="preserve"> </w:t>
      </w:r>
      <w:r w:rsidR="008E6D3E" w:rsidRPr="00B03F3F">
        <w:t>To simplify the analysis, we fit the GAM</w:t>
      </w:r>
      <w:r w:rsidR="00B303A7">
        <w:t xml:space="preserve"> to</w:t>
      </w:r>
      <w:r w:rsidR="008E6D3E" w:rsidRPr="00B03F3F">
        <w:t xml:space="preserve"> </w:t>
      </w:r>
      <w:r w:rsidR="005A4A3F">
        <w:t>data for a single age-class</w:t>
      </w:r>
      <w:r w:rsidR="0034490E">
        <w:t xml:space="preserve"> and sex </w:t>
      </w:r>
      <w:r w:rsidR="0034490E">
        <w:lastRenderedPageBreak/>
        <w:t>at once</w:t>
      </w:r>
      <w:r w:rsidR="005A4A3F">
        <w:t xml:space="preserve"> (e.g., age six for the</w:t>
      </w:r>
      <w:r w:rsidR="00B303A7">
        <w:t xml:space="preserve"> </w:t>
      </w:r>
      <w:r w:rsidR="008E6D3E" w:rsidRPr="00B03F3F">
        <w:t>simulated datasets</w:t>
      </w:r>
      <w:r w:rsidR="005A4A3F">
        <w:t xml:space="preserve">), </w:t>
      </w:r>
      <w:r w:rsidR="008E6D3E" w:rsidRPr="00B03F3F">
        <w:t>thus precluding the need to control for age or sex.</w:t>
      </w:r>
      <w:r w:rsidR="00800DEA">
        <w:t xml:space="preserve"> </w:t>
      </w:r>
      <w:r w:rsidR="006665D1">
        <w:t xml:space="preserve">Using fish of only a single selected age from all regions also </w:t>
      </w:r>
      <w:r w:rsidR="00EF678E">
        <w:t>minimizes</w:t>
      </w:r>
      <w:r w:rsidR="006665D1">
        <w:t xml:space="preserve"> the concern of </w:t>
      </w:r>
      <w:r w:rsidR="00EF678E">
        <w:t xml:space="preserve">differing </w:t>
      </w:r>
      <w:ins w:id="42" w:author="Punt, Andre (O&amp;A, Hobart)" w:date="2019-10-06T09:04:00Z">
        <w:r w:rsidR="00A40A0E">
          <w:t xml:space="preserve">age-based </w:t>
        </w:r>
      </w:ins>
      <w:r w:rsidR="00EF678E">
        <w:t xml:space="preserve">survey </w:t>
      </w:r>
      <w:proofErr w:type="spellStart"/>
      <w:r w:rsidR="00EF678E">
        <w:t>selectivities</w:t>
      </w:r>
      <w:proofErr w:type="spellEnd"/>
      <w:r w:rsidR="00EF678E">
        <w:t xml:space="preserve"> between </w:t>
      </w:r>
      <w:r w:rsidR="00D20838">
        <w:t>management areas</w:t>
      </w:r>
      <w:r w:rsidR="00B52D91">
        <w:t>.</w:t>
      </w:r>
      <w:r w:rsidR="000E7A4E">
        <w:t xml:space="preserve"> </w:t>
      </w:r>
    </w:p>
    <w:p w14:paraId="2DD9C96B" w14:textId="4D0796E8" w:rsidR="00064049" w:rsidRDefault="00064049" w:rsidP="008B4B4A">
      <w:pPr>
        <w:spacing w:after="0" w:line="276" w:lineRule="auto"/>
        <w:ind w:firstLine="360"/>
        <w:jc w:val="both"/>
      </w:pPr>
      <w:r>
        <w:t xml:space="preserve">The first derivatives of the </w:t>
      </w:r>
      <w:r w:rsidR="00A51BDE">
        <w:t xml:space="preserve">linear predictor </w:t>
      </w:r>
      <w:r>
        <w:t>with respect to latitude</w:t>
      </w:r>
      <w:r w:rsidR="00A75AC1">
        <w:t xml:space="preserve">, </w:t>
      </w:r>
      <w:r>
        <w:t xml:space="preserve">longitude </w:t>
      </w:r>
      <w:r w:rsidR="00A75AC1">
        <w:t xml:space="preserve">and year </w:t>
      </w:r>
      <w:r>
        <w:t xml:space="preserve">are evaluated to identify </w:t>
      </w:r>
      <w:r w:rsidR="00B10712">
        <w:t xml:space="preserve">areas or </w:t>
      </w:r>
      <w:r w:rsidR="00E65D7F">
        <w:t xml:space="preserve">periods </w:t>
      </w:r>
      <w:r w:rsidR="00E65D7F" w:rsidDel="00B10712">
        <w:t>(</w:t>
      </w:r>
      <w:r w:rsidR="00424B2D">
        <w:t>breakpoints) between which</w:t>
      </w:r>
      <w:r>
        <w:t xml:space="preserve"> </w:t>
      </w:r>
      <w:r w:rsidR="00FD20B7">
        <w:t>there is evidence for</w:t>
      </w:r>
      <w:r>
        <w:t xml:space="preserve"> change</w:t>
      </w:r>
      <w:r w:rsidR="00424B2D">
        <w:t>s</w:t>
      </w:r>
      <w:r>
        <w:t xml:space="preserve"> in fish </w:t>
      </w:r>
      <w:r w:rsidR="005A4A3F">
        <w:t>length-at-</w:t>
      </w:r>
      <w:r w:rsidR="00424B2D">
        <w:t>age</w:t>
      </w:r>
      <w:r>
        <w:t xml:space="preserve">. The equations below provide an example using 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Pr>
          <w:rFonts w:eastAsiaTheme="minorEastAsia"/>
        </w:rPr>
        <w:t xml:space="preserve">, but the process </w:t>
      </w:r>
      <w:r w:rsidR="0034490E">
        <w:rPr>
          <w:rFonts w:eastAsiaTheme="minorEastAsia"/>
        </w:rPr>
        <w:t>is</w:t>
      </w:r>
      <w:r w:rsidR="005A4A3F">
        <w:rPr>
          <w:rFonts w:eastAsiaTheme="minorEastAsia"/>
        </w:rPr>
        <w:t xml:space="preserve"> </w:t>
      </w:r>
      <w:r>
        <w:rPr>
          <w:rFonts w:eastAsiaTheme="minorEastAsia"/>
        </w:rPr>
        <w:t>repeated for each smoother.</w:t>
      </w:r>
      <w:r>
        <w:t xml:space="preserve"> The finite differences method (as in </w:t>
      </w:r>
      <w:r>
        <w:fldChar w:fldCharType="begin" w:fldLock="1"/>
      </w:r>
      <w:r w:rsidR="00575CEA">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approximates the first derivative </w:t>
      </w:r>
      <w:r w:rsidR="00ED082B">
        <w:t>of the</w:t>
      </w:r>
      <w:r w:rsidR="0034490E">
        <w:rPr>
          <w:i/>
        </w:rPr>
        <w:t xml:space="preserve"> </w:t>
      </w:r>
      <w:r w:rsidR="00B17EFA">
        <w:t>trend</w:t>
      </w:r>
      <w:r>
        <w:t xml:space="preserve"> from the</w:t>
      </w:r>
      <w:r w:rsidR="0034490E">
        <w:t xml:space="preserve"> fitted</w:t>
      </w:r>
      <w:r>
        <w:t xml:space="preserve"> </w:t>
      </w:r>
      <w:r w:rsidR="00B10712">
        <w:t>GAM</w:t>
      </w:r>
      <w:r>
        <w:t xml:space="preserve">. For instance, the vector of derivatives </w:t>
      </w:r>
      <w:r w:rsidRPr="00F538F2">
        <w:rPr>
          <w:b/>
        </w:rPr>
        <w:t>G</w:t>
      </w:r>
      <w:r>
        <w:rPr>
          <w:b/>
        </w:rPr>
        <w:t xml:space="preserve"> </w:t>
      </w:r>
      <w:r>
        <w:t>for latitude is produced via</w:t>
      </w:r>
      <w:r w:rsidR="00231872">
        <w:t xml:space="preserve"> the following:</w:t>
      </w:r>
    </w:p>
    <w:p w14:paraId="1710E7F0" w14:textId="74724467" w:rsidR="00064049" w:rsidRDefault="00064049" w:rsidP="008B4B4A">
      <w:pPr>
        <w:pStyle w:val="Caption"/>
        <w:spacing w:before="120" w:after="120" w:line="276" w:lineRule="auto"/>
        <w:jc w:val="both"/>
      </w:pPr>
      <w:r>
        <w:t xml:space="preserve">Equation </w:t>
      </w:r>
      <w:r>
        <w:rPr>
          <w:noProof/>
        </w:rPr>
        <w:fldChar w:fldCharType="begin"/>
      </w:r>
      <w:r>
        <w:rPr>
          <w:noProof/>
        </w:rPr>
        <w:instrText xml:space="preserve"> SEQ Equation \* ARABIC </w:instrText>
      </w:r>
      <w:r>
        <w:rPr>
          <w:noProof/>
        </w:rPr>
        <w:fldChar w:fldCharType="separate"/>
      </w:r>
      <w:r w:rsidR="002C0BDF">
        <w:rPr>
          <w:noProof/>
        </w:rPr>
        <w:t>2</w:t>
      </w:r>
      <w:r>
        <w:rPr>
          <w:noProof/>
        </w:rPr>
        <w:fldChar w:fldCharType="end"/>
      </w:r>
      <w:r w:rsidRPr="00E424C1">
        <w:rPr>
          <w:sz w:val="32"/>
          <w:szCs w:val="32"/>
        </w:rPr>
        <w:t xml:space="preserve"> </w:t>
      </w:r>
      <w:r w:rsidR="00B10712" w:rsidRPr="00E424C1">
        <w:rPr>
          <w:sz w:val="32"/>
          <w:szCs w:val="32"/>
        </w:rPr>
        <w:t xml:space="preserve"> </w:t>
      </w:r>
      <m:oMath>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w:rPr>
            <w:rFonts w:ascii="Cambria Math" w:hAnsi="Cambria Math"/>
            <w:sz w:val="32"/>
            <w:szCs w:val="32"/>
          </w:rPr>
          <m:t xml:space="preserve">= </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+α</m:t>
                </m:r>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α</m:t>
            </m:r>
          </m:den>
        </m:f>
      </m:oMath>
    </w:p>
    <w:p w14:paraId="6D3CEF8D" w14:textId="5E73AD0C" w:rsidR="00B10712" w:rsidRDefault="00B10712" w:rsidP="008B4B4A">
      <w:pPr>
        <w:spacing w:after="0" w:line="276" w:lineRule="auto"/>
        <w:jc w:val="both"/>
      </w:pPr>
      <w:proofErr w:type="gramStart"/>
      <w:r>
        <w:t>where</w:t>
      </w:r>
      <w:proofErr w:type="gramEnd"/>
      <m:oMath>
        <m:r>
          <w:rPr>
            <w:rFonts w:ascii="Cambria Math" w:hAnsi="Cambria Math"/>
          </w:rPr>
          <m:t xml:space="preserve"> g</m:t>
        </m:r>
        <m:d>
          <m:dPr>
            <m:ctrlPr>
              <w:rPr>
                <w:rFonts w:ascii="Cambria Math" w:hAnsi="Cambria Math"/>
                <w:i/>
              </w:rPr>
            </m:ctrlPr>
          </m:dPr>
          <m:e>
            <m:sSub>
              <m:sSubPr>
                <m:ctrlPr>
                  <w:rPr>
                    <w:rFonts w:ascii="Cambria Math" w:hAnsi="Cambria Math"/>
                    <w:i/>
                    <w:iCs/>
                    <w:sz w:val="32"/>
                    <w:szCs w:val="32"/>
                  </w:rPr>
                </m:ctrlPr>
              </m:sSubPr>
              <m:e>
                <m:r>
                  <w:rPr>
                    <w:rFonts w:ascii="Cambria Math" w:hAnsi="Cambria Math"/>
                    <w:sz w:val="32"/>
                    <w:szCs w:val="32"/>
                  </w:rPr>
                  <m:t>s</m:t>
                </m:r>
              </m:e>
              <m:sub>
                <m:r>
                  <w:rPr>
                    <w:rFonts w:ascii="Cambria Math" w:hAnsi="Cambria Math"/>
                    <w:sz w:val="32"/>
                    <w:szCs w:val="32"/>
                  </w:rPr>
                  <m:t>t</m:t>
                </m:r>
              </m:sub>
            </m:sSub>
          </m:e>
        </m:d>
      </m:oMath>
      <w:r>
        <w:t xml:space="preserve"> is a vector of predicted </w:t>
      </w:r>
      <w:r w:rsidR="00460C34">
        <w:t xml:space="preserve">fish </w:t>
      </w:r>
      <w:r>
        <w:t>lengths at latitudes</w:t>
      </w:r>
      <w:r w:rsidR="00C55A5D">
        <w:t xml:space="preserve"> </w:t>
      </w:r>
      <w:r w:rsidRPr="002A0D40">
        <w:t>and</w:t>
      </w:r>
      <m:oMath>
        <m:r>
          <w:rPr>
            <w:rFonts w:ascii="Cambria Math" w:hAnsi="Cambria Math"/>
          </w:rPr>
          <m:t xml:space="preserve"> α</m:t>
        </m:r>
      </m:oMath>
      <w:r w:rsidRPr="002A0D40">
        <w:rPr>
          <w:rFonts w:eastAsiaTheme="minorEastAsia"/>
        </w:rPr>
        <w:t xml:space="preserve"> = 0.001</w:t>
      </w:r>
      <w:r>
        <w:rPr>
          <w:rFonts w:eastAsiaTheme="minorEastAsia"/>
        </w:rPr>
        <w:t xml:space="preserve"> in this analysis,</w:t>
      </w:r>
      <w:r w:rsidRPr="00C2617A">
        <w:t xml:space="preserve"> </w:t>
      </w:r>
      <w:r>
        <w:t xml:space="preserve">with other effects (year, longitude) held constant. Therefore, the numerators of the elements of </w:t>
      </w:r>
      <w:r w:rsidRPr="001A1F35">
        <w:rPr>
          <w:b/>
        </w:rPr>
        <w:t>G</w:t>
      </w:r>
      <w:r>
        <w:t xml:space="preserve"> are </w:t>
      </w:r>
      <w:r w:rsidR="00600B2A">
        <w:t xml:space="preserve">predicted lengths at two adjacent latitudes, separated by </w:t>
      </w:r>
      <w:r>
        <w:t xml:space="preserve">interval </w:t>
      </w:r>
      <m:oMath>
        <m:r>
          <w:rPr>
            <w:rFonts w:ascii="Cambria Math" w:hAnsi="Cambria Math"/>
          </w:rPr>
          <m:t>α</m:t>
        </m:r>
      </m:oMath>
      <w:r>
        <w:rPr>
          <w:rFonts w:eastAsiaTheme="minorEastAsia"/>
        </w:rPr>
        <w:t>, which is necessarily small.</w:t>
      </w:r>
      <w:r>
        <w:t xml:space="preserve">  </w:t>
      </w:r>
    </w:p>
    <w:p w14:paraId="23D38391" w14:textId="35E383CE" w:rsidR="00F502D0" w:rsidRDefault="00F502D0" w:rsidP="008B4B4A">
      <w:pPr>
        <w:spacing w:after="0" w:line="276" w:lineRule="auto"/>
        <w:ind w:firstLine="360"/>
        <w:jc w:val="both"/>
      </w:pPr>
      <w:r w:rsidRPr="008A2B22">
        <w:rPr>
          <w:color w:val="4472C4" w:themeColor="accent1"/>
        </w:rPr>
        <w:t xml:space="preserve">The </w:t>
      </w:r>
      <w:r w:rsidR="00D72B7C" w:rsidRPr="008A2B22">
        <w:rPr>
          <w:color w:val="4472C4" w:themeColor="accent1"/>
        </w:rPr>
        <w:t>standard error of the</w:t>
      </w:r>
      <w:r w:rsidRPr="008A2B22">
        <w:rPr>
          <w:color w:val="4472C4" w:themeColor="accent1"/>
        </w:rPr>
        <w:t xml:space="preserve"> derivative </w:t>
      </w:r>
      <w:r>
        <w:t xml:space="preserve">estimates </w:t>
      </w:r>
      <w:proofErr w:type="gramStart"/>
      <w:r>
        <w:t>are computed</w:t>
      </w:r>
      <w:proofErr w:type="gramEnd"/>
      <w:r>
        <w:t xml:space="preserve"> </w:t>
      </w:r>
      <w:r w:rsidR="00C2617A">
        <w:t>as</w:t>
      </w:r>
      <w:r>
        <w:t>:</w:t>
      </w:r>
    </w:p>
    <w:p w14:paraId="184A31C7" w14:textId="2B6FF092" w:rsidR="00B67BB0" w:rsidRPr="00E424C1" w:rsidRDefault="00B67BB0" w:rsidP="008B4B4A">
      <w:pPr>
        <w:pStyle w:val="Caption"/>
        <w:spacing w:before="120" w:after="120" w:line="276" w:lineRule="auto"/>
        <w:jc w:val="both"/>
        <w:rPr>
          <w:b/>
        </w:rPr>
      </w:pPr>
      <w:r>
        <w:t xml:space="preserve">Equation </w:t>
      </w:r>
      <w:r>
        <w:rPr>
          <w:noProof/>
        </w:rPr>
        <w:fldChar w:fldCharType="begin"/>
      </w:r>
      <w:r>
        <w:rPr>
          <w:noProof/>
        </w:rPr>
        <w:instrText xml:space="preserve"> SEQ Equation \* ARABIC </w:instrText>
      </w:r>
      <w:r>
        <w:rPr>
          <w:noProof/>
        </w:rPr>
        <w:fldChar w:fldCharType="separate"/>
      </w:r>
      <w:r w:rsidR="002C0BDF">
        <w:rPr>
          <w:noProof/>
        </w:rPr>
        <w:t>3</w:t>
      </w:r>
      <w:r>
        <w:rPr>
          <w:noProof/>
        </w:rPr>
        <w:fldChar w:fldCharType="end"/>
      </w:r>
      <w:r>
        <w:t xml:space="preserve"> </w:t>
      </w:r>
      <m:oMath>
        <m:sSub>
          <m:sSubPr>
            <m:ctrlPr>
              <w:rPr>
                <w:rFonts w:ascii="Cambria Math" w:eastAsiaTheme="minorEastAsia" w:hAnsi="Cambria Math"/>
                <w:i/>
              </w:rPr>
            </m:ctrlPr>
          </m:sSubPr>
          <m:e>
            <m:r>
              <w:rPr>
                <w:rFonts w:ascii="Cambria Math" w:eastAsiaTheme="minorEastAsia" w:hAnsi="Cambria Math"/>
              </w:rPr>
              <m:t>SE</m:t>
            </m:r>
          </m:e>
          <m:sub>
            <m:r>
              <w:rPr>
                <w:rFonts w:ascii="Cambria Math" w:eastAsiaTheme="minorEastAsia" w:hAnsi="Cambria Math"/>
              </w:rPr>
              <m:t>t</m:t>
            </m:r>
          </m:sub>
        </m:sSub>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hAnsi="Cambria Math"/>
                    <w:b/>
                    <w:i/>
                    <w:sz w:val="32"/>
                    <w:szCs w:val="32"/>
                  </w:rPr>
                </m:ctrlPr>
              </m:sSubPr>
              <m:e>
                <m:r>
                  <m:rPr>
                    <m:sty m:val="bi"/>
                  </m:rPr>
                  <w:rPr>
                    <w:rFonts w:ascii="Cambria Math" w:hAnsi="Cambria Math"/>
                    <w:sz w:val="32"/>
                    <w:szCs w:val="32"/>
                  </w:rPr>
                  <m:t>G</m:t>
                </m:r>
              </m:e>
              <m:sub>
                <m:r>
                  <m:rPr>
                    <m:sty m:val="bi"/>
                  </m:rPr>
                  <w:rPr>
                    <w:rFonts w:ascii="Cambria Math" w:hAnsi="Cambria Math"/>
                    <w:sz w:val="32"/>
                    <w:szCs w:val="32"/>
                  </w:rPr>
                  <m:t>t</m:t>
                </m:r>
              </m:sub>
            </m:sSub>
            <m:r>
              <m:rPr>
                <m:sty m:val="bi"/>
              </m:rPr>
              <w:rPr>
                <w:rFonts w:ascii="Cambria Math" w:eastAsiaTheme="minorEastAsia" w:hAnsi="Cambria Math"/>
              </w:rPr>
              <m:t>V</m:t>
            </m:r>
          </m:e>
        </m:rad>
        <m:r>
          <w:rPr>
            <w:rFonts w:ascii="Cambria Math" w:eastAsiaTheme="minorEastAsia" w:hAnsi="Cambria Math"/>
          </w:rPr>
          <m:t xml:space="preserve"> </m:t>
        </m:r>
      </m:oMath>
    </w:p>
    <w:p w14:paraId="502901BF" w14:textId="1E16D26F" w:rsidR="00F502D0" w:rsidRDefault="00B67BB0" w:rsidP="008B4B4A">
      <w:pPr>
        <w:spacing w:after="0" w:line="276" w:lineRule="auto"/>
        <w:jc w:val="both"/>
      </w:pPr>
      <w:r>
        <w:t xml:space="preserve">where </w:t>
      </w:r>
      <w:r>
        <w:rPr>
          <w:b/>
        </w:rPr>
        <w:t xml:space="preserve">V </w:t>
      </w:r>
      <w:r>
        <w:t xml:space="preserve">is </w:t>
      </w:r>
      <w:r w:rsidR="00515C26">
        <w:t>the</w:t>
      </w:r>
      <w:r w:rsidR="00515C26">
        <w:rPr>
          <w:rFonts w:ascii="Arial" w:hAnsi="Arial" w:cs="Arial"/>
          <w:color w:val="333333"/>
          <w:sz w:val="21"/>
          <w:szCs w:val="21"/>
          <w:shd w:val="clear" w:color="auto" w:fill="FFFFFF"/>
        </w:rPr>
        <w:t> </w:t>
      </w:r>
      <w:r w:rsidR="00515C26" w:rsidRPr="00515C26">
        <w:rPr>
          <w:shd w:val="clear" w:color="auto" w:fill="FFFFFF"/>
        </w:rPr>
        <w:t>variance for the current spline</w:t>
      </w:r>
      <w:r w:rsidR="00637DFE">
        <w:t xml:space="preserve">; </w:t>
      </w:r>
      <w:r>
        <w:t>the square root provides the standard error for each derivative estimate of t</w:t>
      </w:r>
      <w:r w:rsidR="00637DFE">
        <w:t>hat predictor</w:t>
      </w:r>
      <w:r>
        <w:t xml:space="preserve">. </w:t>
      </w:r>
      <w:bookmarkStart w:id="43" w:name="_Hlk3457523"/>
      <w:bookmarkStart w:id="44" w:name="_Hlk2063522"/>
      <w:r w:rsidR="005E0FFF">
        <w:t xml:space="preserve">These steps are repeated </w:t>
      </w:r>
      <w:r w:rsidR="002360BE">
        <w:t xml:space="preserve">across the range </w:t>
      </w:r>
      <w:r w:rsidR="008F627F">
        <w:t xml:space="preserve">of explored </w:t>
      </w:r>
      <w:r w:rsidR="005E0FFF">
        <w:t>years and longitudes</w:t>
      </w:r>
      <w:bookmarkEnd w:id="43"/>
      <w:r w:rsidR="005E0FFF">
        <w:t xml:space="preserve">. </w:t>
      </w:r>
      <w:r w:rsidR="00443498" w:rsidRPr="008A2B22">
        <w:rPr>
          <w:color w:val="4472C4" w:themeColor="accent1"/>
        </w:rPr>
        <w:t xml:space="preserve">All simulated datasets </w:t>
      </w:r>
      <w:del w:id="45" w:author="Punt, Andre (O&amp;A, Hobart)" w:date="2019-10-06T09:05:00Z">
        <w:r w:rsidR="00443498" w:rsidRPr="008A2B22" w:rsidDel="00A40A0E">
          <w:rPr>
            <w:color w:val="4472C4" w:themeColor="accent1"/>
          </w:rPr>
          <w:delText>described in</w:delText>
        </w:r>
      </w:del>
      <w:ins w:id="46" w:author="Punt, Andre (O&amp;A, Hobart)" w:date="2019-10-06T09:05:00Z">
        <w:r w:rsidR="00A40A0E">
          <w:rPr>
            <w:color w:val="4472C4" w:themeColor="accent1"/>
          </w:rPr>
          <w:t>(</w:t>
        </w:r>
      </w:ins>
      <w:r w:rsidR="00443498" w:rsidRPr="008A2B22">
        <w:rPr>
          <w:color w:val="4472C4" w:themeColor="accent1"/>
        </w:rPr>
        <w:t xml:space="preserve"> Section 2.2.1</w:t>
      </w:r>
      <w:ins w:id="47" w:author="Punt, Andre (O&amp;A, Hobart)" w:date="2019-10-06T09:05:00Z">
        <w:r w:rsidR="00A40A0E">
          <w:rPr>
            <w:color w:val="4472C4" w:themeColor="accent1"/>
          </w:rPr>
          <w:t>)</w:t>
        </w:r>
      </w:ins>
      <w:r w:rsidR="00443498" w:rsidRPr="008A2B22">
        <w:rPr>
          <w:color w:val="4472C4" w:themeColor="accent1"/>
        </w:rPr>
        <w:t xml:space="preserve"> were fit using </w:t>
      </w:r>
      <w:ins w:id="48" w:author="Punt, Andre (O&amp;A, Hobart)" w:date="2019-10-06T09:05:00Z">
        <w:r w:rsidR="00A40A0E">
          <w:rPr>
            <w:color w:val="4472C4" w:themeColor="accent1"/>
          </w:rPr>
          <w:t xml:space="preserve">a </w:t>
        </w:r>
      </w:ins>
      <w:r w:rsidR="00443498" w:rsidRPr="008A2B22">
        <w:rPr>
          <w:color w:val="4472C4" w:themeColor="accent1"/>
        </w:rPr>
        <w:t xml:space="preserve">link function </w:t>
      </w:r>
      <w:r w:rsidR="00443498" w:rsidRPr="008A2B22">
        <w:rPr>
          <w:i/>
          <w:color w:val="4472C4" w:themeColor="accent1"/>
        </w:rPr>
        <w:t>g</w:t>
      </w:r>
      <w:r w:rsidR="00443498" w:rsidRPr="008A2B22">
        <w:rPr>
          <w:color w:val="4472C4" w:themeColor="accent1"/>
        </w:rPr>
        <w:t xml:space="preserve"> with smoothing functions </w:t>
      </w:r>
      <w:r w:rsidR="00443498" w:rsidRPr="008A2B22">
        <w:rPr>
          <w:i/>
          <w:color w:val="4472C4" w:themeColor="accent1"/>
        </w:rPr>
        <w:t xml:space="preserve">f </w:t>
      </w:r>
      <w:r w:rsidR="00443498" w:rsidRPr="008A2B22">
        <w:rPr>
          <w:color w:val="4472C4" w:themeColor="accent1"/>
        </w:rPr>
        <w:t xml:space="preserve">for both spatial covariates as well as for year. </w:t>
      </w:r>
      <w:proofErr w:type="gramStart"/>
      <w:r w:rsidR="005E0FFF">
        <w:t xml:space="preserve">For each parameter, we identify </w:t>
      </w:r>
      <w:r w:rsidR="00B10712">
        <w:t xml:space="preserve">at which </w:t>
      </w:r>
      <w:r w:rsidR="00FE67CC">
        <w:t>predictor</w:t>
      </w:r>
      <w:r w:rsidR="00B10712">
        <w:t xml:space="preserve"> value (</w:t>
      </w:r>
      <w:r w:rsidR="006C1803">
        <w:t>e.g.,</w:t>
      </w:r>
      <w:r w:rsidR="00B10712">
        <w:t xml:space="preserve"> latitude) </w:t>
      </w:r>
      <w:r w:rsidR="005E0FFF">
        <w:t xml:space="preserve">the maximum absolute value of the first derivative is </w:t>
      </w:r>
      <w:r w:rsidR="000B4A0E">
        <w:t>obtained</w:t>
      </w:r>
      <w:bookmarkStart w:id="49" w:name="_Hlk20125142"/>
      <w:r w:rsidR="000B4A0E">
        <w:t>;</w:t>
      </w:r>
      <w:r w:rsidR="00615029">
        <w:t xml:space="preserve"> this is rounded to the nearest </w:t>
      </w:r>
      <w:r w:rsidR="00254EB5">
        <w:t xml:space="preserve">integer </w:t>
      </w:r>
      <w:r w:rsidR="006D2A7D" w:rsidRPr="008A2B22">
        <w:rPr>
          <w:color w:val="4472C4" w:themeColor="accent1"/>
        </w:rPr>
        <w:t xml:space="preserve">(e.g. a value between 22.5 and 23.4 would be rounded to 23) </w:t>
      </w:r>
      <w:r w:rsidR="00254EB5">
        <w:t>and</w:t>
      </w:r>
      <w:r w:rsidR="00615029">
        <w:t xml:space="preserve"> </w:t>
      </w:r>
      <w:bookmarkStart w:id="50" w:name="_Hlk20134425"/>
      <w:r w:rsidR="00615029">
        <w:t>defined as the “breakpoint”</w:t>
      </w:r>
      <w:r w:rsidR="00CE3A12">
        <w:t xml:space="preserve"> </w:t>
      </w:r>
      <w:r w:rsidR="00B10712">
        <w:t xml:space="preserve">if </w:t>
      </w:r>
      <w:r w:rsidR="00615029">
        <w:t xml:space="preserve">its 95% confidence interval </w:t>
      </w:r>
      <w:r w:rsidR="00D72B7C" w:rsidRPr="008A2B22">
        <w:rPr>
          <w:color w:val="4472C4" w:themeColor="accent1"/>
        </w:rPr>
        <w:t xml:space="preserve">(generated using the standard error estimates for the derivative) </w:t>
      </w:r>
      <w:r w:rsidR="00615029">
        <w:t>does not include zero</w:t>
      </w:r>
      <w:bookmarkEnd w:id="50"/>
      <w:r w:rsidR="00732D10" w:rsidRPr="008A2B22">
        <w:rPr>
          <w:color w:val="4472C4" w:themeColor="accent1"/>
        </w:rPr>
        <w:t xml:space="preserve"> (see </w:t>
      </w:r>
      <w:r w:rsidR="00732D10" w:rsidRPr="008A2B22">
        <w:rPr>
          <w:color w:val="4472C4" w:themeColor="accent1"/>
        </w:rPr>
        <w:fldChar w:fldCharType="begin"/>
      </w:r>
      <w:r w:rsidR="00732D10" w:rsidRPr="008A2B22">
        <w:rPr>
          <w:color w:val="4472C4" w:themeColor="accent1"/>
        </w:rPr>
        <w:instrText xml:space="preserve"> REF _Ref2061301 \h  \* MERGEFORMAT </w:instrText>
      </w:r>
      <w:r w:rsidR="00732D10" w:rsidRPr="008A2B22">
        <w:rPr>
          <w:color w:val="4472C4" w:themeColor="accent1"/>
        </w:rPr>
      </w:r>
      <w:r w:rsidR="00732D10" w:rsidRPr="008A2B22">
        <w:rPr>
          <w:color w:val="4472C4" w:themeColor="accent1"/>
        </w:rPr>
        <w:fldChar w:fldCharType="separate"/>
      </w:r>
      <w:r w:rsidR="00732D10" w:rsidRPr="008A2B22">
        <w:rPr>
          <w:color w:val="4472C4" w:themeColor="accent1"/>
        </w:rPr>
        <w:t xml:space="preserve">Figures </w:t>
      </w:r>
      <w:r w:rsidR="00732D10" w:rsidRPr="008A2B22">
        <w:rPr>
          <w:noProof/>
          <w:color w:val="4472C4" w:themeColor="accent1"/>
        </w:rPr>
        <w:t>1</w:t>
      </w:r>
      <w:r w:rsidR="00732D10" w:rsidRPr="008A2B22">
        <w:rPr>
          <w:color w:val="4472C4" w:themeColor="accent1"/>
        </w:rPr>
        <w:fldChar w:fldCharType="end"/>
      </w:r>
      <w:r w:rsidR="00732D10" w:rsidRPr="008A2B22">
        <w:rPr>
          <w:color w:val="4472C4" w:themeColor="accent1"/>
        </w:rPr>
        <w:t xml:space="preserve"> and 2, which illustrate the raw data, smoothers and first derivatives thereof for two synthetic datasets).</w:t>
      </w:r>
      <w:bookmarkEnd w:id="49"/>
      <w:proofErr w:type="gramEnd"/>
      <w:r w:rsidR="00F502D0">
        <w:t xml:space="preserve"> </w:t>
      </w:r>
      <w:bookmarkEnd w:id="44"/>
      <w:r w:rsidR="00254EB5">
        <w:t xml:space="preserve">The rounding step was implemented to ease comparison in the simulation study; we did not wish to treat a breakpoint estimate as incorrect if it </w:t>
      </w:r>
      <w:r w:rsidR="006C1803">
        <w:t>differed</w:t>
      </w:r>
      <w:r w:rsidR="00254EB5">
        <w:t xml:space="preserve"> by less than half of one degree (approximately </w:t>
      </w:r>
      <w:r w:rsidR="005257E0" w:rsidRPr="008A2B22">
        <w:rPr>
          <w:color w:val="4472C4" w:themeColor="accent1"/>
        </w:rPr>
        <w:t>55 kilometers</w:t>
      </w:r>
      <w:r w:rsidR="00254EB5">
        <w:t>)</w:t>
      </w:r>
      <w:r w:rsidR="006C1803">
        <w:t xml:space="preserve"> from the true breakpoint</w:t>
      </w:r>
      <w:r w:rsidR="00254EB5">
        <w:t>.</w:t>
      </w:r>
      <w:r w:rsidR="006D2A7D">
        <w:t xml:space="preserve"> </w:t>
      </w:r>
      <w:r w:rsidR="00D72B7C">
        <w:t xml:space="preserve">The </w:t>
      </w:r>
      <w:r w:rsidR="00F502D0">
        <w:t xml:space="preserve">raw length and age data </w:t>
      </w:r>
      <w:r w:rsidR="00615029">
        <w:t xml:space="preserve">(including all ages of fish) </w:t>
      </w:r>
      <w:r w:rsidR="003368A1">
        <w:t>are</w:t>
      </w:r>
      <w:r w:rsidR="00D72B7C">
        <w:t xml:space="preserve"> then</w:t>
      </w:r>
      <w:r w:rsidR="003368A1">
        <w:t xml:space="preserve"> re-aggregated </w:t>
      </w:r>
      <w:r w:rsidR="002360BE">
        <w:t xml:space="preserve">based on </w:t>
      </w:r>
      <w:r w:rsidR="00F502D0">
        <w:t>the</w:t>
      </w:r>
      <w:r w:rsidR="003368A1">
        <w:t xml:space="preserve"> </w:t>
      </w:r>
      <w:r w:rsidR="002360BE">
        <w:t>identified</w:t>
      </w:r>
      <w:r w:rsidR="00B10712">
        <w:t xml:space="preserve"> </w:t>
      </w:r>
      <w:r w:rsidR="00F502D0">
        <w:t>breakpoints</w:t>
      </w:r>
      <w:r w:rsidR="00B10712">
        <w:t>.</w:t>
      </w:r>
      <w:r w:rsidR="00B10712" w:rsidRPr="00B10712">
        <w:t xml:space="preserve"> </w:t>
      </w:r>
      <w:bookmarkStart w:id="51" w:name="_Hlk20134835"/>
      <w:r w:rsidR="00B10712">
        <w:t xml:space="preserve">For each of these new aggregated data sets, </w:t>
      </w:r>
      <w:r w:rsidR="00F502D0">
        <w:t>the parameters of the VGBF (</w:t>
      </w:r>
      <w:r w:rsidR="00184A9E">
        <w:fldChar w:fldCharType="begin"/>
      </w:r>
      <w:r w:rsidR="00184A9E">
        <w:instrText xml:space="preserve"> REF _Ref5721864 \h </w:instrText>
      </w:r>
      <w:r w:rsidR="00B815FF">
        <w:instrText xml:space="preserve"> \* MERGEFORMAT </w:instrText>
      </w:r>
      <w:r w:rsidR="00184A9E">
        <w:fldChar w:fldCharType="separate"/>
      </w:r>
      <w:r w:rsidR="00EF1C91">
        <w:t xml:space="preserve">Equation </w:t>
      </w:r>
      <w:r w:rsidR="00EF1C91">
        <w:rPr>
          <w:noProof/>
        </w:rPr>
        <w:t>4</w:t>
      </w:r>
      <w:r w:rsidR="00184A9E">
        <w:fldChar w:fldCharType="end"/>
      </w:r>
      <w:r w:rsidR="00184A9E">
        <w:t xml:space="preserve">; </w:t>
      </w:r>
      <w:r w:rsidR="00F502D0" w:rsidRPr="004906F5">
        <w:rPr>
          <w:i/>
        </w:rPr>
        <w:t>L</w:t>
      </w:r>
      <w:r w:rsidR="00F502D0" w:rsidRPr="004906F5">
        <w:rPr>
          <w:i/>
          <w:vertAlign w:val="subscript"/>
        </w:rPr>
        <w:t>∞</w:t>
      </w:r>
      <w:r w:rsidR="00F502D0">
        <w:t xml:space="preserve"> -  </w:t>
      </w:r>
      <w:r w:rsidR="00F502D0" w:rsidRPr="004906F5">
        <w:t>asymptotic length</w:t>
      </w:r>
      <w:r w:rsidR="00FC0B0C" w:rsidRPr="008A2B22">
        <w:rPr>
          <w:color w:val="4472C4" w:themeColor="accent1"/>
        </w:rPr>
        <w:t xml:space="preserve"> [cm]</w:t>
      </w:r>
      <w:r w:rsidR="00F502D0" w:rsidRPr="004906F5">
        <w:t>,</w:t>
      </w:r>
      <w:r w:rsidR="00F502D0" w:rsidRPr="004906F5">
        <w:rPr>
          <w:i/>
        </w:rPr>
        <w:t xml:space="preserve"> k</w:t>
      </w:r>
      <w:r w:rsidR="00F502D0">
        <w:t xml:space="preserve">  - </w:t>
      </w:r>
      <w:r w:rsidR="00F502D0" w:rsidRPr="004906F5">
        <w:t xml:space="preserve">the rate at which </w:t>
      </w:r>
      <w:r w:rsidR="00F502D0">
        <w:t>asymptotic length is approached</w:t>
      </w:r>
      <w:r w:rsidR="00F502D0" w:rsidRPr="004906F5">
        <w:t xml:space="preserve"> </w:t>
      </w:r>
      <w:r w:rsidR="00FC0B0C" w:rsidRPr="008A2B22">
        <w:rPr>
          <w:color w:val="4472C4" w:themeColor="accent1"/>
        </w:rPr>
        <w:t>[cm/</w:t>
      </w:r>
      <w:proofErr w:type="spellStart"/>
      <w:r w:rsidR="00FC0B0C" w:rsidRPr="008A2B22">
        <w:rPr>
          <w:color w:val="4472C4" w:themeColor="accent1"/>
        </w:rPr>
        <w:t>yr</w:t>
      </w:r>
      <w:proofErr w:type="spellEnd"/>
      <w:r w:rsidR="00FC0B0C" w:rsidRPr="008A2B22">
        <w:rPr>
          <w:color w:val="4472C4" w:themeColor="accent1"/>
        </w:rPr>
        <w:t xml:space="preserve">] </w:t>
      </w:r>
      <w:r w:rsidR="00F502D0" w:rsidRPr="004906F5">
        <w:t xml:space="preserve">and </w:t>
      </w:r>
      <w:r w:rsidR="00F502D0" w:rsidRPr="004906F5">
        <w:rPr>
          <w:i/>
        </w:rPr>
        <w:t>t</w:t>
      </w:r>
      <w:r w:rsidR="00F502D0" w:rsidRPr="00981A9D">
        <w:rPr>
          <w:i/>
          <w:vertAlign w:val="subscript"/>
        </w:rPr>
        <w:t xml:space="preserve">0 </w:t>
      </w:r>
      <w:r w:rsidR="00F502D0">
        <w:t xml:space="preserve">- </w:t>
      </w:r>
      <w:r w:rsidR="00F502D0" w:rsidRPr="004906F5">
        <w:t>the estimated age at length zero</w:t>
      </w:r>
      <w:r w:rsidR="00FC0B0C" w:rsidRPr="008A2B22">
        <w:rPr>
          <w:color w:val="4472C4" w:themeColor="accent1"/>
        </w:rPr>
        <w:t xml:space="preserve"> in years</w:t>
      </w:r>
      <w:r w:rsidR="00F502D0">
        <w:t>)</w:t>
      </w:r>
      <w:r w:rsidR="00C330E3">
        <w:t xml:space="preserve"> </w:t>
      </w:r>
      <w:r w:rsidR="00320D04">
        <w:t>are</w:t>
      </w:r>
      <w:r w:rsidR="00F502D0">
        <w:t xml:space="preserve"> </w:t>
      </w:r>
      <w:r w:rsidR="003368A1">
        <w:t>estimate</w:t>
      </w:r>
      <w:r w:rsidR="00231872">
        <w:t>d</w:t>
      </w:r>
      <w:r w:rsidR="003368A1">
        <w:t xml:space="preserve"> </w:t>
      </w:r>
      <w:r w:rsidR="00F502D0">
        <w:t xml:space="preserve">using maximum </w:t>
      </w:r>
      <w:r w:rsidR="00F502D0" w:rsidRPr="008A2B22">
        <w:rPr>
          <w:color w:val="4472C4" w:themeColor="accent1"/>
        </w:rPr>
        <w:t>likelihood</w:t>
      </w:r>
      <w:ins w:id="52" w:author="Punt, Andre (O&amp;A, Hobart)" w:date="2019-10-06T09:06:00Z">
        <w:r w:rsidR="001773F7">
          <w:rPr>
            <w:color w:val="4472C4" w:themeColor="accent1"/>
          </w:rPr>
          <w:t>,</w:t>
        </w:r>
      </w:ins>
      <w:r w:rsidR="00FC0B0C" w:rsidRPr="008A2B22">
        <w:rPr>
          <w:color w:val="4472C4" w:themeColor="accent1"/>
        </w:rPr>
        <w:t xml:space="preserve"> assuming that</w:t>
      </w:r>
      <w:del w:id="53" w:author="Punt, Andre (O&amp;A, Hobart)" w:date="2019-10-06T09:06:00Z">
        <w:r w:rsidR="00FC0B0C" w:rsidRPr="008A2B22" w:rsidDel="001773F7">
          <w:rPr>
            <w:color w:val="4472C4" w:themeColor="accent1"/>
          </w:rPr>
          <w:delText xml:space="preserve"> the</w:delText>
        </w:r>
      </w:del>
      <w:r w:rsidR="00FC0B0C" w:rsidRPr="008A2B22">
        <w:rPr>
          <w:color w:val="4472C4" w:themeColor="accent1"/>
        </w:rPr>
        <w:t xml:space="preserve"> </w:t>
      </w:r>
      <w:r w:rsidR="00FC0B0C" w:rsidRPr="008A2B22">
        <w:rPr>
          <w:rFonts w:eastAsiaTheme="minorEastAsia"/>
          <w:color w:val="4472C4" w:themeColor="accent1"/>
        </w:rPr>
        <w:t>error</w:t>
      </w:r>
      <w:ins w:id="54" w:author="Punt, Andre (O&amp;A, Hobart)" w:date="2019-10-06T09:06:00Z">
        <w:r w:rsidR="001773F7">
          <w:rPr>
            <w:rFonts w:eastAsiaTheme="minorEastAsia"/>
            <w:color w:val="4472C4" w:themeColor="accent1"/>
          </w:rPr>
          <w:t>s</w:t>
        </w:r>
      </w:ins>
      <w:r w:rsidR="00FC0B0C" w:rsidRPr="008A2B22">
        <w:rPr>
          <w:rFonts w:eastAsiaTheme="minorEastAsia"/>
          <w:color w:val="4472C4" w:themeColor="accent1"/>
        </w:rPr>
        <w:t xml:space="preserve"> </w:t>
      </w:r>
      <w:del w:id="55" w:author="Punt, Andre (O&amp;A, Hobart)" w:date="2019-10-06T09:06:00Z">
        <w:r w:rsidR="00FC0B0C" w:rsidRPr="008A2B22" w:rsidDel="001773F7">
          <w:rPr>
            <w:rFonts w:eastAsiaTheme="minorEastAsia"/>
            <w:color w:val="4472C4" w:themeColor="accent1"/>
          </w:rPr>
          <w:delText xml:space="preserve">is </w:delText>
        </w:r>
      </w:del>
      <w:ins w:id="56" w:author="Punt, Andre (O&amp;A, Hobart)" w:date="2019-10-06T09:06:00Z">
        <w:r w:rsidR="001773F7">
          <w:rPr>
            <w:rFonts w:eastAsiaTheme="minorEastAsia"/>
            <w:color w:val="4472C4" w:themeColor="accent1"/>
          </w:rPr>
          <w:t>are</w:t>
        </w:r>
        <w:r w:rsidR="001773F7" w:rsidRPr="008A2B22">
          <w:rPr>
            <w:rFonts w:eastAsiaTheme="minorEastAsia"/>
            <w:color w:val="4472C4" w:themeColor="accent1"/>
          </w:rPr>
          <w:t xml:space="preserve"> </w:t>
        </w:r>
      </w:ins>
      <w:r w:rsidR="00FC0B0C" w:rsidRPr="008A2B22">
        <w:rPr>
          <w:rFonts w:eastAsiaTheme="minorEastAsia"/>
          <w:color w:val="4472C4" w:themeColor="accent1"/>
        </w:rPr>
        <w:t xml:space="preserve">normally distributed with zero mean and </w:t>
      </w:r>
      <w:del w:id="57" w:author="Punt, Andre (O&amp;A, Hobart)" w:date="2019-10-06T09:06:00Z">
        <w:r w:rsidR="00FC0B0C" w:rsidRPr="008A2B22" w:rsidDel="001773F7">
          <w:rPr>
            <w:rFonts w:eastAsiaTheme="minorEastAsia"/>
            <w:color w:val="4472C4" w:themeColor="accent1"/>
          </w:rPr>
          <w:delText xml:space="preserve">variance </w:delText>
        </w:r>
      </w:del>
      <w:ins w:id="58" w:author="Punt, Andre (O&amp;A, Hobart)" w:date="2019-10-06T09:06:00Z">
        <w:r w:rsidR="001773F7">
          <w:rPr>
            <w:rFonts w:eastAsiaTheme="minorEastAsia"/>
            <w:color w:val="4472C4" w:themeColor="accent1"/>
          </w:rPr>
          <w:t>standard deviation</w:t>
        </w:r>
        <w:r w:rsidR="001773F7" w:rsidRPr="008A2B22">
          <w:rPr>
            <w:rFonts w:eastAsiaTheme="minorEastAsia"/>
            <w:color w:val="4472C4" w:themeColor="accent1"/>
          </w:rPr>
          <w:t xml:space="preserve"> </w:t>
        </w:r>
      </w:ins>
      <w:r w:rsidR="00FC0B0C" w:rsidRPr="008A2B22">
        <w:rPr>
          <w:rFonts w:eastAsiaTheme="minorEastAsia"/>
          <w:color w:val="4472C4" w:themeColor="accent1"/>
        </w:rPr>
        <w:t>σ)</w:t>
      </w:r>
      <w:r w:rsidR="00FC0B0C" w:rsidRPr="008A2B22">
        <w:rPr>
          <w:color w:val="4472C4" w:themeColor="accent1"/>
        </w:rPr>
        <w:t>.</w:t>
      </w:r>
      <w:r w:rsidR="00FD20B7" w:rsidRPr="008A2B22">
        <w:rPr>
          <w:color w:val="4472C4" w:themeColor="accent1"/>
        </w:rPr>
        <w:t xml:space="preserve"> </w:t>
      </w:r>
      <w:r w:rsidR="00FC0B0C" w:rsidRPr="008A2B22">
        <w:t xml:space="preserve">This study </w:t>
      </w:r>
      <w:r w:rsidR="008A2B22">
        <w:t xml:space="preserve">performed estimation </w:t>
      </w:r>
      <w:del w:id="59" w:author="Punt, Andre (O&amp;A, Hobart)" w:date="2019-10-06T09:06:00Z">
        <w:r w:rsidR="008A2B22" w:rsidDel="001773F7">
          <w:delText>in</w:delText>
        </w:r>
        <w:r w:rsidR="00F502D0" w:rsidRPr="008A2B22" w:rsidDel="001773F7">
          <w:delText xml:space="preserve"> </w:delText>
        </w:r>
      </w:del>
      <w:ins w:id="60" w:author="Punt, Andre (O&amp;A, Hobart)" w:date="2019-10-06T09:06:00Z">
        <w:r w:rsidR="001773F7">
          <w:t>using</w:t>
        </w:r>
        <w:r w:rsidR="001773F7" w:rsidRPr="008A2B22">
          <w:t xml:space="preserve"> </w:t>
        </w:r>
      </w:ins>
      <w:r w:rsidR="00F502D0" w:rsidRPr="008A2B22">
        <w:t>Template Model Builder</w:t>
      </w:r>
      <w:r w:rsidR="00FC0B0C" w:rsidRPr="008A2B22">
        <w:t xml:space="preserve"> (</w:t>
      </w:r>
      <w:r w:rsidR="00F502D0" w:rsidRPr="008A2B22">
        <w:fldChar w:fldCharType="begin" w:fldLock="1"/>
      </w:r>
      <w:r w:rsidR="00800DEA" w:rsidRPr="008A2B2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2016)","manualFormatting":"Kristensen et al., 2016","plainTextFormattedCitation":"(Kristensen et al., 2016)","previouslyFormattedCitation":"(Kristensen et al., 2016)"},"properties":{"noteIndex":0},"schema":"https://github.com/citation-style-language/schema/raw/master/csl-citation.json"}</w:instrText>
      </w:r>
      <w:r w:rsidR="00F502D0" w:rsidRPr="008A2B22">
        <w:fldChar w:fldCharType="separate"/>
      </w:r>
      <w:r w:rsidR="00F502D0" w:rsidRPr="008A2B22">
        <w:rPr>
          <w:noProof/>
        </w:rPr>
        <w:t>Kristensen et al., 2016</w:t>
      </w:r>
      <w:r w:rsidR="00F502D0" w:rsidRPr="008A2B22">
        <w:fldChar w:fldCharType="end"/>
      </w:r>
      <w:r w:rsidR="00FC0B0C" w:rsidRPr="008A2B22">
        <w:t>)</w:t>
      </w:r>
      <w:r w:rsidR="00F502D0" w:rsidRPr="008A2B22">
        <w:t xml:space="preserve">. </w:t>
      </w:r>
    </w:p>
    <w:p w14:paraId="5034D09B" w14:textId="58397322" w:rsidR="00F502D0" w:rsidRDefault="00F502D0" w:rsidP="008B4B4A">
      <w:pPr>
        <w:spacing w:before="120" w:after="0" w:line="276" w:lineRule="auto"/>
        <w:jc w:val="both"/>
        <w:rPr>
          <w:rFonts w:eastAsiaTheme="minorEastAsia"/>
        </w:rPr>
      </w:pPr>
      <w:bookmarkStart w:id="61" w:name="_Ref5721864"/>
      <w:bookmarkEnd w:id="51"/>
      <w:r>
        <w:t xml:space="preserve">Equation </w:t>
      </w:r>
      <w:r>
        <w:rPr>
          <w:noProof/>
        </w:rPr>
        <w:fldChar w:fldCharType="begin"/>
      </w:r>
      <w:r>
        <w:rPr>
          <w:noProof/>
        </w:rPr>
        <w:instrText xml:space="preserve"> SEQ Equation \* ARABIC </w:instrText>
      </w:r>
      <w:r>
        <w:rPr>
          <w:noProof/>
        </w:rPr>
        <w:fldChar w:fldCharType="separate"/>
      </w:r>
      <w:r w:rsidR="002C0BDF">
        <w:rPr>
          <w:noProof/>
        </w:rPr>
        <w:t>4</w:t>
      </w:r>
      <w:r>
        <w:rPr>
          <w:noProof/>
        </w:rPr>
        <w:fldChar w:fldCharType="end"/>
      </w:r>
      <w:bookmarkEnd w:id="61"/>
      <w:r>
        <w:t xml:space="preserve"> </w:t>
      </w:r>
      <m:oMath>
        <m:acc>
          <m:accPr>
            <m:chr m:val="̅"/>
            <m:ctrlPr>
              <w:rPr>
                <w:rFonts w:ascii="Cambria Math" w:hAnsi="Cambria Math"/>
              </w:rPr>
            </m:ctrlPr>
          </m:accPr>
          <m:e>
            <m:sSub>
              <m:sSubPr>
                <m:ctrlPr>
                  <w:rPr>
                    <w:rFonts w:ascii="Cambria Math" w:hAnsi="Cambria Math"/>
                    <w:i/>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xml:space="preserve">+ ε </m:t>
        </m:r>
      </m:oMath>
      <w:r w:rsidR="006C1803">
        <w:rPr>
          <w:rFonts w:eastAsiaTheme="minorEastAsia"/>
        </w:rPr>
        <w:t xml:space="preserve">;                  </w:t>
      </w:r>
      <m:oMath>
        <m:r>
          <m:rPr>
            <m:sty m:val="p"/>
          </m:rPr>
          <w:rPr>
            <w:rFonts w:ascii="Cambria Math" w:hAnsi="Cambria Math"/>
          </w:rPr>
          <m:t>ε ~ N(0,σ</m:t>
        </m:r>
      </m:oMath>
      <w:r>
        <w:rPr>
          <w:rFonts w:eastAsiaTheme="minorEastAsia"/>
          <w:vertAlign w:val="superscript"/>
        </w:rPr>
        <w:t>2</w:t>
      </w:r>
      <w:r>
        <w:rPr>
          <w:rFonts w:eastAsiaTheme="minorEastAsia"/>
        </w:rPr>
        <w:t>)</w:t>
      </w:r>
    </w:p>
    <w:p w14:paraId="6563A715" w14:textId="02C41A3A" w:rsidR="00B73EA5" w:rsidRDefault="00B10712" w:rsidP="008B4B4A">
      <w:pPr>
        <w:pStyle w:val="Heading2"/>
        <w:spacing w:before="240" w:line="276" w:lineRule="auto"/>
        <w:jc w:val="both"/>
      </w:pPr>
      <w:r>
        <w:lastRenderedPageBreak/>
        <w:t xml:space="preserve">2.2 </w:t>
      </w:r>
      <w:r w:rsidRPr="00101B12">
        <w:t xml:space="preserve">Simulation </w:t>
      </w:r>
      <w:r w:rsidR="00BF7FA1">
        <w:t>t</w:t>
      </w:r>
      <w:r w:rsidRPr="00101B12">
        <w:t>esting</w:t>
      </w:r>
    </w:p>
    <w:p w14:paraId="062CC497" w14:textId="51EBFD5D" w:rsidR="00715ED3" w:rsidRPr="00516C53" w:rsidRDefault="00715ED3" w:rsidP="008B4B4A">
      <w:pPr>
        <w:pStyle w:val="Heading3"/>
        <w:spacing w:line="276" w:lineRule="auto"/>
        <w:jc w:val="both"/>
        <w:rPr>
          <w:i w:val="0"/>
        </w:rPr>
      </w:pPr>
      <w:r w:rsidRPr="00516C53">
        <w:rPr>
          <w:i w:val="0"/>
        </w:rPr>
        <w:t>2.2.1 Outline and design</w:t>
      </w:r>
    </w:p>
    <w:p w14:paraId="1E4940F0" w14:textId="777CA6D7" w:rsidR="00F75BC7" w:rsidRDefault="00AA168A" w:rsidP="008B4B4A">
      <w:pPr>
        <w:spacing w:after="0" w:line="276" w:lineRule="auto"/>
        <w:ind w:firstLine="360"/>
        <w:jc w:val="both"/>
      </w:pPr>
      <w:r>
        <w:t>W</w:t>
      </w:r>
      <w:r w:rsidR="003057E6">
        <w:t xml:space="preserve">e </w:t>
      </w:r>
      <w:r w:rsidR="00FD20B7">
        <w:t xml:space="preserve">conducted </w:t>
      </w:r>
      <w:r w:rsidR="003057E6">
        <w:t>a simulation study</w:t>
      </w:r>
      <w:r w:rsidR="00E424C1">
        <w:t xml:space="preserve"> t</w:t>
      </w:r>
      <w:r>
        <w:t>o evaluate the</w:t>
      </w:r>
      <w:r w:rsidR="003368A1">
        <w:t xml:space="preserve"> performance </w:t>
      </w:r>
      <w:r>
        <w:t xml:space="preserve">of the proposed </w:t>
      </w:r>
      <w:r w:rsidR="007A52D3">
        <w:t xml:space="preserve">GAM-based </w:t>
      </w:r>
      <w:r>
        <w:t xml:space="preserve">method, </w:t>
      </w:r>
      <w:r w:rsidR="006C1803">
        <w:t xml:space="preserve">based on </w:t>
      </w:r>
      <w:r w:rsidR="003057E6">
        <w:t xml:space="preserve">datasets generated </w:t>
      </w:r>
      <w:r>
        <w:t xml:space="preserve">using </w:t>
      </w:r>
      <w:r w:rsidR="003057E6">
        <w:t>an individual-based model (IBM</w:t>
      </w:r>
      <w:r w:rsidR="00257626">
        <w:t xml:space="preserve">, see </w:t>
      </w:r>
      <w:r w:rsidR="00527F2F">
        <w:t>Supplementary Material</w:t>
      </w:r>
      <w:r w:rsidR="00257626">
        <w:t xml:space="preserve"> for full details</w:t>
      </w:r>
      <w:r w:rsidR="003057E6">
        <w:t xml:space="preserve">). The </w:t>
      </w:r>
      <w:r w:rsidR="00825F33">
        <w:t>IBM is</w:t>
      </w:r>
      <w:r w:rsidR="003057E6">
        <w:t xml:space="preserve"> capable of </w:t>
      </w:r>
      <w:r w:rsidR="002360BE">
        <w:t xml:space="preserve">simulating </w:t>
      </w:r>
      <w:r w:rsidR="003057E6">
        <w:t>individual characteristics by following the life history processes (survival</w:t>
      </w:r>
      <w:r w:rsidR="00FE3F18">
        <w:t xml:space="preserve"> and</w:t>
      </w:r>
      <w:r w:rsidR="003057E6">
        <w:t xml:space="preserve"> growth) of individual fish</w:t>
      </w:r>
      <w:r w:rsidR="00FE3F18" w:rsidRPr="00C560E0">
        <w:rPr>
          <w:color w:val="4472C4" w:themeColor="accent1"/>
        </w:rPr>
        <w:t>, with reproduction governed by a generalized stock-recruitment relationship to produce new individuals</w:t>
      </w:r>
      <w:r w:rsidR="003057E6" w:rsidRPr="00C560E0">
        <w:rPr>
          <w:color w:val="4472C4" w:themeColor="accent1"/>
        </w:rPr>
        <w:t xml:space="preserve">. </w:t>
      </w:r>
      <w:r w:rsidR="00FE3F18" w:rsidRPr="00C560E0">
        <w:rPr>
          <w:color w:val="4472C4" w:themeColor="accent1"/>
        </w:rPr>
        <w:t xml:space="preserve">An IBM was used to capture these key processes </w:t>
      </w:r>
      <w:del w:id="62" w:author="Punt, Andre (O&amp;A, Hobart)" w:date="2019-10-06T09:08:00Z">
        <w:r w:rsidR="00FE3F18" w:rsidRPr="00C560E0" w:rsidDel="00056722">
          <w:rPr>
            <w:color w:val="4472C4" w:themeColor="accent1"/>
          </w:rPr>
          <w:delText xml:space="preserve">using </w:delText>
        </w:r>
      </w:del>
      <w:ins w:id="63" w:author="Punt, Andre (O&amp;A, Hobart)" w:date="2019-10-06T09:08:00Z">
        <w:r w:rsidR="00056722">
          <w:rPr>
            <w:color w:val="4472C4" w:themeColor="accent1"/>
          </w:rPr>
          <w:t xml:space="preserve">to </w:t>
        </w:r>
      </w:ins>
      <w:r w:rsidR="00FE3F18" w:rsidRPr="00C560E0">
        <w:rPr>
          <w:color w:val="4472C4" w:themeColor="accent1"/>
        </w:rPr>
        <w:t>simulate</w:t>
      </w:r>
      <w:del w:id="64" w:author="Punt, Andre (O&amp;A, Hobart)" w:date="2019-10-06T09:08:00Z">
        <w:r w:rsidR="00FE3F18" w:rsidRPr="00C560E0" w:rsidDel="00056722">
          <w:rPr>
            <w:color w:val="4472C4" w:themeColor="accent1"/>
          </w:rPr>
          <w:delText>d</w:delText>
        </w:r>
      </w:del>
      <w:r w:rsidR="00FE3F18" w:rsidRPr="00C560E0">
        <w:rPr>
          <w:color w:val="4472C4" w:themeColor="accent1"/>
        </w:rPr>
        <w:t xml:space="preserve"> data similar in form to what would be included in a fishery stock assessment, which is difficult to do analytically or using age/size aggregated models. </w:t>
      </w:r>
      <w:r w:rsidR="00B10712">
        <w:t xml:space="preserve">We simulate </w:t>
      </w:r>
      <w:r w:rsidR="003057E6">
        <w:t>spatial variation by generating length</w:t>
      </w:r>
      <w:r w:rsidR="00FD20B7">
        <w:t>-</w:t>
      </w:r>
      <w:r w:rsidR="00257626">
        <w:t>at</w:t>
      </w:r>
      <w:r w:rsidR="00FD20B7">
        <w:t>-</w:t>
      </w:r>
      <w:r w:rsidR="003057E6">
        <w:t xml:space="preserve">age datasets under different </w:t>
      </w:r>
      <w:r w:rsidR="00922BA3">
        <w:t xml:space="preserve">growth ‘Regimes’ (defined as distinct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922BA3">
        <w:t xml:space="preserve"> and/or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922BA3">
        <w:t xml:space="preserve"> values, leading to varied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B00F21">
        <w:t>latitudes and longitudes</w:t>
      </w:r>
      <w:r w:rsidR="00C41D19">
        <w:t xml:space="preserve"> to </w:t>
      </w:r>
      <w:r w:rsidR="00922BA3">
        <w:t xml:space="preserve">fish grown under each </w:t>
      </w:r>
      <w:r w:rsidR="006C1803">
        <w:t>r</w:t>
      </w:r>
      <w:r w:rsidR="00922BA3">
        <w:t>egime</w:t>
      </w:r>
      <w:r w:rsidR="00C41D19">
        <w:t>.</w:t>
      </w:r>
      <w:r w:rsidR="00F75BC7">
        <w:t xml:space="preserve"> The IBM </w:t>
      </w:r>
      <w:r w:rsidR="003368A1">
        <w:t>implements the</w:t>
      </w:r>
      <w:r w:rsidR="00F75BC7">
        <w:t xml:space="preserve"> VBGF </w:t>
      </w:r>
      <w:r w:rsidR="003368A1">
        <w:t xml:space="preserve">using </w:t>
      </w:r>
      <w:proofErr w:type="spellStart"/>
      <w:r w:rsidR="00A83B9D">
        <w:t>Schnute’s</w:t>
      </w:r>
      <w:proofErr w:type="spellEnd"/>
      <w:r w:rsidR="00A83B9D">
        <w:t xml:space="preserve"> </w:t>
      </w:r>
      <w:r w:rsidR="00D335A9">
        <w:fldChar w:fldCharType="begin" w:fldLock="1"/>
      </w:r>
      <w:r w:rsidR="00EE423C">
        <w:instrText>ADDIN CSL_CITATION {"citationItems":[{"id":"ITEM-1","itemData":{"DOI":"10.1139/f81-153","ISSN":"0706-652X","abstract":"This paper presents a new comprehensive growth model which includes numerous historical models as special cases. The new model is derived from a concise biological principle which, unlike earlier theories, relates to growth acceleratisrt. Properties of growth curves, such as asymptotic limits or inflection points, are shown to be incidental in this new context. Possible submodels include not only asymptotic growth (such as von Bertalanffy, Richards, Gsmpertz, or logistic growth) but also linear, quadratic, or exponential growth. By simple analysis of variance, the observed data can be used directly in deciding which type of model is most appropriate. The new model is cast in terms of parameters which have stable statistical estimates. From this perspective, it is shown how earlier fomulations sometimes result in an endless computer search for optimal parameter estimates.","author":[{"dropping-particle":"","family":"Schnute","given":"Jon","non-dropping-particle":"","parse-names":false,"suffix":""}],"container-title":"Canadian Journal of Fisheries and Aquatic Sciences","id":"ITEM-1","issued":{"date-parts":[["2008"]]},"page":"1128-1140","title":"A Versatile Growth Model with Statistically Stable Parameters","type":"article-journal","volume":"38"},"uris":["http://www.mendeley.com/documents/?uuid=6719acb0-4007-44b1-a114-bae037b7ebf7"]}],"mendeley":{"formattedCitation":"(Schnute, 2008)","manualFormatting":"(1981)","plainTextFormattedCitation":"(Schnute, 2008)","previouslyFormattedCitation":"(Schnute, 2008)"},"properties":{"noteIndex":0},"schema":"https://github.com/citation-style-language/schema/raw/master/csl-citation.json"}</w:instrText>
      </w:r>
      <w:r w:rsidR="00D335A9">
        <w:fldChar w:fldCharType="separate"/>
      </w:r>
      <w:r w:rsidR="00D335A9" w:rsidRPr="00D335A9">
        <w:rPr>
          <w:noProof/>
        </w:rPr>
        <w:t>(1981)</w:t>
      </w:r>
      <w:r w:rsidR="00D335A9">
        <w:fldChar w:fldCharType="end"/>
      </w:r>
      <w:r w:rsidR="00D335A9">
        <w:t xml:space="preserve"> </w:t>
      </w:r>
      <w:r w:rsidR="00A83B9D">
        <w:t>formulation, whic</w:t>
      </w:r>
      <w:r w:rsidR="00AF2270">
        <w:t xml:space="preserve">h </w:t>
      </w:r>
      <w:r w:rsidR="00A83B9D">
        <w:t xml:space="preserve">requires </w:t>
      </w:r>
      <w:r w:rsidR="003368A1" w:rsidRPr="003D3AD9">
        <w:rPr>
          <w:i/>
        </w:rPr>
        <w:t>k</w:t>
      </w:r>
      <w:r w:rsidR="003368A1">
        <w:t>,</w:t>
      </w:r>
      <w:r w:rsidR="00F75BC7">
        <w:t xml:space="preserve">  </w:t>
      </w:r>
      <w:r w:rsidR="00F75BC7" w:rsidRPr="00B9623A">
        <w:rPr>
          <w:i/>
        </w:rPr>
        <w:t>L</w:t>
      </w:r>
      <w:r w:rsidR="00F75BC7" w:rsidRPr="00B9623A">
        <w:rPr>
          <w:vertAlign w:val="subscript"/>
        </w:rPr>
        <w:t>1</w:t>
      </w:r>
      <w:r w:rsidR="003368A1">
        <w:rPr>
          <w:vertAlign w:val="subscript"/>
        </w:rPr>
        <w:t>,</w:t>
      </w:r>
      <w:r w:rsidR="00F75BC7">
        <w:t xml:space="preserve"> </w:t>
      </w:r>
      <w:r w:rsidR="003418AD">
        <w:t xml:space="preserve">and </w:t>
      </w:r>
      <w:r w:rsidR="00F75BC7" w:rsidRPr="00B9623A">
        <w:rPr>
          <w:i/>
        </w:rPr>
        <w:t>L</w:t>
      </w:r>
      <w:r w:rsidR="00F75BC7" w:rsidRPr="00B9623A">
        <w:rPr>
          <w:vertAlign w:val="subscript"/>
        </w:rPr>
        <w:t>2</w:t>
      </w:r>
      <w:r w:rsidR="004D72BD">
        <w:rPr>
          <w:vertAlign w:val="subscript"/>
        </w:rPr>
        <w:t>,</w:t>
      </w:r>
      <w:r w:rsidR="003368A1">
        <w:t xml:space="preserve"> </w:t>
      </w:r>
      <w:r w:rsidR="00333FDA">
        <w:t>with</w:t>
      </w:r>
      <w:r w:rsidR="003368A1">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368A1">
        <w:t xml:space="preserve"> computed as</w:t>
      </w:r>
      <w:r w:rsidR="00F75BC7">
        <w:t>:</w:t>
      </w:r>
    </w:p>
    <w:p w14:paraId="3D205EA6" w14:textId="49D40866" w:rsidR="00F75BC7" w:rsidRDefault="00392042" w:rsidP="008B4B4A">
      <w:pPr>
        <w:pStyle w:val="Caption"/>
        <w:spacing w:before="120" w:after="120" w:line="276" w:lineRule="auto"/>
        <w:jc w:val="both"/>
      </w:pPr>
      <w:bookmarkStart w:id="65" w:name="_Ref5721903"/>
      <w:r>
        <w:t xml:space="preserve">Equation </w:t>
      </w:r>
      <w:r w:rsidR="009308CB">
        <w:rPr>
          <w:noProof/>
        </w:rPr>
        <w:fldChar w:fldCharType="begin"/>
      </w:r>
      <w:r w:rsidR="009308CB">
        <w:rPr>
          <w:noProof/>
        </w:rPr>
        <w:instrText xml:space="preserve"> SEQ Equation \* ARABIC </w:instrText>
      </w:r>
      <w:r w:rsidR="009308CB">
        <w:rPr>
          <w:noProof/>
        </w:rPr>
        <w:fldChar w:fldCharType="separate"/>
      </w:r>
      <w:r w:rsidR="002C0BDF">
        <w:rPr>
          <w:noProof/>
        </w:rPr>
        <w:t>5</w:t>
      </w:r>
      <w:r w:rsidR="009308CB">
        <w:rPr>
          <w:noProof/>
        </w:rPr>
        <w:fldChar w:fldCharType="end"/>
      </w:r>
      <w:bookmarkEnd w:id="65"/>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num>
          <m:den>
            <m:r>
              <w:rPr>
                <w:rFonts w:ascii="Cambria Math" w:hAnsi="Cambria Math"/>
              </w:rPr>
              <m:t>1-</m:t>
            </m:r>
            <m:r>
              <m:rPr>
                <m:sty m:val="p"/>
              </m:rPr>
              <w:rPr>
                <w:rFonts w:ascii="Cambria Math" w:hAnsi="Cambria Math"/>
              </w:rPr>
              <m:t>exp⁡</m:t>
            </m:r>
            <m:r>
              <w:rPr>
                <w:rFonts w:ascii="Cambria Math" w:hAnsi="Cambria Math"/>
              </w:rPr>
              <m:t>(-k×</m:t>
            </m:r>
            <m:d>
              <m:dPr>
                <m:ctrlPr>
                  <w:rPr>
                    <w:rFonts w:ascii="Cambria Math" w:hAnsi="Cambria Math"/>
                    <w:i/>
                  </w:rPr>
                </m:ctrlPr>
              </m:dPr>
              <m:e>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e>
            </m:d>
            <m:r>
              <w:rPr>
                <w:rFonts w:ascii="Cambria Math" w:hAnsi="Cambria Math"/>
              </w:rPr>
              <m:t>)</m:t>
            </m:r>
          </m:den>
        </m:f>
      </m:oMath>
    </w:p>
    <w:p w14:paraId="3012175C" w14:textId="78B74F9A" w:rsidR="00E05953" w:rsidRDefault="003368A1" w:rsidP="008B4B4A">
      <w:pPr>
        <w:spacing w:after="0" w:line="276" w:lineRule="auto"/>
        <w:jc w:val="both"/>
      </w:pPr>
      <w:bookmarkStart w:id="66" w:name="_Hlk2063641"/>
      <w:r>
        <w:t>w</w:t>
      </w:r>
      <w:r w:rsidR="00642D5E">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sSub>
          <m:sSubPr>
            <m:ctrlPr>
              <w:rPr>
                <w:rFonts w:ascii="Cambria Math" w:hAnsi="Cambria Math"/>
              </w:rPr>
            </m:ctrlPr>
          </m:sSubPr>
          <m:e>
            <m:r>
              <w:rPr>
                <w:rFonts w:ascii="Cambria Math" w:hAnsi="Cambria Math"/>
              </w:rPr>
              <m:t>, L</m:t>
            </m:r>
          </m:e>
          <m:sub>
            <m:r>
              <m:rPr>
                <m:sty m:val="p"/>
              </m:rPr>
              <w:rPr>
                <w:rFonts w:ascii="Cambria Math" w:hAnsi="Cambria Math"/>
              </w:rPr>
              <m:t>2</m:t>
            </m:r>
          </m:sub>
        </m:sSub>
      </m:oMath>
      <w:r w:rsidR="00642D5E">
        <w:rPr>
          <w:rFonts w:eastAsiaTheme="minorEastAsia"/>
        </w:rPr>
        <w:t xml:space="preserve"> represent the </w:t>
      </w:r>
      <w:r w:rsidR="00FD20B7">
        <w:rPr>
          <w:rFonts w:eastAsiaTheme="minorEastAsia"/>
        </w:rPr>
        <w:t xml:space="preserve">expected </w:t>
      </w:r>
      <w:r w:rsidR="00642D5E">
        <w:rPr>
          <w:rFonts w:eastAsiaTheme="minorEastAsia"/>
        </w:rPr>
        <w:t>length</w:t>
      </w:r>
      <w:r>
        <w:rPr>
          <w:rFonts w:eastAsiaTheme="minorEastAsia"/>
        </w:rPr>
        <w:t>s</w:t>
      </w:r>
      <w:r w:rsidR="00642D5E">
        <w:rPr>
          <w:rFonts w:eastAsiaTheme="minorEastAsia"/>
        </w:rPr>
        <w:t xml:space="preserve"> of fish at age</w:t>
      </w:r>
      <w:r>
        <w:rPr>
          <w:rFonts w:eastAsiaTheme="minorEastAsia"/>
        </w:rPr>
        <w:t>s</w:t>
      </w:r>
      <w:r w:rsidR="00642D5E">
        <w:rPr>
          <w:rFonts w:eastAsiaTheme="minorEastAsia"/>
        </w:rPr>
        <w:t xml:space="preserve"> </w:t>
      </w:r>
      <w:commentRangeStart w:id="67"/>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F97AC5">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Pr>
          <w:rFonts w:eastAsiaTheme="minorEastAsia"/>
        </w:rPr>
        <w:t>,</w:t>
      </w:r>
      <w:r w:rsidR="00642D5E">
        <w:rPr>
          <w:rFonts w:eastAsiaTheme="minorEastAsia"/>
        </w:rPr>
        <w:t xml:space="preserve"> </w:t>
      </w:r>
      <w:commentRangeEnd w:id="67"/>
      <w:r w:rsidR="002922F3">
        <w:rPr>
          <w:rStyle w:val="CommentReference"/>
        </w:rPr>
        <w:commentReference w:id="67"/>
      </w:r>
      <w:r w:rsidR="00642D5E">
        <w:rPr>
          <w:rFonts w:eastAsiaTheme="minorEastAsia"/>
        </w:rPr>
        <w:t xml:space="preserve">and </w:t>
      </w:r>
      <w:r>
        <w:rPr>
          <w:rFonts w:eastAsiaTheme="minorEastAsia"/>
          <w:i/>
        </w:rPr>
        <w:t>k</w:t>
      </w:r>
      <w:r>
        <w:rPr>
          <w:rFonts w:eastAsiaTheme="minorEastAsia"/>
        </w:rPr>
        <w:t xml:space="preserve"> i</w:t>
      </w:r>
      <w:r w:rsidR="006948C1">
        <w:rPr>
          <w:rFonts w:eastAsiaTheme="minorEastAsia"/>
        </w:rPr>
        <w:t>s</w:t>
      </w:r>
      <w:r>
        <w:rPr>
          <w:rFonts w:eastAsiaTheme="minorEastAsia"/>
        </w:rPr>
        <w:t xml:space="preserve"> </w:t>
      </w:r>
      <w:r w:rsidR="00B10712">
        <w:rPr>
          <w:rFonts w:eastAsiaTheme="minorEastAsia"/>
        </w:rPr>
        <w:t>the growth coefficient</w:t>
      </w:r>
      <w:r w:rsidR="00642D5E">
        <w:rPr>
          <w:rFonts w:eastAsiaTheme="minorEastAsia"/>
        </w:rPr>
        <w:t xml:space="preserve">. </w:t>
      </w:r>
      <w:r w:rsidR="00E23E3B">
        <w:rPr>
          <w:rFonts w:eastAsiaTheme="minorEastAsia"/>
        </w:rPr>
        <w:t>Each annual increment for every individual fish is</w:t>
      </w:r>
      <w:r w:rsidR="008A6648">
        <w:rPr>
          <w:rFonts w:eastAsiaTheme="minorEastAsia"/>
        </w:rPr>
        <w:t xml:space="preserve"> subject </w:t>
      </w:r>
      <w:r w:rsidR="0053714E">
        <w:rPr>
          <w:rFonts w:eastAsiaTheme="minorEastAsia"/>
        </w:rPr>
        <w:t>to</w:t>
      </w:r>
      <w:r w:rsidR="009E50E8">
        <w:rPr>
          <w:rFonts w:eastAsiaTheme="minorEastAsia"/>
        </w:rPr>
        <w:t xml:space="preserve"> </w:t>
      </w:r>
      <w:r w:rsidR="00642D5E">
        <w:rPr>
          <w:rFonts w:eastAsiaTheme="minorEastAsia"/>
        </w:rPr>
        <w:t>lognormal error.</w:t>
      </w:r>
      <w:r w:rsidR="00C41D19">
        <w:t xml:space="preserve"> </w:t>
      </w:r>
      <w:r w:rsidR="002360BE">
        <w:t xml:space="preserve">We considered </w:t>
      </w:r>
      <w:r w:rsidR="00DB1D12">
        <w:t>five</w:t>
      </w:r>
      <w:r w:rsidR="002360BE">
        <w:t xml:space="preserve"> growth scenarios consisting of </w:t>
      </w:r>
      <w:r w:rsidR="00E02C5F">
        <w:t>two</w:t>
      </w:r>
      <w:r w:rsidR="002360BE">
        <w:t xml:space="preserve"> growth </w:t>
      </w:r>
      <w:r w:rsidR="00991E7A">
        <w:t xml:space="preserve">“Regimes” </w:t>
      </w:r>
      <w:r w:rsidR="002360BE">
        <w:rPr>
          <w:rFonts w:eastAsiaTheme="minorEastAsia"/>
        </w:rPr>
        <w:t>with either completely distinct spatial or temporal ranges, or spatial ranges with some overlap.</w:t>
      </w:r>
      <w:r w:rsidR="00585ACF">
        <w:rPr>
          <w:rFonts w:eastAsiaTheme="minorEastAsia"/>
        </w:rPr>
        <w:t xml:space="preserve"> We designed our growth </w:t>
      </w:r>
      <w:r w:rsidR="006C1803">
        <w:rPr>
          <w:rFonts w:eastAsiaTheme="minorEastAsia"/>
        </w:rPr>
        <w:t>r</w:t>
      </w:r>
      <w:r w:rsidR="00585ACF">
        <w:rPr>
          <w:rFonts w:eastAsiaTheme="minorEastAsia"/>
        </w:rPr>
        <w:t xml:space="preserve">egimes to mimic the </w:t>
      </w:r>
      <w:r w:rsidR="00401105">
        <w:rPr>
          <w:rFonts w:eastAsiaTheme="minorEastAsia"/>
        </w:rPr>
        <w:t>level</w:t>
      </w:r>
      <w:r w:rsidR="00585ACF">
        <w:rPr>
          <w:rFonts w:eastAsiaTheme="minorEastAsia"/>
        </w:rPr>
        <w:t xml:space="preserve"> of variation </w:t>
      </w:r>
      <w:r w:rsidR="00401105">
        <w:rPr>
          <w:rFonts w:eastAsiaTheme="minorEastAsia"/>
        </w:rPr>
        <w:t xml:space="preserve">in </w:t>
      </w:r>
      <w:bookmarkStart w:id="68" w:name="_Hlk8634348"/>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bookmarkEnd w:id="68"/>
      <w:r w:rsidR="00585ACF">
        <w:rPr>
          <w:rFonts w:eastAsiaTheme="minorEastAsia"/>
        </w:rPr>
        <w:t xml:space="preserve">present in the sablefish dataset, </w:t>
      </w:r>
      <w:r w:rsidR="00401105">
        <w:rPr>
          <w:rFonts w:eastAsiaTheme="minorEastAsia"/>
        </w:rPr>
        <w:t xml:space="preserve">which was as high as </w:t>
      </w:r>
      <w:r w:rsidR="00A1156A">
        <w:rPr>
          <w:rFonts w:eastAsiaTheme="minorEastAsia"/>
        </w:rPr>
        <w:t>2</w:t>
      </w:r>
      <w:r w:rsidR="00B61E81">
        <w:rPr>
          <w:rFonts w:eastAsiaTheme="minorEastAsia"/>
        </w:rPr>
        <w:t>6</w:t>
      </w:r>
      <w:r w:rsidR="00401105">
        <w:rPr>
          <w:rFonts w:eastAsiaTheme="minorEastAsia"/>
        </w:rPr>
        <w:t xml:space="preserve">%. </w:t>
      </w:r>
      <w:r w:rsidR="004C4020">
        <w:rPr>
          <w:rFonts w:eastAsiaTheme="minorEastAsia"/>
        </w:rPr>
        <w:t>In our synthetic population</w:t>
      </w:r>
      <w:r w:rsidR="00401105">
        <w:rPr>
          <w:rFonts w:eastAsiaTheme="minorEastAsia"/>
        </w:rPr>
        <w:t xml:space="preserve"> for</w:t>
      </w:r>
      <w:r w:rsidR="007A17E6">
        <w:rPr>
          <w:rFonts w:eastAsiaTheme="minorEastAsia"/>
        </w:rPr>
        <w:t xml:space="preserve"> </w:t>
      </w:r>
      <w:r w:rsidR="006C1803">
        <w:t>r</w:t>
      </w:r>
      <w:r w:rsidR="00101B12">
        <w:t xml:space="preserve">egime 1 </w:t>
      </w:r>
      <w:r w:rsidR="00101B12" w:rsidRPr="00C560E0">
        <w:rPr>
          <w:i/>
          <w:color w:val="4472C4" w:themeColor="accent1"/>
        </w:rPr>
        <w:t>L</w:t>
      </w:r>
      <w:r w:rsidR="00473F2A" w:rsidRPr="00C560E0">
        <w:rPr>
          <w:color w:val="4472C4" w:themeColor="accent1"/>
          <w:vertAlign w:val="subscript"/>
        </w:rPr>
        <w:t>1</w:t>
      </w:r>
      <w:r w:rsidR="00473F2A" w:rsidRPr="00C560E0">
        <w:rPr>
          <w:color w:val="4472C4" w:themeColor="accent1"/>
        </w:rPr>
        <w:t xml:space="preserve"> </w:t>
      </w:r>
      <w:r w:rsidR="00101B12" w:rsidRPr="00C560E0">
        <w:rPr>
          <w:color w:val="4472C4" w:themeColor="accent1"/>
        </w:rPr>
        <w:t xml:space="preserve">= </w:t>
      </w:r>
      <w:r w:rsidR="00927DFA" w:rsidRPr="00C560E0">
        <w:rPr>
          <w:color w:val="4472C4" w:themeColor="accent1"/>
        </w:rPr>
        <w:t xml:space="preserve">10 </w:t>
      </w:r>
      <w:r w:rsidR="00AC488E" w:rsidRPr="00C560E0">
        <w:rPr>
          <w:color w:val="4472C4" w:themeColor="accent1"/>
        </w:rPr>
        <w:t>cm</w:t>
      </w:r>
      <w:r w:rsidR="00C560E0">
        <w:rPr>
          <w:color w:val="4472C4" w:themeColor="accent1"/>
        </w:rPr>
        <w:t xml:space="preserve">, </w:t>
      </w:r>
      <m:oMath>
        <m:sSub>
          <m:sSubPr>
            <m:ctrlPr>
              <w:rPr>
                <w:rFonts w:ascii="Cambria Math" w:hAnsi="Cambria Math"/>
                <w:color w:val="4472C4" w:themeColor="accent1"/>
              </w:rPr>
            </m:ctrlPr>
          </m:sSubPr>
          <m:e>
            <m:r>
              <w:rPr>
                <w:rFonts w:ascii="Cambria Math" w:hAnsi="Cambria Math"/>
                <w:color w:val="4472C4" w:themeColor="accent1"/>
              </w:rPr>
              <m:t>L</m:t>
            </m:r>
          </m:e>
          <m:sub>
            <m:r>
              <m:rPr>
                <m:sty m:val="p"/>
              </m:rPr>
              <w:rPr>
                <w:rFonts w:ascii="Cambria Math" w:hAnsi="Cambria Math"/>
                <w:color w:val="4472C4" w:themeColor="accent1"/>
              </w:rPr>
              <m:t>2</m:t>
            </m:r>
          </m:sub>
        </m:sSub>
      </m:oMath>
      <w:r w:rsidR="00101B12" w:rsidRPr="00C560E0">
        <w:rPr>
          <w:color w:val="4472C4" w:themeColor="accent1"/>
        </w:rPr>
        <w:t xml:space="preserve"> = </w:t>
      </w:r>
      <w:r w:rsidR="00927DFA" w:rsidRPr="00C560E0">
        <w:rPr>
          <w:color w:val="4472C4" w:themeColor="accent1"/>
        </w:rPr>
        <w:t xml:space="preserve">70 </w:t>
      </w:r>
      <w:r w:rsidR="00473F2A" w:rsidRPr="00C560E0">
        <w:rPr>
          <w:color w:val="4472C4" w:themeColor="accent1"/>
        </w:rPr>
        <w:t>cm</w:t>
      </w:r>
      <w:r w:rsidR="00862408" w:rsidRPr="00C560E0">
        <w:rPr>
          <w:color w:val="4472C4" w:themeColor="accent1"/>
        </w:rPr>
        <w:t xml:space="preserve"> and </w:t>
      </w:r>
      <w:r w:rsidR="00862408" w:rsidRPr="00C560E0">
        <w:rPr>
          <w:i/>
          <w:color w:val="4472C4" w:themeColor="accent1"/>
        </w:rPr>
        <w:t>k</w:t>
      </w:r>
      <w:r w:rsidR="00862408" w:rsidRPr="00C560E0">
        <w:rPr>
          <w:color w:val="4472C4" w:themeColor="accent1"/>
        </w:rPr>
        <w:t xml:space="preserve"> = 0.</w:t>
      </w:r>
      <w:r w:rsidR="00927DFA" w:rsidRPr="00C560E0">
        <w:rPr>
          <w:color w:val="4472C4" w:themeColor="accent1"/>
        </w:rPr>
        <w:t xml:space="preserve">30 </w:t>
      </w:r>
      <w:r w:rsidR="00FD20B7" w:rsidRPr="00C560E0">
        <w:rPr>
          <w:color w:val="4472C4" w:themeColor="accent1"/>
        </w:rPr>
        <w:t>yr</w:t>
      </w:r>
      <w:r w:rsidR="00FD20B7" w:rsidRPr="00C560E0">
        <w:rPr>
          <w:color w:val="4472C4" w:themeColor="accent1"/>
          <w:vertAlign w:val="superscript"/>
        </w:rPr>
        <w:t>-1</w:t>
      </w:r>
      <w:r w:rsidR="00473F2A">
        <w:t>;</w:t>
      </w:r>
      <w:r w:rsidR="00101B12">
        <w:t xml:space="preserve"> </w:t>
      </w:r>
      <w:r w:rsidR="006C1803">
        <w:t>r</w:t>
      </w:r>
      <w:r w:rsidR="00101B12">
        <w:t>egime 2</w:t>
      </w:r>
      <w:r w:rsidR="00A1156A">
        <w:t xml:space="preserve"> </w:t>
      </w:r>
      <w:r w:rsidR="00862408">
        <w:t xml:space="preserve">was designed </w:t>
      </w:r>
      <w:r w:rsidR="00401105">
        <w:t xml:space="preserve">using </w:t>
      </w:r>
      <w:r w:rsidR="00401105" w:rsidRPr="007A17E6">
        <w:rPr>
          <w:i/>
        </w:rPr>
        <w:t>L</w:t>
      </w:r>
      <w:r w:rsidR="00401105">
        <w:rPr>
          <w:vertAlign w:val="subscript"/>
        </w:rPr>
        <w:t>1</w:t>
      </w:r>
      <w:r w:rsidR="00401105">
        <w:rPr>
          <w:rFonts w:eastAsiaTheme="minorEastAsia"/>
        </w:rPr>
        <w:t xml:space="preserve"> and </w:t>
      </w:r>
      <w:r w:rsidR="00401105" w:rsidRPr="007A17E6">
        <w:rPr>
          <w:i/>
        </w:rPr>
        <w:t>L</w:t>
      </w:r>
      <w:r w:rsidR="00401105">
        <w:rPr>
          <w:vertAlign w:val="subscript"/>
        </w:rPr>
        <w:t>2</w:t>
      </w:r>
      <w:r w:rsidR="00401105">
        <w:rPr>
          <w:rFonts w:eastAsiaTheme="minorEastAsia"/>
        </w:rPr>
        <w:t xml:space="preserve"> </w:t>
      </w:r>
      <w:r w:rsidR="00401105">
        <w:t xml:space="preserve">parameters 20% higher than </w:t>
      </w:r>
      <w:r w:rsidR="006C1803">
        <w:t>r</w:t>
      </w:r>
      <w:r w:rsidR="00401105">
        <w:t>egime 1 (</w:t>
      </w:r>
      <w:r w:rsidR="00401105" w:rsidRPr="007A17E6">
        <w:rPr>
          <w:i/>
        </w:rPr>
        <w:t>L</w:t>
      </w:r>
      <w:r w:rsidR="00401105">
        <w:rPr>
          <w:vertAlign w:val="subscript"/>
        </w:rPr>
        <w:t>1</w:t>
      </w:r>
      <w:r w:rsidR="00401105">
        <w:rPr>
          <w:rFonts w:eastAsiaTheme="minorEastAsia"/>
        </w:rPr>
        <w:t xml:space="preserve"> = </w:t>
      </w:r>
      <w:r w:rsidR="00927DFA" w:rsidRPr="00C560E0">
        <w:rPr>
          <w:rFonts w:eastAsiaTheme="minorEastAsia"/>
          <w:color w:val="4472C4" w:themeColor="accent1"/>
        </w:rPr>
        <w:t xml:space="preserve">12 </w:t>
      </w:r>
      <w:r w:rsidR="00401105" w:rsidRPr="00C560E0">
        <w:rPr>
          <w:rFonts w:eastAsiaTheme="minorEastAsia"/>
          <w:color w:val="4472C4" w:themeColor="accent1"/>
        </w:rPr>
        <w:t xml:space="preserve">cm, and </w:t>
      </w:r>
      <w:r w:rsidR="00401105" w:rsidRPr="00C560E0">
        <w:rPr>
          <w:i/>
          <w:color w:val="4472C4" w:themeColor="accent1"/>
        </w:rPr>
        <w:t>L</w:t>
      </w:r>
      <w:r w:rsidR="00FB1765" w:rsidRPr="00C560E0">
        <w:rPr>
          <w:color w:val="4472C4" w:themeColor="accent1"/>
          <w:vertAlign w:val="subscript"/>
        </w:rPr>
        <w:t>2</w:t>
      </w:r>
      <w:r w:rsidR="00FB1765" w:rsidRPr="00C560E0">
        <w:rPr>
          <w:rFonts w:eastAsiaTheme="minorEastAsia"/>
          <w:color w:val="4472C4" w:themeColor="accent1"/>
        </w:rPr>
        <w:t xml:space="preserve"> =</w:t>
      </w:r>
      <w:r w:rsidR="00401105" w:rsidRPr="00C560E0">
        <w:rPr>
          <w:rFonts w:eastAsiaTheme="minorEastAsia"/>
          <w:color w:val="4472C4" w:themeColor="accent1"/>
        </w:rPr>
        <w:t xml:space="preserve"> </w:t>
      </w:r>
      <w:r w:rsidR="00927DFA" w:rsidRPr="00C560E0">
        <w:rPr>
          <w:rFonts w:eastAsiaTheme="minorEastAsia"/>
          <w:color w:val="4472C4" w:themeColor="accent1"/>
        </w:rPr>
        <w:t xml:space="preserve">84 </w:t>
      </w:r>
      <w:r w:rsidR="00401105" w:rsidRPr="00C560E0">
        <w:rPr>
          <w:rFonts w:eastAsiaTheme="minorEastAsia"/>
          <w:color w:val="4472C4" w:themeColor="accent1"/>
        </w:rPr>
        <w:t xml:space="preserve">cm, </w:t>
      </w:r>
      <w:r w:rsidR="00401105" w:rsidRPr="00C560E0">
        <w:rPr>
          <w:i/>
          <w:color w:val="4472C4" w:themeColor="accent1"/>
        </w:rPr>
        <w:t>k</w:t>
      </w:r>
      <w:r w:rsidR="00401105" w:rsidRPr="00C560E0">
        <w:rPr>
          <w:color w:val="4472C4" w:themeColor="accent1"/>
        </w:rPr>
        <w:t xml:space="preserve"> = 0.</w:t>
      </w:r>
      <w:r w:rsidR="00927DFA" w:rsidRPr="00C560E0">
        <w:rPr>
          <w:color w:val="4472C4" w:themeColor="accent1"/>
        </w:rPr>
        <w:t xml:space="preserve">30 </w:t>
      </w:r>
      <w:r w:rsidR="00401105" w:rsidRPr="00C560E0">
        <w:rPr>
          <w:color w:val="4472C4" w:themeColor="accent1"/>
        </w:rPr>
        <w:t>yr</w:t>
      </w:r>
      <w:r w:rsidR="00401105" w:rsidRPr="00C560E0">
        <w:rPr>
          <w:color w:val="4472C4" w:themeColor="accent1"/>
          <w:vertAlign w:val="superscript"/>
        </w:rPr>
        <w:t>-</w:t>
      </w:r>
      <w:r w:rsidR="00401105" w:rsidRPr="00CE3A12">
        <w:rPr>
          <w:vertAlign w:val="superscript"/>
        </w:rPr>
        <w:t>1</w:t>
      </w:r>
      <w:r w:rsidR="00401105">
        <w:t>)</w:t>
      </w:r>
      <w:r w:rsidR="00D60AC2">
        <w:t>.</w:t>
      </w:r>
      <w:r w:rsidR="00862408">
        <w:t xml:space="preserve"> </w:t>
      </w:r>
      <w:r w:rsidR="00585ACF">
        <w:t xml:space="preserve">Expected growth curves for the simulated Regimes are </w:t>
      </w:r>
      <w:r w:rsidR="002A0D40">
        <w:t>present</w:t>
      </w:r>
      <w:r w:rsidR="00585ACF">
        <w:t xml:space="preserve"> in </w:t>
      </w:r>
      <w:r w:rsidR="00527F2F">
        <w:t xml:space="preserve">Supplementary </w:t>
      </w:r>
      <w:r w:rsidR="00730B78">
        <w:t>Figure A1</w:t>
      </w:r>
      <w:r w:rsidR="00585ACF">
        <w:t>.</w:t>
      </w:r>
    </w:p>
    <w:p w14:paraId="686DCC8B" w14:textId="4E8A6CD5" w:rsidR="001E05C4" w:rsidRDefault="00991E7A" w:rsidP="008B4B4A">
      <w:pPr>
        <w:spacing w:after="0" w:line="276" w:lineRule="auto"/>
        <w:ind w:firstLine="360"/>
        <w:jc w:val="both"/>
      </w:pPr>
      <w:r>
        <w:t xml:space="preserve">The simulated spatial extent ranges from 0° to 50° in latitude and longitude. </w:t>
      </w:r>
      <w:r w:rsidR="003057E6">
        <w:t xml:space="preserve">The </w:t>
      </w:r>
      <w:r w:rsidR="00BD69F5">
        <w:t xml:space="preserve">simulation </w:t>
      </w:r>
      <w:r w:rsidR="003057E6">
        <w:t xml:space="preserve">scenarios </w:t>
      </w:r>
      <w:r w:rsidR="00FD20B7">
        <w:t>(</w:t>
      </w:r>
      <w:r w:rsidR="00C61A6B">
        <w:fldChar w:fldCharType="begin"/>
      </w:r>
      <w:r w:rsidR="00C61A6B">
        <w:instrText xml:space="preserve"> REF _Ref872431 \h </w:instrText>
      </w:r>
      <w:r w:rsidR="007D19A2">
        <w:instrText xml:space="preserve"> \* MERGEFORMAT </w:instrText>
      </w:r>
      <w:r w:rsidR="00C61A6B">
        <w:fldChar w:fldCharType="separate"/>
      </w:r>
      <w:r w:rsidR="00EF1C91">
        <w:t xml:space="preserve">Table </w:t>
      </w:r>
      <w:r w:rsidR="00EF1C91">
        <w:rPr>
          <w:noProof/>
        </w:rPr>
        <w:t>2</w:t>
      </w:r>
      <w:r w:rsidR="00C61A6B">
        <w:fldChar w:fldCharType="end"/>
      </w:r>
      <w:r w:rsidR="00FD20B7">
        <w:t>)</w:t>
      </w:r>
      <w:r w:rsidR="003057E6">
        <w:t xml:space="preserve"> </w:t>
      </w:r>
      <w:proofErr w:type="gramStart"/>
      <w:r w:rsidR="003057E6">
        <w:t>were designed</w:t>
      </w:r>
      <w:proofErr w:type="gramEnd"/>
      <w:r w:rsidR="003057E6">
        <w:t xml:space="preserve"> to represent </w:t>
      </w:r>
      <w:r w:rsidR="00CD3EA6">
        <w:t xml:space="preserve">a variety of </w:t>
      </w:r>
      <w:r w:rsidR="00F96D86">
        <w:t xml:space="preserve">possibilities </w:t>
      </w:r>
      <w:del w:id="69" w:author="Punt, Andre (O&amp;A, Hobart)" w:date="2019-10-06T09:10:00Z">
        <w:r w:rsidR="00CD3EA6" w:rsidDel="002922F3">
          <w:delText xml:space="preserve">in </w:delText>
        </w:r>
      </w:del>
      <w:ins w:id="70" w:author="Punt, Andre (O&amp;A, Hobart)" w:date="2019-10-06T09:10:00Z">
        <w:r w:rsidR="002922F3">
          <w:t xml:space="preserve">for </w:t>
        </w:r>
      </w:ins>
      <w:r w:rsidR="00CD3EA6">
        <w:t>spatial growth variation</w:t>
      </w:r>
      <w:r w:rsidR="002B159B">
        <w:t xml:space="preserve">, with one </w:t>
      </w:r>
      <w:r w:rsidR="0012111C">
        <w:t>scenario including a</w:t>
      </w:r>
      <w:r w:rsidR="002B159B">
        <w:t xml:space="preserve"> temporal regime change in growth</w:t>
      </w:r>
      <w:r w:rsidR="00414DC8">
        <w:t xml:space="preserve">. </w:t>
      </w:r>
      <w:r w:rsidR="00AB58CE">
        <w:rPr>
          <w:rFonts w:eastAsiaTheme="minorEastAsia"/>
        </w:rPr>
        <w:t xml:space="preserve">To simulate spatial zones, </w:t>
      </w:r>
      <w:r w:rsidR="00A1156A">
        <w:rPr>
          <w:rFonts w:eastAsiaTheme="minorEastAsia"/>
        </w:rPr>
        <w:t xml:space="preserve">locations of fish grown under a certain </w:t>
      </w:r>
      <w:r w:rsidR="006C1803">
        <w:rPr>
          <w:rFonts w:eastAsiaTheme="minorEastAsia"/>
        </w:rPr>
        <w:t>r</w:t>
      </w:r>
      <w:r w:rsidR="00A1156A">
        <w:rPr>
          <w:rFonts w:eastAsiaTheme="minorEastAsia"/>
        </w:rPr>
        <w:t>egime</w:t>
      </w:r>
      <w:r w:rsidR="00AB58CE">
        <w:rPr>
          <w:rFonts w:eastAsiaTheme="minorEastAsia"/>
        </w:rPr>
        <w:t xml:space="preserve"> </w:t>
      </w:r>
      <w:proofErr w:type="gramStart"/>
      <w:r w:rsidR="00AB58CE">
        <w:rPr>
          <w:rFonts w:eastAsiaTheme="minorEastAsia"/>
        </w:rPr>
        <w:t>were sampled</w:t>
      </w:r>
      <w:proofErr w:type="gramEnd"/>
      <w:r w:rsidR="00AB58CE">
        <w:rPr>
          <w:rFonts w:eastAsiaTheme="minorEastAsia"/>
        </w:rPr>
        <w:t xml:space="preserve"> from a uniform distribution </w:t>
      </w:r>
      <w:r w:rsidR="00A1156A">
        <w:rPr>
          <w:rFonts w:eastAsiaTheme="minorEastAsia"/>
        </w:rPr>
        <w:t xml:space="preserve">with boundaries defined by the </w:t>
      </w:r>
      <w:proofErr w:type="spellStart"/>
      <w:r w:rsidR="00A1156A">
        <w:rPr>
          <w:rFonts w:eastAsiaTheme="minorEastAsia"/>
        </w:rPr>
        <w:t>spatio</w:t>
      </w:r>
      <w:proofErr w:type="spellEnd"/>
      <w:r w:rsidR="00A1156A">
        <w:rPr>
          <w:rFonts w:eastAsiaTheme="minorEastAsia"/>
        </w:rPr>
        <w:t>-temporal scenario at hand</w:t>
      </w:r>
      <w:r w:rsidR="006A4ECF">
        <w:rPr>
          <w:rFonts w:eastAsiaTheme="minorEastAsia"/>
        </w:rPr>
        <w:t xml:space="preserve"> (</w:t>
      </w:r>
      <w:del w:id="71" w:author="Punt, Andre (O&amp;A, Hobart)" w:date="2019-10-06T09:10:00Z">
        <w:r w:rsidR="006A4ECF" w:rsidDel="002922F3">
          <w:rPr>
            <w:rFonts w:eastAsiaTheme="minorEastAsia"/>
          </w:rPr>
          <w:delText xml:space="preserve">see </w:delText>
        </w:r>
      </w:del>
      <w:r w:rsidR="006A4ECF">
        <w:rPr>
          <w:rFonts w:eastAsiaTheme="minorEastAsia"/>
        </w:rPr>
        <w:fldChar w:fldCharType="begin"/>
      </w:r>
      <w:r w:rsidR="006A4ECF">
        <w:rPr>
          <w:rFonts w:eastAsiaTheme="minorEastAsia"/>
        </w:rPr>
        <w:instrText xml:space="preserve"> REF _Ref2004405 \h </w:instrText>
      </w:r>
      <w:r w:rsidR="00560355">
        <w:rPr>
          <w:rFonts w:eastAsiaTheme="minorEastAsia"/>
        </w:rPr>
        <w:instrText xml:space="preserve"> \* MERGEFORMAT </w:instrText>
      </w:r>
      <w:r w:rsidR="006A4ECF">
        <w:rPr>
          <w:rFonts w:eastAsiaTheme="minorEastAsia"/>
        </w:rPr>
      </w:r>
      <w:r w:rsidR="006A4ECF">
        <w:rPr>
          <w:rFonts w:eastAsiaTheme="minorEastAsia"/>
        </w:rPr>
        <w:fldChar w:fldCharType="separate"/>
      </w:r>
      <w:r w:rsidR="00EF1C91">
        <w:t xml:space="preserve">Figure </w:t>
      </w:r>
      <w:r w:rsidR="00EF1C91">
        <w:rPr>
          <w:noProof/>
        </w:rPr>
        <w:t>3</w:t>
      </w:r>
      <w:r w:rsidR="006A4ECF">
        <w:rPr>
          <w:rFonts w:eastAsiaTheme="minorEastAsia"/>
        </w:rPr>
        <w:fldChar w:fldCharType="end"/>
      </w:r>
      <w:r w:rsidR="006A4ECF">
        <w:rPr>
          <w:rFonts w:eastAsiaTheme="minorEastAsia"/>
        </w:rPr>
        <w:t>)</w:t>
      </w:r>
      <w:r w:rsidR="00AB58CE">
        <w:rPr>
          <w:rFonts w:eastAsiaTheme="minorEastAsia"/>
        </w:rPr>
        <w:t xml:space="preserve">. </w:t>
      </w:r>
      <w:r w:rsidR="00443498" w:rsidRPr="00C560E0">
        <w:rPr>
          <w:rFonts w:eastAsiaTheme="minorEastAsia"/>
          <w:color w:val="4472C4" w:themeColor="accent1"/>
        </w:rPr>
        <w:t xml:space="preserve">All fish in scenario 1 (no spatial or temporal variation) were grown under regime 1 and sampled (uniformly) over latitude and longitude between </w:t>
      </w:r>
      <w:r w:rsidR="00443498" w:rsidRPr="00C560E0">
        <w:rPr>
          <w:color w:val="4472C4" w:themeColor="accent1"/>
        </w:rPr>
        <w:t xml:space="preserve">0° to 50°. </w:t>
      </w:r>
      <w:r w:rsidR="00443498" w:rsidRPr="00C560E0">
        <w:rPr>
          <w:rFonts w:eastAsiaTheme="minorEastAsia"/>
          <w:color w:val="4472C4" w:themeColor="accent1"/>
        </w:rPr>
        <w:t>In scenario 2,</w:t>
      </w:r>
      <w:r w:rsidR="00443498" w:rsidRPr="00C560E0">
        <w:rPr>
          <w:color w:val="4472C4" w:themeColor="accent1"/>
        </w:rPr>
        <w:t xml:space="preserve"> fish were grown in two regimes, and </w:t>
      </w:r>
      <w:r w:rsidR="00443498" w:rsidRPr="00C560E0">
        <w:rPr>
          <w:rFonts w:eastAsiaTheme="minorEastAsia"/>
          <w:color w:val="4472C4" w:themeColor="accent1"/>
        </w:rPr>
        <w:t xml:space="preserve">fish grown under regime 1 were </w:t>
      </w:r>
      <w:r w:rsidR="00443498" w:rsidRPr="00C560E0">
        <w:rPr>
          <w:color w:val="4472C4" w:themeColor="accent1"/>
        </w:rPr>
        <w:t xml:space="preserve">between 0° and 25° (latitude and longitude) while fish grown under regime 2 had </w:t>
      </w:r>
      <w:r w:rsidR="00644598" w:rsidRPr="00C560E0">
        <w:rPr>
          <w:color w:val="4472C4" w:themeColor="accent1"/>
        </w:rPr>
        <w:t>coordinates</w:t>
      </w:r>
      <w:r w:rsidR="00443498" w:rsidRPr="00C560E0">
        <w:rPr>
          <w:color w:val="4472C4" w:themeColor="accent1"/>
        </w:rPr>
        <w:t xml:space="preserve"> sampled between 25</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The same approach was applied for scenario 3, except that fish grown under regime 2 were sampled from 20</w:t>
      </w:r>
      <w:r w:rsidR="004D32EA" w:rsidRPr="00C560E0">
        <w:rPr>
          <w:color w:val="4472C4" w:themeColor="accent1"/>
        </w:rPr>
        <w:t>°</w:t>
      </w:r>
      <w:r w:rsidR="00443498" w:rsidRPr="00C560E0">
        <w:rPr>
          <w:color w:val="4472C4" w:themeColor="accent1"/>
        </w:rPr>
        <w:t xml:space="preserve"> to 50</w:t>
      </w:r>
      <w:r w:rsidR="004D32EA" w:rsidRPr="00C560E0">
        <w:rPr>
          <w:color w:val="4472C4" w:themeColor="accent1"/>
        </w:rPr>
        <w:t>°</w:t>
      </w:r>
      <w:r w:rsidR="00443498" w:rsidRPr="00C560E0">
        <w:rPr>
          <w:color w:val="4472C4" w:themeColor="accent1"/>
        </w:rPr>
        <w:t xml:space="preserve">, thus creating an overlap zone between 20° and 25°. </w:t>
      </w:r>
      <w:r w:rsidR="00443498">
        <w:t xml:space="preserve"> </w:t>
      </w:r>
      <w:r w:rsidR="006C1803">
        <w:t>A</w:t>
      </w:r>
      <w:r w:rsidR="001E05C4">
        <w:t>ll simulated fish</w:t>
      </w:r>
      <w:r w:rsidR="006C1803">
        <w:t xml:space="preserve"> in scenario 4, </w:t>
      </w:r>
      <w:r w:rsidR="004D32EA">
        <w:rPr>
          <w:rFonts w:eastAsiaTheme="minorEastAsia"/>
        </w:rPr>
        <w:t>had</w:t>
      </w:r>
      <w:r w:rsidR="001E05C4">
        <w:rPr>
          <w:rFonts w:eastAsiaTheme="minorEastAsia"/>
        </w:rPr>
        <w:t xml:space="preserve"> latitudes</w:t>
      </w:r>
      <w:r w:rsidR="001E05C4" w:rsidRPr="0065797E">
        <w:t xml:space="preserve"> </w:t>
      </w:r>
      <w:r w:rsidR="00892D1B">
        <w:t>sampled</w:t>
      </w:r>
      <w:r w:rsidR="001E05C4">
        <w:t xml:space="preserve"> from 0° to 50°. Fish simulated under</w:t>
      </w:r>
      <w:r w:rsidR="006C1803">
        <w:t xml:space="preserve"> r</w:t>
      </w:r>
      <w:r w:rsidR="001E05C4">
        <w:t xml:space="preserve">egime </w:t>
      </w:r>
      <w:r w:rsidR="006C1803">
        <w:t>1</w:t>
      </w:r>
      <w:r w:rsidR="001E05C4">
        <w:t xml:space="preserve"> were assigned longitudes sampled randomly from 0° to 48° and fish simulated under </w:t>
      </w:r>
      <w:r w:rsidR="006C1803">
        <w:t>r</w:t>
      </w:r>
      <w:r w:rsidR="001E05C4">
        <w:t xml:space="preserve">egime </w:t>
      </w:r>
      <w:r w:rsidR="006C1803">
        <w:t xml:space="preserve">2 </w:t>
      </w:r>
      <w:r w:rsidR="001E05C4">
        <w:t>have longitudes sampled randomly from 48° to 50°, forming a vertical “band” of larger fish in higher longitudes.</w:t>
      </w:r>
    </w:p>
    <w:p w14:paraId="6FC02180" w14:textId="77777777" w:rsidR="000E0325" w:rsidRDefault="006C1803" w:rsidP="008B4B4A">
      <w:pPr>
        <w:spacing w:after="0" w:line="276" w:lineRule="auto"/>
        <w:ind w:firstLine="360"/>
        <w:jc w:val="both"/>
      </w:pPr>
      <w:r>
        <w:t>The</w:t>
      </w:r>
      <w:r w:rsidRPr="002F43F1">
        <w:t xml:space="preserve"> </w:t>
      </w:r>
      <w:r w:rsidR="00C1213E" w:rsidRPr="002F43F1">
        <w:t>final simulation scenario</w:t>
      </w:r>
      <w:r w:rsidR="00AF4913">
        <w:t xml:space="preserve"> (5)</w:t>
      </w:r>
      <w:r w:rsidR="00C1213E" w:rsidRPr="002F43F1">
        <w:t xml:space="preserve"> </w:t>
      </w:r>
      <w:r w:rsidR="00C1213E">
        <w:t>involved</w:t>
      </w:r>
      <w:r w:rsidR="00C1213E" w:rsidRPr="002F43F1">
        <w:t xml:space="preserve"> temporal changes in growth, with a change from growth </w:t>
      </w:r>
      <w:r>
        <w:t>r</w:t>
      </w:r>
      <w:r w:rsidR="00C1213E" w:rsidRPr="002F43F1">
        <w:t xml:space="preserve">egime 1 to </w:t>
      </w:r>
      <w:r>
        <w:t>r</w:t>
      </w:r>
      <w:r w:rsidR="00C1213E" w:rsidRPr="002F43F1">
        <w:t>egime 2 in year 50. This mean</w:t>
      </w:r>
      <w:r w:rsidR="00A1156A">
        <w:t>t</w:t>
      </w:r>
      <w:r w:rsidR="00C1213E" w:rsidRPr="002F43F1">
        <w:t xml:space="preserve"> that the growth increment generally increased </w:t>
      </w:r>
      <w:r w:rsidR="00C1213E" w:rsidRPr="002F43F1">
        <w:lastRenderedPageBreak/>
        <w:t>for individuals whose lifespan covers this breakpoint</w:t>
      </w:r>
      <w:r w:rsidR="00C1213E">
        <w:t>, though note that</w:t>
      </w:r>
      <w:r w:rsidR="00C1213E" w:rsidRPr="002F43F1">
        <w:t xml:space="preserve"> the GAM </w:t>
      </w:r>
      <w:proofErr w:type="gramStart"/>
      <w:r w:rsidR="00C1213E" w:rsidRPr="002F43F1">
        <w:t>is fit</w:t>
      </w:r>
      <w:proofErr w:type="gramEnd"/>
      <w:r w:rsidR="00C1213E" w:rsidRPr="002F43F1">
        <w:t xml:space="preserve"> to fish of a fixed age. Fish locations for the temporal break scenario are sampled identically to the scenario without spatial variation.</w:t>
      </w:r>
      <w:r w:rsidR="00C1213E">
        <w:t xml:space="preserve"> </w:t>
      </w:r>
    </w:p>
    <w:p w14:paraId="099BA7BD" w14:textId="713EBD5E" w:rsidR="00CE3A12" w:rsidRPr="00AB3E57" w:rsidRDefault="00473F2A" w:rsidP="008B4B4A">
      <w:pPr>
        <w:spacing w:after="0" w:line="276" w:lineRule="auto"/>
        <w:ind w:firstLine="360"/>
        <w:jc w:val="both"/>
      </w:pPr>
      <w:r>
        <w:t xml:space="preserve"> </w:t>
      </w:r>
      <w:r w:rsidR="00297019">
        <w:t xml:space="preserve">Under each scenario, </w:t>
      </w:r>
      <w:del w:id="72" w:author="Punt, Andre (O&amp;A, Hobart)" w:date="2019-10-06T09:11:00Z">
        <w:r w:rsidR="00297019" w:rsidDel="002922F3">
          <w:delText xml:space="preserve">we generated </w:delText>
        </w:r>
      </w:del>
      <w:r w:rsidR="00297019">
        <w:t>100 replicate datasets</w:t>
      </w:r>
      <w:ins w:id="73" w:author="Punt, Andre (O&amp;A, Hobart)" w:date="2019-10-06T09:11:00Z">
        <w:r w:rsidR="002922F3">
          <w:t xml:space="preserve"> were generated</w:t>
        </w:r>
      </w:ins>
      <w:r w:rsidR="005C67E6">
        <w:t>,</w:t>
      </w:r>
      <w:r w:rsidR="002B36AF">
        <w:t xml:space="preserve"> </w:t>
      </w:r>
      <w:r w:rsidR="00322C06" w:rsidRPr="00EB62A9">
        <w:t>which averaged</w:t>
      </w:r>
      <w:r w:rsidR="00F2278E" w:rsidRPr="00EB62A9">
        <w:t xml:space="preserve"> 530</w:t>
      </w:r>
      <w:r w:rsidR="00322C06" w:rsidRPr="00EB62A9">
        <w:t xml:space="preserve"> age-six fish per dataset</w:t>
      </w:r>
      <w:r w:rsidR="00D44E39" w:rsidRPr="00EB62A9">
        <w:t xml:space="preserve"> (</w:t>
      </w:r>
      <w:del w:id="74" w:author="Punt, Andre (O&amp;A, Hobart)" w:date="2019-10-06T09:11:00Z">
        <w:r w:rsidR="00010460" w:rsidDel="002922F3">
          <w:delText xml:space="preserve">we performed </w:delText>
        </w:r>
      </w:del>
      <w:r w:rsidR="00010460">
        <w:t xml:space="preserve">a sensitivity analysis </w:t>
      </w:r>
      <w:ins w:id="75" w:author="Punt, Andre (O&amp;A, Hobart)" w:date="2019-10-06T09:11:00Z">
        <w:r w:rsidR="002922F3">
          <w:t xml:space="preserve">was performed </w:t>
        </w:r>
      </w:ins>
      <w:del w:id="76" w:author="Punt, Andre (O&amp;A, Hobart)" w:date="2019-10-06T09:11:00Z">
        <w:r w:rsidR="00010460" w:rsidDel="002922F3">
          <w:delText xml:space="preserve">to </w:delText>
        </w:r>
      </w:del>
      <w:r w:rsidR="00010460">
        <w:t>reducing the sample size by 25% or 50%</w:t>
      </w:r>
      <w:r w:rsidR="00D44E39" w:rsidRPr="00EB62A9">
        <w:t>)</w:t>
      </w:r>
      <w:r w:rsidR="00297019" w:rsidRPr="00EB62A9">
        <w:t>.</w:t>
      </w:r>
      <w:r w:rsidR="00297019">
        <w:t xml:space="preserve"> </w:t>
      </w:r>
      <w:r w:rsidR="003057E6">
        <w:t xml:space="preserve"> </w:t>
      </w:r>
      <w:r w:rsidR="00CE3A12">
        <w:t>For all runs, the initial</w:t>
      </w:r>
      <w:r w:rsidR="00CE3A12" w:rsidRPr="008567BF">
        <w:t xml:space="preserve"> </w:t>
      </w:r>
      <w:r w:rsidR="00CE3A12">
        <w:t xml:space="preserve">values for the </w:t>
      </w:r>
      <w:r w:rsidR="00CE3A12" w:rsidRPr="008567BF">
        <w:t>parameter</w:t>
      </w:r>
      <w:r w:rsidR="00CE3A12">
        <w:t>s</w:t>
      </w:r>
      <w:r w:rsidR="00CE3A12" w:rsidRPr="008567BF">
        <w:t xml:space="preserve"> </w:t>
      </w:r>
      <w:r w:rsidR="00CE3A12">
        <w:t xml:space="preserve">were </w:t>
      </w:r>
      <w:r w:rsidR="00CE3A12" w:rsidRPr="003D3AD9">
        <w:rPr>
          <w:i/>
        </w:rPr>
        <w:t>t</w:t>
      </w:r>
      <w:r w:rsidR="00CE3A12" w:rsidRPr="003D3AD9">
        <w:rPr>
          <w:vertAlign w:val="subscript"/>
        </w:rPr>
        <w:t>0</w:t>
      </w:r>
      <w:r w:rsidR="00CE3A12" w:rsidRPr="008567BF">
        <w:t xml:space="preserve"> = 0</w:t>
      </w:r>
      <w:r w:rsidR="00CE3A12">
        <w:t>.1</w:t>
      </w:r>
      <w:r w:rsidR="00865DA7">
        <w:t xml:space="preserve"> </w:t>
      </w:r>
      <w:proofErr w:type="spellStart"/>
      <w:r w:rsidR="00865DA7">
        <w:t>yrs</w:t>
      </w:r>
      <w:proofErr w:type="spellEnd"/>
      <w:r w:rsidR="00CE3A12" w:rsidRPr="00C560E0">
        <w:rPr>
          <w:color w:val="4472C4" w:themeColor="accent1"/>
        </w:rPr>
        <w:t xml:space="preserve">, </w:t>
      </w:r>
      <m:oMath>
        <m:r>
          <m:rPr>
            <m:sty m:val="p"/>
          </m:rPr>
          <w:rPr>
            <w:rFonts w:ascii="Cambria Math" w:hAnsi="Cambria Math"/>
            <w:color w:val="4472C4" w:themeColor="accent1"/>
          </w:rPr>
          <m:t>σ</m:t>
        </m:r>
      </m:oMath>
      <w:r w:rsidR="00CE3A12" w:rsidRPr="00C560E0">
        <w:rPr>
          <w:color w:val="4472C4" w:themeColor="accent1"/>
        </w:rPr>
        <w:t xml:space="preserve"> = </w:t>
      </w:r>
      <w:r w:rsidR="006406B7" w:rsidRPr="00C560E0">
        <w:rPr>
          <w:color w:val="4472C4" w:themeColor="accent1"/>
        </w:rPr>
        <w:t>1.</w:t>
      </w:r>
      <w:r w:rsidR="00CE3A12" w:rsidRPr="00C560E0">
        <w:rPr>
          <w:color w:val="4472C4" w:themeColor="accent1"/>
        </w:rPr>
        <w:t>1</w:t>
      </w:r>
      <w:r w:rsidR="00CE3A12">
        <w:t xml:space="preserve">, </w:t>
      </w:r>
      <w:r w:rsidR="00CE3A12" w:rsidRPr="008567BF">
        <w:t xml:space="preserve">with </w:t>
      </w:r>
      <w:r w:rsidR="00CE3A12" w:rsidRPr="003D3AD9">
        <w:rPr>
          <w:i/>
        </w:rPr>
        <w:t>L</w:t>
      </w:r>
      <w:r w:rsidR="00CE3A12" w:rsidRPr="00027205">
        <w:rPr>
          <w:vertAlign w:val="subscript"/>
        </w:rPr>
        <w:t>∞</w:t>
      </w:r>
      <w:r w:rsidR="00CE3A12" w:rsidRPr="008567BF">
        <w:t xml:space="preserve"> = </w:t>
      </w:r>
      <w:r w:rsidR="00CE3A12">
        <w:t xml:space="preserve">150cm and </w:t>
      </w:r>
      <w:r w:rsidR="00CE3A12" w:rsidRPr="003D3AD9">
        <w:rPr>
          <w:i/>
        </w:rPr>
        <w:t>k</w:t>
      </w:r>
      <w:r w:rsidR="00CE3A12" w:rsidRPr="008567BF">
        <w:t xml:space="preserve"> = 0</w:t>
      </w:r>
      <w:r w:rsidR="00CE3A12">
        <w:t>.1</w:t>
      </w:r>
      <w:r w:rsidR="00CE3A12" w:rsidRPr="008567BF">
        <w:t>.</w:t>
      </w:r>
      <w:r w:rsidR="00CE3A12">
        <w:t xml:space="preserve"> The estimation procedure also calculate</w:t>
      </w:r>
      <w:r w:rsidR="00AF4913">
        <w:t>d</w:t>
      </w:r>
      <w:r w:rsidR="00CE3A12">
        <w:t xml:space="preserve"> the predicted length at the endpoints of the estimated growth curve (</w:t>
      </w:r>
      <w:r w:rsidR="00CE3A12">
        <w:fldChar w:fldCharType="begin"/>
      </w:r>
      <w:r w:rsidR="00CE3A12">
        <w:instrText xml:space="preserve"> REF _Ref5721903 \h  \* MERGEFORMAT </w:instrText>
      </w:r>
      <w:r w:rsidR="00CE3A12">
        <w:fldChar w:fldCharType="separate"/>
      </w:r>
      <w:r w:rsidR="00EF1C91">
        <w:t xml:space="preserve">Equation </w:t>
      </w:r>
      <w:r w:rsidR="00EF1C91">
        <w:rPr>
          <w:noProof/>
        </w:rPr>
        <w:t>5</w:t>
      </w:r>
      <w:r w:rsidR="00CE3A12">
        <w:fldChar w:fldCharType="end"/>
      </w:r>
      <w:r w:rsidR="00CE3A12">
        <w:t>; the length at pre-specified minimum (</w:t>
      </w:r>
      <w:r w:rsidR="00CE3A12" w:rsidRPr="00B9623A">
        <w:rPr>
          <w:i/>
        </w:rPr>
        <w:t>L</w:t>
      </w:r>
      <w:r w:rsidR="00CE3A12" w:rsidRPr="00B9623A">
        <w:rPr>
          <w:vertAlign w:val="subscript"/>
        </w:rPr>
        <w:t>1</w:t>
      </w:r>
      <w:r w:rsidR="00CE3A12">
        <w:t>) and maximum (</w:t>
      </w:r>
      <w:r w:rsidR="00CE3A12" w:rsidRPr="00B9623A">
        <w:rPr>
          <w:i/>
        </w:rPr>
        <w:t>L</w:t>
      </w:r>
      <w:r w:rsidR="00CE3A12" w:rsidRPr="00B9623A">
        <w:rPr>
          <w:vertAlign w:val="subscript"/>
        </w:rPr>
        <w:t>2</w:t>
      </w:r>
      <w:r w:rsidR="00CE3A12" w:rsidRPr="002B7190">
        <w:t>)</w:t>
      </w:r>
      <w:r w:rsidR="006C1803" w:rsidRPr="006C1803">
        <w:t xml:space="preserve"> </w:t>
      </w:r>
      <w:r w:rsidR="006C1803">
        <w:t>ages</w:t>
      </w:r>
      <w:r w:rsidR="00CE3A12">
        <w:t xml:space="preserve">, </w:t>
      </w:r>
      <w:commentRangeStart w:id="77"/>
      <w:r w:rsidR="00CE3A12" w:rsidRPr="00C560E0">
        <w:rPr>
          <w:color w:val="4472C4" w:themeColor="accent1"/>
        </w:rPr>
        <w:t xml:space="preserve">which were </w:t>
      </w:r>
      <w:r w:rsidR="00927DFA" w:rsidRPr="00C560E0">
        <w:rPr>
          <w:color w:val="4472C4" w:themeColor="accent1"/>
        </w:rPr>
        <w:t xml:space="preserve">3 </w:t>
      </w:r>
      <w:r w:rsidR="00CE3A12" w:rsidRPr="00C560E0">
        <w:rPr>
          <w:color w:val="4472C4" w:themeColor="accent1"/>
        </w:rPr>
        <w:t xml:space="preserve">and </w:t>
      </w:r>
      <w:r w:rsidR="00927DFA" w:rsidRPr="00C560E0">
        <w:rPr>
          <w:color w:val="4472C4" w:themeColor="accent1"/>
        </w:rPr>
        <w:t xml:space="preserve">30 </w:t>
      </w:r>
      <w:r w:rsidR="00CE3A12" w:rsidRPr="00C560E0">
        <w:rPr>
          <w:color w:val="4472C4" w:themeColor="accent1"/>
        </w:rPr>
        <w:t>years</w:t>
      </w:r>
      <w:commentRangeEnd w:id="77"/>
      <w:r w:rsidR="002922F3">
        <w:rPr>
          <w:rStyle w:val="CommentReference"/>
        </w:rPr>
        <w:commentReference w:id="77"/>
      </w:r>
      <w:r w:rsidR="00CE3A12">
        <w:t xml:space="preserve"> in the simulation studies). These values and their standard errors </w:t>
      </w:r>
      <w:r w:rsidR="00AF4913">
        <w:t>were</w:t>
      </w:r>
      <w:r w:rsidR="00CE3A12">
        <w:t xml:space="preserve"> used in the evaluation of the method (see Section </w:t>
      </w:r>
      <w:r w:rsidR="00CE3A12">
        <w:fldChar w:fldCharType="begin"/>
      </w:r>
      <w:r w:rsidR="00CE3A12">
        <w:instrText xml:space="preserve"> REF _Ref5258267 \h  \* MERGEFORMAT </w:instrText>
      </w:r>
      <w:r w:rsidR="00CE3A12">
        <w:fldChar w:fldCharType="separate"/>
      </w:r>
      <w:r w:rsidR="00EF1C91" w:rsidRPr="00CE3A12">
        <w:t>2.2.2</w:t>
      </w:r>
      <w:del w:id="78" w:author="Punt, Andre (O&amp;A, Hobart)" w:date="2019-10-06T09:12:00Z">
        <w:r w:rsidR="00EF1C91" w:rsidRPr="00CE3A12" w:rsidDel="002922F3">
          <w:delText xml:space="preserve"> Performance metrics</w:delText>
        </w:r>
      </w:del>
      <w:r w:rsidR="00CE3A12">
        <w:fldChar w:fldCharType="end"/>
      </w:r>
      <w:r w:rsidR="00283D33">
        <w:t>)</w:t>
      </w:r>
      <w:r w:rsidR="00CE3A12">
        <w:t xml:space="preserve">, as </w:t>
      </w:r>
      <w:r w:rsidR="00CE3A12" w:rsidRPr="003D3AD9">
        <w:rPr>
          <w:i/>
        </w:rPr>
        <w:t>L</w:t>
      </w:r>
      <w:r w:rsidR="00CE3A12" w:rsidRPr="00027205">
        <w:rPr>
          <w:vertAlign w:val="subscript"/>
        </w:rPr>
        <w:t>∞</w:t>
      </w:r>
      <w:r w:rsidR="00CE3A12">
        <w:t xml:space="preserve"> and </w:t>
      </w:r>
      <w:r w:rsidR="00CE3A12">
        <w:rPr>
          <w:i/>
        </w:rPr>
        <w:t>k</w:t>
      </w:r>
      <w:r w:rsidR="00CE3A12">
        <w:t xml:space="preserve"> are typically negatively correlated.</w:t>
      </w:r>
    </w:p>
    <w:p w14:paraId="06C25B6F" w14:textId="5EAAFC0C" w:rsidR="00AF7365" w:rsidRDefault="00AF7365" w:rsidP="008B4B4A">
      <w:pPr>
        <w:spacing w:after="0" w:line="276" w:lineRule="auto"/>
        <w:ind w:firstLine="360"/>
        <w:jc w:val="both"/>
      </w:pPr>
    </w:p>
    <w:p w14:paraId="2395614F" w14:textId="5435AA24" w:rsidR="001D6A18" w:rsidRPr="00516C53" w:rsidRDefault="0023745F" w:rsidP="008B4B4A">
      <w:pPr>
        <w:pStyle w:val="Heading3"/>
        <w:spacing w:line="276" w:lineRule="auto"/>
        <w:jc w:val="both"/>
        <w:rPr>
          <w:i w:val="0"/>
        </w:rPr>
      </w:pPr>
      <w:bookmarkStart w:id="79" w:name="_Ref5258267"/>
      <w:r w:rsidRPr="00516C53">
        <w:rPr>
          <w:i w:val="0"/>
        </w:rPr>
        <w:t>2.</w:t>
      </w:r>
      <w:r w:rsidR="00715ED3" w:rsidRPr="00516C53">
        <w:rPr>
          <w:i w:val="0"/>
        </w:rPr>
        <w:t>2.2</w:t>
      </w:r>
      <w:r w:rsidRPr="00516C53">
        <w:rPr>
          <w:i w:val="0"/>
        </w:rPr>
        <w:t xml:space="preserve"> </w:t>
      </w:r>
      <w:r w:rsidR="001D6A18" w:rsidRPr="00516C53">
        <w:rPr>
          <w:i w:val="0"/>
        </w:rPr>
        <w:t xml:space="preserve">Performance </w:t>
      </w:r>
      <w:r w:rsidR="00715ED3" w:rsidRPr="00516C53">
        <w:rPr>
          <w:i w:val="0"/>
        </w:rPr>
        <w:t>m</w:t>
      </w:r>
      <w:r w:rsidR="001D6A18" w:rsidRPr="00516C53">
        <w:rPr>
          <w:i w:val="0"/>
        </w:rPr>
        <w:t>etrics</w:t>
      </w:r>
      <w:bookmarkEnd w:id="79"/>
    </w:p>
    <w:p w14:paraId="5ED8337B" w14:textId="0458F108" w:rsidR="009C3DE6" w:rsidRDefault="001D6A18" w:rsidP="008B4B4A">
      <w:pPr>
        <w:spacing w:after="0" w:line="276" w:lineRule="auto"/>
        <w:jc w:val="both"/>
      </w:pPr>
      <w:r>
        <w:t xml:space="preserve">We </w:t>
      </w:r>
      <w:r w:rsidR="008038A0">
        <w:t>considered</w:t>
      </w:r>
      <w:r w:rsidR="00715ED3">
        <w:t xml:space="preserve"> </w:t>
      </w:r>
      <w:r>
        <w:t>two performance metrics: 1) the proportion of simulations</w:t>
      </w:r>
      <w:r w:rsidR="00AF7365">
        <w:t xml:space="preserve"> </w:t>
      </w:r>
      <w:r w:rsidR="00715ED3">
        <w:t>in which</w:t>
      </w:r>
      <w:r>
        <w:t xml:space="preserve"> the correct spatial</w:t>
      </w:r>
      <w:r w:rsidR="0090579B">
        <w:t xml:space="preserve"> and/or temporal</w:t>
      </w:r>
      <w:r>
        <w:t xml:space="preserve"> breakpoints</w:t>
      </w:r>
      <w:r w:rsidR="00715ED3">
        <w:t xml:space="preserve"> were detected -</w:t>
      </w:r>
      <w:r w:rsidR="00E86CA8">
        <w:t xml:space="preserve"> we tabulated the number of </w:t>
      </w:r>
      <w:r w:rsidR="00E27E76">
        <w:t xml:space="preserve">times a breakpoint found using a GAM fit to a dataset </w:t>
      </w:r>
      <w:r w:rsidR="00E86CA8">
        <w:t xml:space="preserve">matched </w:t>
      </w:r>
      <w:r w:rsidR="00DC249D">
        <w:t>the true</w:t>
      </w:r>
      <w:r w:rsidR="00E86CA8">
        <w:t xml:space="preserve"> latitude, longitude, </w:t>
      </w:r>
      <w:r w:rsidR="006C1803">
        <w:t xml:space="preserve">and </w:t>
      </w:r>
      <w:r w:rsidR="001E20BC">
        <w:t>year</w:t>
      </w:r>
      <w:r w:rsidR="00E4187E">
        <w:t>;</w:t>
      </w:r>
      <w:r>
        <w:t xml:space="preserve"> and 2) the coverage probabilities</w:t>
      </w:r>
      <w:r w:rsidR="009F1E35">
        <w:t xml:space="preserve"> (determined by the 95% confidence interval</w:t>
      </w:r>
      <w:ins w:id="80" w:author="Punt, Andre (O&amp;A, Hobart)" w:date="2019-10-06T09:12:00Z">
        <w:r w:rsidR="002922F3">
          <w:t>s</w:t>
        </w:r>
      </w:ins>
      <w:r w:rsidR="009F1E35">
        <w:t>)</w:t>
      </w:r>
      <w:r>
        <w:t xml:space="preserve"> </w:t>
      </w:r>
      <w:r w:rsidR="00715ED3">
        <w:t xml:space="preserve">for </w:t>
      </w:r>
      <w:r w:rsidR="00283D33" w:rsidRPr="00B9623A">
        <w:rPr>
          <w:i/>
        </w:rPr>
        <w:t>L</w:t>
      </w:r>
      <w:r w:rsidR="00283D33" w:rsidRPr="00B9623A">
        <w:rPr>
          <w:vertAlign w:val="subscript"/>
        </w:rPr>
        <w:t>1</w:t>
      </w:r>
      <w:r w:rsidR="00283D33">
        <w:rPr>
          <w:vertAlign w:val="subscript"/>
        </w:rPr>
        <w:t xml:space="preserve"> </w:t>
      </w:r>
      <w:r w:rsidR="00283D33">
        <w:t xml:space="preserve">and </w:t>
      </w:r>
      <w:r w:rsidR="00283D33" w:rsidRPr="00B9623A">
        <w:rPr>
          <w:i/>
        </w:rPr>
        <w:t>L</w:t>
      </w:r>
      <w:r w:rsidR="00283D33">
        <w:rPr>
          <w:vertAlign w:val="subscript"/>
        </w:rPr>
        <w:t>2</w:t>
      </w:r>
      <w:r>
        <w:t xml:space="preserve">. </w:t>
      </w:r>
      <w:r w:rsidR="009C3DE6">
        <w:t>For all but the scenario with overlapping ranges (</w:t>
      </w:r>
      <w:r w:rsidR="006C1803">
        <w:t>s</w:t>
      </w:r>
      <w:r w:rsidR="004E2368">
        <w:t>cenario 3</w:t>
      </w:r>
      <w:r w:rsidR="009C3DE6">
        <w:t xml:space="preserve">), </w:t>
      </w:r>
      <w:r w:rsidR="008038A0">
        <w:t>we only considered the GAM analysis to have correctly identified the true breakpoint</w:t>
      </w:r>
      <w:r w:rsidR="009F1E35">
        <w:t xml:space="preserve"> only</w:t>
      </w:r>
      <w:r w:rsidR="008038A0">
        <w:t xml:space="preserve"> if it was an exact match</w:t>
      </w:r>
      <w:r w:rsidR="009C3DE6">
        <w:t xml:space="preserve">. </w:t>
      </w:r>
      <w:r w:rsidR="006C1803">
        <w:t>T</w:t>
      </w:r>
      <w:r w:rsidR="009C3DE6">
        <w:t xml:space="preserve">he ‘true’ dataset </w:t>
      </w:r>
      <w:r w:rsidR="006C1803">
        <w:t xml:space="preserve">for scenario 3 </w:t>
      </w:r>
      <w:r w:rsidR="009C3DE6">
        <w:t xml:space="preserve">contained fish grown under </w:t>
      </w:r>
      <w:r w:rsidR="006C1803">
        <w:t>r</w:t>
      </w:r>
      <w:r w:rsidR="009C3DE6">
        <w:t>egimes 1 and 2 in a shared region between 20</w:t>
      </w:r>
      <w:r w:rsidR="008344C4">
        <w:t>°</w:t>
      </w:r>
      <w:r w:rsidR="009C3DE6">
        <w:t xml:space="preserve"> and 25</w:t>
      </w:r>
      <w:r w:rsidR="008344C4">
        <w:t xml:space="preserve">° </w:t>
      </w:r>
      <w:r w:rsidR="009C3DE6">
        <w:t>latitude and longitude</w:t>
      </w:r>
      <w:r w:rsidR="00823BC6">
        <w:t xml:space="preserve">, </w:t>
      </w:r>
      <w:r w:rsidR="00DC249D">
        <w:t>so the detected</w:t>
      </w:r>
      <w:r w:rsidR="009C3DE6">
        <w:t xml:space="preserve"> breakpoint was counted as a</w:t>
      </w:r>
      <w:r w:rsidR="004E2BD9">
        <w:t xml:space="preserve">n accurate match </w:t>
      </w:r>
      <w:r w:rsidR="009C3DE6">
        <w:t xml:space="preserve">if it fell within this range. </w:t>
      </w:r>
    </w:p>
    <w:p w14:paraId="524D0014" w14:textId="4C0D6303" w:rsidR="001D6A18" w:rsidRDefault="001D6A18" w:rsidP="008B4B4A">
      <w:pPr>
        <w:spacing w:after="0" w:line="276" w:lineRule="auto"/>
        <w:ind w:firstLine="360"/>
        <w:jc w:val="both"/>
      </w:pPr>
      <w:r>
        <w:t xml:space="preserve">For each </w:t>
      </w:r>
      <w:r w:rsidR="00B60E76">
        <w:t>scenario</w:t>
      </w:r>
      <w:r>
        <w:t>, after aggregating</w:t>
      </w:r>
      <w:r w:rsidR="00B60E76">
        <w:t xml:space="preserve"> each of</w:t>
      </w:r>
      <w:r>
        <w:t xml:space="preserve"> </w:t>
      </w:r>
      <w:r w:rsidR="008038A0">
        <w:t xml:space="preserve">the </w:t>
      </w:r>
      <w:r w:rsidR="00B60E76">
        <w:t xml:space="preserve">100 </w:t>
      </w:r>
      <w:r w:rsidR="008038A0">
        <w:t>simulated data</w:t>
      </w:r>
      <w:r w:rsidR="00B60E76">
        <w:t>sets</w:t>
      </w:r>
      <w:r w:rsidR="008038A0">
        <w:t xml:space="preserve"> into the </w:t>
      </w:r>
      <w:r>
        <w:t xml:space="preserve">GAM-designated </w:t>
      </w:r>
      <w:r w:rsidR="00B41546">
        <w:t>spatiotemporal strata</w:t>
      </w:r>
      <w:r w:rsidR="008A32E0">
        <w:t xml:space="preserve"> and estimating the growth curve</w:t>
      </w:r>
      <w:r>
        <w:t>, we determined whether the 95% confidence interval</w:t>
      </w:r>
      <w:r w:rsidR="00383DB6">
        <w:t>s</w:t>
      </w:r>
      <w:r>
        <w:t xml:space="preserve"> of the estimated fish </w:t>
      </w:r>
      <w:r w:rsidR="006665D1">
        <w:t xml:space="preserve">lengths </w:t>
      </w:r>
      <w:r>
        <w:t>at age</w:t>
      </w:r>
      <w:r w:rsidR="008A32E0">
        <w:t>s</w:t>
      </w:r>
      <w:r>
        <w:t xml:space="preserve"> zero and fifteen</w:t>
      </w:r>
      <w:r w:rsidR="008A32E0">
        <w:t xml:space="preserve"> (our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8A32E0">
        <w:rPr>
          <w:rFonts w:eastAsiaTheme="minorEastAsia"/>
        </w:rPr>
        <w:t xml:space="preserve"> and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8A32E0">
        <w:rPr>
          <w:rFonts w:eastAsiaTheme="minorEastAsia"/>
        </w:rPr>
        <w:t>)</w:t>
      </w:r>
      <w:r>
        <w:t xml:space="preserve"> contained the true </w:t>
      </w:r>
      <w:r w:rsidRPr="00555EB1">
        <w:rPr>
          <w:i/>
        </w:rPr>
        <w:t>L</w:t>
      </w:r>
      <w:r w:rsidRPr="00555EB1">
        <w:rPr>
          <w:i/>
          <w:vertAlign w:val="subscript"/>
        </w:rPr>
        <w:t>1</w:t>
      </w:r>
      <w:r>
        <w:t xml:space="preserve"> and </w:t>
      </w:r>
      <w:r w:rsidRPr="00555EB1">
        <w:rPr>
          <w:i/>
        </w:rPr>
        <w:t>L</w:t>
      </w:r>
      <w:r w:rsidRPr="00555EB1">
        <w:rPr>
          <w:i/>
          <w:vertAlign w:val="subscript"/>
        </w:rPr>
        <w:t>2</w:t>
      </w:r>
      <w:r>
        <w:t xml:space="preserve"> values</w:t>
      </w:r>
      <w:r w:rsidR="005C55E6">
        <w:t>.</w:t>
      </w:r>
      <w:r>
        <w:t xml:space="preserve"> For example, fish generated under </w:t>
      </w:r>
      <w:r w:rsidR="006C1803">
        <w:t>r</w:t>
      </w:r>
      <w:r>
        <w:t>egime 1 and occupying latitudes and longitudes between 0</w:t>
      </w:r>
      <w:r w:rsidR="005D095D">
        <w:t>°</w:t>
      </w:r>
      <w:r>
        <w:t xml:space="preserve"> and 25</w:t>
      </w:r>
      <w:r w:rsidR="005D095D">
        <w:t>°</w:t>
      </w:r>
      <w:r>
        <w:t xml:space="preserve"> may have been re-aggregated</w:t>
      </w:r>
      <w:r w:rsidR="006A39A3">
        <w:t xml:space="preserve"> via the GAM analysis</w:t>
      </w:r>
      <w:r>
        <w:t xml:space="preserve"> into a </w:t>
      </w:r>
      <w:r w:rsidRPr="00555EB1">
        <w:rPr>
          <w:i/>
        </w:rPr>
        <w:t>de facto</w:t>
      </w:r>
      <w:r>
        <w:t xml:space="preserve"> ‘</w:t>
      </w:r>
      <w:r w:rsidR="006C1803">
        <w:t>r</w:t>
      </w:r>
      <w:r>
        <w:t>egion’ ranging from 0</w:t>
      </w:r>
      <w:r w:rsidR="005D095D">
        <w:t>°</w:t>
      </w:r>
      <w:r>
        <w:t xml:space="preserve"> to 24</w:t>
      </w:r>
      <w:r w:rsidR="005D095D">
        <w:t>°</w:t>
      </w:r>
      <w:r>
        <w:t xml:space="preserve"> degrees</w:t>
      </w:r>
      <w:r w:rsidR="00F14091">
        <w:t xml:space="preserve"> for an “early” period of years 1 through 37; </w:t>
      </w:r>
      <w:r>
        <w:t xml:space="preserve">the parameters of the VBGF </w:t>
      </w:r>
      <w:r w:rsidR="00F14091">
        <w:t xml:space="preserve">were </w:t>
      </w:r>
      <w:r>
        <w:t>estimated</w:t>
      </w:r>
      <w:r w:rsidR="00F14091">
        <w:t xml:space="preserve"> on this per-strata basis</w:t>
      </w:r>
      <w:r>
        <w:t xml:space="preserve">, and </w:t>
      </w:r>
      <w:r w:rsidR="006A39A3">
        <w:t xml:space="preserve">the </w:t>
      </w:r>
      <w:r w:rsidR="00460E61">
        <w:t xml:space="preserve">terminal </w:t>
      </w:r>
      <w:r w:rsidR="00BE4EC5">
        <w:t>lengths</w:t>
      </w:r>
      <w:r w:rsidR="009E50E8">
        <w:t xml:space="preserve"> of the estimated curve </w:t>
      </w:r>
      <w:r w:rsidR="006A39A3">
        <w:t xml:space="preserve">compared to those from </w:t>
      </w:r>
      <w:r w:rsidR="007A6643">
        <w:t xml:space="preserve">which they were generated, </w:t>
      </w:r>
      <w:r w:rsidR="00B27FEE">
        <w:t xml:space="preserve">in this case, </w:t>
      </w:r>
      <w:r w:rsidR="00C757A0">
        <w:t>r</w:t>
      </w:r>
      <w:r w:rsidR="006A39A3">
        <w:t>egime 1.</w:t>
      </w:r>
      <w:r w:rsidR="00383DB6">
        <w:t xml:space="preserve"> </w:t>
      </w:r>
      <w:r w:rsidR="00257CAD">
        <w:t xml:space="preserve">Fits from the complementary </w:t>
      </w:r>
      <w:r w:rsidR="00257CAD" w:rsidRPr="00555EB1">
        <w:rPr>
          <w:i/>
        </w:rPr>
        <w:t>de facto</w:t>
      </w:r>
      <w:r w:rsidR="00257CAD">
        <w:t xml:space="preserve"> ‘</w:t>
      </w:r>
      <w:r w:rsidR="00C757A0">
        <w:t>r</w:t>
      </w:r>
      <w:r w:rsidR="00257CAD">
        <w:t>egion’ ranging from 2</w:t>
      </w:r>
      <w:r w:rsidR="00AA3CA5">
        <w:t>4</w:t>
      </w:r>
      <w:r w:rsidR="00257CAD">
        <w:t xml:space="preserve">° to 50°, </w:t>
      </w:r>
      <w:r w:rsidR="00AA3CA5">
        <w:t>and/</w:t>
      </w:r>
      <w:r w:rsidR="00257CAD">
        <w:t xml:space="preserve">or a “late” period, </w:t>
      </w:r>
      <w:proofErr w:type="gramStart"/>
      <w:r w:rsidR="00257CAD">
        <w:t>would be compared</w:t>
      </w:r>
      <w:proofErr w:type="gramEnd"/>
      <w:r w:rsidR="00257CAD">
        <w:t xml:space="preserve"> to whichever </w:t>
      </w:r>
      <w:r w:rsidR="00C757A0">
        <w:t>r</w:t>
      </w:r>
      <w:r w:rsidR="00257CAD">
        <w:t xml:space="preserve">egime generated the majority of fish therein. </w:t>
      </w:r>
      <w:r w:rsidR="00DC249D">
        <w:t xml:space="preserve">An estimated endpoint from </w:t>
      </w:r>
      <w:r w:rsidR="00121BC4">
        <w:t>a</w:t>
      </w:r>
      <w:r w:rsidR="00DC249D">
        <w:t xml:space="preserve"> </w:t>
      </w:r>
      <w:r w:rsidR="003C031E">
        <w:t>GAM-defined</w:t>
      </w:r>
      <w:r w:rsidR="00DC249D">
        <w:t xml:space="preserve"> </w:t>
      </w:r>
      <w:r w:rsidR="00DB20FC">
        <w:t>r</w:t>
      </w:r>
      <w:r w:rsidR="00DC249D">
        <w:t>egion was considered a match</w:t>
      </w:r>
      <w:r w:rsidR="00591FF0">
        <w:t xml:space="preserve"> if</w:t>
      </w:r>
      <w:r w:rsidR="00DC249D">
        <w:t xml:space="preserve"> the 95% confidence interval for it contained the true </w:t>
      </w:r>
      <w:r w:rsidR="00715ED3">
        <w:t>value</w:t>
      </w:r>
      <w:r w:rsidR="00C87D44">
        <w:t xml:space="preserve"> of</w:t>
      </w:r>
      <w:r w:rsidR="00D8052C">
        <w:t xml:space="preserve"> </w:t>
      </w:r>
      <w:r w:rsidR="00D8052C" w:rsidRPr="00555EB1">
        <w:rPr>
          <w:i/>
        </w:rPr>
        <w:t>L</w:t>
      </w:r>
      <w:r w:rsidR="00D8052C" w:rsidRPr="00555EB1">
        <w:rPr>
          <w:i/>
          <w:vertAlign w:val="subscript"/>
        </w:rPr>
        <w:t>1</w:t>
      </w:r>
      <w:r w:rsidR="00931609">
        <w:t xml:space="preserve"> or</w:t>
      </w:r>
      <w:r w:rsidR="00D8052C">
        <w:t xml:space="preserve"> </w:t>
      </w:r>
      <w:r w:rsidR="00D8052C" w:rsidRPr="00555EB1">
        <w:rPr>
          <w:i/>
        </w:rPr>
        <w:t>L</w:t>
      </w:r>
      <w:r w:rsidR="00D8052C" w:rsidRPr="00555EB1">
        <w:rPr>
          <w:i/>
          <w:vertAlign w:val="subscript"/>
        </w:rPr>
        <w:t>2</w:t>
      </w:r>
      <w:r w:rsidR="00D8052C">
        <w:t>.</w:t>
      </w:r>
    </w:p>
    <w:p w14:paraId="4FF725FB" w14:textId="367DD5DF" w:rsidR="002C6B59" w:rsidRPr="002C6B59" w:rsidRDefault="002C6B59" w:rsidP="008B4B4A">
      <w:pPr>
        <w:spacing w:after="0" w:line="276" w:lineRule="auto"/>
        <w:ind w:firstLine="360"/>
        <w:jc w:val="both"/>
      </w:pPr>
      <w:r>
        <w:t xml:space="preserve">To facilitate comparison between the proposed </w:t>
      </w:r>
      <w:r w:rsidR="007A52D3">
        <w:t xml:space="preserve">GAM-based </w:t>
      </w:r>
      <w:r>
        <w:t xml:space="preserve">method and an extant approach, we applied the </w:t>
      </w:r>
      <w:r w:rsidRPr="002C6B59">
        <w:t xml:space="preserve">sequential </w:t>
      </w:r>
      <w:r w:rsidRPr="00C560E0">
        <w:rPr>
          <w:i/>
          <w:iCs/>
        </w:rPr>
        <w:t>t</w:t>
      </w:r>
      <w:r w:rsidRPr="002C6B59">
        <w:t>-test analysis of regime shifts</w:t>
      </w:r>
      <w:r w:rsidR="008A1441" w:rsidRPr="002C6B59">
        <w:t xml:space="preserve"> (STARS</w:t>
      </w:r>
      <w:r w:rsidR="008A1441">
        <w:t xml:space="preserve">, </w:t>
      </w:r>
      <w:r w:rsidR="008A1441">
        <w:fldChar w:fldCharType="begin" w:fldLock="1"/>
      </w:r>
      <w:r w:rsidR="008A1441">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2004)","manualFormatting":"Rodionov, 2004)","plainTextFormattedCitation":"(Rodionov, 2004)","previouslyFormattedCitation":"(Rodionov, 2004)"},"properties":{"noteIndex":0},"schema":"https://github.com/citation-style-language/schema/raw/master/csl-citation.json"}</w:instrText>
      </w:r>
      <w:r w:rsidR="008A1441">
        <w:fldChar w:fldCharType="separate"/>
      </w:r>
      <w:r w:rsidR="008A1441" w:rsidRPr="002C6B59">
        <w:rPr>
          <w:noProof/>
        </w:rPr>
        <w:t>Rodionov, 2004)</w:t>
      </w:r>
      <w:r w:rsidR="008A1441">
        <w:fldChar w:fldCharType="end"/>
      </w:r>
      <w:r w:rsidRPr="002C6B59">
        <w:t xml:space="preserve"> </w:t>
      </w:r>
      <w:del w:id="81" w:author="Punt, Andre (O&amp;A, Hobart)" w:date="2019-10-06T09:13:00Z">
        <w:r w:rsidR="00516C53" w:rsidDel="002922F3">
          <w:delText xml:space="preserve">in </w:delText>
        </w:r>
      </w:del>
      <w:ins w:id="82" w:author="Punt, Andre (O&amp;A, Hobart)" w:date="2019-10-06T09:13:00Z">
        <w:r w:rsidR="002922F3">
          <w:t xml:space="preserve">using </w:t>
        </w:r>
      </w:ins>
      <w:r w:rsidR="00516C53">
        <w:t>length-at-age for age 6</w:t>
      </w:r>
      <w:r>
        <w:t xml:space="preserve"> to our simulated datasets</w:t>
      </w:r>
      <w:r w:rsidR="005C3506">
        <w:t xml:space="preserve"> for both spatial and temporal changes</w:t>
      </w:r>
      <w:r>
        <w:t xml:space="preserve">. </w:t>
      </w:r>
      <w:r w:rsidR="0097653B">
        <w:t xml:space="preserve">The STARS method </w:t>
      </w:r>
      <w:proofErr w:type="gramStart"/>
      <w:r w:rsidR="0097653B">
        <w:t>was originally developed</w:t>
      </w:r>
      <w:proofErr w:type="gramEnd"/>
      <w:r w:rsidR="0097653B">
        <w:t xml:space="preserve"> to detect climate regime shifts in time-series data, and was noted for its sensitivity to changes towards the end of a </w:t>
      </w:r>
      <w:r w:rsidR="0097653B" w:rsidRPr="00FA3BA8">
        <w:t>series.</w:t>
      </w:r>
      <w:r w:rsidR="008E0FD7" w:rsidRPr="00FA3BA8">
        <w:t xml:space="preserve"> </w:t>
      </w:r>
      <w:r w:rsidR="002D1135" w:rsidRPr="00FA3BA8">
        <w:t>The method examines the sequential differences in the value of a t-distribut</w:t>
      </w:r>
      <w:r w:rsidR="008A1441">
        <w:t>ed variable</w:t>
      </w:r>
      <w:r w:rsidR="002D1135" w:rsidRPr="00FA3BA8">
        <w:t>, and determines whether subsequent measurements (at the next year or latitude, for example) exceed the expected range</w:t>
      </w:r>
      <w:r w:rsidR="002D1135">
        <w:t xml:space="preserve">. </w:t>
      </w:r>
      <w:r w:rsidR="008E0FD7" w:rsidRPr="00FA3BA8">
        <w:t xml:space="preserve">We used a </w:t>
      </w:r>
      <w:r w:rsidR="008E0FD7" w:rsidRPr="00FA3BA8">
        <w:lastRenderedPageBreak/>
        <w:t xml:space="preserve">minimum regime ‘length’ of five, meaning </w:t>
      </w:r>
      <w:r w:rsidR="00FA3BA8" w:rsidRPr="00FA3BA8">
        <w:t xml:space="preserve">detected </w:t>
      </w:r>
      <w:r w:rsidR="008E0FD7" w:rsidRPr="00FA3BA8">
        <w:t>shifts</w:t>
      </w:r>
      <w:r w:rsidR="00FA3BA8" w:rsidRPr="00FA3BA8">
        <w:t xml:space="preserve"> </w:t>
      </w:r>
      <w:r w:rsidR="008E0FD7" w:rsidRPr="00FA3BA8">
        <w:t xml:space="preserve">between latitudes, longitudes or years </w:t>
      </w:r>
      <w:r w:rsidR="00FA3BA8" w:rsidRPr="00FA3BA8">
        <w:t xml:space="preserve">must persist for at least five consecutive units, and </w:t>
      </w:r>
      <w:r w:rsidR="00E63843">
        <w:t xml:space="preserve">the default </w:t>
      </w:r>
      <w:r w:rsidR="00FA3BA8" w:rsidRPr="00FA3BA8">
        <w:t>p-value cutoff of 0.05.</w:t>
      </w:r>
      <w:r w:rsidR="00516C53">
        <w:t xml:space="preserve"> We believe this captures the timescale of regime shifts of interest to ecologists, and a significance cutoff frequently used in such analyses.</w:t>
      </w:r>
      <w:r w:rsidR="00FA3BA8" w:rsidRPr="00FA3BA8">
        <w:t xml:space="preserve"> From the STARS analysis of each dataset, we selected the breakpoint(s) with the largest positive “regime shift index”, which represents a cumulative sum of the normalized anomalies</w:t>
      </w:r>
      <w:r w:rsidR="009F6E32">
        <w:t>. T</w:t>
      </w:r>
      <w:r w:rsidR="00FA3BA8" w:rsidRPr="00FA3BA8">
        <w:t xml:space="preserve">his is qualitatively similar to the “largest first derivative” metric used in </w:t>
      </w:r>
      <w:r w:rsidR="007A52D3">
        <w:t>the proposed GAM-based method</w:t>
      </w:r>
      <w:r w:rsidR="009F6E32">
        <w:t xml:space="preserve"> and, as in that case, </w:t>
      </w:r>
      <w:proofErr w:type="gramStart"/>
      <w:r w:rsidR="009F6E32">
        <w:t>was applied</w:t>
      </w:r>
      <w:proofErr w:type="gramEnd"/>
      <w:r w:rsidR="009F6E32">
        <w:t xml:space="preserve"> regardless of where the breakpoint was detected. </w:t>
      </w:r>
      <w:r w:rsidR="00FA3BA8" w:rsidRPr="00FA3BA8">
        <w:t>We</w:t>
      </w:r>
      <w:r w:rsidRPr="00FA3BA8">
        <w:t xml:space="preserve"> implemented the same steps, whereby the detected spatial and/or temporal breakpoint(s) were</w:t>
      </w:r>
      <w:r>
        <w:t xml:space="preserve"> used to re-aggregate and estimate growth parameters, and the proportion of accuracy and coverage probabilities for </w:t>
      </w:r>
      <w:r w:rsidRPr="00555EB1">
        <w:rPr>
          <w:i/>
        </w:rPr>
        <w:t>L</w:t>
      </w:r>
      <w:r w:rsidRPr="00555EB1">
        <w:rPr>
          <w:i/>
          <w:vertAlign w:val="subscript"/>
        </w:rPr>
        <w:t>1</w:t>
      </w:r>
      <w:r>
        <w:t xml:space="preserve">, and </w:t>
      </w:r>
      <w:r w:rsidRPr="00555EB1">
        <w:rPr>
          <w:i/>
        </w:rPr>
        <w:t>L</w:t>
      </w:r>
      <w:r w:rsidRPr="00555EB1">
        <w:rPr>
          <w:i/>
          <w:vertAlign w:val="subscript"/>
        </w:rPr>
        <w:t>2</w:t>
      </w:r>
      <w:r>
        <w:rPr>
          <w:i/>
        </w:rPr>
        <w:t xml:space="preserve"> </w:t>
      </w:r>
      <w:r>
        <w:t>tabulated.</w:t>
      </w:r>
    </w:p>
    <w:bookmarkEnd w:id="32"/>
    <w:bookmarkEnd w:id="66"/>
    <w:p w14:paraId="6E1C2CA2" w14:textId="7279A17C" w:rsidR="00555EB1" w:rsidRDefault="0023745F" w:rsidP="008B4B4A">
      <w:pPr>
        <w:pStyle w:val="Heading2"/>
        <w:spacing w:before="240" w:line="276" w:lineRule="auto"/>
        <w:jc w:val="both"/>
      </w:pPr>
      <w:r>
        <w:t xml:space="preserve">2.4 </w:t>
      </w:r>
      <w:r w:rsidR="00E05953">
        <w:t>Application to Northeast Pacific Sablefish</w:t>
      </w:r>
    </w:p>
    <w:p w14:paraId="6A1C8EE7" w14:textId="6B3B3344" w:rsidR="00F13628" w:rsidRPr="00F13628" w:rsidRDefault="00971118" w:rsidP="008B4B4A">
      <w:pPr>
        <w:spacing w:after="0" w:line="276" w:lineRule="auto"/>
        <w:ind w:firstLine="360"/>
        <w:jc w:val="both"/>
      </w:pPr>
      <w:r>
        <w:t xml:space="preserve">We obtained fishery-independent length and age data from the </w:t>
      </w:r>
      <w:r w:rsidR="00842A20" w:rsidRPr="008F0D40">
        <w:t>Bering Sea, Aleutian Islands, and Gulf of Alaska</w:t>
      </w:r>
      <w:r w:rsidR="00842A20" w:rsidDel="00842A20">
        <w:t xml:space="preserve"> </w:t>
      </w:r>
      <w:r w:rsidR="00CB15E0">
        <w:t>Sablefish Longline Survey</w:t>
      </w:r>
      <w:r w:rsidR="00B00740">
        <w:t xml:space="preserve"> </w:t>
      </w:r>
      <w:r w:rsidR="00B00740">
        <w:fldChar w:fldCharType="begin" w:fldLock="1"/>
      </w:r>
      <w:r w:rsidR="00935164">
        <w:instrText>ADDIN CSL_CITATION {"citationItems":[{"id":"ITEM-1","itemData":{"DOI":"10.7289/V5/TM-AFSC-324","author":[{"dropping-particle":"","family":"Rutecki","given":"L","non-dropping-particle":"","parse-names":false,"suffix":""},{"dropping-particle":"","family":"Rodgveller","given":"C J","non-dropping-particle":"","parse-names":false,"suffix":""},{"dropping-particle":"","family":"Lunsford","given":"Chris R.","non-dropping-particle":"","parse-names":false,"suffix":""}],"id":"ITEM-1","issue":"August","issued":{"date-parts":[["2016"]]},"number-of-pages":"1990-2014","publisher-place":"17109 Lena Point Loop Road Juneau, AK 99801","title":"National Marine Fisheries Service Longline Survey Data Report and Survey History , 1990-2014","type":"report"},"uris":["http://www.mendeley.com/documents/?uuid=2eed0212-f63f-4572-b039-fbeb662b95e0"]}],"mendeley":{"formattedCitation":"(Rutecki et al., 2016)","plainTextFormattedCitation":"(Rutecki et al., 2016)","previouslyFormattedCitation":"(Rutecki et al., 2016)"},"properties":{"noteIndex":0},"schema":"https://github.com/citation-style-language/schema/raw/master/csl-citation.json"}</w:instrText>
      </w:r>
      <w:r w:rsidR="00B00740">
        <w:fldChar w:fldCharType="separate"/>
      </w:r>
      <w:r w:rsidR="00F277A3" w:rsidRPr="00F277A3">
        <w:rPr>
          <w:noProof/>
        </w:rPr>
        <w:t>(Rutecki et al., 2016)</w:t>
      </w:r>
      <w:r w:rsidR="00B00740">
        <w:fldChar w:fldCharType="end"/>
      </w:r>
      <w:r>
        <w:t xml:space="preserve"> and </w:t>
      </w:r>
      <w:r w:rsidR="00CB15E0">
        <w:t xml:space="preserve">the </w:t>
      </w:r>
      <w:r w:rsidR="00CB15E0" w:rsidRPr="00CB15E0">
        <w:t>U.S. West Coast Groundfish Bottom Trawl Survey</w:t>
      </w:r>
      <w:r w:rsidR="00BC6F19">
        <w:t xml:space="preserve"> </w:t>
      </w:r>
      <w:r w:rsidR="00BC6F19">
        <w:fldChar w:fldCharType="begin" w:fldLock="1"/>
      </w:r>
      <w:r w:rsidR="000E0325">
        <w:instrText>ADDIN CSL_CITATION {"citationItems":[{"id":"ITEM-1","itemData":{"author":[{"dropping-particle":"","family":"Northwest Fisheries Science Center","given":"","non-dropping-particle":"","parse-names":false,"suffix":""}],"id":"ITEM-1","issued":{"date-parts":[["2019"]]},"title":"West Coast Groundfish Bottom Trawl Survey Data - Annual West Coast time series groundfish trawl data collection survey from 2010-06-15 to 2010-08-15.","type":"webpage"},"uris":["http://www.mendeley.com/documents/?uuid=052efd99-d394-4366-a865-444178b4ad98"]}],"mendeley":{"formattedCitation":"(Northwest Fisheries Science Center, 2019)","manualFormatting":"(Northwest Fisheries Science Center, 2019)","plainTextFormattedCitation":"(Northwest Fisheries Science Center, 2019)","previouslyFormattedCitation":"(Northwest Fisheries Science Center, 2019)"},"properties":{"noteIndex":0},"schema":"https://github.com/citation-style-language/schema/raw/master/csl-citation.json"}</w:instrText>
      </w:r>
      <w:r w:rsidR="00BC6F19">
        <w:fldChar w:fldCharType="separate"/>
      </w:r>
      <w:r w:rsidR="00BC6F19" w:rsidRPr="00BC6F19">
        <w:rPr>
          <w:noProof/>
        </w:rPr>
        <w:t>(</w:t>
      </w:r>
      <w:r w:rsidR="00BC6F19">
        <w:rPr>
          <w:noProof/>
        </w:rPr>
        <w:t xml:space="preserve">Northwest Fisheries Science </w:t>
      </w:r>
      <w:r w:rsidR="00BC6F19" w:rsidRPr="00BC6F19">
        <w:rPr>
          <w:noProof/>
        </w:rPr>
        <w:t>Center, 2019)</w:t>
      </w:r>
      <w:r w:rsidR="00BC6F19">
        <w:fldChar w:fldCharType="end"/>
      </w:r>
      <w:r>
        <w:t xml:space="preserve"> conducted annually by the </w:t>
      </w:r>
      <w:r w:rsidR="00CB15E0">
        <w:t xml:space="preserve">Alaska Fisheries Science Center and </w:t>
      </w:r>
      <w:r w:rsidR="00B11A55">
        <w:t xml:space="preserve">the </w:t>
      </w:r>
      <w:r w:rsidR="00CB15E0">
        <w:t>Northwest Fisheries Science Center, respectively</w:t>
      </w:r>
      <w:r>
        <w:t>.</w:t>
      </w:r>
      <w:r w:rsidRPr="00971118">
        <w:rPr>
          <w:color w:val="FF0000"/>
        </w:rPr>
        <w:t xml:space="preserve"> </w:t>
      </w:r>
      <w:r w:rsidR="00A905FF">
        <w:t>We also obtained length and age records from the Canadian Department of Fisheries and Oceans</w:t>
      </w:r>
      <w:r w:rsidR="00D60AD8">
        <w:t xml:space="preserve"> </w:t>
      </w:r>
      <w:r w:rsidR="00D60AD8">
        <w:fldChar w:fldCharType="begin" w:fldLock="1"/>
      </w:r>
      <w:r w:rsidR="00F277A3">
        <w:instrText>ADDIN CSL_CITATION {"citationItems":[{"id":"ITEM-1","itemData":{"author":[{"dropping-particle":"","family":"Wyeth","given":"M R","non-dropping-particle":"","parse-names":false,"suffix":""},{"dropping-particle":"","family":"Kronlund","given":"A R","non-dropping-particle":"","parse-names":false,"suffix":""},{"dropping-particle":"","family":"Elfert","given":"M","non-dropping-particle":"","parse-names":false,"suffix":""}],"id":"ITEM-1","issued":{"date-parts":[["2005"]]},"number-of-pages":"105","publisher-place":"Science Branch, Pacific Region Pacific Biological Station Nanaimo, British Columbia V9T 6N7","title":"Summary of the 2005 British Columbia Sablefish (Anoplopoma fimbria) Research and Assessment Survey Canadian Technical Report of Fisheries and Aquatic Sciences 2694","type":"report"},"uris":["http://www.mendeley.com/documents/?uuid=8af21687-5e15-49c2-819a-f0b2248619ab"]}],"mendeley":{"formattedCitation":"(Wyeth et al., 2005)","plainTextFormattedCitation":"(Wyeth et al., 2005)","previouslyFormattedCitation":"(Wyeth et al., 2005)"},"properties":{"noteIndex":0},"schema":"https://github.com/citation-style-language/schema/raw/master/csl-citation.json"}</w:instrText>
      </w:r>
      <w:r w:rsidR="00D60AD8">
        <w:fldChar w:fldCharType="separate"/>
      </w:r>
      <w:r w:rsidR="00D60AD8" w:rsidRPr="00D60AD8">
        <w:rPr>
          <w:noProof/>
        </w:rPr>
        <w:t>(Wyeth et al., 2005)</w:t>
      </w:r>
      <w:r w:rsidR="00D60AD8">
        <w:fldChar w:fldCharType="end"/>
      </w:r>
      <w:r w:rsidR="00D60AD8">
        <w:t xml:space="preserve">; </w:t>
      </w:r>
      <w:r w:rsidR="004B52F9">
        <w:t xml:space="preserve">see </w:t>
      </w:r>
      <w:r w:rsidR="004B52F9">
        <w:fldChar w:fldCharType="begin"/>
      </w:r>
      <w:r w:rsidR="004B52F9">
        <w:instrText xml:space="preserve"> REF _Ref8372254 \h </w:instrText>
      </w:r>
      <w:r w:rsidR="00DE3720">
        <w:instrText xml:space="preserve"> \* MERGEFORMAT </w:instrText>
      </w:r>
      <w:r w:rsidR="004B52F9">
        <w:fldChar w:fldCharType="separate"/>
      </w:r>
      <w:r w:rsidR="00EF1C91">
        <w:t xml:space="preserve">Table </w:t>
      </w:r>
      <w:r w:rsidR="00EF1C91">
        <w:rPr>
          <w:noProof/>
        </w:rPr>
        <w:t>1</w:t>
      </w:r>
      <w:r w:rsidR="004B52F9">
        <w:fldChar w:fldCharType="end"/>
      </w:r>
      <w:r w:rsidR="004B52F9">
        <w:t xml:space="preserve"> for a summary of survey data used in the application</w:t>
      </w:r>
      <w:r w:rsidR="00A905FF">
        <w:t xml:space="preserve">. </w:t>
      </w:r>
      <w:r w:rsidR="00A04F68">
        <w:t xml:space="preserve">Data from each </w:t>
      </w:r>
      <w:r w:rsidR="00152FA9">
        <w:t xml:space="preserve">management area </w:t>
      </w:r>
      <w:r w:rsidR="00A04F68">
        <w:t>included measured length, sex, age, and the starting latitude and longitude</w:t>
      </w:r>
      <w:r w:rsidR="00B11A55">
        <w:t>,</w:t>
      </w:r>
      <w:r w:rsidR="00A04F68">
        <w:t xml:space="preserve"> which determined the survey station. </w:t>
      </w:r>
      <w:r w:rsidR="006A3AFF">
        <w:t>Due to computational constraints,</w:t>
      </w:r>
      <w:r w:rsidR="00A905FF">
        <w:t xml:space="preserve"> and to avoid disproportionate influence</w:t>
      </w:r>
      <w:r w:rsidR="00A41BB8">
        <w:t xml:space="preserve"> of more heavily-sampled </w:t>
      </w:r>
      <w:r w:rsidR="00152FA9">
        <w:t xml:space="preserve">areas </w:t>
      </w:r>
      <w:r w:rsidR="00A41BB8">
        <w:t>on breakpoint estimates</w:t>
      </w:r>
      <w:r w:rsidR="00A905FF">
        <w:t>,</w:t>
      </w:r>
      <w:r w:rsidR="006A3AFF">
        <w:t xml:space="preserve"> we randomly subsampled </w:t>
      </w:r>
      <w:r w:rsidR="00615029">
        <w:t>15,000 total</w:t>
      </w:r>
      <w:r w:rsidR="006A3AFF">
        <w:t xml:space="preserve"> </w:t>
      </w:r>
      <w:r w:rsidR="006A3AFF" w:rsidRPr="00D30CB6">
        <w:t xml:space="preserve">records from each of the three management </w:t>
      </w:r>
      <w:r w:rsidR="00152FA9">
        <w:t>areas</w:t>
      </w:r>
      <w:r w:rsidR="00615029" w:rsidRPr="00D30CB6">
        <w:t>.</w:t>
      </w:r>
      <w:r w:rsidR="00C77238">
        <w:t xml:space="preserve"> </w:t>
      </w:r>
      <w:r w:rsidR="00072B99">
        <w:t xml:space="preserve">The subsampling was random with respect to latitude, longitude, age and sex, using the </w:t>
      </w:r>
      <w:proofErr w:type="spellStart"/>
      <w:r w:rsidR="00072B99">
        <w:t>sample_n</w:t>
      </w:r>
      <w:proofErr w:type="spellEnd"/>
      <w:r w:rsidR="00072B99">
        <w:t xml:space="preserve"> function from the package </w:t>
      </w:r>
      <w:proofErr w:type="spellStart"/>
      <w:r w:rsidR="00072B99" w:rsidRPr="00516C53">
        <w:rPr>
          <w:i/>
        </w:rPr>
        <w:t>dplyr</w:t>
      </w:r>
      <w:proofErr w:type="spellEnd"/>
      <w:r w:rsidR="00072B99">
        <w:t xml:space="preserve"> </w:t>
      </w:r>
      <w:r w:rsidR="00E275EB">
        <w:fldChar w:fldCharType="begin" w:fldLock="1"/>
      </w:r>
      <w:r w:rsidR="00E275EB">
        <w:instrText>ADDIN CSL_CITATION {"citationItems":[{"id":"ITEM-1","itemData":{"author":[{"dropping-particle":"","family":"Wickham","given":"Hadley","non-dropping-particle":"","parse-names":false,"suffix":""},{"dropping-particle":"","family":"Francois","given":"Romain","non-dropping-particle":"","parse-names":false,"suffix":""},{"dropping-particle":"","family":"Henry","given":"Lionel","non-dropping-particle":"","parse-names":false,"suffix":""},{"dropping-particle":"","family":"Muller","given":"Kirill","non-dropping-particle":"","parse-names":false,"suffix":""}],"id":"ITEM-1","issued":{"date-parts":[["2019"]]},"note":"R package version 0.8.0.1","title":"dplyr: A Grammar of Data Manipulation","type":"article"},"uris":["http://www.mendeley.com/documents/?uuid=5098af6f-94e4-40ae-9970-ee905f6526e8"]}],"mendeley":{"formattedCitation":"(Wickham et al., 2019)","plainTextFormattedCitation":"(Wickham et al., 2019)","previouslyFormattedCitation":"(Wickham et al., 2019)"},"properties":{"noteIndex":0},"schema":"https://github.com/citation-style-language/schema/raw/master/csl-citation.json"}</w:instrText>
      </w:r>
      <w:r w:rsidR="00E275EB">
        <w:fldChar w:fldCharType="separate"/>
      </w:r>
      <w:r w:rsidR="00E275EB" w:rsidRPr="00072B99">
        <w:rPr>
          <w:noProof/>
        </w:rPr>
        <w:t>(Wickham et al., 2019)</w:t>
      </w:r>
      <w:r w:rsidR="00E275EB">
        <w:fldChar w:fldCharType="end"/>
      </w:r>
      <w:r w:rsidR="00E275EB">
        <w:t>.</w:t>
      </w:r>
    </w:p>
    <w:p w14:paraId="66BB9481" w14:textId="096CBFFB" w:rsidR="0038329C" w:rsidRDefault="009F1890" w:rsidP="0038329C">
      <w:pPr>
        <w:spacing w:after="0" w:line="276" w:lineRule="auto"/>
        <w:ind w:firstLine="360"/>
        <w:jc w:val="both"/>
      </w:pPr>
      <w:r>
        <w:t xml:space="preserve">We </w:t>
      </w:r>
      <w:r w:rsidR="00E275EB">
        <w:t>applied the</w:t>
      </w:r>
      <w:r>
        <w:t xml:space="preserve"> method to identify spatial and temporal breakpoints for each sex separately</w:t>
      </w:r>
      <w:r w:rsidR="00AF2717">
        <w:t xml:space="preserve"> at several key ages: age 4 (before length-at-50%-maturity for both males and females in all </w:t>
      </w:r>
      <w:r w:rsidR="00152FA9">
        <w:t>management areas</w:t>
      </w:r>
      <w:r w:rsidR="00AF2717">
        <w:t xml:space="preserve">), age </w:t>
      </w:r>
      <w:r w:rsidR="006D5924">
        <w:t>6</w:t>
      </w:r>
      <w:r w:rsidR="00AF2717">
        <w:t xml:space="preserve"> (after length-at-50%-maturity for both males and females in all </w:t>
      </w:r>
      <w:r w:rsidR="00152FA9">
        <w:t>management areas</w:t>
      </w:r>
      <w:r w:rsidR="00AF2717">
        <w:t xml:space="preserve">) and age 30, roughly the length at which sablefish are expected to obtain their maximum </w:t>
      </w:r>
      <w:r w:rsidR="006665D1">
        <w:t xml:space="preserve">length </w:t>
      </w:r>
      <w:r w:rsidR="004F6FFD">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4F6FFD">
        <w:fldChar w:fldCharType="separate"/>
      </w:r>
      <w:r w:rsidR="004F6FFD" w:rsidRPr="004F6FFD">
        <w:rPr>
          <w:noProof/>
        </w:rPr>
        <w:t>(Johnson et al., 2015)</w:t>
      </w:r>
      <w:r w:rsidR="004F6FFD">
        <w:fldChar w:fldCharType="end"/>
      </w:r>
      <w:r w:rsidR="00AF2717">
        <w:t>.</w:t>
      </w:r>
      <w:r w:rsidR="006D5924">
        <w:t xml:space="preserve"> </w:t>
      </w:r>
      <w:r w:rsidR="00E275EB">
        <w:t xml:space="preserve">Our sampling method </w:t>
      </w:r>
      <w:r w:rsidR="00E275EB" w:rsidRPr="00D30CB6">
        <w:t xml:space="preserve">produced a data set with an average of </w:t>
      </w:r>
      <w:r w:rsidR="00E275EB" w:rsidRPr="00825F33">
        <w:t>1</w:t>
      </w:r>
      <w:r w:rsidR="00F529E2">
        <w:t>,</w:t>
      </w:r>
      <w:r w:rsidR="00E275EB" w:rsidRPr="00825F33">
        <w:t>315</w:t>
      </w:r>
      <w:r w:rsidR="00E275EB">
        <w:t xml:space="preserve"> </w:t>
      </w:r>
      <w:r w:rsidR="00E275EB" w:rsidRPr="00825F33">
        <w:t>age 4, 1</w:t>
      </w:r>
      <w:r w:rsidR="00F529E2">
        <w:t>,</w:t>
      </w:r>
      <w:r w:rsidR="00E275EB" w:rsidRPr="00825F33">
        <w:t>283</w:t>
      </w:r>
      <w:r w:rsidR="00E275EB">
        <w:t xml:space="preserve"> age 6</w:t>
      </w:r>
      <w:r w:rsidR="00E275EB" w:rsidRPr="00825F33">
        <w:t>, and 65</w:t>
      </w:r>
      <w:r w:rsidR="00E275EB">
        <w:t xml:space="preserve"> age 30</w:t>
      </w:r>
      <w:r w:rsidR="00E275EB" w:rsidRPr="00825F33">
        <w:t xml:space="preserve"> </w:t>
      </w:r>
      <w:r w:rsidR="00E275EB" w:rsidRPr="00D30CB6">
        <w:t xml:space="preserve">sablefish </w:t>
      </w:r>
      <w:r w:rsidR="00E275EB">
        <w:t xml:space="preserve">of each sex </w:t>
      </w:r>
      <w:r w:rsidR="00E275EB" w:rsidRPr="00D30CB6">
        <w:t xml:space="preserve">from </w:t>
      </w:r>
      <w:r w:rsidR="00E275EB" w:rsidRPr="003D6955">
        <w:t>ea</w:t>
      </w:r>
      <w:r w:rsidR="00E275EB" w:rsidRPr="00D75A95">
        <w:t>c</w:t>
      </w:r>
      <w:r w:rsidR="00E275EB" w:rsidRPr="005B623D">
        <w:t>h</w:t>
      </w:r>
      <w:r w:rsidR="00E275EB" w:rsidRPr="00B06C3A">
        <w:t xml:space="preserve"> </w:t>
      </w:r>
      <w:r w:rsidR="00152FA9">
        <w:t>management area</w:t>
      </w:r>
      <w:r w:rsidR="00E275EB" w:rsidRPr="000B0FA0">
        <w:t>.</w:t>
      </w:r>
      <w:r w:rsidR="00E275EB">
        <w:t xml:space="preserve">  Growth model fitting was performed using all available data from each of the three management </w:t>
      </w:r>
      <w:r w:rsidR="00152FA9">
        <w:t xml:space="preserve">areas </w:t>
      </w:r>
      <w:r w:rsidR="00E275EB">
        <w:t>(</w:t>
      </w:r>
      <w:r w:rsidR="00614FEF">
        <w:t xml:space="preserve">see </w:t>
      </w:r>
      <w:r w:rsidR="00527F2F">
        <w:t xml:space="preserve">Supplementary </w:t>
      </w:r>
      <w:r w:rsidR="00614FEF">
        <w:t>Table A</w:t>
      </w:r>
      <w:r w:rsidR="00272120">
        <w:t>3</w:t>
      </w:r>
      <w:r w:rsidR="00614FEF">
        <w:t xml:space="preserve"> for sample sizes</w:t>
      </w:r>
      <w:r w:rsidR="00E275EB">
        <w:t>).</w:t>
      </w:r>
      <w:r w:rsidR="00E275EB" w:rsidRPr="00D30CB6">
        <w:t xml:space="preserve"> </w:t>
      </w:r>
      <w:r w:rsidR="00246B09">
        <w:t xml:space="preserve">In constructing the GAM, we investigated the use of an AR1 temporal structure for the residual </w:t>
      </w:r>
      <m:oMath>
        <m:sSub>
          <m:sSubPr>
            <m:ctrlPr>
              <w:rPr>
                <w:rFonts w:ascii="Cambria Math" w:hAnsi="Cambria Math"/>
                <w:i/>
                <w:iCs/>
              </w:rPr>
            </m:ctrlPr>
          </m:sSubPr>
          <m:e>
            <m:r>
              <w:rPr>
                <w:rFonts w:ascii="Cambria Math" w:hAnsi="Cambria Math"/>
              </w:rPr>
              <m:t>ϵ</m:t>
            </m:r>
          </m:e>
          <m:sub>
            <m:r>
              <w:rPr>
                <w:rFonts w:ascii="Cambria Math" w:hAnsi="Cambria Math"/>
              </w:rPr>
              <m:t>t</m:t>
            </m:r>
          </m:sub>
        </m:sSub>
      </m:oMath>
      <w:r w:rsidR="00246B09">
        <w:t xml:space="preserve"> with lags of 1 to 3 years, but these models did not improve AICc over the initial model (without autoregressive structure). </w:t>
      </w:r>
    </w:p>
    <w:p w14:paraId="1B8EAB96" w14:textId="4C91C1B7" w:rsidR="00D77A70" w:rsidRPr="00C560E0" w:rsidRDefault="006D5924" w:rsidP="0038329C">
      <w:pPr>
        <w:spacing w:after="0" w:line="276" w:lineRule="auto"/>
        <w:ind w:firstLine="360"/>
        <w:jc w:val="both"/>
        <w:rPr>
          <w:color w:val="4472C4" w:themeColor="accent1"/>
        </w:rPr>
      </w:pPr>
      <w:r>
        <w:t xml:space="preserve">We re-aggregated </w:t>
      </w:r>
      <w:r w:rsidR="004D3306">
        <w:t xml:space="preserve">all </w:t>
      </w:r>
      <w:r>
        <w:t xml:space="preserve">data to match the breakpoints </w:t>
      </w:r>
      <w:r w:rsidR="00F529E2">
        <w:t xml:space="preserve">that </w:t>
      </w:r>
      <w:r w:rsidR="00261A35">
        <w:t xml:space="preserve">appeared in the GAM analysis for key ages, </w:t>
      </w:r>
      <w:r w:rsidR="00101143">
        <w:t xml:space="preserve">as well as an ecosystem-based breakpoint at 145°W. </w:t>
      </w:r>
      <w:r w:rsidR="008038A0">
        <w:t xml:space="preserve">We </w:t>
      </w:r>
      <w:r w:rsidR="008A1441">
        <w:t xml:space="preserve">selected </w:t>
      </w:r>
      <w:r w:rsidR="008038A0">
        <w:t xml:space="preserve">this breakpoint based on work by </w:t>
      </w:r>
      <w:r w:rsidR="008038A0">
        <w:rPr>
          <w:noProof/>
        </w:rPr>
        <w:t>Waite and Mueter</w:t>
      </w:r>
      <w:r w:rsidR="000E0325">
        <w:rPr>
          <w:noProof/>
        </w:rPr>
        <w:t xml:space="preserve"> </w:t>
      </w:r>
      <w:r w:rsidR="000E0325">
        <w:rPr>
          <w:noProof/>
        </w:rPr>
        <w:fldChar w:fldCharType="begin" w:fldLock="1"/>
      </w:r>
      <w:r w:rsidR="00EE423C">
        <w:rPr>
          <w:noProof/>
        </w:rPr>
        <w:instrText>ADDIN CSL_CITATION {"citationItems":[{"id":"ITEM-1","itemData":{"DOI":"10.1016/j.pocean.2013.07.006","ISBN":"0079-6611","ISSN":"00796611","abstract":"We examined the spatial and temporal variability of chlorophyll-. a (chl-. a) concentrations in the coastal Gulf of Alaska (GOA) using a 14-year time series of cloud-free reconstructions of SeaWiFS and MODIS-Aqua chl-. a data. Coast-wide and regional relationships between chl-. a and likely environmental drivers, including anomalies in sea surface temperature (SST), photosynthetically-available radiation (PAR), sea surface height (SSHa), freshwater discharge, and coastal upwelling were explored. Coast-wide chl-. a showed strong seasonal variability with pronounced spring and fall blooms, but both the magnitude and the seasonal patterns showed considerable interannual variability. Coast-wide annual chl-. a anomalies were positive in years with elevated PAR, low SST, and a reduction in downwelling-favorable winds - conditions that are indicative of reduced cyclonic circulation associated with a weak Aleutian Low. The apparent negative effect of strong cyclonic circulation in the GOA on chl-. a levels was further supported by negative relationships between elevated sea levels and coast-wide chl-. a in both the spring and fall. If chl-. a concentrations in the coastal GOA reflect productivity, these results are contrary to the prevailing view that strong cyclonic circulation enhances productivity in the GOA. The variability in the chl-. a in each of four distinct and spatially contiguous regions that differed in the timing and magnitude of the spring and fall blooms was associated with different combinations of environmental variables. © 2013 Elsevier Ltd.","author":[{"dropping-particle":"","family":"Waite","given":"Jason N.","non-dropping-particle":"","parse-names":false,"suffix":""},{"dropping-particle":"","family":"Mueter","given":"Franz J.","non-dropping-particle":"","parse-names":false,"suffix":""}],"container-title":"Progress in Oceanography","id":"ITEM-1","issued":{"date-parts":[["2013"]]},"page":"179-192","publisher":"Elsevier Ltd","title":"Spatial and temporal variability of chlorophyll-a concentrations in the coastal Gulf of Alaska, 1998-2011, using cloud-free reconstructions of SeaWiFS and MODIS-Aqua data","type":"article-journal","volume":"116"},"uris":["http://www.mendeley.com/documents/?uuid=938dc82c-4fa5-4bfb-812e-3bb33279010f"]}],"mendeley":{"formattedCitation":"(Waite and Mueter, 2013)","manualFormatting":"(2013)","plainTextFormattedCitation":"(Waite and Mueter, 2013)","previouslyFormattedCitation":"(Waite and Mueter, 2013)"},"properties":{"noteIndex":0},"schema":"https://github.com/citation-style-language/schema/raw/master/csl-citation.json"}</w:instrText>
      </w:r>
      <w:r w:rsidR="000E0325">
        <w:rPr>
          <w:noProof/>
        </w:rPr>
        <w:fldChar w:fldCharType="separate"/>
      </w:r>
      <w:r w:rsidR="000E0325" w:rsidRPr="000E0325">
        <w:rPr>
          <w:noProof/>
        </w:rPr>
        <w:t>(2013)</w:t>
      </w:r>
      <w:r w:rsidR="000E0325">
        <w:rPr>
          <w:noProof/>
        </w:rPr>
        <w:fldChar w:fldCharType="end"/>
      </w:r>
      <w:r w:rsidR="008038A0">
        <w:rPr>
          <w:noProof/>
        </w:rPr>
        <w:t xml:space="preserve">  who used cluster analysis to delineate unique </w:t>
      </w:r>
      <w:r w:rsidR="00152FA9">
        <w:rPr>
          <w:noProof/>
        </w:rPr>
        <w:t xml:space="preserve">zones </w:t>
      </w:r>
      <w:r w:rsidR="008038A0">
        <w:rPr>
          <w:noProof/>
        </w:rPr>
        <w:t>of chlorophyll-</w:t>
      </w:r>
      <w:r w:rsidR="008038A0">
        <w:rPr>
          <w:i/>
          <w:noProof/>
        </w:rPr>
        <w:t>a</w:t>
      </w:r>
      <w:r w:rsidR="008038A0">
        <w:rPr>
          <w:noProof/>
        </w:rPr>
        <w:t xml:space="preserve"> variability, which has been shown </w:t>
      </w:r>
      <w:r w:rsidR="006C271B">
        <w:rPr>
          <w:noProof/>
        </w:rPr>
        <w:t>to be</w:t>
      </w:r>
      <w:r w:rsidR="008038A0">
        <w:rPr>
          <w:noProof/>
        </w:rPr>
        <w:t xml:space="preserve"> influential in the sablefish recruitment process </w:t>
      </w:r>
      <w:r w:rsidR="008038A0">
        <w:rPr>
          <w:noProof/>
        </w:rPr>
        <w:fldChar w:fldCharType="begin" w:fldLock="1"/>
      </w:r>
      <w:r w:rsidR="008038A0">
        <w:rPr>
          <w:noProof/>
        </w:rPr>
        <w:instrText>ADDIN CSL_CITATION {"citationItems":[{"id":"ITEM-1","itemData":{"DOI":"10.1016/j.dsr2.2012.08.024","ISSN":"0967-0645","author":[{"dropping-particle":"","family":"Shotwell","given":"S Kalei","non-dropping-particle":"","parse-names":false,"suffix":""},{"dropping-particle":"","family":"Hanselman","given":"Dana H","non-dropping-particle":"","parse-names":false,"suffix":""},{"dropping-particle":"","family":"Belkin","given":"Igor M","non-dropping-particle":"","parse-names":false,"suffix":""}],"container-title":"Deep-Sea Research Part II","id":"ITEM-1","issue":"0967","issued":{"date-parts":[["2014"]]},"page":"40-53","publisher":"Elsevier","title":"Toward biophysical synergy: Investigating advection along the Polar Front to identify factors influencing Alaska sablefish recruitment","type":"article-journal","volume":"107"},"uris":["http://www.mendeley.com/documents/?uuid=8bc1a3d0-4439-451a-9ad6-e13b266e15c7"]}],"mendeley":{"formattedCitation":"(Shotwell et al., 2014)","plainTextFormattedCitation":"(Shotwell et al., 2014)","previouslyFormattedCitation":"(Shotwell et al., 2014)"},"properties":{"noteIndex":0},"schema":"https://github.com/citation-style-language/schema/raw/master/csl-citation.json"}</w:instrText>
      </w:r>
      <w:r w:rsidR="008038A0">
        <w:rPr>
          <w:noProof/>
        </w:rPr>
        <w:fldChar w:fldCharType="separate"/>
      </w:r>
      <w:r w:rsidR="008038A0">
        <w:rPr>
          <w:noProof/>
        </w:rPr>
        <w:t>(Shotwell et al., 2014)</w:t>
      </w:r>
      <w:r w:rsidR="008038A0">
        <w:rPr>
          <w:noProof/>
        </w:rPr>
        <w:fldChar w:fldCharType="end"/>
      </w:r>
      <w:r w:rsidR="008038A0">
        <w:rPr>
          <w:noProof/>
        </w:rPr>
        <w:t xml:space="preserve"> but by definition such an effect is not detectable in </w:t>
      </w:r>
      <w:r w:rsidR="0065303C">
        <w:rPr>
          <w:noProof/>
        </w:rPr>
        <w:t xml:space="preserve">our analysis </w:t>
      </w:r>
      <w:r w:rsidR="00F529E2">
        <w:rPr>
          <w:noProof/>
        </w:rPr>
        <w:t xml:space="preserve">that </w:t>
      </w:r>
      <w:r w:rsidR="0065303C">
        <w:rPr>
          <w:noProof/>
        </w:rPr>
        <w:t xml:space="preserve">only examines fish larger and/or older than recruits. </w:t>
      </w:r>
      <w:r w:rsidR="00D57199" w:rsidRPr="00DB4524">
        <w:rPr>
          <w:noProof/>
        </w:rPr>
        <w:t xml:space="preserve">The North Pacific Fishery Management Council uses </w:t>
      </w:r>
      <w:r w:rsidR="00D57199" w:rsidRPr="00DB4524">
        <w:t>145°W</w:t>
      </w:r>
      <w:r w:rsidR="00D57199" w:rsidRPr="00DB4524">
        <w:rPr>
          <w:noProof/>
        </w:rPr>
        <w:t xml:space="preserve">, </w:t>
      </w:r>
      <w:r w:rsidR="00DC1EDD">
        <w:rPr>
          <w:noProof/>
        </w:rPr>
        <w:t xml:space="preserve">which </w:t>
      </w:r>
      <w:r w:rsidR="00764D08">
        <w:rPr>
          <w:noProof/>
        </w:rPr>
        <w:t>includes a</w:t>
      </w:r>
      <w:r w:rsidR="00D57199" w:rsidRPr="00DB4524">
        <w:rPr>
          <w:noProof/>
        </w:rPr>
        <w:t xml:space="preserve"> </w:t>
      </w:r>
      <w:r w:rsidR="00DC1EDD">
        <w:rPr>
          <w:noProof/>
        </w:rPr>
        <w:t>cluster</w:t>
      </w:r>
      <w:r w:rsidR="00D57199" w:rsidRPr="00DB4524">
        <w:rPr>
          <w:noProof/>
        </w:rPr>
        <w:t xml:space="preserve"> of several seamounts</w:t>
      </w:r>
      <w:r w:rsidR="00DC1EDD">
        <w:rPr>
          <w:noProof/>
        </w:rPr>
        <w:t xml:space="preserve"> in the Gulf of Alaksa</w:t>
      </w:r>
      <w:r w:rsidR="00D57199" w:rsidRPr="00DB4524">
        <w:rPr>
          <w:noProof/>
        </w:rPr>
        <w:t xml:space="preserve">, to </w:t>
      </w:r>
      <w:r w:rsidR="00DC1EDD">
        <w:rPr>
          <w:noProof/>
        </w:rPr>
        <w:lastRenderedPageBreak/>
        <w:t>delineate</w:t>
      </w:r>
      <w:r w:rsidR="00D57199" w:rsidRPr="00DB4524">
        <w:rPr>
          <w:noProof/>
        </w:rPr>
        <w:t xml:space="preserve"> a groundfish slope habitat conservation area </w:t>
      </w:r>
      <w:r w:rsidR="003C1A99" w:rsidRPr="00DB4524">
        <w:rPr>
          <w:noProof/>
        </w:rPr>
        <w:fldChar w:fldCharType="begin" w:fldLock="1"/>
      </w:r>
      <w:r w:rsidR="00A77394">
        <w:rPr>
          <w:noProof/>
        </w:rPr>
        <w:instrText>ADDIN CSL_CITATION {"citationItems":[{"id":"ITEM-1","itemData":{"author":[{"dropping-particle":"","family":"Siddon","given":"E","non-dropping-particle":"","parse-names":false,"suffix":""},{"dropping-particle":"","family":"Zador","given":"S","non-dropping-particle":"","parse-names":false,"suffix":""}],"container-title":"North Pacific Fishery Management Council 605 W. 4th Avenue, Suite 306 Anchorage, AK 99301","id":"ITEM-1","issue":"December","issued":{"date-parts":[["2018"]]},"title":"Ecosystem Status Report 2018: Eastern Bering Sea","type":"article-journal"},"uris":["http://www.mendeley.com/documents/?uuid=e6392269-1a1a-4c48-bd64-f757e4a82af4"]}],"mendeley":{"formattedCitation":"(Siddon and Zador, 2018)","plainTextFormattedCitation":"(Siddon and Zador, 2018)","previouslyFormattedCitation":"(Siddon and Zador, 2018)"},"properties":{"noteIndex":0},"schema":"https://github.com/citation-style-language/schema/raw/master/csl-citation.json"}</w:instrText>
      </w:r>
      <w:r w:rsidR="003C1A99" w:rsidRPr="00DB4524">
        <w:rPr>
          <w:noProof/>
        </w:rPr>
        <w:fldChar w:fldCharType="separate"/>
      </w:r>
      <w:r w:rsidR="003C1A99" w:rsidRPr="00DB4524">
        <w:rPr>
          <w:noProof/>
        </w:rPr>
        <w:t>(Siddon and Zador, 2018)</w:t>
      </w:r>
      <w:r w:rsidR="003C1A99" w:rsidRPr="00DB4524">
        <w:rPr>
          <w:noProof/>
        </w:rPr>
        <w:fldChar w:fldCharType="end"/>
      </w:r>
      <w:r w:rsidR="003C1A99" w:rsidRPr="00DB4524">
        <w:rPr>
          <w:noProof/>
        </w:rPr>
        <w:t>.</w:t>
      </w:r>
      <w:r w:rsidR="009C51E9">
        <w:rPr>
          <w:noProof/>
        </w:rPr>
        <w:t xml:space="preserve"> </w:t>
      </w:r>
      <w:r w:rsidR="00BD3500">
        <w:t>W</w:t>
      </w:r>
      <w:r w:rsidR="009F78DF">
        <w:t xml:space="preserve">e employed a stepwise exploration of </w:t>
      </w:r>
      <w:r w:rsidR="003229CF">
        <w:t>whether</w:t>
      </w:r>
      <w:r w:rsidR="00D16C49">
        <w:t xml:space="preserve"> estimates of </w:t>
      </w:r>
      <w:r w:rsidR="00D16C49" w:rsidRPr="00BF132A">
        <w:rPr>
          <w:i/>
        </w:rPr>
        <w:t>L</w:t>
      </w:r>
      <w:r w:rsidR="00D16C49" w:rsidRPr="00BB0FD7">
        <w:rPr>
          <w:vertAlign w:val="subscript"/>
        </w:rPr>
        <w:t>∞</w:t>
      </w:r>
      <w:r w:rsidR="009F78DF">
        <w:t xml:space="preserve"> </w:t>
      </w:r>
      <w:r w:rsidR="00D16C49">
        <w:t xml:space="preserve">were significantly different between </w:t>
      </w:r>
      <w:r w:rsidR="00152FA9">
        <w:t xml:space="preserve">detected </w:t>
      </w:r>
      <w:r w:rsidR="009C51E9">
        <w:t>regions using the method and generated from this ecosystem break</w:t>
      </w:r>
      <w:r w:rsidR="009E50E8" w:rsidRPr="009E50E8">
        <w:t xml:space="preserve"> </w:t>
      </w:r>
      <w:r w:rsidR="00753206">
        <w:t xml:space="preserve">using the entire, non-sub-sampled </w:t>
      </w:r>
      <w:r w:rsidR="009E50E8">
        <w:t>dataset</w:t>
      </w:r>
      <w:r w:rsidR="00BD3500">
        <w:t>.</w:t>
      </w:r>
      <w:r w:rsidR="009F78DF">
        <w:t xml:space="preserve"> </w:t>
      </w:r>
      <w:r w:rsidR="00D77A70" w:rsidRPr="00C560E0">
        <w:rPr>
          <w:color w:val="4472C4" w:themeColor="accent1"/>
        </w:rPr>
        <w:t xml:space="preserve">Asymptotic length was used to ease comparison between estimated values and those used in the current assessments. </w:t>
      </w:r>
      <w:r w:rsidR="00BD3500">
        <w:t xml:space="preserve">This involved </w:t>
      </w:r>
      <w:r w:rsidR="009F78DF">
        <w:t xml:space="preserve">first </w:t>
      </w:r>
      <w:r w:rsidR="00BD3500">
        <w:t xml:space="preserve">aggregating </w:t>
      </w:r>
      <w:r w:rsidR="009F78DF">
        <w:t xml:space="preserve">and </w:t>
      </w:r>
      <w:r w:rsidR="00BD3500">
        <w:t xml:space="preserve">estimating </w:t>
      </w:r>
      <w:r w:rsidR="009F78DF">
        <w:t xml:space="preserve">the VBGF for ten unique </w:t>
      </w:r>
      <w:r w:rsidR="00F946EC">
        <w:t>spatiotemporal</w:t>
      </w:r>
      <w:r w:rsidR="009F78DF">
        <w:t xml:space="preserve"> strata</w:t>
      </w:r>
      <w:r w:rsidR="0011561C">
        <w:t xml:space="preserve"> for each sex</w:t>
      </w:r>
      <w:r w:rsidR="009F78DF">
        <w:t xml:space="preserve">, defined by </w:t>
      </w:r>
      <w:r w:rsidR="00BB0FD7">
        <w:t xml:space="preserve">the </w:t>
      </w:r>
      <w:del w:id="83" w:author="Punt, Andre (O&amp;A, Hobart)" w:date="2019-10-06T09:16:00Z">
        <w:r w:rsidR="00CA1E81" w:rsidDel="002922F3">
          <w:delText xml:space="preserve">three spatial and </w:delText>
        </w:r>
      </w:del>
      <w:r w:rsidR="00CA1E81">
        <w:t>one temporal</w:t>
      </w:r>
      <w:r w:rsidR="009E50E8">
        <w:t xml:space="preserve"> </w:t>
      </w:r>
      <w:ins w:id="84" w:author="Punt, Andre (O&amp;A, Hobart)" w:date="2019-10-06T09:16:00Z">
        <w:r w:rsidR="002922F3">
          <w:t xml:space="preserve">and three spatial </w:t>
        </w:r>
      </w:ins>
      <w:r w:rsidR="009F78DF">
        <w:t xml:space="preserve">breakpoints found </w:t>
      </w:r>
      <w:r w:rsidR="00CA1E81">
        <w:t>among the</w:t>
      </w:r>
      <w:r w:rsidR="00B350F8">
        <w:t xml:space="preserve"> key ages </w:t>
      </w:r>
      <w:r w:rsidR="00842A20">
        <w:t xml:space="preserve">selected for analysis </w:t>
      </w:r>
      <w:r w:rsidR="00B350F8">
        <w:t xml:space="preserve">using the GAM </w:t>
      </w:r>
      <w:r w:rsidR="008A1441">
        <w:t xml:space="preserve">in addition to </w:t>
      </w:r>
      <w:r w:rsidR="00CA1E81">
        <w:t xml:space="preserve">the break at </w:t>
      </w:r>
      <w:r w:rsidR="00BB0FD7">
        <w:t xml:space="preserve">the aforementioned </w:t>
      </w:r>
      <w:r w:rsidR="009F78DF">
        <w:t>ecosystem feature</w:t>
      </w:r>
      <w:r w:rsidR="0011561C">
        <w:t>.</w:t>
      </w:r>
      <w:r w:rsidR="009F78DF">
        <w:t xml:space="preserve"> </w:t>
      </w:r>
      <w:r w:rsidR="00575F70" w:rsidRPr="00C560E0">
        <w:rPr>
          <w:color w:val="4472C4" w:themeColor="accent1"/>
        </w:rPr>
        <w:t>To account for length-based selectivity, which is implemented only for the British Columbia data, we applied a penalty to the likelihood function as follows:</w:t>
      </w:r>
    </w:p>
    <w:p w14:paraId="2BEB086C" w14:textId="09A3557B" w:rsidR="00575F70"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6</w:t>
      </w:r>
      <w:r w:rsidRPr="00C560E0">
        <w:rPr>
          <w:color w:val="4472C4" w:themeColor="accent1"/>
        </w:rPr>
        <w:fldChar w:fldCharType="end"/>
      </w:r>
      <w:r w:rsidRPr="00C560E0">
        <w:rPr>
          <w:color w:val="4472C4" w:themeColor="accent1"/>
        </w:rPr>
        <w:tab/>
      </w:r>
      <m:oMath>
        <m:r>
          <w:rPr>
            <w:rFonts w:ascii="Cambria Math" w:eastAsiaTheme="minorEastAsia"/>
            <w:color w:val="4472C4" w:themeColor="accent1"/>
          </w:rPr>
          <m:t>L(D|θ)=</m:t>
        </m:r>
        <m:nary>
          <m:naryPr>
            <m:chr m:val="∏"/>
            <m:supHide m:val="1"/>
            <m:ctrlPr>
              <w:rPr>
                <w:rFonts w:ascii="Cambria Math" w:eastAsiaTheme="minorEastAsia" w:hAnsi="Cambria Math"/>
                <w:i/>
                <w:color w:val="4472C4" w:themeColor="accent1"/>
              </w:rPr>
            </m:ctrlPr>
          </m:naryPr>
          <m:sub>
            <m:r>
              <w:rPr>
                <w:rFonts w:ascii="Cambria Math" w:eastAsiaTheme="minorEastAsia"/>
                <w:color w:val="4472C4" w:themeColor="accent1"/>
              </w:rPr>
              <m:t>i</m:t>
            </m:r>
          </m:sub>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r>
                      <w:rPr>
                        <w:rFonts w:ascii="Cambria Math" w:eastAsiaTheme="minorEastAsia"/>
                        <w:color w:val="4472C4" w:themeColor="accent1"/>
                      </w:rPr>
                      <m:t>L</m:t>
                    </m:r>
                  </m:e>
                  <m:sub>
                    <m:r>
                      <w:rPr>
                        <w:rFonts w:ascii="Cambria Math" w:eastAsiaTheme="minorEastAsia"/>
                        <w:color w:val="4472C4" w:themeColor="accent1"/>
                      </w:rPr>
                      <m:t>i</m:t>
                    </m:r>
                  </m:sub>
                </m:sSub>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r>
              <w:rPr>
                <w:rFonts w:ascii="Cambria Math" w:eastAsiaTheme="minorEastAsia"/>
                <w:color w:val="4472C4" w:themeColor="accent1"/>
              </w:rPr>
              <m:t>/</m:t>
            </m:r>
            <m:nary>
              <m:naryPr>
                <m:ctrlPr>
                  <w:rPr>
                    <w:rFonts w:ascii="Cambria Math" w:eastAsiaTheme="minorEastAsia" w:hAnsi="Cambria Math"/>
                    <w:i/>
                    <w:color w:val="4472C4" w:themeColor="accent1"/>
                  </w:rPr>
                </m:ctrlPr>
              </m:naryPr>
              <m:sub>
                <m:r>
                  <w:rPr>
                    <w:rFonts w:ascii="Cambria Math" w:eastAsiaTheme="minorEastAsia"/>
                    <w:color w:val="4472C4" w:themeColor="accent1"/>
                  </w:rPr>
                  <m:t>-∞</m:t>
                </m:r>
              </m:sub>
              <m:sup>
                <m:r>
                  <w:rPr>
                    <w:rFonts w:ascii="Cambria Math" w:eastAsiaTheme="minorEastAsia"/>
                    <w:color w:val="4472C4" w:themeColor="accent1"/>
                  </w:rPr>
                  <m:t>∞</m:t>
                </m:r>
              </m:sup>
              <m:e>
                <m:sSub>
                  <m:sSubPr>
                    <m:ctrlPr>
                      <w:rPr>
                        <w:rFonts w:ascii="Cambria Math" w:eastAsiaTheme="minorEastAsia" w:hAnsi="Cambria Math"/>
                        <w:i/>
                        <w:color w:val="4472C4" w:themeColor="accent1"/>
                      </w:rPr>
                    </m:ctrlPr>
                  </m:sSubPr>
                  <m:e>
                    <m:r>
                      <w:rPr>
                        <w:rFonts w:ascii="Cambria Math" w:eastAsiaTheme="minorEastAsia"/>
                        <w:color w:val="4472C4" w:themeColor="accent1"/>
                      </w:rPr>
                      <m:t>S</m:t>
                    </m:r>
                  </m:e>
                  <m:sub>
                    <m:r>
                      <w:rPr>
                        <w:rFonts w:ascii="Cambria Math" w:eastAsiaTheme="minorEastAsia"/>
                        <w:color w:val="4472C4" w:themeColor="accent1"/>
                      </w:rPr>
                      <m:t>l</m:t>
                    </m:r>
                  </m:sub>
                </m:sSub>
                <m:f>
                  <m:fPr>
                    <m:ctrlPr>
                      <w:rPr>
                        <w:rFonts w:ascii="Cambria Math" w:eastAsiaTheme="minorEastAsia" w:hAnsi="Cambria Math"/>
                        <w:i/>
                        <w:color w:val="4472C4" w:themeColor="accent1"/>
                      </w:rPr>
                    </m:ctrlPr>
                  </m:fPr>
                  <m:num>
                    <m:r>
                      <w:rPr>
                        <w:rFonts w:ascii="Cambria Math" w:eastAsiaTheme="minorEastAsia"/>
                        <w:color w:val="4472C4" w:themeColor="accent1"/>
                      </w:rPr>
                      <m:t>1</m:t>
                    </m:r>
                  </m:num>
                  <m:den>
                    <m:rad>
                      <m:radPr>
                        <m:degHide m:val="1"/>
                        <m:ctrlPr>
                          <w:rPr>
                            <w:rFonts w:ascii="Cambria Math" w:eastAsiaTheme="minorEastAsia" w:hAnsi="Cambria Math"/>
                            <w:i/>
                            <w:color w:val="4472C4" w:themeColor="accent1"/>
                          </w:rPr>
                        </m:ctrlPr>
                      </m:radPr>
                      <m:deg/>
                      <m:e>
                        <m:r>
                          <w:rPr>
                            <w:rFonts w:ascii="Cambria Math" w:eastAsiaTheme="minorEastAsia"/>
                            <w:color w:val="4472C4" w:themeColor="accent1"/>
                          </w:rPr>
                          <m:t>2π</m:t>
                        </m:r>
                      </m:e>
                    </m:rad>
                    <m:r>
                      <w:rPr>
                        <w:rFonts w:ascii="Cambria Math" w:eastAsiaTheme="minorEastAsia"/>
                        <w:color w:val="4472C4" w:themeColor="accent1"/>
                      </w:rPr>
                      <m:t>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den>
                </m:f>
                <m:sSup>
                  <m:sSupPr>
                    <m:ctrlPr>
                      <w:rPr>
                        <w:rFonts w:ascii="Cambria Math" w:eastAsiaTheme="minorEastAsia" w:hAnsi="Cambria Math"/>
                        <w:i/>
                        <w:color w:val="4472C4" w:themeColor="accent1"/>
                      </w:rPr>
                    </m:ctrlPr>
                  </m:sSupPr>
                  <m:e>
                    <m:r>
                      <w:rPr>
                        <w:rFonts w:ascii="Cambria Math" w:eastAsiaTheme="minorEastAsia"/>
                        <w:color w:val="4472C4" w:themeColor="accent1"/>
                      </w:rPr>
                      <m:t>e</m:t>
                    </m:r>
                  </m:e>
                  <m:sup>
                    <m:r>
                      <w:rPr>
                        <w:rFonts w:ascii="Cambria Math" w:eastAsiaTheme="minorEastAsia"/>
                        <w:color w:val="4472C4" w:themeColor="accent1"/>
                      </w:rPr>
                      <m:t>-</m:t>
                    </m:r>
                    <m:r>
                      <w:rPr>
                        <w:rFonts w:ascii="Cambria Math" w:eastAsiaTheme="minorEastAsia"/>
                        <w:color w:val="4472C4" w:themeColor="accent1"/>
                      </w:rPr>
                      <m:t>(</m:t>
                    </m:r>
                    <m:sSub>
                      <m:sSubPr>
                        <m:ctrlPr>
                          <w:rPr>
                            <w:rFonts w:ascii="Cambria Math" w:eastAsiaTheme="minorEastAsia" w:hAnsi="Cambria Math"/>
                            <w:i/>
                            <w:color w:val="4472C4" w:themeColor="accent1"/>
                          </w:rPr>
                        </m:ctrlPr>
                      </m:sSubPr>
                      <m:e>
                        <m:acc>
                          <m:accPr>
                            <m:ctrlPr>
                              <w:rPr>
                                <w:rFonts w:ascii="Cambria Math" w:eastAsiaTheme="minorEastAsia" w:hAnsi="Cambria Math"/>
                                <w:i/>
                                <w:color w:val="4472C4" w:themeColor="accent1"/>
                              </w:rPr>
                            </m:ctrlPr>
                          </m:accPr>
                          <m:e>
                            <m:r>
                              <w:rPr>
                                <w:rFonts w:ascii="Cambria Math" w:eastAsiaTheme="minorEastAsia"/>
                                <w:color w:val="4472C4" w:themeColor="accent1"/>
                              </w:rPr>
                              <m:t>L</m:t>
                            </m:r>
                          </m:e>
                        </m:acc>
                      </m:e>
                      <m:sub>
                        <m:r>
                          <w:rPr>
                            <w:rFonts w:ascii="Cambria Math" w:eastAsiaTheme="minorEastAsia"/>
                            <w:color w:val="4472C4" w:themeColor="accent1"/>
                          </w:rPr>
                          <m:t>i</m:t>
                        </m:r>
                      </m:sub>
                    </m:sSub>
                    <m:r>
                      <w:rPr>
                        <w:rFonts w:ascii="Cambria Math" w:eastAsiaTheme="minorEastAsia"/>
                        <w:color w:val="4472C4" w:themeColor="accent1"/>
                      </w:rPr>
                      <m:t>-</m:t>
                    </m:r>
                    <m:r>
                      <w:rPr>
                        <w:rFonts w:ascii="Cambria Math" w:eastAsiaTheme="minorEastAsia"/>
                        <w:color w:val="4472C4" w:themeColor="accent1"/>
                      </w:rPr>
                      <m:t>l)/(2[σ</m:t>
                    </m:r>
                    <m:sSub>
                      <m:sSubPr>
                        <m:ctrlPr>
                          <w:rPr>
                            <w:rFonts w:ascii="Cambria Math" w:eastAsiaTheme="minorEastAsia" w:hAnsi="Cambria Math"/>
                            <w:i/>
                            <w:color w:val="4472C4" w:themeColor="accent1"/>
                          </w:rPr>
                        </m:ctrlPr>
                      </m:sSubPr>
                      <m:e>
                        <m:r>
                          <w:rPr>
                            <w:rFonts w:ascii="Cambria Math" w:eastAsiaTheme="minorEastAsia"/>
                            <w:color w:val="4472C4" w:themeColor="accent1"/>
                          </w:rPr>
                          <m:t>a</m:t>
                        </m:r>
                      </m:e>
                      <m:sub>
                        <m:r>
                          <w:rPr>
                            <w:rFonts w:ascii="Cambria Math" w:eastAsiaTheme="minorEastAsia"/>
                            <w:color w:val="4472C4" w:themeColor="accent1"/>
                          </w:rPr>
                          <m:t>i</m:t>
                        </m:r>
                      </m:sub>
                    </m:sSub>
                    <m:sSup>
                      <m:sSupPr>
                        <m:ctrlPr>
                          <w:rPr>
                            <w:rFonts w:ascii="Cambria Math" w:eastAsiaTheme="minorEastAsia" w:hAnsi="Cambria Math"/>
                            <w:i/>
                            <w:color w:val="4472C4" w:themeColor="accent1"/>
                          </w:rPr>
                        </m:ctrlPr>
                      </m:sSupPr>
                      <m:e>
                        <m:r>
                          <w:rPr>
                            <w:rFonts w:ascii="Cambria Math" w:eastAsiaTheme="minorEastAsia"/>
                            <w:color w:val="4472C4" w:themeColor="accent1"/>
                          </w:rPr>
                          <m:t>]</m:t>
                        </m:r>
                      </m:e>
                      <m:sup>
                        <m:r>
                          <w:rPr>
                            <w:rFonts w:ascii="Cambria Math" w:eastAsiaTheme="minorEastAsia"/>
                            <w:color w:val="4472C4" w:themeColor="accent1"/>
                          </w:rPr>
                          <m:t>2</m:t>
                        </m:r>
                      </m:sup>
                    </m:sSup>
                    <m:r>
                      <w:rPr>
                        <w:rFonts w:ascii="Cambria Math" w:eastAsiaTheme="minorEastAsia"/>
                        <w:color w:val="4472C4" w:themeColor="accent1"/>
                      </w:rPr>
                      <m:t>)</m:t>
                    </m:r>
                  </m:sup>
                </m:sSup>
              </m:e>
            </m:nary>
            <m:r>
              <w:rPr>
                <w:rFonts w:ascii="Cambria Math" w:eastAsiaTheme="minorEastAsia"/>
                <w:color w:val="4472C4" w:themeColor="accent1"/>
              </w:rPr>
              <m:t>dl</m:t>
            </m:r>
          </m:e>
        </m:nary>
      </m:oMath>
    </w:p>
    <w:p w14:paraId="6854D9FD" w14:textId="54156E6D" w:rsidR="002C0BDF" w:rsidRPr="00C560E0" w:rsidRDefault="002C0BDF" w:rsidP="00C560E0">
      <w:pPr>
        <w:spacing w:after="0" w:line="276" w:lineRule="auto"/>
        <w:jc w:val="both"/>
        <w:rPr>
          <w:color w:val="4472C4" w:themeColor="accent1"/>
        </w:rPr>
      </w:pPr>
      <w:del w:id="85" w:author="Punt, Andre (O&amp;A, Hobart)" w:date="2019-10-06T09:16:00Z">
        <w:r w:rsidRPr="00C560E0" w:rsidDel="002922F3">
          <w:rPr>
            <w:color w:val="4472C4" w:themeColor="accent1"/>
          </w:rPr>
          <w:delText>W</w:delText>
        </w:r>
      </w:del>
      <w:ins w:id="86" w:author="Punt, Andre (O&amp;A, Hobart)" w:date="2019-10-06T09:16:00Z">
        <w:r w:rsidR="002922F3">
          <w:rPr>
            <w:color w:val="4472C4" w:themeColor="accent1"/>
          </w:rPr>
          <w:t>w</w:t>
        </w:r>
      </w:ins>
      <w:r w:rsidRPr="00C560E0">
        <w:rPr>
          <w:color w:val="4472C4" w:themeColor="accent1"/>
        </w:rPr>
        <w:t xml:space="preserve">here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i</m:t>
            </m:r>
          </m:sub>
        </m:sSub>
      </m:oMath>
      <w:r w:rsidRPr="00C560E0">
        <w:rPr>
          <w:rFonts w:eastAsiaTheme="minorEastAsia"/>
          <w:color w:val="4472C4" w:themeColor="accent1"/>
        </w:rPr>
        <w:t xml:space="preserve"> is the observed length at a given age </w:t>
      </w:r>
      <m:oMath>
        <m:sSub>
          <m:sSubPr>
            <m:ctrlPr>
              <w:rPr>
                <w:rFonts w:ascii="Cambria Math" w:hAnsi="Cambria Math"/>
                <w:i/>
                <w:color w:val="4472C4" w:themeColor="accent1"/>
              </w:rPr>
            </m:ctrlPr>
          </m:sSubPr>
          <m:e>
            <m:r>
              <w:rPr>
                <w:rFonts w:ascii="Cambria Math" w:hAnsi="Cambria Math"/>
                <w:color w:val="4472C4" w:themeColor="accent1"/>
              </w:rPr>
              <m:t>a</m:t>
            </m:r>
          </m:e>
          <m:sub>
            <m:r>
              <w:rPr>
                <w:rFonts w:ascii="Cambria Math" w:hAnsi="Cambria Math"/>
                <w:color w:val="4472C4" w:themeColor="accent1"/>
              </w:rPr>
              <m:t>i</m:t>
            </m:r>
          </m:sub>
        </m:sSub>
      </m:oMath>
      <w:r w:rsidRPr="00C560E0">
        <w:rPr>
          <w:rFonts w:eastAsiaTheme="minorEastAsia"/>
          <w:color w:val="4472C4" w:themeColor="accent1"/>
        </w:rPr>
        <w:t xml:space="preserve">, </w:t>
      </w:r>
      <m:oMath>
        <m:sSub>
          <m:sSubPr>
            <m:ctrlPr>
              <w:rPr>
                <w:rFonts w:ascii="Cambria Math" w:hAnsi="Cambria Math"/>
                <w:i/>
                <w:color w:val="4472C4" w:themeColor="accent1"/>
              </w:rPr>
            </m:ctrlPr>
          </m:sSubPr>
          <m:e>
            <m:acc>
              <m:accPr>
                <m:ctrlPr>
                  <w:rPr>
                    <w:rFonts w:ascii="Cambria Math" w:hAnsi="Cambria Math"/>
                    <w:i/>
                    <w:color w:val="4472C4" w:themeColor="accent1"/>
                  </w:rPr>
                </m:ctrlPr>
              </m:accPr>
              <m:e>
                <m:r>
                  <w:rPr>
                    <w:rFonts w:ascii="Cambria Math" w:hAnsi="Cambria Math"/>
                    <w:color w:val="4472C4" w:themeColor="accent1"/>
                  </w:rPr>
                  <m:t>L</m:t>
                </m:r>
              </m:e>
            </m:acc>
          </m:e>
          <m:sub>
            <m:r>
              <w:rPr>
                <w:rFonts w:ascii="Cambria Math" w:hAnsi="Cambria Math"/>
                <w:color w:val="4472C4" w:themeColor="accent1"/>
              </w:rPr>
              <m:t>i</m:t>
            </m:r>
          </m:sub>
        </m:sSub>
      </m:oMath>
      <w:r w:rsidRPr="00C560E0">
        <w:rPr>
          <w:rFonts w:eastAsiaTheme="minorEastAsia"/>
          <w:color w:val="4472C4" w:themeColor="accent1"/>
        </w:rPr>
        <w:t xml:space="preserve"> is the corresponding estimate</w:t>
      </w:r>
      <w:del w:id="87" w:author="Punt, Andre (O&amp;A, Hobart)" w:date="2019-10-06T09:16:00Z">
        <w:r w:rsidRPr="00C560E0" w:rsidDel="002922F3">
          <w:rPr>
            <w:rFonts w:eastAsiaTheme="minorEastAsia"/>
            <w:color w:val="4472C4" w:themeColor="accent1"/>
          </w:rPr>
          <w:delText>d</w:delText>
        </w:r>
      </w:del>
      <w:r w:rsidRPr="00C560E0">
        <w:rPr>
          <w:rFonts w:eastAsiaTheme="minorEastAsia"/>
          <w:color w:val="4472C4" w:themeColor="accent1"/>
        </w:rPr>
        <w:t xml:space="preserve"> based on VBGF parameters </w:t>
      </w:r>
      <m:oMath>
        <m:r>
          <w:rPr>
            <w:rFonts w:ascii="Cambria Math" w:hAnsi="Cambria Math"/>
            <w:color w:val="4472C4" w:themeColor="accent1"/>
          </w:rPr>
          <m:t>θ</m:t>
        </m:r>
      </m:oMath>
      <w:r w:rsidRPr="00C560E0">
        <w:rPr>
          <w:rFonts w:eastAsiaTheme="minorEastAsia"/>
          <w:color w:val="4472C4" w:themeColor="accent1"/>
        </w:rPr>
        <w:t xml:space="preserve">, </w:t>
      </w:r>
      <w:r w:rsidRPr="00C560E0">
        <w:rPr>
          <w:rFonts w:eastAsiaTheme="minorEastAsia"/>
          <w:i/>
          <w:iCs/>
          <w:color w:val="4472C4" w:themeColor="accent1"/>
        </w:rPr>
        <w:t>S</w:t>
      </w:r>
      <w:r w:rsidRPr="00C560E0">
        <w:rPr>
          <w:rFonts w:eastAsiaTheme="minorEastAsia"/>
          <w:color w:val="4472C4" w:themeColor="accent1"/>
        </w:rPr>
        <w:t xml:space="preserve"> is a logistic selectivity function with parameter </w:t>
      </w:r>
      <m:oMath>
        <m:sSub>
          <m:sSubPr>
            <m:ctrlPr>
              <w:rPr>
                <w:rFonts w:ascii="Cambria Math" w:hAnsi="Cambria Math"/>
                <w:i/>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oMath>
      <w:r w:rsidRPr="00C560E0">
        <w:rPr>
          <w:rFonts w:eastAsiaTheme="minorEastAsia"/>
          <w:b/>
          <w:bCs/>
          <w:color w:val="4472C4" w:themeColor="accent1"/>
        </w:rPr>
        <w:t>,</w:t>
      </w:r>
      <w:r w:rsidRPr="00C560E0">
        <w:rPr>
          <w:rFonts w:eastAsiaTheme="minorEastAsia"/>
          <w:color w:val="4472C4" w:themeColor="accent1"/>
        </w:rPr>
        <w:t xml:space="preserve"> the length at which 50% of individuals (male or female) are fully selected, set to 52.976 cm (Samuel Johnson, SFU, pers. comm.) </w:t>
      </w:r>
    </w:p>
    <w:p w14:paraId="4CF92621" w14:textId="68593E5F" w:rsidR="002C0BDF" w:rsidRPr="00C560E0" w:rsidRDefault="002C0BDF" w:rsidP="00C560E0">
      <w:pPr>
        <w:pStyle w:val="Caption"/>
        <w:rPr>
          <w:color w:val="4472C4" w:themeColor="accent1"/>
        </w:rPr>
      </w:pPr>
      <w:r w:rsidRPr="00C560E0">
        <w:rPr>
          <w:color w:val="4472C4" w:themeColor="accent1"/>
        </w:rPr>
        <w:t xml:space="preserve">Equation </w:t>
      </w:r>
      <w:r w:rsidRPr="00C560E0">
        <w:rPr>
          <w:color w:val="4472C4" w:themeColor="accent1"/>
        </w:rPr>
        <w:fldChar w:fldCharType="begin"/>
      </w:r>
      <w:r w:rsidRPr="00C560E0">
        <w:rPr>
          <w:color w:val="4472C4" w:themeColor="accent1"/>
        </w:rPr>
        <w:instrText xml:space="preserve"> SEQ Equation \* ARABIC </w:instrText>
      </w:r>
      <w:r w:rsidRPr="00C560E0">
        <w:rPr>
          <w:color w:val="4472C4" w:themeColor="accent1"/>
        </w:rPr>
        <w:fldChar w:fldCharType="separate"/>
      </w:r>
      <w:r w:rsidRPr="00C560E0">
        <w:rPr>
          <w:noProof/>
          <w:color w:val="4472C4" w:themeColor="accent1"/>
        </w:rPr>
        <w:t>7</w:t>
      </w:r>
      <w:r w:rsidRPr="00C560E0">
        <w:rPr>
          <w:color w:val="4472C4" w:themeColor="accent1"/>
        </w:rPr>
        <w:fldChar w:fldCharType="end"/>
      </w:r>
      <w:r w:rsidRPr="00C560E0">
        <w:rPr>
          <w:color w:val="4472C4" w:themeColor="accent1"/>
        </w:rPr>
        <w:t xml:space="preserve"> </w:t>
      </w:r>
      <m:oMath>
        <m:sSub>
          <m:sSubPr>
            <m:ctrlPr>
              <w:rPr>
                <w:rFonts w:ascii="Cambria Math" w:hAnsi="Cambria Math"/>
                <w:i/>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r>
          <w:rPr>
            <w:rFonts w:ascii="Cambria Math" w:hAnsi="Cambria Math"/>
            <w:color w:val="4472C4" w:themeColor="accent1"/>
          </w:rPr>
          <m:t>=</m:t>
        </m:r>
        <m:f>
          <m:fPr>
            <m:ctrlPr>
              <w:rPr>
                <w:rFonts w:ascii="Cambria Math" w:hAnsi="Cambria Math"/>
                <w:i/>
                <w:color w:val="4472C4" w:themeColor="accent1"/>
              </w:rPr>
            </m:ctrlPr>
          </m:fPr>
          <m:num>
            <m:r>
              <w:rPr>
                <w:rFonts w:ascii="Cambria Math" w:hAnsi="Cambria Math"/>
                <w:color w:val="4472C4" w:themeColor="accent1"/>
              </w:rPr>
              <m:t>1</m:t>
            </m:r>
          </m:num>
          <m:den>
            <m:r>
              <w:rPr>
                <w:rFonts w:ascii="Cambria Math" w:hAnsi="Cambria Math"/>
                <w:color w:val="4472C4" w:themeColor="accent1"/>
              </w:rPr>
              <m:t>1+</m:t>
            </m:r>
            <m:r>
              <m:rPr>
                <m:sty m:val="p"/>
              </m:rPr>
              <w:rPr>
                <w:rFonts w:ascii="Cambria Math" w:hAnsi="Cambria Math"/>
                <w:color w:val="4472C4" w:themeColor="accent1"/>
              </w:rPr>
              <m:t>exp⁡</m:t>
            </m:r>
            <m:r>
              <w:rPr>
                <w:rFonts w:ascii="Cambria Math" w:hAnsi="Cambria Math"/>
                <w:color w:val="4472C4" w:themeColor="accent1"/>
              </w:rPr>
              <m:t>(</m:t>
            </m:r>
            <m:sSub>
              <m:sSubPr>
                <m:ctrlPr>
                  <w:rPr>
                    <w:rFonts w:ascii="Cambria Math" w:hAnsi="Cambria Math"/>
                    <w:i/>
                    <w:iCs w:val="0"/>
                    <w:color w:val="4472C4" w:themeColor="accent1"/>
                  </w:rPr>
                </m:ctrlPr>
              </m:sSubPr>
              <m:e>
                <m:r>
                  <w:rPr>
                    <w:rFonts w:ascii="Cambria Math" w:hAnsi="Cambria Math"/>
                    <w:color w:val="4472C4" w:themeColor="accent1"/>
                  </w:rPr>
                  <m:t>L</m:t>
                </m:r>
              </m:e>
              <m:sub>
                <m:r>
                  <w:rPr>
                    <w:rFonts w:ascii="Cambria Math" w:hAnsi="Cambria Math"/>
                    <w:color w:val="4472C4" w:themeColor="accent1"/>
                  </w:rPr>
                  <m:t>50</m:t>
                </m:r>
              </m:sub>
            </m:sSub>
            <m:r>
              <w:rPr>
                <w:rFonts w:ascii="Cambria Math" w:hAnsi="Cambria Math"/>
                <w:color w:val="4472C4" w:themeColor="accent1"/>
              </w:rPr>
              <m:t>-L)</m:t>
            </m:r>
          </m:den>
        </m:f>
      </m:oMath>
    </w:p>
    <w:p w14:paraId="17E3CAFD" w14:textId="10FF3D04" w:rsidR="00575F70" w:rsidRPr="00C560E0" w:rsidRDefault="002C0BDF" w:rsidP="00C560E0">
      <w:pPr>
        <w:spacing w:after="0" w:line="276" w:lineRule="auto"/>
        <w:jc w:val="both"/>
        <w:rPr>
          <w:color w:val="4472C4" w:themeColor="accent1"/>
        </w:rPr>
      </w:pPr>
      <w:r w:rsidRPr="00C560E0">
        <w:rPr>
          <w:color w:val="4472C4" w:themeColor="accent1"/>
        </w:rPr>
        <w:t xml:space="preserve">As length-based selectivity is assumed constant in both the California Current and Alaskan assessments, </w:t>
      </w:r>
      <m:oMath>
        <m:sSub>
          <m:sSubPr>
            <m:ctrlPr>
              <w:rPr>
                <w:rFonts w:ascii="Cambria Math" w:hAnsi="Cambria Math"/>
                <w:i/>
                <w:iCs/>
                <w:color w:val="4472C4" w:themeColor="accent1"/>
              </w:rPr>
            </m:ctrlPr>
          </m:sSubPr>
          <m:e>
            <m:r>
              <w:rPr>
                <w:rFonts w:ascii="Cambria Math" w:hAnsi="Cambria Math"/>
                <w:color w:val="4472C4" w:themeColor="accent1"/>
              </w:rPr>
              <m:t>S</m:t>
            </m:r>
          </m:e>
          <m:sub>
            <m:r>
              <w:rPr>
                <w:rFonts w:ascii="Cambria Math" w:hAnsi="Cambria Math"/>
                <w:color w:val="4472C4" w:themeColor="accent1"/>
              </w:rPr>
              <m:t>L</m:t>
            </m:r>
          </m:sub>
        </m:sSub>
      </m:oMath>
      <w:r w:rsidRPr="00C560E0">
        <w:rPr>
          <w:rFonts w:eastAsiaTheme="minorEastAsia"/>
          <w:iCs/>
          <w:color w:val="4472C4" w:themeColor="accent1"/>
        </w:rPr>
        <w:t xml:space="preserve"> is set to 1.0 when fitting data points from those regions.</w:t>
      </w:r>
    </w:p>
    <w:p w14:paraId="1476FCB4" w14:textId="62A62963" w:rsidR="008038A0" w:rsidRDefault="009F78DF" w:rsidP="0038329C">
      <w:pPr>
        <w:spacing w:after="0" w:line="276" w:lineRule="auto"/>
        <w:ind w:firstLine="360"/>
        <w:jc w:val="both"/>
      </w:pPr>
      <w:r>
        <w:t>We then examined whether</w:t>
      </w:r>
      <w:r w:rsidR="00F529E2" w:rsidRPr="00F529E2">
        <w:t xml:space="preserve"> </w:t>
      </w:r>
      <w:r w:rsidR="00F529E2">
        <w:t xml:space="preserve">the 95% confidence intervals for </w:t>
      </w:r>
      <w:r w:rsidR="00F529E2" w:rsidRPr="00BF132A">
        <w:rPr>
          <w:i/>
        </w:rPr>
        <w:t>L</w:t>
      </w:r>
      <w:r w:rsidR="00F529E2" w:rsidRPr="00F77ACF">
        <w:rPr>
          <w:vertAlign w:val="subscript"/>
        </w:rPr>
        <w:t>∞</w:t>
      </w:r>
      <w:r w:rsidR="00F529E2">
        <w:t xml:space="preserve"> overlapped</w:t>
      </w:r>
      <w:r>
        <w:t xml:space="preserve"> for any temporally-split datasets from the same region (e.g.</w:t>
      </w:r>
      <w:r w:rsidR="00BD3500">
        <w:t>,</w:t>
      </w:r>
      <w:r>
        <w:t xml:space="preserve"> </w:t>
      </w:r>
      <w:r w:rsidR="00F529E2">
        <w:t>r</w:t>
      </w:r>
      <w:r>
        <w:t xml:space="preserve">egion 1 female sablefish data before </w:t>
      </w:r>
      <w:r w:rsidR="0032668E">
        <w:t xml:space="preserve">and during </w:t>
      </w:r>
      <w:r>
        <w:t xml:space="preserve">2010 and after 2010). If they did, we pooled the data for that region </w:t>
      </w:r>
      <w:r w:rsidR="00F77ACF">
        <w:t xml:space="preserve">and sex </w:t>
      </w:r>
      <w:r>
        <w:t>for all years. In the second step, we examined if spatially</w:t>
      </w:r>
      <w:r w:rsidR="00BD3500">
        <w:t>-</w:t>
      </w:r>
      <w:r>
        <w:t xml:space="preserve">adjacent regions (from any time period) for the same sex had 95% confidence intervals for </w:t>
      </w:r>
      <w:r w:rsidR="003D1CAA" w:rsidRPr="00BF132A">
        <w:rPr>
          <w:i/>
        </w:rPr>
        <w:t>L</w:t>
      </w:r>
      <w:r w:rsidR="003D1CAA" w:rsidRPr="00F77ACF">
        <w:rPr>
          <w:vertAlign w:val="subscript"/>
        </w:rPr>
        <w:t>∞</w:t>
      </w:r>
      <w:r>
        <w:t xml:space="preserve"> </w:t>
      </w:r>
      <w:r w:rsidR="00655DDF">
        <w:t>that</w:t>
      </w:r>
      <w:r>
        <w:t xml:space="preserve"> overlapped</w:t>
      </w:r>
      <w:r w:rsidR="008A1441">
        <w:t xml:space="preserve">, </w:t>
      </w:r>
      <w:r>
        <w:t xml:space="preserve">and combined regions for which this was </w:t>
      </w:r>
      <w:r w:rsidR="00BD3500">
        <w:t xml:space="preserve">the case </w:t>
      </w:r>
      <w:r>
        <w:t>on a by-sex basis.</w:t>
      </w:r>
      <w:r w:rsidR="00322DAC">
        <w:t xml:space="preserve"> </w:t>
      </w:r>
      <w:r>
        <w:t xml:space="preserve">This </w:t>
      </w:r>
      <w:r w:rsidR="00F77ACF">
        <w:t>stepwise approach</w:t>
      </w:r>
      <w:r>
        <w:t xml:space="preserve"> reduces unnecessary partitioning of the data into </w:t>
      </w:r>
      <w:r w:rsidR="003D1CAA">
        <w:t>spatiotemporal</w:t>
      </w:r>
      <w:r>
        <w:t xml:space="preserve"> strata </w:t>
      </w:r>
      <w:r w:rsidR="00BD3500">
        <w:t xml:space="preserve">that </w:t>
      </w:r>
      <w:r>
        <w:t>do not ultimately result in different estimates</w:t>
      </w:r>
      <w:r w:rsidR="00F77ACF">
        <w:t xml:space="preserve"> of </w:t>
      </w:r>
      <w:r w:rsidR="00F77ACF" w:rsidRPr="00BF132A">
        <w:rPr>
          <w:i/>
        </w:rPr>
        <w:t>L</w:t>
      </w:r>
      <w:r w:rsidR="00F77ACF" w:rsidRPr="00F77ACF">
        <w:rPr>
          <w:vertAlign w:val="subscript"/>
        </w:rPr>
        <w:t>∞</w:t>
      </w:r>
      <w:r w:rsidR="006769D1">
        <w:t xml:space="preserve">, and allowed us to examine whether any of our detected breakpoints or the </w:t>
      </w:r>
      <w:r w:rsidR="006769D1" w:rsidRPr="00764D08">
        <w:rPr>
          <w:i/>
        </w:rPr>
        <w:t>post</w:t>
      </w:r>
      <w:r w:rsidR="00764D08">
        <w:rPr>
          <w:i/>
        </w:rPr>
        <w:t xml:space="preserve"> </w:t>
      </w:r>
      <w:r w:rsidR="006769D1" w:rsidRPr="00764D08">
        <w:rPr>
          <w:i/>
        </w:rPr>
        <w:t>hoc</w:t>
      </w:r>
      <w:r w:rsidR="006769D1">
        <w:t xml:space="preserve"> ecosystem split was informative </w:t>
      </w:r>
      <w:r w:rsidR="004B0E94">
        <w:t xml:space="preserve">regarding </w:t>
      </w:r>
      <w:r w:rsidR="006769D1">
        <w:t>growth estimates.</w:t>
      </w:r>
      <w:r>
        <w:t xml:space="preserve"> Once the most parsimonious structure was identified through this method, we </w:t>
      </w:r>
      <w:r w:rsidR="00322DAC">
        <w:t>generated predicted lengths-at-age for the entire dataset</w:t>
      </w:r>
      <w:r w:rsidR="00CE4FB8">
        <w:t>.</w:t>
      </w:r>
    </w:p>
    <w:p w14:paraId="17B4322E" w14:textId="1C4F7DA8" w:rsidR="009F78DF" w:rsidRDefault="008038A0" w:rsidP="008B4B4A">
      <w:pPr>
        <w:spacing w:after="0" w:line="276" w:lineRule="auto"/>
        <w:ind w:firstLine="360"/>
        <w:jc w:val="both"/>
      </w:pPr>
      <w:r w:rsidDel="008038A0">
        <w:t xml:space="preserve"> </w:t>
      </w:r>
    </w:p>
    <w:p w14:paraId="49EB3BCB" w14:textId="0D32127F" w:rsidR="001A1B0A" w:rsidRDefault="0023745F" w:rsidP="008B4B4A">
      <w:pPr>
        <w:pStyle w:val="Heading1"/>
        <w:keepNext/>
        <w:spacing w:before="240" w:after="0" w:line="276" w:lineRule="auto"/>
        <w:jc w:val="both"/>
      </w:pPr>
      <w:r>
        <w:t xml:space="preserve">3 </w:t>
      </w:r>
      <w:r w:rsidR="001A1B0A" w:rsidRPr="004906F5">
        <w:t>Results</w:t>
      </w:r>
    </w:p>
    <w:p w14:paraId="7B4434C2" w14:textId="0EB32786" w:rsidR="00A837CD" w:rsidRDefault="0023745F" w:rsidP="008B4B4A">
      <w:pPr>
        <w:pStyle w:val="Heading2"/>
        <w:spacing w:before="0" w:line="276" w:lineRule="auto"/>
        <w:jc w:val="both"/>
      </w:pPr>
      <w:bookmarkStart w:id="88" w:name="_Ref5718407"/>
      <w:r>
        <w:t xml:space="preserve">3.1 </w:t>
      </w:r>
      <w:r w:rsidR="00506E17">
        <w:t>Simulation Study</w:t>
      </w:r>
      <w:bookmarkEnd w:id="88"/>
    </w:p>
    <w:p w14:paraId="3DCC6CA4" w14:textId="4BC224D1" w:rsidR="00C65F22" w:rsidRDefault="00DB2D68" w:rsidP="008B4B4A">
      <w:pPr>
        <w:spacing w:after="0" w:line="276" w:lineRule="auto"/>
        <w:ind w:firstLine="360"/>
        <w:jc w:val="both"/>
      </w:pPr>
      <w:r>
        <w:t>The simulation study demonstrated that the first-derivative</w:t>
      </w:r>
      <w:r w:rsidR="00CA1E81">
        <w:t xml:space="preserve"> GAM-based</w:t>
      </w:r>
      <w:r>
        <w:t xml:space="preserve"> method </w:t>
      </w:r>
      <w:r w:rsidR="00BD3500">
        <w:t xml:space="preserve">is </w:t>
      </w:r>
      <w:r>
        <w:t xml:space="preserve">able to detect </w:t>
      </w:r>
      <w:r w:rsidR="00555EB1">
        <w:t>both</w:t>
      </w:r>
      <w:r>
        <w:t xml:space="preserve"> spatial</w:t>
      </w:r>
      <w:r w:rsidR="00EA3BBD">
        <w:t xml:space="preserve"> and temporal</w:t>
      </w:r>
      <w:r>
        <w:t xml:space="preserve"> breakpoint</w:t>
      </w:r>
      <w:r w:rsidR="00555EB1">
        <w:t>s correctly</w:t>
      </w:r>
      <w:r>
        <w:t xml:space="preserve"> </w:t>
      </w:r>
      <w:r w:rsidR="00A77355">
        <w:t>in the majority of scenarios</w:t>
      </w:r>
      <w:r w:rsidR="004B0E94">
        <w:t>,</w:t>
      </w:r>
      <w:r w:rsidR="00A77355">
        <w:t xml:space="preserve"> with the exception</w:t>
      </w:r>
      <w:r w:rsidR="00CA1E81">
        <w:t xml:space="preserve"> a scenario</w:t>
      </w:r>
      <w:r w:rsidR="006D19D2">
        <w:t xml:space="preserve"> where the spatial break occurred near the edge of the </w:t>
      </w:r>
      <w:r w:rsidR="00152FA9">
        <w:t xml:space="preserve">simulated spatial extent </w:t>
      </w:r>
      <w:r w:rsidR="006D19D2">
        <w:t xml:space="preserve">at </w:t>
      </w:r>
      <w:r w:rsidR="00A77355">
        <w:t>48°</w:t>
      </w:r>
      <w:r w:rsidR="00555EB1">
        <w:t xml:space="preserve"> longitude</w:t>
      </w:r>
      <w:r w:rsidR="00A77355">
        <w:t xml:space="preserve">, where it only detected the break location correctly in </w:t>
      </w:r>
      <w:r w:rsidR="00FA454D">
        <w:t>15</w:t>
      </w:r>
      <w:r w:rsidR="00A77355">
        <w:t>% of simulations</w:t>
      </w:r>
      <w:r>
        <w:t>.</w:t>
      </w:r>
      <w:r w:rsidR="00C65F22">
        <w:t xml:space="preserve"> </w:t>
      </w:r>
      <w:r w:rsidR="00D825F3">
        <w:t xml:space="preserve"> </w:t>
      </w:r>
      <w:bookmarkStart w:id="89" w:name="_Hlk20119980"/>
      <w:r w:rsidR="00D825F3" w:rsidRPr="00E50B74">
        <w:rPr>
          <w:color w:val="4472C4" w:themeColor="accent1"/>
        </w:rPr>
        <w:fldChar w:fldCharType="begin"/>
      </w:r>
      <w:r w:rsidR="00D825F3" w:rsidRPr="00E50B74">
        <w:rPr>
          <w:color w:val="4472C4" w:themeColor="accent1"/>
        </w:rPr>
        <w:instrText xml:space="preserve"> REF _Ref8913735 \h </w:instrText>
      </w:r>
      <w:r w:rsidR="00DE3720" w:rsidRPr="00E50B74">
        <w:rPr>
          <w:color w:val="4472C4" w:themeColor="accent1"/>
        </w:rPr>
        <w:instrText xml:space="preserve"> \* MERGEFORMAT </w:instrText>
      </w:r>
      <w:r w:rsidR="00D825F3" w:rsidRPr="00E50B74">
        <w:rPr>
          <w:color w:val="4472C4" w:themeColor="accent1"/>
        </w:rPr>
      </w:r>
      <w:r w:rsidR="00D825F3" w:rsidRPr="00E50B74">
        <w:rPr>
          <w:color w:val="4472C4" w:themeColor="accent1"/>
        </w:rPr>
        <w:fldChar w:fldCharType="separate"/>
      </w:r>
      <w:r w:rsidR="00EF1C91" w:rsidRPr="00E50B74">
        <w:rPr>
          <w:color w:val="4472C4" w:themeColor="accent1"/>
        </w:rPr>
        <w:t xml:space="preserve">Figure </w:t>
      </w:r>
      <w:r w:rsidR="00EF1C91" w:rsidRPr="00E50B74">
        <w:rPr>
          <w:noProof/>
          <w:color w:val="4472C4" w:themeColor="accent1"/>
        </w:rPr>
        <w:t>4</w:t>
      </w:r>
      <w:r w:rsidR="00D825F3" w:rsidRPr="00E50B74">
        <w:rPr>
          <w:color w:val="4472C4" w:themeColor="accent1"/>
        </w:rPr>
        <w:fldChar w:fldCharType="end"/>
      </w:r>
      <w:r w:rsidR="00D825F3" w:rsidRPr="00E50B74">
        <w:rPr>
          <w:color w:val="4472C4" w:themeColor="accent1"/>
        </w:rPr>
        <w:t xml:space="preserve"> </w:t>
      </w:r>
      <w:r w:rsidR="002E623D" w:rsidRPr="00E50B74">
        <w:rPr>
          <w:color w:val="4472C4" w:themeColor="accent1"/>
        </w:rPr>
        <w:t>displays</w:t>
      </w:r>
      <w:r w:rsidR="0040193D" w:rsidRPr="00E50B74">
        <w:rPr>
          <w:color w:val="4472C4" w:themeColor="accent1"/>
        </w:rPr>
        <w:t xml:space="preserve"> the </w:t>
      </w:r>
      <w:r w:rsidR="00DD6D0D" w:rsidRPr="00E50B74">
        <w:rPr>
          <w:color w:val="4472C4" w:themeColor="accent1"/>
        </w:rPr>
        <w:t>coverage probabilities</w:t>
      </w:r>
      <w:r w:rsidR="002E623D" w:rsidRPr="00E50B74">
        <w:rPr>
          <w:color w:val="4472C4" w:themeColor="accent1"/>
        </w:rPr>
        <w:t xml:space="preserve"> for the 95% confidence intervals</w:t>
      </w:r>
      <w:r w:rsidR="00DD6D0D" w:rsidRPr="00E50B74">
        <w:rPr>
          <w:color w:val="4472C4" w:themeColor="accent1"/>
        </w:rPr>
        <w:t xml:space="preserve"> and proportion of simulations wherein the correct breakpoint was detected</w:t>
      </w:r>
      <w:r w:rsidR="00D96D0F" w:rsidRPr="00C560E0">
        <w:rPr>
          <w:color w:val="4472C4" w:themeColor="accent1"/>
        </w:rPr>
        <w:t xml:space="preserve"> perfectly or with a “relaxed” criteria (within 2 degrees</w:t>
      </w:r>
      <w:r w:rsidR="00C560E0">
        <w:rPr>
          <w:color w:val="4472C4" w:themeColor="accent1"/>
        </w:rPr>
        <w:t>, roughly 220 km,</w:t>
      </w:r>
      <w:r w:rsidR="00D96D0F" w:rsidRPr="00C560E0">
        <w:rPr>
          <w:color w:val="4472C4" w:themeColor="accent1"/>
        </w:rPr>
        <w:t xml:space="preserve"> or</w:t>
      </w:r>
      <w:r w:rsidR="00C560E0">
        <w:rPr>
          <w:color w:val="4472C4" w:themeColor="accent1"/>
        </w:rPr>
        <w:t xml:space="preserve"> 2</w:t>
      </w:r>
      <w:r w:rsidR="00D96D0F" w:rsidRPr="00C560E0">
        <w:rPr>
          <w:color w:val="4472C4" w:themeColor="accent1"/>
        </w:rPr>
        <w:t xml:space="preserve"> years)</w:t>
      </w:r>
      <w:r w:rsidR="00F978C8" w:rsidRPr="00C560E0">
        <w:rPr>
          <w:color w:val="4472C4" w:themeColor="accent1"/>
        </w:rPr>
        <w:t xml:space="preserve">, demonstrating the success rate of the method across </w:t>
      </w:r>
      <w:r w:rsidR="00F978C8" w:rsidRPr="00C560E0">
        <w:rPr>
          <w:color w:val="4472C4" w:themeColor="accent1"/>
        </w:rPr>
        <w:lastRenderedPageBreak/>
        <w:t>a variety of simulations</w:t>
      </w:r>
      <w:r w:rsidR="00DD6D0D">
        <w:t>.</w:t>
      </w:r>
      <w:r w:rsidR="00043BC2">
        <w:t xml:space="preserve"> </w:t>
      </w:r>
      <w:bookmarkEnd w:id="89"/>
      <w:r w:rsidR="00527F2F">
        <w:t xml:space="preserve">Supplementary </w:t>
      </w:r>
      <w:r w:rsidR="00272120" w:rsidRPr="00A70944">
        <w:t>Figure A2</w:t>
      </w:r>
      <w:r w:rsidR="00CA1E81">
        <w:t xml:space="preserve"> presents a histogram of detected breaks for each scenario.</w:t>
      </w:r>
    </w:p>
    <w:p w14:paraId="663DA001" w14:textId="06D95BA9" w:rsidR="00706E76" w:rsidRPr="00706E76" w:rsidRDefault="00FF414A" w:rsidP="00B274FD">
      <w:pPr>
        <w:pStyle w:val="Caption"/>
        <w:spacing w:line="276" w:lineRule="auto"/>
        <w:ind w:firstLine="360"/>
        <w:jc w:val="both"/>
        <w:rPr>
          <w:iCs w:val="0"/>
        </w:rPr>
      </w:pPr>
      <w:bookmarkStart w:id="90" w:name="_Hlk20496032"/>
      <w:r>
        <w:t xml:space="preserve">For all scenarios, the method </w:t>
      </w:r>
      <w:r w:rsidR="00381D2A">
        <w:t xml:space="preserve">achieved </w:t>
      </w:r>
      <w:r w:rsidR="00C91C53">
        <w:t>the highest</w:t>
      </w:r>
      <w:r>
        <w:t xml:space="preserve"> coverage probabilit</w:t>
      </w:r>
      <w:r w:rsidR="00CA1E81">
        <w:t>ies</w:t>
      </w:r>
      <w:r>
        <w:t xml:space="preserve"> for the length</w:t>
      </w:r>
      <w:r w:rsidR="00381D2A">
        <w:t>-</w:t>
      </w:r>
      <w:r>
        <w:t>at</w:t>
      </w:r>
      <w:r w:rsidR="00381D2A">
        <w:t>-</w:t>
      </w:r>
      <w:r>
        <w:t xml:space="preserve">age </w:t>
      </w:r>
      <w:r w:rsidR="009A2626">
        <w:t xml:space="preserve">0 </w:t>
      </w:r>
      <w:r>
        <w:t>(</w:t>
      </w:r>
      <w:r w:rsidRPr="00845D2A">
        <w:rPr>
          <w:i/>
        </w:rPr>
        <w:t>L</w:t>
      </w:r>
      <w:r w:rsidRPr="00845D2A">
        <w:rPr>
          <w:i/>
          <w:vertAlign w:val="subscript"/>
        </w:rPr>
        <w:t>1</w:t>
      </w:r>
      <w:r>
        <w:t>)</w:t>
      </w:r>
      <w:r w:rsidR="009A2626">
        <w:t xml:space="preserve"> [</w:t>
      </w:r>
      <w:r w:rsidR="005F68DF">
        <w:t>48</w:t>
      </w:r>
      <w:r>
        <w:t>%-</w:t>
      </w:r>
      <w:r w:rsidR="005F68DF">
        <w:t>97</w:t>
      </w:r>
      <w:r>
        <w:t xml:space="preserve">% coverage for </w:t>
      </w:r>
      <w:r w:rsidR="00506BD6">
        <w:t xml:space="preserve">three </w:t>
      </w:r>
      <w:r w:rsidR="0076504C">
        <w:t>scenarios</w:t>
      </w:r>
      <w:r>
        <w:t xml:space="preserve"> and </w:t>
      </w:r>
      <w:r w:rsidR="005F68DF">
        <w:t>27</w:t>
      </w:r>
      <w:r>
        <w:t>% in the scenario with overlap</w:t>
      </w:r>
      <w:r w:rsidR="009A2626">
        <w:t>]</w:t>
      </w:r>
      <w:r w:rsidR="0074747B">
        <w:t xml:space="preserve">. </w:t>
      </w:r>
      <w:r>
        <w:t>Coverage probabilities for length</w:t>
      </w:r>
      <w:r w:rsidR="009A2626">
        <w:t>-</w:t>
      </w:r>
      <w:r>
        <w:t>at</w:t>
      </w:r>
      <w:r w:rsidR="009A2626">
        <w:t>-</w:t>
      </w:r>
      <w:r>
        <w:t>age 15 (</w:t>
      </w:r>
      <w:r w:rsidRPr="00845D2A">
        <w:rPr>
          <w:i/>
        </w:rPr>
        <w:t>L</w:t>
      </w:r>
      <w:r w:rsidRPr="00845D2A">
        <w:rPr>
          <w:i/>
          <w:vertAlign w:val="subscript"/>
        </w:rPr>
        <w:t>2</w:t>
      </w:r>
      <w:r>
        <w:t xml:space="preserve">) </w:t>
      </w:r>
      <w:r w:rsidR="00FB0B61">
        <w:t>were</w:t>
      </w:r>
      <w:r w:rsidR="00A77355">
        <w:t xml:space="preserve"> </w:t>
      </w:r>
      <w:r w:rsidR="005F68DF">
        <w:t xml:space="preserve">slightly </w:t>
      </w:r>
      <w:r w:rsidR="00FB0B61">
        <w:t>lower</w:t>
      </w:r>
      <w:r w:rsidR="009A2626">
        <w:t xml:space="preserve"> [</w:t>
      </w:r>
      <w:r w:rsidR="005F68DF">
        <w:t>43</w:t>
      </w:r>
      <w:r w:rsidR="00FB0B61">
        <w:t xml:space="preserve">% - </w:t>
      </w:r>
      <w:r w:rsidR="005F68DF">
        <w:t>74</w:t>
      </w:r>
      <w:r w:rsidR="00FB0B61">
        <w:t xml:space="preserve">% for three scenarios and </w:t>
      </w:r>
      <w:r w:rsidR="005F68DF">
        <w:t>16</w:t>
      </w:r>
      <w:r w:rsidR="00FB0B61">
        <w:t>% in the scenario with overlap</w:t>
      </w:r>
      <w:r w:rsidR="009A2626">
        <w:t>]</w:t>
      </w:r>
      <w:r w:rsidR="00FB0B61">
        <w:t xml:space="preserve">. </w:t>
      </w:r>
      <w:r>
        <w:t xml:space="preserve">In terms of </w:t>
      </w:r>
      <w:r w:rsidR="003625DB">
        <w:t xml:space="preserve">spatial </w:t>
      </w:r>
      <w:r>
        <w:t xml:space="preserve">breakpoint detection, there was not a </w:t>
      </w:r>
      <w:r w:rsidR="00506BD6">
        <w:t>qualitatively strong</w:t>
      </w:r>
      <w:r w:rsidR="00FB4C98">
        <w:t xml:space="preserve"> </w:t>
      </w:r>
      <w:r w:rsidR="009E50E8">
        <w:t xml:space="preserve">difference </w:t>
      </w:r>
      <w:r>
        <w:t>in the method’s ability to correctly detect latitudinal vs. longitudinal breakpoints across scenarios</w:t>
      </w:r>
      <w:r w:rsidR="00506BD6">
        <w:t>.</w:t>
      </w:r>
      <w:r>
        <w:t xml:space="preserve"> </w:t>
      </w:r>
      <w:r w:rsidR="009A2626">
        <w:t>O</w:t>
      </w:r>
      <w:r w:rsidR="009E50E8">
        <w:t>ur</w:t>
      </w:r>
      <w:r w:rsidR="005279AD">
        <w:t xml:space="preserve"> GAM-based</w:t>
      </w:r>
      <w:r w:rsidR="009A2626">
        <w:t xml:space="preserve"> method</w:t>
      </w:r>
      <w:r w:rsidR="009E50E8">
        <w:t xml:space="preserve"> correctly detected th</w:t>
      </w:r>
      <w:r w:rsidR="009A2626">
        <w:t>e</w:t>
      </w:r>
      <w:r w:rsidR="009E50E8">
        <w:t xml:space="preserve"> </w:t>
      </w:r>
      <w:r w:rsidR="009A2626">
        <w:t>lack of a breakpoint</w:t>
      </w:r>
      <w:r w:rsidR="009E50E8">
        <w:t xml:space="preserve"> in</w:t>
      </w:r>
      <w:r>
        <w:t xml:space="preserve"> </w:t>
      </w:r>
      <w:r w:rsidR="005F68DF">
        <w:t>86</w:t>
      </w:r>
      <w:r>
        <w:t>% of simulations</w:t>
      </w:r>
      <w:r w:rsidR="008C4635">
        <w:t xml:space="preserve"> without breaks</w:t>
      </w:r>
      <w:r>
        <w:t xml:space="preserve">; there was no discernable pattern to the spurious </w:t>
      </w:r>
      <w:r w:rsidR="00506BD6">
        <w:t xml:space="preserve">spatial </w:t>
      </w:r>
      <w:r>
        <w:t xml:space="preserve">breakpoints identified in the remaining </w:t>
      </w:r>
      <w:r w:rsidR="00AF28E0">
        <w:t xml:space="preserve">simulations. </w:t>
      </w:r>
      <w:r w:rsidR="00FE3528">
        <w:t>The</w:t>
      </w:r>
      <w:r>
        <w:t xml:space="preserve"> method </w:t>
      </w:r>
      <w:r w:rsidR="00506BD6">
        <w:t xml:space="preserve">did </w:t>
      </w:r>
      <w:r w:rsidR="00FA454D">
        <w:t>less well</w:t>
      </w:r>
      <w:r w:rsidR="00506BD6">
        <w:t xml:space="preserve"> at detecting </w:t>
      </w:r>
      <w:r w:rsidR="009E50E8">
        <w:t xml:space="preserve">the accurate breakpoints for </w:t>
      </w:r>
      <w:r w:rsidR="009A2626">
        <w:t>s</w:t>
      </w:r>
      <w:r w:rsidR="00F277A3">
        <w:t>cenario 4</w:t>
      </w:r>
      <w:r w:rsidR="009A2626">
        <w:t xml:space="preserve"> (</w:t>
      </w:r>
      <w:r w:rsidR="009E50E8">
        <w:t xml:space="preserve">a “true” spatial break at </w:t>
      </w:r>
      <w:r w:rsidR="00A77355">
        <w:t>48°</w:t>
      </w:r>
      <w:r w:rsidR="009A2626">
        <w:t>),</w:t>
      </w:r>
      <w:r>
        <w:t xml:space="preserve"> assigning the break </w:t>
      </w:r>
      <w:r w:rsidR="00A77355">
        <w:t>between</w:t>
      </w:r>
      <w:r>
        <w:t xml:space="preserve"> </w:t>
      </w:r>
      <w:r w:rsidR="005F68DF">
        <w:t>45</w:t>
      </w:r>
      <w:r w:rsidR="00A77355">
        <w:t xml:space="preserve">° and </w:t>
      </w:r>
      <w:r>
        <w:t xml:space="preserve">50° </w:t>
      </w:r>
      <w:r w:rsidR="00A77355">
        <w:t>longitude</w:t>
      </w:r>
      <w:r w:rsidR="00883CE8">
        <w:t xml:space="preserve"> </w:t>
      </w:r>
      <w:r>
        <w:t xml:space="preserve">in </w:t>
      </w:r>
      <w:r w:rsidR="00FA454D">
        <w:t>100</w:t>
      </w:r>
      <w:r>
        <w:t>% of simulations</w:t>
      </w:r>
      <w:r w:rsidR="00764D08">
        <w:t xml:space="preserve">; similarly, for the scenario with a single breakpoint at 25°, </w:t>
      </w:r>
      <w:r w:rsidR="005F68DF" w:rsidRPr="009D7896">
        <w:rPr>
          <w:color w:val="4472C4" w:themeColor="accent1"/>
        </w:rPr>
        <w:t>the GAM-based method was 100% accurate when the criteria were relaxed to include breaks from 24° to 26°</w:t>
      </w:r>
      <w:r w:rsidR="00764D08" w:rsidRPr="009D7896">
        <w:rPr>
          <w:color w:val="4472C4" w:themeColor="accent1"/>
        </w:rPr>
        <w:t>.</w:t>
      </w:r>
      <w:r w:rsidR="000C31F1" w:rsidRPr="009D7896">
        <w:rPr>
          <w:color w:val="4472C4" w:themeColor="accent1"/>
        </w:rPr>
        <w:t xml:space="preserve"> </w:t>
      </w:r>
      <w:r w:rsidR="00706E76" w:rsidRPr="009D7896">
        <w:rPr>
          <w:color w:val="4472C4" w:themeColor="accent1"/>
        </w:rPr>
        <w:t>Relaxing the criteria in this manner increased the method’s accuracy to over 90% for all scenarios except one (</w:t>
      </w:r>
      <w:r w:rsidR="00706E76" w:rsidRPr="009D7896">
        <w:rPr>
          <w:color w:val="4472C4" w:themeColor="accent1"/>
        </w:rPr>
        <w:fldChar w:fldCharType="begin"/>
      </w:r>
      <w:r w:rsidR="00706E76" w:rsidRPr="009D7896">
        <w:rPr>
          <w:color w:val="4472C4" w:themeColor="accent1"/>
        </w:rPr>
        <w:instrText xml:space="preserve"> REF _Ref8913735 \h </w:instrText>
      </w:r>
      <w:r w:rsidR="00706E76" w:rsidRPr="009D7896">
        <w:rPr>
          <w:color w:val="4472C4" w:themeColor="accent1"/>
        </w:rPr>
      </w:r>
      <w:r w:rsidR="00706E76" w:rsidRPr="009D7896">
        <w:rPr>
          <w:color w:val="4472C4" w:themeColor="accent1"/>
        </w:rPr>
        <w:fldChar w:fldCharType="separate"/>
      </w:r>
      <w:r w:rsidR="00706E76" w:rsidRPr="009D7896">
        <w:rPr>
          <w:color w:val="4472C4" w:themeColor="accent1"/>
        </w:rPr>
        <w:t xml:space="preserve">Figure </w:t>
      </w:r>
      <w:r w:rsidR="00706E76" w:rsidRPr="009D7896">
        <w:rPr>
          <w:noProof/>
          <w:color w:val="4472C4" w:themeColor="accent1"/>
        </w:rPr>
        <w:t>4</w:t>
      </w:r>
      <w:r w:rsidR="00706E76" w:rsidRPr="009D7896">
        <w:rPr>
          <w:color w:val="4472C4" w:themeColor="accent1"/>
        </w:rPr>
        <w:fldChar w:fldCharType="end"/>
      </w:r>
      <w:r w:rsidR="00706E76" w:rsidRPr="009D7896">
        <w:rPr>
          <w:color w:val="4472C4" w:themeColor="accent1"/>
        </w:rPr>
        <w:t xml:space="preserve">c). We computed the mean absolute error in both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w:t>
      </w:r>
      <w:r w:rsidR="00706E76" w:rsidRPr="009D7896">
        <w:rPr>
          <w:i/>
          <w:color w:val="4472C4" w:themeColor="accent1"/>
        </w:rPr>
        <w:t>L</w:t>
      </w:r>
      <w:r w:rsidR="00706E76" w:rsidRPr="009D7896">
        <w:rPr>
          <w:i/>
          <w:color w:val="4472C4" w:themeColor="accent1"/>
          <w:vertAlign w:val="subscript"/>
        </w:rPr>
        <w:t xml:space="preserve">2 </w:t>
      </w:r>
      <w:r w:rsidR="00706E76" w:rsidRPr="009D7896">
        <w:rPr>
          <w:color w:val="4472C4" w:themeColor="accent1"/>
        </w:rPr>
        <w:t>estimates</w:t>
      </w:r>
      <w:r w:rsidR="00706E76" w:rsidRPr="009D7896">
        <w:rPr>
          <w:i/>
          <w:color w:val="4472C4" w:themeColor="accent1"/>
          <w:vertAlign w:val="subscript"/>
        </w:rPr>
        <w:t xml:space="preserve"> </w:t>
      </w:r>
      <w:r w:rsidR="00706E76" w:rsidRPr="009D7896">
        <w:rPr>
          <w:color w:val="4472C4" w:themeColor="accent1"/>
        </w:rPr>
        <w:t xml:space="preserve">across scenarios and found the maximum error to be 1.84 cm for </w:t>
      </w:r>
      <w:r w:rsidR="00706E76" w:rsidRPr="009D7896">
        <w:rPr>
          <w:i/>
          <w:color w:val="4472C4" w:themeColor="accent1"/>
        </w:rPr>
        <w:t>L</w:t>
      </w:r>
      <w:r w:rsidR="00706E76" w:rsidRPr="009D7896">
        <w:rPr>
          <w:i/>
          <w:color w:val="4472C4" w:themeColor="accent1"/>
          <w:vertAlign w:val="subscript"/>
        </w:rPr>
        <w:t>1</w:t>
      </w:r>
      <w:r w:rsidR="00706E76" w:rsidRPr="009D7896">
        <w:rPr>
          <w:color w:val="4472C4" w:themeColor="accent1"/>
        </w:rPr>
        <w:t xml:space="preserve"> and 6.98 cm </w:t>
      </w:r>
      <w:r w:rsidR="00706E76" w:rsidRPr="009D7896">
        <w:rPr>
          <w:i/>
          <w:color w:val="4472C4" w:themeColor="accent1"/>
        </w:rPr>
        <w:t>L</w:t>
      </w:r>
      <w:r w:rsidR="00706E76" w:rsidRPr="009D7896">
        <w:rPr>
          <w:i/>
          <w:color w:val="4472C4" w:themeColor="accent1"/>
          <w:vertAlign w:val="subscript"/>
        </w:rPr>
        <w:t>2</w:t>
      </w:r>
      <w:r w:rsidR="00706E76" w:rsidRPr="009D7896">
        <w:rPr>
          <w:i/>
          <w:color w:val="4472C4" w:themeColor="accent1"/>
        </w:rPr>
        <w:t xml:space="preserve">, </w:t>
      </w:r>
      <w:r w:rsidR="00706E76" w:rsidRPr="009D7896">
        <w:rPr>
          <w:iCs w:val="0"/>
          <w:color w:val="4472C4" w:themeColor="accent1"/>
        </w:rPr>
        <w:t>both obtained in scenario 1.</w:t>
      </w:r>
      <w:r w:rsidR="002F2759" w:rsidRPr="009D7896">
        <w:rPr>
          <w:iCs w:val="0"/>
          <w:color w:val="4472C4" w:themeColor="accent1"/>
        </w:rPr>
        <w:t xml:space="preserve"> </w:t>
      </w:r>
      <w:r w:rsidR="002F2759">
        <w:rPr>
          <w:iCs w:val="0"/>
        </w:rPr>
        <w:t xml:space="preserve">Finally, </w:t>
      </w:r>
      <w:r w:rsidR="002F2759">
        <w:t>w</w:t>
      </w:r>
      <w:r w:rsidR="002F2759" w:rsidRPr="00EB62A9">
        <w:t>e did not find the method’s accuracy</w:t>
      </w:r>
      <w:r w:rsidR="002F2759">
        <w:t xml:space="preserve"> </w:t>
      </w:r>
      <w:r w:rsidR="002F2759" w:rsidRPr="00EB62A9">
        <w:t xml:space="preserve">sensitive to either halving or reducing the sample size by 25%; see </w:t>
      </w:r>
      <w:r w:rsidR="002F2759">
        <w:t>Supplementary Table A2.</w:t>
      </w:r>
    </w:p>
    <w:bookmarkEnd w:id="90"/>
    <w:p w14:paraId="01225238" w14:textId="2A921C1D" w:rsidR="00D12C7C" w:rsidRDefault="00D12C7C" w:rsidP="008B4B4A">
      <w:pPr>
        <w:pStyle w:val="Heading2"/>
        <w:spacing w:line="276" w:lineRule="auto"/>
        <w:jc w:val="both"/>
      </w:pPr>
      <w:r>
        <w:t>3.2 Comparison to STARS Method</w:t>
      </w:r>
    </w:p>
    <w:p w14:paraId="7C74F0AA" w14:textId="6603C744" w:rsidR="0038329C" w:rsidRDefault="00D12C7C" w:rsidP="008B4B4A">
      <w:pPr>
        <w:spacing w:after="0" w:line="276" w:lineRule="auto"/>
        <w:jc w:val="both"/>
      </w:pPr>
      <w:r>
        <w:t>The STARS method (</w:t>
      </w:r>
      <w:r w:rsidR="009A2626">
        <w:t xml:space="preserve">Supplementary </w:t>
      </w:r>
      <w:commentRangeStart w:id="91"/>
      <w:r w:rsidRPr="00F277A3">
        <w:t>Figure A</w:t>
      </w:r>
      <w:r w:rsidR="00F2278E" w:rsidRPr="00F277A3">
        <w:t>1</w:t>
      </w:r>
      <w:r w:rsidR="00A70944" w:rsidRPr="00F277A3">
        <w:t>5</w:t>
      </w:r>
      <w:commentRangeEnd w:id="91"/>
      <w:r w:rsidR="00F138AA">
        <w:rPr>
          <w:rStyle w:val="CommentReference"/>
        </w:rPr>
        <w:commentReference w:id="91"/>
      </w:r>
      <w:r>
        <w:t xml:space="preserve">) was </w:t>
      </w:r>
      <w:r w:rsidR="00BE59CB">
        <w:t>inferior to the proposed GAM-based method at detecting spatial or temporal break points for all simulated scenarios</w:t>
      </w:r>
      <w:r w:rsidR="006A0E2E">
        <w:t>, with a slight exception for the break at edge case (</w:t>
      </w:r>
      <w:r w:rsidR="009A2626">
        <w:t>s</w:t>
      </w:r>
      <w:r w:rsidR="006A0E2E">
        <w:t>cenario 4)</w:t>
      </w:r>
      <w:r w:rsidR="005B235A">
        <w:t xml:space="preserve">. </w:t>
      </w:r>
      <w:r w:rsidR="0038329C">
        <w:t>For all other scenarios, the STARS method performed up to 90% worse than the proposed GAM-based method at detecting latitude</w:t>
      </w:r>
      <w:r w:rsidR="00DC46F0">
        <w:t xml:space="preserve"> and</w:t>
      </w:r>
      <w:r w:rsidR="0038329C">
        <w:t xml:space="preserve"> longitude breaks</w:t>
      </w:r>
      <w:r w:rsidR="00DC46F0" w:rsidRPr="009D7896">
        <w:rPr>
          <w:color w:val="4472C4" w:themeColor="accent1"/>
        </w:rPr>
        <w:t>, and 20% worse at detecting year breaks</w:t>
      </w:r>
      <w:r w:rsidR="0038329C">
        <w:t xml:space="preserve">. </w:t>
      </w:r>
      <w:r w:rsidR="00DC46F0">
        <w:t xml:space="preserve">It also </w:t>
      </w:r>
      <w:r w:rsidR="0038329C">
        <w:t xml:space="preserve">performed </w:t>
      </w:r>
      <w:r w:rsidR="00DC46F0">
        <w:t xml:space="preserve">worse </w:t>
      </w:r>
      <w:del w:id="92" w:author="Punt, Andre (O&amp;A, Hobart)" w:date="2019-10-06T09:18:00Z">
        <w:r w:rsidR="00DC46F0" w:rsidDel="00F138AA">
          <w:delText xml:space="preserve"> </w:delText>
        </w:r>
      </w:del>
      <w:r w:rsidR="0038329C">
        <w:t xml:space="preserve">in terms of the coverage probability of </w:t>
      </w:r>
      <w:r w:rsidR="0038329C" w:rsidRPr="00845D2A">
        <w:rPr>
          <w:i/>
        </w:rPr>
        <w:t>L</w:t>
      </w:r>
      <w:r w:rsidR="0038329C" w:rsidRPr="00845D2A">
        <w:rPr>
          <w:i/>
          <w:vertAlign w:val="subscript"/>
        </w:rPr>
        <w:t>1</w:t>
      </w:r>
      <w:r w:rsidR="0038329C">
        <w:t xml:space="preserve"> (</w:t>
      </w:r>
      <w:r w:rsidR="00DC46F0">
        <w:t>63</w:t>
      </w:r>
      <w:r w:rsidR="0038329C">
        <w:t xml:space="preserve">% vs </w:t>
      </w:r>
      <w:r w:rsidR="00DC46F0">
        <w:t>67</w:t>
      </w:r>
      <w:r w:rsidR="0038329C">
        <w:t xml:space="preserve">% for the GAM-based method) and </w:t>
      </w:r>
      <w:r w:rsidR="0038329C" w:rsidRPr="00BA7A0A">
        <w:rPr>
          <w:i/>
        </w:rPr>
        <w:t>L</w:t>
      </w:r>
      <w:r w:rsidR="0038329C" w:rsidRPr="00BA7A0A">
        <w:rPr>
          <w:i/>
          <w:vertAlign w:val="subscript"/>
        </w:rPr>
        <w:t>2</w:t>
      </w:r>
      <w:r w:rsidR="0038329C" w:rsidRPr="00BA7A0A">
        <w:t xml:space="preserve"> (</w:t>
      </w:r>
      <w:r w:rsidR="00DC46F0">
        <w:t>18</w:t>
      </w:r>
      <w:r w:rsidR="0038329C" w:rsidRPr="00BA7A0A">
        <w:t xml:space="preserve">% vs </w:t>
      </w:r>
      <w:r w:rsidR="00DC46F0">
        <w:t>52</w:t>
      </w:r>
      <w:r w:rsidR="0038329C" w:rsidRPr="00BA7A0A">
        <w:t>%)</w:t>
      </w:r>
      <w:r w:rsidR="0038329C">
        <w:t xml:space="preserve">, </w:t>
      </w:r>
      <w:del w:id="93" w:author="Punt, Andre (O&amp;A, Hobart)" w:date="2019-10-06T09:18:00Z">
        <w:r w:rsidR="0038329C" w:rsidRPr="009D7896" w:rsidDel="00F138AA">
          <w:rPr>
            <w:color w:val="4472C4" w:themeColor="accent1"/>
          </w:rPr>
          <w:delText xml:space="preserve">and </w:delText>
        </w:r>
      </w:del>
      <w:ins w:id="94" w:author="Punt, Andre (O&amp;A, Hobart)" w:date="2019-10-06T09:18:00Z">
        <w:r w:rsidR="00F138AA">
          <w:rPr>
            <w:color w:val="4472C4" w:themeColor="accent1"/>
          </w:rPr>
          <w:t>but performed</w:t>
        </w:r>
      </w:ins>
      <w:del w:id="95" w:author="Punt, Andre (O&amp;A, Hobart)" w:date="2019-10-06T09:18:00Z">
        <w:r w:rsidR="0038329C" w:rsidRPr="009D7896" w:rsidDel="00F138AA">
          <w:rPr>
            <w:color w:val="4472C4" w:themeColor="accent1"/>
          </w:rPr>
          <w:delText>did</w:delText>
        </w:r>
      </w:del>
      <w:r w:rsidR="0038329C" w:rsidRPr="009D7896">
        <w:rPr>
          <w:color w:val="4472C4" w:themeColor="accent1"/>
        </w:rPr>
        <w:t xml:space="preserve"> slightly better </w:t>
      </w:r>
      <w:ins w:id="96" w:author="Punt, Andre (O&amp;A, Hobart)" w:date="2019-10-06T09:18:00Z">
        <w:r w:rsidR="00F138AA">
          <w:rPr>
            <w:color w:val="4472C4" w:themeColor="accent1"/>
          </w:rPr>
          <w:t xml:space="preserve">in terms of </w:t>
        </w:r>
      </w:ins>
      <w:ins w:id="97" w:author="Punt, Andre (O&amp;A, Hobart)" w:date="2019-10-06T09:19:00Z">
        <w:r w:rsidR="00F138AA">
          <w:rPr>
            <w:color w:val="4472C4" w:themeColor="accent1"/>
          </w:rPr>
          <w:t xml:space="preserve">coverage probability </w:t>
        </w:r>
      </w:ins>
      <w:r w:rsidR="0038329C" w:rsidRPr="009D7896">
        <w:rPr>
          <w:color w:val="4472C4" w:themeColor="accent1"/>
        </w:rPr>
        <w:t>than the proposed method in detecting the break-at-edge, though only at 31%</w:t>
      </w:r>
      <w:r w:rsidR="00DC46F0" w:rsidRPr="009D7896">
        <w:rPr>
          <w:color w:val="4472C4" w:themeColor="accent1"/>
        </w:rPr>
        <w:t xml:space="preserve"> (vs 11%)</w:t>
      </w:r>
      <w:r w:rsidR="00530F09" w:rsidRPr="009D7896">
        <w:rPr>
          <w:color w:val="4472C4" w:themeColor="accent1"/>
        </w:rPr>
        <w:t>.</w:t>
      </w:r>
    </w:p>
    <w:p w14:paraId="6F75E876" w14:textId="1B6AFEEB" w:rsidR="00506E17" w:rsidRPr="00506E17" w:rsidRDefault="003F6D4D" w:rsidP="008B4B4A">
      <w:pPr>
        <w:pStyle w:val="Heading2"/>
        <w:spacing w:before="240" w:line="276" w:lineRule="auto"/>
        <w:jc w:val="both"/>
      </w:pPr>
      <w:r>
        <w:t>3</w:t>
      </w:r>
      <w:r w:rsidR="0023745F">
        <w:t>.</w:t>
      </w:r>
      <w:r w:rsidR="00D12C7C">
        <w:t xml:space="preserve">3 </w:t>
      </w:r>
      <w:r w:rsidR="00506E17">
        <w:t>Application to NE Pacific Sablefish</w:t>
      </w:r>
      <w:r w:rsidR="007674FF">
        <w:t xml:space="preserve"> </w:t>
      </w:r>
    </w:p>
    <w:p w14:paraId="3B4A80D9" w14:textId="41EFB38C" w:rsidR="00445820" w:rsidRDefault="002869DA" w:rsidP="008B4B4A">
      <w:pPr>
        <w:spacing w:after="0" w:line="276" w:lineRule="auto"/>
        <w:ind w:firstLine="360"/>
        <w:jc w:val="both"/>
      </w:pPr>
      <w:r>
        <w:t>T</w:t>
      </w:r>
      <w:r w:rsidR="00A9532D">
        <w:t>he latitude smoother suggested a general</w:t>
      </w:r>
      <w:r w:rsidR="00981A9D">
        <w:t>ly</w:t>
      </w:r>
      <w:r w:rsidR="00A9532D">
        <w:t xml:space="preserve"> increasing cline</w:t>
      </w:r>
      <w:r w:rsidR="00981A9D">
        <w:t xml:space="preserve"> in </w:t>
      </w:r>
      <w:r w:rsidR="006665D1">
        <w:t>length</w:t>
      </w:r>
      <w:r>
        <w:t>-</w:t>
      </w:r>
      <w:r w:rsidR="006665D1">
        <w:t>at</w:t>
      </w:r>
      <w:r>
        <w:t>-</w:t>
      </w:r>
      <w:r w:rsidR="006665D1">
        <w:t>age</w:t>
      </w:r>
      <w:r w:rsidR="00AF1875">
        <w:t xml:space="preserve"> </w:t>
      </w:r>
      <w:r w:rsidR="00A9532D">
        <w:t xml:space="preserve">with latitude, with a significant breakpoint around </w:t>
      </w:r>
      <w:r w:rsidR="00274FD3">
        <w:t xml:space="preserve">50˚N </w:t>
      </w:r>
      <w:r w:rsidR="00A9532D">
        <w:t>(approximately</w:t>
      </w:r>
      <w:r w:rsidR="00842A20">
        <w:t xml:space="preserve"> the northern end of</w:t>
      </w:r>
      <w:r w:rsidR="00A9532D">
        <w:t xml:space="preserve"> Vancouver</w:t>
      </w:r>
      <w:r w:rsidR="00842A20">
        <w:t xml:space="preserve"> Island</w:t>
      </w:r>
      <w:r w:rsidR="00A9532D">
        <w:t>, Canad</w:t>
      </w:r>
      <w:r w:rsidR="00274FD3">
        <w:t xml:space="preserve">a) </w:t>
      </w:r>
      <w:r w:rsidR="00972E6C">
        <w:t xml:space="preserve">detected when the GAM was fit </w:t>
      </w:r>
      <w:r w:rsidR="00274FD3">
        <w:t xml:space="preserve">for age four and six </w:t>
      </w:r>
      <w:r w:rsidR="004862B8">
        <w:t>sable</w:t>
      </w:r>
      <w:r w:rsidR="00274FD3">
        <w:t>fish</w:t>
      </w:r>
      <w:r w:rsidR="00A767F7">
        <w:t xml:space="preserve"> (</w:t>
      </w:r>
      <w:r w:rsidR="00A767F7">
        <w:fldChar w:fldCharType="begin"/>
      </w:r>
      <w:r w:rsidR="00A767F7">
        <w:instrText xml:space="preserve"> REF _Ref532305639 \h </w:instrText>
      </w:r>
      <w:r w:rsidR="00B815FF">
        <w:instrText xml:space="preserve"> \* MERGEFORMAT </w:instrText>
      </w:r>
      <w:r w:rsidR="00A767F7">
        <w:fldChar w:fldCharType="separate"/>
      </w:r>
      <w:r w:rsidR="00EF1C91">
        <w:t>Figure</w:t>
      </w:r>
      <w:r w:rsidR="00DA6257">
        <w:t>s</w:t>
      </w:r>
      <w:r w:rsidR="00EF1C91">
        <w:t xml:space="preserve"> </w:t>
      </w:r>
      <w:r w:rsidR="00EF1C91">
        <w:rPr>
          <w:noProof/>
        </w:rPr>
        <w:t>5</w:t>
      </w:r>
      <w:r w:rsidR="00A767F7">
        <w:fldChar w:fldCharType="end"/>
      </w:r>
      <w:r w:rsidR="00B04E49">
        <w:t>c</w:t>
      </w:r>
      <w:r w:rsidR="00EF4F82">
        <w:t xml:space="preserve">, </w:t>
      </w:r>
      <w:r w:rsidR="00DA6257">
        <w:t>6</w:t>
      </w:r>
      <w:r w:rsidR="00B04E49">
        <w:t>c</w:t>
      </w:r>
      <w:r w:rsidR="00DA6257">
        <w:t xml:space="preserve">; </w:t>
      </w:r>
      <w:r w:rsidR="00527F2F" w:rsidRPr="00527F2F">
        <w:t>Supplementary Figures A4, A7</w:t>
      </w:r>
      <w:r w:rsidR="00B04E49">
        <w:t>)</w:t>
      </w:r>
      <w:r w:rsidR="00274FD3">
        <w:t>.</w:t>
      </w:r>
      <w:r w:rsidR="00AD1295">
        <w:t xml:space="preserve"> </w:t>
      </w:r>
      <w:del w:id="98" w:author="Punt, Andre (O&amp;A, Hobart)" w:date="2019-10-06T09:19:00Z">
        <w:r w:rsidR="00AD1295" w:rsidDel="00A35AEB">
          <w:delText xml:space="preserve">Above </w:delText>
        </w:r>
      </w:del>
      <w:ins w:id="99" w:author="Punt, Andre (O&amp;A, Hobart)" w:date="2019-10-06T09:19:00Z">
        <w:r w:rsidR="00A35AEB">
          <w:t xml:space="preserve">North of </w:t>
        </w:r>
      </w:ins>
      <w:r w:rsidR="00AD1295">
        <w:t xml:space="preserve">this breakpoint, female </w:t>
      </w:r>
      <w:r w:rsidR="00AD1295" w:rsidRPr="001824C5">
        <w:rPr>
          <w:i/>
        </w:rPr>
        <w:t>L</w:t>
      </w:r>
      <w:r w:rsidR="00AD1295">
        <w:rPr>
          <w:i/>
          <w:vertAlign w:val="subscript"/>
        </w:rPr>
        <w:t xml:space="preserve">2 </w:t>
      </w:r>
      <w:r w:rsidR="00AD1295">
        <w:t xml:space="preserve">estimates were consistently </w:t>
      </w:r>
      <w:r w:rsidR="00DA6257">
        <w:t xml:space="preserve">larger than </w:t>
      </w:r>
      <w:r w:rsidR="00AD1295">
        <w:t>70</w:t>
      </w:r>
      <w:r w:rsidR="000B1158">
        <w:t xml:space="preserve"> </w:t>
      </w:r>
      <w:r w:rsidR="00AD1295">
        <w:t xml:space="preserve">cm, whereas they were </w:t>
      </w:r>
      <w:r w:rsidR="00C2505F">
        <w:t>consistently</w:t>
      </w:r>
      <w:r w:rsidR="00AD1295">
        <w:t xml:space="preserve"> </w:t>
      </w:r>
      <w:r w:rsidR="00DA6257">
        <w:t xml:space="preserve">smaller than </w:t>
      </w:r>
      <w:r w:rsidR="00AD1295">
        <w:t>66</w:t>
      </w:r>
      <w:r w:rsidR="00C2505F">
        <w:t xml:space="preserve"> </w:t>
      </w:r>
      <w:r w:rsidR="00AD1295">
        <w:t>cm south of it.</w:t>
      </w:r>
      <w:r w:rsidR="00337245">
        <w:t xml:space="preserve"> </w:t>
      </w:r>
      <w:r w:rsidR="00274FD3">
        <w:t xml:space="preserve">Both age six and age 30 female sablefish identified a breakpoint </w:t>
      </w:r>
      <w:r w:rsidR="00DA6257">
        <w:t xml:space="preserve">at </w:t>
      </w:r>
      <w:r w:rsidR="00274FD3">
        <w:t>36˚N</w:t>
      </w:r>
      <w:r w:rsidR="00274FD3" w:rsidDel="00274FD3">
        <w:t xml:space="preserve"> </w:t>
      </w:r>
      <w:r w:rsidR="00274FD3">
        <w:t>(approximately Monterey, CA, USA)</w:t>
      </w:r>
      <w:r w:rsidR="00466B36">
        <w:t xml:space="preserve">. </w:t>
      </w:r>
      <w:r w:rsidR="00AD1295">
        <w:t xml:space="preserve">Both males and females obtained the lowest estimated </w:t>
      </w:r>
      <w:r w:rsidR="00AD1295" w:rsidRPr="001824C5">
        <w:rPr>
          <w:i/>
        </w:rPr>
        <w:t>L</w:t>
      </w:r>
      <w:r w:rsidR="00AD1295">
        <w:rPr>
          <w:i/>
          <w:vertAlign w:val="subscript"/>
        </w:rPr>
        <w:t xml:space="preserve">2 </w:t>
      </w:r>
      <w:r w:rsidR="00AD1295">
        <w:t>south of this breakpoint, at 55 cm for males and 60.43</w:t>
      </w:r>
      <w:r w:rsidR="00B61E81">
        <w:t xml:space="preserve"> </w:t>
      </w:r>
      <w:r w:rsidR="00AD1295">
        <w:t xml:space="preserve">cm for females. </w:t>
      </w:r>
      <w:r w:rsidR="00A15FC8">
        <w:t xml:space="preserve">In all </w:t>
      </w:r>
      <w:r w:rsidR="00152FA9">
        <w:t xml:space="preserve">GAM-detected </w:t>
      </w:r>
      <w:r w:rsidR="00A15FC8">
        <w:t xml:space="preserve">regions, </w:t>
      </w:r>
      <w:r w:rsidR="00A15FC8" w:rsidRPr="001824C5">
        <w:rPr>
          <w:i/>
        </w:rPr>
        <w:t>L</w:t>
      </w:r>
      <w:r w:rsidR="00A15FC8" w:rsidRPr="001824C5">
        <w:rPr>
          <w:i/>
          <w:vertAlign w:val="subscript"/>
        </w:rPr>
        <w:t>∞</w:t>
      </w:r>
      <w:r w:rsidR="00A15FC8">
        <w:t xml:space="preserve"> was higher for female sablefish than males</w:t>
      </w:r>
      <w:r w:rsidR="00D7352E">
        <w:t xml:space="preserve">, and the resultant </w:t>
      </w:r>
      <w:r w:rsidR="00D7352E" w:rsidRPr="001824C5">
        <w:rPr>
          <w:i/>
        </w:rPr>
        <w:t>L</w:t>
      </w:r>
      <w:r w:rsidR="00F51711">
        <w:rPr>
          <w:i/>
          <w:vertAlign w:val="subscript"/>
        </w:rPr>
        <w:t xml:space="preserve">2 </w:t>
      </w:r>
      <w:r w:rsidR="00F51711">
        <w:t>differed</w:t>
      </w:r>
      <w:r w:rsidR="00D7352E">
        <w:t xml:space="preserve"> between regions</w:t>
      </w:r>
      <w:r w:rsidR="00F51711">
        <w:t xml:space="preserve"> within sexes</w:t>
      </w:r>
      <w:r w:rsidR="00D7352E">
        <w:t xml:space="preserve"> by up to 26%. </w:t>
      </w:r>
      <w:r w:rsidR="00F315C8">
        <w:t>The temporal smoother did not exhibit a strong one-way trend</w:t>
      </w:r>
      <w:r w:rsidR="00F91AA8">
        <w:t>, and was flat for age-30 fish of both sexes, though it did detect a break in 2009-2010 for both sexes of age 4 and 6 sablefish</w:t>
      </w:r>
      <w:r w:rsidR="00214A13">
        <w:t>.</w:t>
      </w:r>
      <w:bookmarkStart w:id="100" w:name="_Hlk20118575"/>
      <w:r w:rsidR="00445820" w:rsidRPr="00865DA7">
        <w:rPr>
          <w:color w:val="4472C4" w:themeColor="accent1"/>
        </w:rPr>
        <w:t xml:space="preserve"> </w:t>
      </w:r>
      <w:bookmarkStart w:id="101" w:name="_Hlk20134691"/>
      <w:bookmarkStart w:id="102" w:name="_Hlk21098488"/>
      <w:r w:rsidR="00865DA7" w:rsidRPr="00865DA7">
        <w:rPr>
          <w:color w:val="4472C4" w:themeColor="accent1"/>
        </w:rPr>
        <w:t xml:space="preserve">Parameter estimation </w:t>
      </w:r>
      <w:r w:rsidR="00865DA7">
        <w:rPr>
          <w:color w:val="4472C4" w:themeColor="accent1"/>
        </w:rPr>
        <w:t>at</w:t>
      </w:r>
      <w:r w:rsidR="00865DA7" w:rsidRPr="00865DA7">
        <w:rPr>
          <w:color w:val="4472C4" w:themeColor="accent1"/>
        </w:rPr>
        <w:t xml:space="preserve"> </w:t>
      </w:r>
      <w:r w:rsidR="00865DA7" w:rsidRPr="00865DA7">
        <w:rPr>
          <w:color w:val="4472C4" w:themeColor="accent1"/>
        </w:rPr>
        <w:lastRenderedPageBreak/>
        <w:t xml:space="preserve">this temporal stratification </w:t>
      </w:r>
      <w:r w:rsidR="00865DA7">
        <w:rPr>
          <w:color w:val="4472C4" w:themeColor="accent1"/>
        </w:rPr>
        <w:t xml:space="preserve">generated </w:t>
      </w:r>
      <w:r w:rsidR="00445820">
        <w:t xml:space="preserve">95% confidence intervals for </w:t>
      </w:r>
      <w:r w:rsidR="00445820" w:rsidRPr="001824C5">
        <w:rPr>
          <w:i/>
        </w:rPr>
        <w:t>L</w:t>
      </w:r>
      <w:r w:rsidR="00445820" w:rsidRPr="001824C5">
        <w:rPr>
          <w:i/>
          <w:vertAlign w:val="subscript"/>
        </w:rPr>
        <w:t>∞</w:t>
      </w:r>
      <w:r w:rsidR="00445820">
        <w:t xml:space="preserve"> </w:t>
      </w:r>
      <w:r w:rsidR="002B6150" w:rsidRPr="009D7896">
        <w:rPr>
          <w:color w:val="4472C4" w:themeColor="accent1"/>
        </w:rPr>
        <w:t>which</w:t>
      </w:r>
      <w:r w:rsidR="007C3C07" w:rsidRPr="009D7896">
        <w:rPr>
          <w:color w:val="4472C4" w:themeColor="accent1"/>
        </w:rPr>
        <w:t xml:space="preserve"> </w:t>
      </w:r>
      <w:r w:rsidR="00445820" w:rsidRPr="009D7896">
        <w:rPr>
          <w:color w:val="4472C4" w:themeColor="accent1"/>
        </w:rPr>
        <w:t xml:space="preserve">overlapped </w:t>
      </w:r>
      <w:r w:rsidR="004E2DEE">
        <w:t xml:space="preserve">for males </w:t>
      </w:r>
      <w:r w:rsidR="007C3C07">
        <w:t>within</w:t>
      </w:r>
      <w:r w:rsidR="004E2DEE">
        <w:t xml:space="preserve"> </w:t>
      </w:r>
      <w:r w:rsidR="00873AEB">
        <w:t xml:space="preserve">all </w:t>
      </w:r>
      <w:r w:rsidR="00DA6257">
        <w:t>r</w:t>
      </w:r>
      <w:r w:rsidR="00873AEB">
        <w:t>egions</w:t>
      </w:r>
      <w:r w:rsidR="004E2DEE">
        <w:t xml:space="preserve"> and for females in </w:t>
      </w:r>
      <w:r w:rsidR="00DA6257">
        <w:t>r</w:t>
      </w:r>
      <w:r w:rsidR="004E2DEE">
        <w:t>egion</w:t>
      </w:r>
      <w:r w:rsidR="004C0B46">
        <w:t xml:space="preserve"> 5</w:t>
      </w:r>
      <w:bookmarkEnd w:id="101"/>
      <w:r w:rsidR="00E50B74">
        <w:t xml:space="preserve"> </w:t>
      </w:r>
      <w:r w:rsidR="004E2DEE">
        <w:t>(</w:t>
      </w:r>
      <w:r w:rsidR="00527F2F">
        <w:t xml:space="preserve">Supplementary </w:t>
      </w:r>
      <w:r w:rsidR="00362196">
        <w:t>Figure A1</w:t>
      </w:r>
      <w:r w:rsidR="00AD1295">
        <w:t>2</w:t>
      </w:r>
      <w:r w:rsidR="00362196">
        <w:t>)</w:t>
      </w:r>
      <w:r w:rsidR="00445820">
        <w:t>.</w:t>
      </w:r>
      <w:bookmarkEnd w:id="100"/>
      <w:r w:rsidR="00362196">
        <w:t xml:space="preserve"> </w:t>
      </w:r>
      <w:bookmarkEnd w:id="102"/>
      <w:r w:rsidR="00DA6257">
        <w:t xml:space="preserve">The number of spatiotemporal strata was reduced to </w:t>
      </w:r>
      <w:r w:rsidR="004C0B46">
        <w:t xml:space="preserve">14 </w:t>
      </w:r>
      <w:r w:rsidR="00DA6257">
        <w:t>a</w:t>
      </w:r>
      <w:r w:rsidR="009E50E8">
        <w:t xml:space="preserve">fter combining </w:t>
      </w:r>
      <w:r w:rsidR="00147E3F">
        <w:t xml:space="preserve">years of data for </w:t>
      </w:r>
      <w:r w:rsidR="009E50E8">
        <w:t>region-sex combinations where overlap was found in the second phase</w:t>
      </w:r>
      <w:r w:rsidR="008A1441">
        <w:t xml:space="preserve">. </w:t>
      </w:r>
      <w:bookmarkStart w:id="103" w:name="_Hlk21098540"/>
      <w:r w:rsidR="004E2DEE">
        <w:t>Once re-aggregated and re-estimated,</w:t>
      </w:r>
      <w:r w:rsidR="00362196">
        <w:t xml:space="preserve"> we did not find overlapping confidence intervals for </w:t>
      </w:r>
      <w:r w:rsidR="00362196" w:rsidRPr="001824C5">
        <w:rPr>
          <w:i/>
        </w:rPr>
        <w:t>L</w:t>
      </w:r>
      <w:r w:rsidR="00362196" w:rsidRPr="001824C5">
        <w:rPr>
          <w:i/>
          <w:vertAlign w:val="subscript"/>
        </w:rPr>
        <w:t>∞</w:t>
      </w:r>
      <w:r w:rsidR="00362196">
        <w:t xml:space="preserve"> for any adjacent regions (</w:t>
      </w:r>
      <w:r w:rsidR="00527F2F">
        <w:t xml:space="preserve">Supplementary </w:t>
      </w:r>
      <w:r w:rsidR="00362196">
        <w:t xml:space="preserve">Figure A14), </w:t>
      </w:r>
      <w:bookmarkStart w:id="104" w:name="_Hlk20118715"/>
      <w:r w:rsidR="00362196">
        <w:t xml:space="preserve">so this </w:t>
      </w:r>
      <w:r w:rsidR="00DA6257">
        <w:t>set of specifications</w:t>
      </w:r>
      <w:r w:rsidR="002B6150">
        <w:t xml:space="preserve"> </w:t>
      </w:r>
      <w:r w:rsidR="002B6150" w:rsidRPr="009D7896">
        <w:rPr>
          <w:color w:val="4472C4" w:themeColor="accent1"/>
        </w:rPr>
        <w:t xml:space="preserve">(five spatial regions for both sexes, and a temporal break for females in regions 1 </w:t>
      </w:r>
      <w:r w:rsidR="009D7896" w:rsidRPr="009D7896">
        <w:rPr>
          <w:color w:val="4472C4" w:themeColor="accent1"/>
        </w:rPr>
        <w:t>through 4</w:t>
      </w:r>
      <w:r w:rsidR="002B6150" w:rsidRPr="009D7896">
        <w:rPr>
          <w:color w:val="4472C4" w:themeColor="accent1"/>
        </w:rPr>
        <w:t xml:space="preserve">) </w:t>
      </w:r>
      <w:r w:rsidR="00DA6257" w:rsidRPr="009D7896">
        <w:rPr>
          <w:color w:val="4472C4" w:themeColor="accent1"/>
        </w:rPr>
        <w:t xml:space="preserve"> </w:t>
      </w:r>
      <w:r w:rsidR="00362196">
        <w:t xml:space="preserve">was retained as our final </w:t>
      </w:r>
      <w:r w:rsidR="008D0425">
        <w:t xml:space="preserve">spatiotemporal </w:t>
      </w:r>
      <w:r w:rsidR="005A19AC">
        <w:t>stratification.</w:t>
      </w:r>
      <w:bookmarkEnd w:id="104"/>
      <w:r w:rsidR="00F922C3">
        <w:t xml:space="preserve"> </w:t>
      </w:r>
      <w:bookmarkStart w:id="105" w:name="_Hlk21098600"/>
      <w:bookmarkEnd w:id="103"/>
      <w:r w:rsidR="00F922C3" w:rsidRPr="00865DA7">
        <w:rPr>
          <w:color w:val="4472C4" w:themeColor="accent1"/>
        </w:rPr>
        <w:t xml:space="preserve">The stratification consists of three regions bounded on their western border by a break at 130˚W; from south to north, these regions (labeled 1, 2 and 3 on </w:t>
      </w:r>
      <w:r w:rsidR="00F922C3" w:rsidRPr="00865DA7">
        <w:rPr>
          <w:color w:val="4472C4" w:themeColor="accent1"/>
        </w:rPr>
        <w:fldChar w:fldCharType="begin"/>
      </w:r>
      <w:r w:rsidR="00F922C3" w:rsidRPr="00865DA7">
        <w:rPr>
          <w:color w:val="4472C4" w:themeColor="accent1"/>
        </w:rPr>
        <w:instrText xml:space="preserve"> REF _Ref5281391 \h </w:instrText>
      </w:r>
      <w:r w:rsidR="00B815FF" w:rsidRPr="00865DA7">
        <w:rPr>
          <w:color w:val="4472C4" w:themeColor="accent1"/>
        </w:rPr>
        <w:instrText xml:space="preserve"> \* MERGEFORMAT </w:instrText>
      </w:r>
      <w:r w:rsidR="00F922C3" w:rsidRPr="00865DA7">
        <w:rPr>
          <w:color w:val="4472C4" w:themeColor="accent1"/>
        </w:rPr>
      </w:r>
      <w:r w:rsidR="00F922C3" w:rsidRPr="00865DA7">
        <w:rPr>
          <w:color w:val="4472C4" w:themeColor="accent1"/>
        </w:rPr>
        <w:fldChar w:fldCharType="separate"/>
      </w:r>
      <w:r w:rsidR="00EA01EA" w:rsidRPr="00865DA7">
        <w:rPr>
          <w:color w:val="4472C4" w:themeColor="accent1"/>
        </w:rPr>
        <w:t xml:space="preserve">Figure </w:t>
      </w:r>
      <w:r w:rsidR="00EA01EA" w:rsidRPr="00865DA7">
        <w:rPr>
          <w:noProof/>
          <w:color w:val="4472C4" w:themeColor="accent1"/>
        </w:rPr>
        <w:t>7</w:t>
      </w:r>
      <w:r w:rsidR="00F922C3" w:rsidRPr="00865DA7">
        <w:rPr>
          <w:color w:val="4472C4" w:themeColor="accent1"/>
        </w:rPr>
        <w:fldChar w:fldCharType="end"/>
      </w:r>
      <w:r w:rsidR="00F922C3" w:rsidRPr="00865DA7">
        <w:rPr>
          <w:color w:val="4472C4" w:themeColor="accent1"/>
        </w:rPr>
        <w:t xml:space="preserve">) </w:t>
      </w:r>
      <w:proofErr w:type="gramStart"/>
      <w:r w:rsidR="00F922C3" w:rsidRPr="00865DA7">
        <w:rPr>
          <w:color w:val="4472C4" w:themeColor="accent1"/>
        </w:rPr>
        <w:t>are defined</w:t>
      </w:r>
      <w:proofErr w:type="gramEnd"/>
      <w:r w:rsidR="00F922C3" w:rsidRPr="00865DA7">
        <w:rPr>
          <w:color w:val="4472C4" w:themeColor="accent1"/>
        </w:rPr>
        <w:t xml:space="preserve"> </w:t>
      </w:r>
      <w:r w:rsidR="00F922C3">
        <w:t xml:space="preserve">by latitudes 36˚N and 50˚N. </w:t>
      </w:r>
      <w:r w:rsidR="002B0F75">
        <w:t>They</w:t>
      </w:r>
      <w:r w:rsidR="00F922C3">
        <w:t xml:space="preserve"> correspond generally to Monterey, CA and the northern tip of Vancouver Island, BC. Region </w:t>
      </w:r>
      <w:r w:rsidR="00381271">
        <w:t>4 is</w:t>
      </w:r>
      <w:r w:rsidR="00DA6257">
        <w:t xml:space="preserve"> the area </w:t>
      </w:r>
      <w:r w:rsidR="0030725B">
        <w:t xml:space="preserve">between 130˚W and </w:t>
      </w:r>
      <w:r>
        <w:t xml:space="preserve">the </w:t>
      </w:r>
      <w:r w:rsidR="0030725B">
        <w:t>ecosystem break at 145˚W (roughly Cordova, AK).</w:t>
      </w:r>
      <w:r w:rsidR="00F922C3">
        <w:t xml:space="preserve"> </w:t>
      </w:r>
      <w:r w:rsidR="0030725B">
        <w:t xml:space="preserve">Datapoints collected to the west of the ecosystem break are assigned to </w:t>
      </w:r>
      <w:r w:rsidR="00152FA9">
        <w:t xml:space="preserve">region </w:t>
      </w:r>
      <w:r w:rsidR="0030725B">
        <w:t>5.</w:t>
      </w:r>
    </w:p>
    <w:bookmarkEnd w:id="105"/>
    <w:p w14:paraId="1B573E5E" w14:textId="77777777" w:rsidR="004E2FE6" w:rsidRDefault="004E2FE6" w:rsidP="008B4B4A">
      <w:pPr>
        <w:spacing w:after="0" w:line="276" w:lineRule="auto"/>
        <w:ind w:firstLine="360"/>
        <w:jc w:val="both"/>
      </w:pPr>
    </w:p>
    <w:p w14:paraId="36ECB34D" w14:textId="1132462D" w:rsidR="005D7596" w:rsidRDefault="009E50E8" w:rsidP="008B4B4A">
      <w:pPr>
        <w:pStyle w:val="Heading1"/>
        <w:spacing w:after="0" w:line="276" w:lineRule="auto"/>
        <w:jc w:val="both"/>
      </w:pPr>
      <w:r w:rsidRPr="005D7596">
        <w:t>4 Discussion</w:t>
      </w:r>
    </w:p>
    <w:p w14:paraId="1CC18329" w14:textId="1FF18152" w:rsidR="00E47D30" w:rsidRPr="00AF635C" w:rsidRDefault="001A41C9" w:rsidP="00AF635C">
      <w:pPr>
        <w:spacing w:after="0" w:line="276" w:lineRule="auto"/>
        <w:ind w:firstLine="360"/>
        <w:jc w:val="both"/>
        <w:rPr>
          <w:rFonts w:cstheme="minorHAnsi"/>
          <w:iCs/>
        </w:rPr>
      </w:pPr>
      <w:r>
        <w:t>Empirical work has</w:t>
      </w:r>
      <w:r w:rsidRPr="00D73DFA">
        <w:t xml:space="preserve"> suggested that somatic growth in fishe</w:t>
      </w:r>
      <w:del w:id="106" w:author="Punt, Andre (O&amp;A, Hobart)" w:date="2019-10-06T09:32:00Z">
        <w:r w:rsidRPr="00D73DFA" w:rsidDel="009969BE">
          <w:delText>rie</w:delText>
        </w:r>
      </w:del>
      <w:r w:rsidRPr="00D73DFA">
        <w:t>s follows ecosystem gradients rather than management boundaries</w:t>
      </w:r>
      <w:r>
        <w:t xml:space="preserve"> </w:t>
      </w:r>
      <w:r>
        <w:fldChar w:fldCharType="begin" w:fldLock="1"/>
      </w:r>
      <w:r>
        <w:instrText>ADDIN CSL_CITATION {"citationItems":[{"id":"ITEM-1","itemData":{"DOI":"10.1002/ecy.2127","ISBN":"0000000154871","ISSN":"00129658","PMID":"27935037","abstract":"© 2018 Ecological Society of America. Ectotherms exhibit considerable plasticity in their life-history traits. This plasticity can reflect variability in environmental and social factors, but the causes of observed patterns are often obscured with increasing spatial scales. We surveyed dichromatic parrotfishes across the northern Great Barrier Reef to examine variation in body size distributions and concomitant size at sex change (L 50 ) against hypotheses of directional influence from biotic and abiotic factors known to affect demography. By integrating top-down, horizontal, and bottom-up processes, we demonstrate a strong association between exposure regimes (which are known to influence nutritional ecology and mating systems) and both body size distribution and L 50 (median length at female-to-male sex change), with an accompanying lack of strong empirical support for other biotic drivers previously hypothesized to affect body size distributions. Across sites, body size was predictably linked to variation in temperature and productivity, but the strongest predictor was whether subpopulations occurred at sheltered mid and inner shelf reefs or at wave-exposed outer shelf reef systems. Upon accounting for the underlying influence of body size distribution, this habitat-exposure gradient was highly associated with further L 50 variation across species, demonstrating that differences in mating systems across exposure gradients affect the timing of sex change beyond variation concomitant with differing overall body sizes. We posit that exposure-driven differences in habitat disturbance regimes have marked effects on the nutritional ecology of parrotfishes, leading to size-related variation in mating systems, which underpin the observed patterns. Our results call for better integration of life-history, social factors, and ecosystem processes to foster an improved understanding of complex ecosystems such as coral reefs.","author":[{"dropping-particle":"","family":"Taylor","given":"Brett M.","non-dropping-particle":"","parse-names":false,"suffix":""},{"dropping-particle":"","family":"Brandl","given":"Simon J.","non-dropping-particle":"","parse-names":false,"suffix":""},{"dropping-particle":"","family":"Kapur","given":"Maia","non-dropping-particle":"","parse-names":false,"suffix":""},{"dropping-particle":"","family":"Robbins","given":"William D.","non-dropping-particle":"","parse-names":false,"suffix":""},{"dropping-particle":"","family":"Johnson","given":"Garrett","non-dropping-particle":"","parse-names":false,"suffix":""},{"dropping-particle":"","family":"Huveneers","given":"Charlie","non-dropping-particle":"","parse-names":false,"suffix":""},{"dropping-particle":"","family":"Renaud","given":"Phil","non-dropping-particle":"","parse-names":false,"suffix":""},{"dropping-particle":"","family":"Choat","given":"John Howard","non-dropping-particle":"","parse-names":false,"suffix":""}],"container-title":"Ecology","id":"ITEM-1","issue":"3","issued":{"date-parts":[["2018"]]},"page":"642-651","title":"Bottom-up processes mediated by social systems drive demographic traits of coral-reef fishes","type":"article-journal","volume":"99"},"uris":["http://www.mendeley.com/documents/?uuid=efeb5820-e46f-42d4-ac02-bc3acca7939b"]},{"id":"ITEM-2","itemData":{"DOI":"10.1126/science.1135471","ISSN":"00368075","abstract":"A cause-and-effect understanding of climate influences on ecosystems requires evaluation of thermal limits of member species and of their ability to cope with changing temperatures. Laboratory data available for marine fish and invertebrates from various climatic regions led to the hypothesis that, as a unifying principle, a mismatch between the demand for oxygen and the capacity of oxygen supply to tissues is the first mechanism to restrict whole-animal tolerance to thermal extremes. We show in the eelpout, Zoarces viviparus, a bioindicator fish species for environmental monitoring from North and Baltic Seas (Helcom), that thermally limited oxygen delivery closely matches environmental temperatures beyond which growth performance and abundance decrease. Decrements in aerobic performance in warming seas will thus be the first process to cause extinction or relocation to cooler waters.","author":[{"dropping-particle":"","family":"Pörtner","given":"Hans O.","non-dropping-particle":"","parse-names":false,"suffix":""},{"dropping-particle":"","family":"Knust","given":"Rainer","non-dropping-particle":"","parse-names":false,"suffix":""}],"container-title":"Science","id":"ITEM-2","issued":{"date-parts":[["2007"]]},"title":"Climate change affects marine fishes through the oxygen limitation of thermal tolerance","type":"article-journal"},"uris":["http://www.mendeley.com/documents/?uuid=cd49ad01-1890-4c78-af97-6584f68277b8"]}],"mendeley":{"formattedCitation":"(Pörtner and Knust, 2007; Taylor et al., 2018)","plainTextFormattedCitation":"(Pörtner and Knust, 2007; Taylor et al., 2018)","previouslyFormattedCitation":"(Pörtner and Knust, 2007; Taylor et al., 2018)"},"properties":{"noteIndex":0},"schema":"https://github.com/citation-style-language/schema/raw/master/csl-citation.json"}</w:instrText>
      </w:r>
      <w:r>
        <w:fldChar w:fldCharType="separate"/>
      </w:r>
      <w:r w:rsidRPr="00F26C2E">
        <w:rPr>
          <w:noProof/>
        </w:rPr>
        <w:t>(Pörtner and Knust, 2007; Taylor et al., 2018)</w:t>
      </w:r>
      <w:r>
        <w:fldChar w:fldCharType="end"/>
      </w:r>
      <w:r>
        <w:t>. The ongoing emphasis on ecosystem-based fisheries management calls for</w:t>
      </w:r>
      <w:r w:rsidRPr="00D73DFA">
        <w:t xml:space="preserve"> the analysis of fish stocks</w:t>
      </w:r>
      <w:r>
        <w:t xml:space="preserve"> (</w:t>
      </w:r>
      <w:r w:rsidRPr="009A3D41">
        <w:rPr>
          <w:color w:val="4472C4" w:themeColor="accent1"/>
        </w:rPr>
        <w:t>ideally in a multi-species context, but also as single species</w:t>
      </w:r>
      <w:r>
        <w:t>)</w:t>
      </w:r>
      <w:r w:rsidRPr="00D73DFA">
        <w:t xml:space="preserve"> at meaningful </w:t>
      </w:r>
      <w:r>
        <w:t>spatial</w:t>
      </w:r>
      <w:r w:rsidRPr="00D73DFA">
        <w:t xml:space="preserve"> scales</w:t>
      </w:r>
      <w:r>
        <w:t>,</w:t>
      </w:r>
      <w:r w:rsidRPr="00D73DFA">
        <w:t xml:space="preserve"> across which changes can be </w:t>
      </w:r>
      <w:r>
        <w:t>detected</w:t>
      </w:r>
      <w:r w:rsidRPr="00D73DFA">
        <w:t>.</w:t>
      </w:r>
      <w:r>
        <w:t xml:space="preserve"> </w:t>
      </w:r>
      <w:r w:rsidR="00E47D30">
        <w:t xml:space="preserve">Our goal was to investigate the performance a method to </w:t>
      </w:r>
      <w:r w:rsidR="00E47D30">
        <w:rPr>
          <w:rFonts w:cstheme="minorHAnsi"/>
          <w:iCs/>
        </w:rPr>
        <w:t>improve detection of large-scale patterns in fish growth and apply it to length-at-age data from the Northeast Pacific sablefish</w:t>
      </w:r>
      <w:r w:rsidR="0037643E">
        <w:rPr>
          <w:rFonts w:cstheme="minorHAnsi"/>
          <w:iCs/>
        </w:rPr>
        <w:t>. Our</w:t>
      </w:r>
      <w:r w:rsidR="0037643E" w:rsidRPr="00503774">
        <w:t xml:space="preserve"> method determined that the current management scale (three political breaks at national boundaries) is incongruent with the underlying pattern of variation in sablefish growth.</w:t>
      </w:r>
      <w:r w:rsidR="0037643E" w:rsidRPr="0037643E">
        <w:t xml:space="preserve"> </w:t>
      </w:r>
      <w:r w:rsidR="0037643E">
        <w:t>We</w:t>
      </w:r>
      <w:r w:rsidR="0037643E" w:rsidRPr="00503774">
        <w:t xml:space="preserve"> discerned that the spatial variation in sablefish growth </w:t>
      </w:r>
      <w:r w:rsidR="0037643E">
        <w:t>corresponds well with</w:t>
      </w:r>
      <w:r w:rsidR="0037643E" w:rsidRPr="00503774">
        <w:t xml:space="preserve"> major oceanographic features, principally the splitting of two major ocean features and the edge of a highly productive zone</w:t>
      </w:r>
      <w:r w:rsidR="00AB6887">
        <w:t>.</w:t>
      </w:r>
      <w:r w:rsidR="006F0FC8">
        <w:rPr>
          <w:rFonts w:cstheme="minorHAnsi"/>
          <w:iCs/>
        </w:rPr>
        <w:t xml:space="preserve"> </w:t>
      </w:r>
      <w:r w:rsidR="006F0FC8" w:rsidRPr="00B62B5E">
        <w:t xml:space="preserve">Below, we discuss the results of the simulation study and provide further guidance on how </w:t>
      </w:r>
      <w:r w:rsidR="006F0FC8">
        <w:t xml:space="preserve">researchers could apply our proposed method to new datasets. </w:t>
      </w:r>
      <w:r w:rsidR="006F0FC8" w:rsidRPr="008A56ED">
        <w:t>We then discuss the results found during the application to northeast Pacific sablefish, with respect to ecosystem concerns.</w:t>
      </w:r>
    </w:p>
    <w:p w14:paraId="0EACBBBE" w14:textId="365CD16E" w:rsidR="00FF414A" w:rsidRDefault="0023745F" w:rsidP="008B4B4A">
      <w:pPr>
        <w:pStyle w:val="Heading2"/>
        <w:spacing w:before="240" w:line="276" w:lineRule="auto"/>
        <w:jc w:val="both"/>
      </w:pPr>
      <w:r>
        <w:t>4.</w:t>
      </w:r>
      <w:r w:rsidR="0002157C">
        <w:t>1</w:t>
      </w:r>
      <w:r>
        <w:t xml:space="preserve"> </w:t>
      </w:r>
      <w:r w:rsidR="00E273B9">
        <w:t>Implications of Simulation Results</w:t>
      </w:r>
    </w:p>
    <w:p w14:paraId="440FC320" w14:textId="2DF19CFF" w:rsidR="009969BE" w:rsidRDefault="00194BA4" w:rsidP="00194BA4">
      <w:pPr>
        <w:spacing w:after="0" w:line="276" w:lineRule="auto"/>
        <w:ind w:firstLine="360"/>
        <w:jc w:val="both"/>
        <w:rPr>
          <w:ins w:id="107" w:author="Punt, Andre (O&amp;A, Hobart)" w:date="2019-10-06T09:34:00Z"/>
          <w:color w:val="4472C4" w:themeColor="accent1"/>
        </w:rPr>
      </w:pPr>
      <w:r>
        <w:t>Our GAM-based method indicated tradeoffs between the accuracy of breakpoint detection and resultant coverage probabilities in the estimated growth curve, as well as large differences in the coverage probabilities of fish length at younger versus older ages.</w:t>
      </w:r>
      <w:moveFromRangeStart w:id="108" w:author="Punt, Andre (O&amp;A, Hobart)" w:date="2019-10-06T09:34:00Z" w:name="move21246861"/>
      <w:moveFrom w:id="109" w:author="Punt, Andre (O&amp;A, Hobart)" w:date="2019-10-06T09:34:00Z">
        <w:r w:rsidRPr="00A90E3A" w:rsidDel="009969BE">
          <w:t xml:space="preserve"> </w:t>
        </w:r>
        <w:bookmarkStart w:id="110" w:name="_Hlk21098092"/>
        <w:r w:rsidRPr="00AF635C" w:rsidDel="009969BE">
          <w:rPr>
            <w:color w:val="4472C4" w:themeColor="accent1"/>
          </w:rPr>
          <w:t>Alternate GAM-based methods, such as the clustering</w:t>
        </w:r>
        <w:r w:rsidR="00AF635C" w:rsidRPr="00AF635C" w:rsidDel="009969BE">
          <w:rPr>
            <w:color w:val="4472C4" w:themeColor="accent1"/>
          </w:rPr>
          <w:t xml:space="preserve"> </w:t>
        </w:r>
        <w:r w:rsidRPr="00AF635C" w:rsidDel="009969BE">
          <w:rPr>
            <w:color w:val="4472C4" w:themeColor="accent1"/>
          </w:rPr>
          <w:t xml:space="preserve">approach applied in </w:t>
        </w:r>
        <w:r w:rsidRPr="00AF635C" w:rsidDel="009969BE">
          <w:rPr>
            <w:color w:val="4472C4" w:themeColor="accent1"/>
          </w:rPr>
          <w:fldChar w:fldCharType="begin" w:fldLock="1"/>
        </w:r>
        <w:r w:rsidRPr="00AF635C" w:rsidDel="009969BE">
          <w:rPr>
            <w:color w:val="4472C4" w:themeColor="accent1"/>
          </w:rPr>
          <w:instrText>ADDIN CSL_CITATION {"citationItems":[{"id":"ITEM-1","itemData":{"DOI":"10.1139/cjfas-2013-0617","ISSN":"12057533","abstract":"Generalized additive models were used to investigate fine-scale spatial variation in female maturity across the three United States' winter flounder (Pseudopleuronectes americanus) stocks. The effect of temperature on maturity was also investigated. Maturity models explicitly incorporating spatial structure performed better than \" traditional \" methods incorporating spatial effects by aggregating data according to predefined stock boundaries. Models including temperature explained more of the variability in maturity than those based only on fish size or age but did not improve fit over models incorporating spatial structure. Based on the size-and age-at-maturity estimates from the spatially explicit models, distinct subareas were objectively identified using a spatially constrained clustering algorithm. The results suggested greater variation in size-and age-at-maturity within than between existing stock areas. The approach outlined here provides a method for identifying areas with different vital rates without the need to presume subjective boundaries.","author":[{"dropping-particle":"V.","family":"Winton","given":"Megan","non-dropping-particle":"","parse-names":false,"suffix":""},{"dropping-particle":"","family":"Wuenschel","given":"Mark J.","non-dropping-particle":"","parse-names":false,"suffix":""},{"dropping-particle":"","family":"McBride","given":"Richard S.","non-dropping-particle":"","parse-names":false,"suffix":""}],"container-title":"Canadian Journal of Fisheries and Aquatic Sciences","id":"ITEM-1","issued":{"date-parts":[["2014"]]},"title":"Investigating spatial variation and temperature effects on maturity of female winter flounder (Pseudopleuronectes americanus) using generalized additive models","type":"article-journal"},"uris":["http://www.mendeley.com/documents/?uuid=4d6aef0d-8cb3-4290-9c25-f8c610914c71"]}],"mendeley":{"formattedCitation":"(Winton et al., 2014)","manualFormatting":"(Winton et al., (2014)","plainTextFormattedCitation":"(Winton et al., 2014)"},"properties":{"noteIndex":0},"schema":"https://github.com/citation-style-language/schema/raw/master/csl-citation.json"}</w:instrText>
        </w:r>
        <w:r w:rsidRPr="00AF635C" w:rsidDel="009969BE">
          <w:rPr>
            <w:color w:val="4472C4" w:themeColor="accent1"/>
          </w:rPr>
          <w:fldChar w:fldCharType="separate"/>
        </w:r>
        <w:r w:rsidRPr="00AF635C" w:rsidDel="009969BE">
          <w:rPr>
            <w:noProof/>
            <w:color w:val="4472C4" w:themeColor="accent1"/>
          </w:rPr>
          <w:t>Winton et al. (2014)</w:t>
        </w:r>
        <w:r w:rsidRPr="00AF635C" w:rsidDel="009969BE">
          <w:rPr>
            <w:color w:val="4472C4" w:themeColor="accent1"/>
          </w:rPr>
          <w:fldChar w:fldCharType="end"/>
        </w:r>
        <w:r w:rsidRPr="00AF635C" w:rsidDel="009969BE">
          <w:rPr>
            <w:color w:val="4472C4" w:themeColor="accent1"/>
          </w:rPr>
          <w:t xml:space="preserve">, have also demonstrated that detecting spatial structure through a spatially explicit process can reveal distinct sub-areas in fish </w:t>
        </w:r>
        <w:r w:rsidR="002503E2" w:rsidDel="009969BE">
          <w:rPr>
            <w:color w:val="4472C4" w:themeColor="accent1"/>
          </w:rPr>
          <w:t>traits (e.g. mortality)</w:t>
        </w:r>
        <w:r w:rsidRPr="00AF635C" w:rsidDel="009969BE">
          <w:rPr>
            <w:color w:val="4472C4" w:themeColor="accent1"/>
          </w:rPr>
          <w:t>. That study also found that models did not necessarily require explicit ecosystem data (like temperature) to perform as well as models with only spatial information</w:t>
        </w:r>
      </w:moveFrom>
      <w:moveFromRangeEnd w:id="108"/>
      <w:del w:id="111" w:author="Punt, Andre (O&amp;A, Hobart)" w:date="2019-10-06T09:34:00Z">
        <w:r w:rsidDel="009969BE">
          <w:delText>.</w:delText>
        </w:r>
      </w:del>
      <w:r>
        <w:t xml:space="preserve"> </w:t>
      </w:r>
      <w:bookmarkEnd w:id="110"/>
      <w:r>
        <w:t xml:space="preserve">We find it encouraging that the approach could correctly detect breakpoints for the scenario with overlapping ranges, which is likely more </w:t>
      </w:r>
      <w:r w:rsidR="00AF635C">
        <w:t>like</w:t>
      </w:r>
      <w:r>
        <w:t xml:space="preserve"> real-world fish populations than the singular, immediate breakpoints simulated in other scenarios. However, the assigned ‘zonation’ of these populations necessarily combined fish with contrasting growth curves into a single dataset for estimation and resulted in a loss in accuracy (coverage probability) for the endpoints of the growth curve. </w:t>
      </w:r>
      <w:moveToRangeStart w:id="112" w:author="Punt, Andre (O&amp;A, Hobart)" w:date="2019-10-06T09:34:00Z" w:name="move21246861"/>
      <w:moveTo w:id="113" w:author="Punt, Andre (O&amp;A, Hobart)" w:date="2019-10-06T09:34:00Z">
        <w:r w:rsidR="009969BE" w:rsidRPr="00AF635C">
          <w:rPr>
            <w:color w:val="4472C4" w:themeColor="accent1"/>
          </w:rPr>
          <w:t xml:space="preserve">Alternate GAM-based methods, such as the clustering approach applied in </w:t>
        </w:r>
        <w:r w:rsidR="009969BE" w:rsidRPr="00AF635C">
          <w:rPr>
            <w:color w:val="4472C4" w:themeColor="accent1"/>
          </w:rPr>
          <w:fldChar w:fldCharType="begin" w:fldLock="1"/>
        </w:r>
        <w:r w:rsidR="009969BE" w:rsidRPr="00AF635C">
          <w:rPr>
            <w:color w:val="4472C4" w:themeColor="accent1"/>
          </w:rPr>
          <w:instrText>ADDIN CSL_CITATION {"citationItems":[{"id":"ITEM-1","itemData":{"DOI":"10.1139/cjfas-2013-0617","ISSN":"12057533","abstract":"Generalized additive models were used to investigate fine-scale spatial variation in female maturity across the three United States' winter flounder (Pseudopleuronectes americanus) stocks. The effect of temperature on maturity was also investigated. Maturity models explicitly incorporating spatial structure performed better than \" traditional \" methods incorporating spatial effects by aggregating data according to predefined stock boundaries. Models including temperature explained more of the variability in maturity than those based only on fish size or age but did not improve fit over models incorporating spatial structure. Based on the size-and age-at-maturity estimates from the spatially explicit models, distinct subareas were objectively identified using a spatially constrained clustering algorithm. The results suggested greater variation in size-and age-at-maturity within than between existing stock areas. The approach outlined here provides a method for identifying areas with different vital rates without the need to presume subjective boundaries.","author":[{"dropping-particle":"V.","family":"Winton","given":"Megan","non-dropping-particle":"","parse-names":false,"suffix":""},{"dropping-particle":"","family":"Wuenschel","given":"Mark J.","non-dropping-particle":"","parse-names":false,"suffix":""},{"dropping-particle":"","family":"McBride","given":"Richard S.","non-dropping-particle":"","parse-names":false,"suffix":""}],"container-title":"Canadian Journal of Fisheries and Aquatic Sciences","id":"ITEM-1","issued":{"date-parts":[["2014"]]},"title":"Investigating spatial variation and temperature effects on maturity of female winter flounder (Pseudopleuronectes americanus) using generalized additive models","type":"article-journal"},"uris":["http://www.mendeley.com/documents/?uuid=4d6aef0d-8cb3-4290-9c25-f8c610914c71"]}],"mendeley":{"formattedCitation":"(Winton et al., 2014)","manualFormatting":"(Winton et al., (2014)","plainTextFormattedCitation":"(Winton et al., 2014)"},"properties":{"noteIndex":0},"schema":"https://github.com/citation-style-language/schema/raw/master/csl-citation.json"}</w:instrText>
        </w:r>
        <w:r w:rsidR="009969BE" w:rsidRPr="00AF635C">
          <w:rPr>
            <w:color w:val="4472C4" w:themeColor="accent1"/>
          </w:rPr>
          <w:fldChar w:fldCharType="separate"/>
        </w:r>
        <w:r w:rsidR="009969BE" w:rsidRPr="00AF635C">
          <w:rPr>
            <w:noProof/>
            <w:color w:val="4472C4" w:themeColor="accent1"/>
          </w:rPr>
          <w:t>Winton et al. (2014)</w:t>
        </w:r>
        <w:r w:rsidR="009969BE" w:rsidRPr="00AF635C">
          <w:rPr>
            <w:color w:val="4472C4" w:themeColor="accent1"/>
          </w:rPr>
          <w:fldChar w:fldCharType="end"/>
        </w:r>
        <w:r w:rsidR="009969BE" w:rsidRPr="00AF635C">
          <w:rPr>
            <w:color w:val="4472C4" w:themeColor="accent1"/>
          </w:rPr>
          <w:t xml:space="preserve">, have also demonstrated that detecting spatial structure through a spatially explicit process can reveal distinct sub-areas in fish </w:t>
        </w:r>
        <w:r w:rsidR="009969BE">
          <w:rPr>
            <w:color w:val="4472C4" w:themeColor="accent1"/>
          </w:rPr>
          <w:t xml:space="preserve">traits (e.g. </w:t>
        </w:r>
        <w:r w:rsidR="009969BE">
          <w:rPr>
            <w:color w:val="4472C4" w:themeColor="accent1"/>
          </w:rPr>
          <w:lastRenderedPageBreak/>
          <w:t>mortality)</w:t>
        </w:r>
        <w:r w:rsidR="009969BE" w:rsidRPr="00AF635C">
          <w:rPr>
            <w:color w:val="4472C4" w:themeColor="accent1"/>
          </w:rPr>
          <w:t>. That study also found that models did not necessarily require explicit ecosystem data (like temperature) to perform as well as models with only spatial information</w:t>
        </w:r>
      </w:moveTo>
      <w:moveToRangeEnd w:id="112"/>
      <w:ins w:id="114" w:author="Punt, Andre (O&amp;A, Hobart)" w:date="2019-10-06T09:34:00Z">
        <w:r w:rsidR="009969BE">
          <w:rPr>
            <w:color w:val="4472C4" w:themeColor="accent1"/>
          </w:rPr>
          <w:t>.</w:t>
        </w:r>
      </w:ins>
    </w:p>
    <w:p w14:paraId="46F02E88" w14:textId="0C8FBC0E" w:rsidR="00194BA4" w:rsidRDefault="00194BA4" w:rsidP="00194BA4">
      <w:pPr>
        <w:spacing w:after="0" w:line="276" w:lineRule="auto"/>
        <w:ind w:firstLine="360"/>
        <w:jc w:val="both"/>
      </w:pPr>
      <w:r>
        <w:t xml:space="preserve">We suggest </w:t>
      </w:r>
      <w:del w:id="115" w:author="Punt, Andre (O&amp;A, Hobart)" w:date="2019-10-06T09:34:00Z">
        <w:r w:rsidDel="009969BE">
          <w:delText xml:space="preserve">the </w:delText>
        </w:r>
      </w:del>
      <w:ins w:id="116" w:author="Punt, Andre (O&amp;A, Hobart)" w:date="2019-10-06T09:34:00Z">
        <w:r w:rsidR="009969BE">
          <w:t xml:space="preserve">that our </w:t>
        </w:r>
      </w:ins>
      <w:r>
        <w:t xml:space="preserve">method be used as a tool to guide the identification of general zones between which growth could vary, and not take detected breakpoints as the absolute truth. Importantly, suggestions of spatial breakpoints produced by the method should necessarily be considered in the context of the ecosystem, and prior knowledge of how the fishery at hand responds to features (e.g., temperature, depth) which vary with latitude and/or longitude. Absent an ecosystem-wide analysis, strong directional trends in any generalized additive term (such as the positive trend with latitude observed here) or a breakpoint at the edge of the study area can be indicative of a change somewhere in the margins and extend the reach of future survey designs. </w:t>
      </w:r>
    </w:p>
    <w:p w14:paraId="51372622" w14:textId="15F3BBF6" w:rsidR="005257E0" w:rsidRDefault="00FE4723" w:rsidP="009A34CD">
      <w:pPr>
        <w:spacing w:after="0" w:line="276" w:lineRule="auto"/>
        <w:ind w:firstLine="360"/>
        <w:jc w:val="both"/>
      </w:pPr>
      <w:r>
        <w:t>The</w:t>
      </w:r>
      <w:r w:rsidR="00D62509">
        <w:t xml:space="preserve"> method</w:t>
      </w:r>
      <w:r w:rsidR="00D178A2">
        <w:t xml:space="preserve"> performed best for both performance metric</w:t>
      </w:r>
      <w:r w:rsidR="00883CE8">
        <w:t>s</w:t>
      </w:r>
      <w:r w:rsidR="00D178A2">
        <w:t xml:space="preserve"> for the scenario </w:t>
      </w:r>
      <w:r w:rsidR="009D5F24">
        <w:t xml:space="preserve">in which growth </w:t>
      </w:r>
      <w:r w:rsidR="0002157C">
        <w:t>r</w:t>
      </w:r>
      <w:r w:rsidR="009D5F24">
        <w:t xml:space="preserve">egimes 1 and 2 overlapped </w:t>
      </w:r>
      <w:r w:rsidR="0038329C">
        <w:t xml:space="preserve">in space </w:t>
      </w:r>
      <w:r w:rsidR="00D178A2">
        <w:t xml:space="preserve">(which had the advantage of being ‘matched’ whenever the </w:t>
      </w:r>
      <w:r w:rsidR="007F73B7">
        <w:t xml:space="preserve">detected </w:t>
      </w:r>
      <w:r w:rsidR="00D178A2">
        <w:t>breakpoint fell within</w:t>
      </w:r>
      <w:r w:rsidR="007F73B7">
        <w:t xml:space="preserve"> the range of overlap,</w:t>
      </w:r>
      <w:r w:rsidR="00D178A2">
        <w:t xml:space="preserve"> 20° to 25°)</w:t>
      </w:r>
      <w:r w:rsidR="004E2BD9">
        <w:t xml:space="preserve">. The most commonly detected </w:t>
      </w:r>
      <w:r w:rsidR="00883CE8">
        <w:t>break</w:t>
      </w:r>
      <w:r w:rsidR="004E2BD9">
        <w:t>point</w:t>
      </w:r>
      <w:r w:rsidR="00883CE8">
        <w:t xml:space="preserve"> in latitude and longitude</w:t>
      </w:r>
      <w:r w:rsidR="004E2BD9">
        <w:t xml:space="preserve"> for that scenario, before rounding, was the midpoint of this range (22.5°), likely an artifact of the penalization function within the GAM, which seeks to minimize curvature on either side of a given knot (i.e.</w:t>
      </w:r>
      <w:r w:rsidR="00D62509">
        <w:t>,</w:t>
      </w:r>
      <w:r w:rsidR="004E2BD9">
        <w:t xml:space="preserve"> </w:t>
      </w:r>
      <w:r w:rsidR="00D62509">
        <w:t xml:space="preserve">the </w:t>
      </w:r>
      <w:r w:rsidR="004E2BD9">
        <w:t xml:space="preserve">breakpoint). </w:t>
      </w:r>
      <w:r w:rsidR="00E273B9">
        <w:t xml:space="preserve">This penalization function controls the degree of smoothness on the spline and can lead to fitting overly-complex models when unchecked </w:t>
      </w:r>
      <w:r w:rsidR="00E273B9">
        <w:fldChar w:fldCharType="begin" w:fldLock="1"/>
      </w:r>
      <w:r w:rsidR="00C94EBC">
        <w:instrText>ADDIN CSL_CITATION {"citationItems":[{"id":"ITEM-1","itemData":{"DOI":"10.1111/1467-9868.00374","ISSN":"13697412","abstract":"I discuss the production of low rank smoothers for d 1 dimensional data, which can be fitted by regression or penalized regression methods. The smoothers are constructed by a simple transformation and truncation of the basis that arises from the solution of the thin plate spline smoothing problem and are optimal in the sense that the truncation is designed to result in the minimum possible perturbation of the thin plate spline smoothing problem given the dimension of the basis used to construct the smoother. By making use of Lanczos iteration the basis change and truncation are computationally efficient. The smoothers allow the use of ap-proximate thin plate spline models with large data sets, avoid the problems that are associated with 'knot placement' that usually complicate modelling with regression splines or penalized regression splines, provide a sensible way of modelling interaction terms in generalized additive models, provide low rank approximations to generalized smoothing spline models, appropriate for use with large data sets, provide a means for incorporating smooth functions of more than one variable into non-linear models and improve the computational efficiency of penalized likelihood models incorporating thin plate splines. Given that the approach produces spline-like models with a sparse basis, it also provides a natural way of incorporating unpenalized spline-like terms in linear and generalized linear models, and these can be treated just like any other model terms from the point of view of model selection, inference and diagnostics.","author":[{"dropping-particle":"","family":"Wood","given":"Simon N.","non-dropping-particle":"","parse-names":false,"suffix":""}],"container-title":"Journal of the Royal Statistical Society. Series B: Statistical Methodology","id":"ITEM-1","issued":{"date-parts":[["2003"]]},"title":"Thin plate regression splines","type":"article"},"uris":["http://www.mendeley.com/documents/?uuid=6164f335-84e9-49e9-a6ea-d80556c82dfb"]}],"mendeley":{"formattedCitation":"(Wood, 2003)","plainTextFormattedCitation":"(Wood, 2003)","previouslyFormattedCitation":"(Wood, 2003)"},"properties":{"noteIndex":0},"schema":"https://github.com/citation-style-language/schema/raw/master/csl-citation.json"}</w:instrText>
      </w:r>
      <w:r w:rsidR="00E273B9">
        <w:fldChar w:fldCharType="separate"/>
      </w:r>
      <w:r w:rsidR="00E273B9" w:rsidRPr="00E273B9">
        <w:rPr>
          <w:noProof/>
        </w:rPr>
        <w:t>(Wood, 2003)</w:t>
      </w:r>
      <w:r w:rsidR="00E273B9">
        <w:fldChar w:fldCharType="end"/>
      </w:r>
      <w:r w:rsidR="00E273B9">
        <w:t>.</w:t>
      </w:r>
      <w:r w:rsidR="00E273B9" w:rsidRPr="00E273B9">
        <w:t xml:space="preserve"> </w:t>
      </w:r>
      <w:bookmarkStart w:id="117" w:name="_Hlk20119524"/>
      <w:r w:rsidR="00E273B9">
        <w:t xml:space="preserve">Since the purpose of this analysis was diagnostic (the detection of where the spline is changing the most), we were able to avoid undue influence from this parameter by a) selecting </w:t>
      </w:r>
      <w:r w:rsidR="005B42E2">
        <w:t xml:space="preserve">only the value </w:t>
      </w:r>
      <w:r w:rsidR="0002157C">
        <w:t>corresponding to</w:t>
      </w:r>
      <w:r w:rsidR="005B42E2">
        <w:t xml:space="preserve"> </w:t>
      </w:r>
      <w:r w:rsidR="00E273B9" w:rsidRPr="00D73DFA">
        <w:t xml:space="preserve">the maximum first derivative and b) </w:t>
      </w:r>
      <w:r w:rsidR="0002157C">
        <w:t xml:space="preserve">that </w:t>
      </w:r>
      <w:r w:rsidR="005B42E2">
        <w:t>had</w:t>
      </w:r>
      <w:r w:rsidR="00E273B9" w:rsidRPr="00D73DFA">
        <w:t xml:space="preserve"> confidence interval</w:t>
      </w:r>
      <w:r w:rsidR="00E273B9">
        <w:t>s</w:t>
      </w:r>
      <w:r w:rsidR="00E273B9" w:rsidRPr="00D73DFA">
        <w:t xml:space="preserve"> </w:t>
      </w:r>
      <w:r w:rsidR="005B42E2">
        <w:t xml:space="preserve">not </w:t>
      </w:r>
      <w:r w:rsidR="00E273B9" w:rsidRPr="00D73DFA">
        <w:t>contain</w:t>
      </w:r>
      <w:r w:rsidR="00E273B9">
        <w:t>ing</w:t>
      </w:r>
      <w:r w:rsidR="00E273B9" w:rsidRPr="00D73DFA">
        <w:t xml:space="preserve"> zero, which </w:t>
      </w:r>
      <w:r w:rsidR="00E273B9">
        <w:t>are</w:t>
      </w:r>
      <w:r w:rsidR="00E273B9" w:rsidRPr="00D73DFA">
        <w:t xml:space="preserve"> common in highly curved splines.</w:t>
      </w:r>
      <w:r w:rsidR="00E273B9">
        <w:t xml:space="preserve"> </w:t>
      </w:r>
      <w:r w:rsidR="005257E0" w:rsidRPr="009D7896">
        <w:rPr>
          <w:color w:val="4472C4" w:themeColor="accent1"/>
        </w:rPr>
        <w:t xml:space="preserve">We also chose to use only the maximum absolute value of the derivative to avoid splitting the </w:t>
      </w:r>
      <w:proofErr w:type="spellStart"/>
      <w:r w:rsidR="005257E0" w:rsidRPr="009D7896">
        <w:rPr>
          <w:color w:val="4472C4" w:themeColor="accent1"/>
        </w:rPr>
        <w:t>spatio</w:t>
      </w:r>
      <w:proofErr w:type="spellEnd"/>
      <w:r w:rsidR="005257E0" w:rsidRPr="009D7896">
        <w:rPr>
          <w:color w:val="4472C4" w:themeColor="accent1"/>
        </w:rPr>
        <w:t xml:space="preserve">-temporal surface into </w:t>
      </w:r>
      <w:r w:rsidR="002B0F75" w:rsidRPr="009D7896">
        <w:rPr>
          <w:color w:val="4472C4" w:themeColor="accent1"/>
        </w:rPr>
        <w:t>many</w:t>
      </w:r>
      <w:r w:rsidR="005257E0" w:rsidRPr="009D7896">
        <w:rPr>
          <w:color w:val="4472C4" w:themeColor="accent1"/>
        </w:rPr>
        <w:t xml:space="preserve"> small zones, which may have </w:t>
      </w:r>
      <w:r w:rsidR="002B0F75" w:rsidRPr="009D7896">
        <w:rPr>
          <w:color w:val="4472C4" w:themeColor="accent1"/>
        </w:rPr>
        <w:t>led to</w:t>
      </w:r>
      <w:r w:rsidR="005257E0" w:rsidRPr="009D7896">
        <w:rPr>
          <w:color w:val="4472C4" w:themeColor="accent1"/>
        </w:rPr>
        <w:t xml:space="preserve"> problems of small sample size, or ultimately be unrealistic to implement in a population dynamics model of the fishery and stock.</w:t>
      </w:r>
      <w:bookmarkEnd w:id="117"/>
    </w:p>
    <w:p w14:paraId="47F61525" w14:textId="74302CD6" w:rsidR="00194BA4" w:rsidRDefault="00E273B9" w:rsidP="004C0B46">
      <w:pPr>
        <w:spacing w:after="0" w:line="276" w:lineRule="auto"/>
        <w:ind w:firstLine="360"/>
        <w:jc w:val="both"/>
      </w:pPr>
      <w:del w:id="118" w:author="Punt, Andre (O&amp;A, Hobart)" w:date="2019-10-06T09:35:00Z">
        <w:r w:rsidRPr="0089790E" w:rsidDel="009969BE">
          <w:delText>This did not preclude detection of</w:delText>
        </w:r>
      </w:del>
      <w:ins w:id="119" w:author="Punt, Andre (O&amp;A, Hobart)" w:date="2019-10-06T09:35:00Z">
        <w:r w:rsidR="009969BE">
          <w:t>We detected</w:t>
        </w:r>
      </w:ins>
      <w:r w:rsidRPr="0089790E">
        <w:t xml:space="preserve"> spurious spatial or temporal breaks in ~1</w:t>
      </w:r>
      <w:r w:rsidR="006F3528">
        <w:t>0</w:t>
      </w:r>
      <w:r w:rsidRPr="0089790E">
        <w:t xml:space="preserve">% of simulations for which no </w:t>
      </w:r>
      <w:r w:rsidR="0002157C">
        <w:t>breakpoints</w:t>
      </w:r>
      <w:r w:rsidR="0002157C" w:rsidRPr="0089790E">
        <w:t xml:space="preserve"> </w:t>
      </w:r>
      <w:r w:rsidR="0043253E" w:rsidRPr="0089790E">
        <w:t>were</w:t>
      </w:r>
      <w:r w:rsidRPr="0089790E">
        <w:t xml:space="preserve"> present</w:t>
      </w:r>
      <w:r>
        <w:t xml:space="preserve">. However, some erroneous detection can be expected considering </w:t>
      </w:r>
      <w:r w:rsidR="0002157C">
        <w:t xml:space="preserve">the </w:t>
      </w:r>
      <w:r>
        <w:t>inherent noise in our datasets, and that there is no minimum threshold for breakpoint detection; a single, small derivative</w:t>
      </w:r>
      <w:r w:rsidR="00047BCB">
        <w:t xml:space="preserve"> among many zeros</w:t>
      </w:r>
      <w:r>
        <w:t xml:space="preserve"> that did not have a </w:t>
      </w:r>
      <w:r w:rsidR="00047BCB">
        <w:t>confidence interval</w:t>
      </w:r>
      <w:r>
        <w:t xml:space="preserve"> containing zero could be ‘picked’.</w:t>
      </w:r>
      <w:r w:rsidR="002E623D">
        <w:t xml:space="preserve"> This observation partially motivated the two-phase </w:t>
      </w:r>
      <w:r w:rsidR="009E490C">
        <w:t>procedure</w:t>
      </w:r>
      <w:r w:rsidR="002E623D">
        <w:t xml:space="preserve"> employed for the sablefish application, so it is likely that such erroneous detection would be</w:t>
      </w:r>
      <w:r w:rsidR="009E490C">
        <w:t xml:space="preserve"> </w:t>
      </w:r>
      <w:r w:rsidR="00646FE0">
        <w:t>reduced</w:t>
      </w:r>
      <w:r w:rsidR="009E490C">
        <w:t xml:space="preserve"> if overlapping growth estimates were disregarded (our simulation analysis </w:t>
      </w:r>
      <w:r w:rsidR="0002157C">
        <w:t>investigated</w:t>
      </w:r>
      <w:r w:rsidR="009E490C">
        <w:t xml:space="preserve"> the accuracy of the first stage). </w:t>
      </w:r>
      <w:r>
        <w:t xml:space="preserve">We evaluated if an autoregressive structure improved our </w:t>
      </w:r>
      <w:r w:rsidR="00194BA4">
        <w:t xml:space="preserve">simulation </w:t>
      </w:r>
      <w:r>
        <w:t>models as length</w:t>
      </w:r>
      <w:r w:rsidR="0002157C">
        <w:t>-</w:t>
      </w:r>
      <w:r>
        <w:t>at</w:t>
      </w:r>
      <w:r w:rsidR="008D01D6">
        <w:t>-a</w:t>
      </w:r>
      <w:r>
        <w:t>ge can be time-</w:t>
      </w:r>
      <w:r w:rsidR="0065673E">
        <w:t>dependent,</w:t>
      </w:r>
      <w:r>
        <w:t xml:space="preserve"> but it did not; this may not be the case for other fisheries.</w:t>
      </w:r>
    </w:p>
    <w:p w14:paraId="122FC8C5" w14:textId="77777777" w:rsidR="004C0B46" w:rsidRDefault="00023B3D" w:rsidP="004C0B46">
      <w:pPr>
        <w:spacing w:after="0" w:line="276" w:lineRule="auto"/>
        <w:ind w:firstLine="360"/>
        <w:jc w:val="both"/>
      </w:pPr>
      <w:r>
        <w:t>In addition, we did not simulate nor consider error or bias in the aging (i.e.</w:t>
      </w:r>
      <w:r w:rsidR="0002157C">
        <w:t>,</w:t>
      </w:r>
      <w:r>
        <w:t xml:space="preserve"> otolith reading) </w:t>
      </w:r>
      <w:r w:rsidRPr="00023B3D">
        <w:t xml:space="preserve">process </w:t>
      </w:r>
      <w:r w:rsidRPr="00023B3D">
        <w:fldChar w:fldCharType="begin" w:fldLock="1"/>
      </w:r>
      <w:r w:rsidR="00F93863">
        <w:instrText>ADDIN CSL_CITATION {"citationItems":[{"id":"ITEM-1","itemData":{"DOI":"10.1139/f07-095","ISSN":"0706-652X","abstract":"A way to explicitly incorporate ageing error into the estimation of von Bertalanffy growth function (VBGF) parameters using a random effects (RE) modeling framework is presented. This RE framework also accounts for the effects of selectivity on growth curve estimation by characterizing the distribution of true ages derived from multiple age reads using either an exponential or gamma distribution. Simulation testing across four life histories is used to compare the RE approach with standard nonlinear (SNL) approaches that use the primary, average, or median ages in growth estimation. Sensitivity tests compare the effects of assumed length and ageing error, selectivity, and recruitment variability on the estimation of growth curve parameters. Results support the use of the RE method using a gamma distribution over the SNL methods because RE method estimates of VBGF growth parameters were more precise across life histories and sensitivity trials. This general approach can be applied and expanded to other growth models. Applications demonstrate that the results from RE methods may differ in biologically important ways to those obtained from SNL approaches. © 2007 NRC.","author":[{"dropping-particle":"","family":"Cope","given":"Jason M","non-dropping-particle":"","parse-names":false,"suffix":""},{"dropping-particle":"","family":"Punt","given":"André E","non-dropping-particle":"","parse-names":false,"suffix":""}],"container-title":"Canadian Journal of Fisheries and Aquatic Sciences","id":"ITEM-1","issued":{"date-parts":[["2007"]]},"title":"Erratum: Admitting ageing error when fitting growth curves: an example using the von Bertalanffy growth function with random effects","type":"article-journal"},"uris":["http://www.mendeley.com/documents/?uuid=d0c60f58-ff0c-4510-92a6-02c839939d35"]}],"mendeley":{"formattedCitation":"(Cope and Punt, 2007)","plainTextFormattedCitation":"(Cope and Punt, 2007)","previouslyFormattedCitation":"(Cope and Punt, 2007)"},"properties":{"noteIndex":0},"schema":"https://github.com/citation-style-language/schema/raw/master/csl-citation.json"}</w:instrText>
      </w:r>
      <w:r w:rsidRPr="00023B3D">
        <w:fldChar w:fldCharType="separate"/>
      </w:r>
      <w:r w:rsidRPr="00023B3D">
        <w:rPr>
          <w:noProof/>
        </w:rPr>
        <w:t>(Cope and Punt, 2007)</w:t>
      </w:r>
      <w:r w:rsidRPr="00023B3D">
        <w:fldChar w:fldCharType="end"/>
      </w:r>
      <w:r w:rsidRPr="00023B3D">
        <w:t>, which would potentially introduce uncertainty in breakpoint</w:t>
      </w:r>
      <w:r>
        <w:t xml:space="preserve"> detection</w:t>
      </w:r>
      <w:r w:rsidR="0064248E">
        <w:t>.</w:t>
      </w:r>
      <w:r w:rsidR="009B66C2">
        <w:t xml:space="preserve"> </w:t>
      </w:r>
      <w:r w:rsidR="009B66C2" w:rsidRPr="009D7896">
        <w:rPr>
          <w:color w:val="4472C4" w:themeColor="accent1"/>
        </w:rPr>
        <w:t xml:space="preserve">Based on aging workshops conducted for sablefish, we </w:t>
      </w:r>
      <w:commentRangeStart w:id="120"/>
      <w:r w:rsidR="009B66C2" w:rsidRPr="009D7896">
        <w:rPr>
          <w:color w:val="4472C4" w:themeColor="accent1"/>
        </w:rPr>
        <w:t>consider</w:t>
      </w:r>
      <w:commentRangeEnd w:id="120"/>
      <w:r w:rsidR="009969BE">
        <w:rPr>
          <w:rStyle w:val="CommentReference"/>
        </w:rPr>
        <w:commentReference w:id="120"/>
      </w:r>
      <w:r w:rsidR="009B66C2" w:rsidRPr="009D7896">
        <w:rPr>
          <w:color w:val="4472C4" w:themeColor="accent1"/>
        </w:rPr>
        <w:t xml:space="preserve"> aging results used in the case study to be roughly comparable between regions </w:t>
      </w:r>
      <w:r w:rsidR="009B66C2" w:rsidRPr="009D7896">
        <w:rPr>
          <w:color w:val="4472C4" w:themeColor="accent1"/>
        </w:rPr>
        <w:fldChar w:fldCharType="begin" w:fldLock="1"/>
      </w:r>
      <w:r w:rsidR="009F29A5" w:rsidRPr="009D7896">
        <w:rPr>
          <w:color w:val="4472C4" w:themeColor="accent1"/>
        </w:rPr>
        <w:instrText>ADDIN CSL_CITATION {"citationItems":[{"id":"ITEM-1","itemData":{"author":[{"dropping-particle":"","family":"Fenske","given":"K. H.","non-dropping-particle":"","parse-names":false,"suffix":""},{"dropping-particle":"","family":"Berger","given":"A. M.","non-dropping-particle":"","parse-names":false,"suffix":""},{"dropping-particle":"","family":"Connors","given":"B.","non-dropping-particle":"","parse-names":false,"suffix":""},{"dropping-particle":"","family":"Cope","given":"J.","non-dropping-particle":"","parse-names":false,"suffix":""},{"dropping-particle":"","family":"Cox","given":"S. P.","non-dropping-particle":"","parse-names":false,"suffix":""},{"dropping-particle":"","family":"Haltuch","given":"M.","non-dropping-particle":"","parse-names":false,"suffix":""},{"dropping-particle":"","family":"Hanselman","given":"D. H.","non-dropping-particle":"","parse-names":false,"suffix":""},{"dropping-particle":"","family":"Kapur","given":"M.","non-dropping-particle":"","parse-names":false,"suffix":""},{"dropping-particle":"","family":"Lacko","given":"L.","non-dropping-particle":"","parse-names":false,"suffix":""},{"dropping-particle":"","family":"Lunsford","given":"C.","non-dropping-particle":"","parse-names":false,"suffix":""},{"dropping-particle":"","family":"Rodgveller","given":"C.","non-dropping-particle":"","parse-names":false,"suffix":""},{"dropping-particle":"","family":"Williams","given":"B.","non-dropping-particle":"","parse-names":false,"suffix":""}],"id":"ITEM-1","issued":{"date-parts":[["2019"]]},"number":"NMFS-AFSC-387","number-of-pages":"118","publisher-place":"Juneau, AK.","title":"Report on the 2018 International Sablefish Workshop. U.S. Dep. Commer., NOAA Tech. Memo. NMFS-AFSC-XXX, xx p.","type":"report"},"uris":["http://www.mendeley.com/documents/?uuid=f31f301f-35b8-4531-8db8-dfaf5deef4e5"]}],"mendeley":{"formattedCitation":"(Fenske et al., 2019)","plainTextFormattedCitation":"(Fenske et al., 2019)","previouslyFormattedCitation":"(Fenske et al., 2019)"},"properties":{"noteIndex":0},"schema":"https://github.com/citation-style-language/schema/raw/master/csl-citation.json"}</w:instrText>
      </w:r>
      <w:r w:rsidR="009B66C2" w:rsidRPr="009D7896">
        <w:rPr>
          <w:color w:val="4472C4" w:themeColor="accent1"/>
        </w:rPr>
        <w:fldChar w:fldCharType="separate"/>
      </w:r>
      <w:r w:rsidR="009B66C2" w:rsidRPr="009D7896">
        <w:rPr>
          <w:noProof/>
          <w:color w:val="4472C4" w:themeColor="accent1"/>
        </w:rPr>
        <w:t>(Fenske et al., 2019)</w:t>
      </w:r>
      <w:r w:rsidR="009B66C2" w:rsidRPr="009D7896">
        <w:rPr>
          <w:color w:val="4472C4" w:themeColor="accent1"/>
        </w:rPr>
        <w:fldChar w:fldCharType="end"/>
      </w:r>
      <w:r w:rsidR="009B66C2">
        <w:t>.</w:t>
      </w:r>
      <w:r>
        <w:t xml:space="preserve">  </w:t>
      </w:r>
      <w:r w:rsidR="008102AB">
        <w:t>With these caveats in mind, we envision (and demonstrate) using the method as a tool to identify general regions and periods of change in fish length-at-age, which will necessarily be evaluated against pre-existing knowledge of the fish population and its ecosystem</w:t>
      </w:r>
      <w:r w:rsidR="008102AB" w:rsidRPr="00B62B5E">
        <w:t xml:space="preserve">. </w:t>
      </w:r>
    </w:p>
    <w:p w14:paraId="5053B7B2" w14:textId="1440BA17" w:rsidR="00BE59CB" w:rsidRDefault="00194BA4" w:rsidP="004C0B46">
      <w:pPr>
        <w:spacing w:after="0" w:line="276" w:lineRule="auto"/>
        <w:ind w:firstLine="360"/>
        <w:jc w:val="both"/>
      </w:pPr>
      <w:r>
        <w:lastRenderedPageBreak/>
        <w:t xml:space="preserve">Neither the GAM-based nor the STARS approach is appropriate for extrapolation (prediction beyond the range of covariates, or outside of the ecosystem, used in model </w:t>
      </w:r>
      <w:r w:rsidRPr="00C94EBC">
        <w:t>fitting</w:t>
      </w:r>
      <w:r>
        <w:t xml:space="preserve">), particularly because they use indirect variables such as latitude which may have nonlinear or inverted relationships with fish physiology in other ecosystems </w:t>
      </w:r>
      <w:r>
        <w:fldChar w:fldCharType="begin" w:fldLock="1"/>
      </w:r>
      <w:r>
        <w:instrText>ADDIN CSL_CITATION {"citationItems":[{"id":"ITEM-1","itemData":{"DOI":"10.1016/S0304-3800(02)00205-3","ISSN":"03043800","abstract":"Neglect of ecological knowledge is a limiting factor in the use of statistical modelling to predict species distribution. Three components are needed for statistical modelling, an ecological model concerning the ecological theory to be used or tested, a data model concerning the collection and measurement of the data, and a statistical model concerning the statistical theory and methods used. This component framework is reviewed with emphasis on ecological theory. The expected shape of a species response curve to an environmental gradient is a central assumption on which agreement has yet to be reached. The nature of the environmental predictors whether indirect variables, e.g. latitude that have no physiological impact on plants, or direct variables, e.g. temperature also influence the type of response expected. Straight-line relationships between organisms and environment are often used uncritically. Many users of canonical correlation analysis use linear (straight-line) functions to relate ordination axes to variables such as slope and aspect though this is not a necessary part of the method. Some statisticians have used straight lines for species/environment relationships without testing, when evaluating new statistical procedures. Assumptions used in one component often conflict with those in another component. Statistical models can be used to explore ecological theory. Skewed species response curves predominate contrary to the symmetric unimodal curves assumed by some statistical methods. Improvements in statistical modelling can be achieved based on ecological concepts. Examples include incorporating interspecific competition from dominant species; more proximal predictors based on water balance models and spatial autocorrelation procedures to accommodate non-equilibrium vegetation. © 2002 Elsevier Science B.V. All rights reserved.","author":[{"dropping-particle":"","family":"Austin","given":"M. P.","non-dropping-particle":"","parse-names":false,"suffix":""}],"container-title":"Ecological Modelling","id":"ITEM-1","issued":{"date-parts":[["2002"]]},"title":"Spatial prediction of species distribution: An interface between ecological theory and statistical modelling","type":"article-journal"},"uris":["http://www.mendeley.com/documents/?uuid=ed7eed26-c885-415e-b1f8-88a2123c3b34"]}],"mendeley":{"formattedCitation":"(Austin, 2002)","plainTextFormattedCitation":"(Austin, 2002)","previouslyFormattedCitation":"(Austin, 2002)"},"properties":{"noteIndex":0},"schema":"https://github.com/citation-style-language/schema/raw/master/csl-citation.json"}</w:instrText>
      </w:r>
      <w:r>
        <w:fldChar w:fldCharType="separate"/>
      </w:r>
      <w:r w:rsidRPr="00C94EBC">
        <w:rPr>
          <w:noProof/>
        </w:rPr>
        <w:t>(Austin, 2002)</w:t>
      </w:r>
      <w:r>
        <w:fldChar w:fldCharType="end"/>
      </w:r>
      <w:r>
        <w:t xml:space="preserve">. </w:t>
      </w:r>
      <w:r w:rsidRPr="002C6E0C">
        <w:t>It is likely there are thresholds in</w:t>
      </w:r>
      <w:r>
        <w:t>,</w:t>
      </w:r>
      <w:r w:rsidRPr="002C6E0C">
        <w:t xml:space="preserve"> </w:t>
      </w:r>
      <w:r>
        <w:t xml:space="preserve">or types of, </w:t>
      </w:r>
      <w:r w:rsidRPr="002C6E0C">
        <w:t xml:space="preserve">spatiotemporal growth variation that will be poorly detected by most methods, </w:t>
      </w:r>
      <w:r>
        <w:t xml:space="preserve">which we see as a promising area for future </w:t>
      </w:r>
      <w:r w:rsidRPr="00B43B37">
        <w:t>research</w:t>
      </w:r>
      <w:r w:rsidR="004C0B46">
        <w:t>.</w:t>
      </w:r>
      <w:r w:rsidR="009F0300">
        <w:t xml:space="preserve"> </w:t>
      </w:r>
    </w:p>
    <w:p w14:paraId="3FE3D783" w14:textId="77777777" w:rsidR="00231A55" w:rsidRDefault="00231A55" w:rsidP="008B4B4A">
      <w:pPr>
        <w:spacing w:after="0" w:line="276" w:lineRule="auto"/>
        <w:ind w:firstLine="360"/>
        <w:jc w:val="both"/>
      </w:pPr>
    </w:p>
    <w:p w14:paraId="7A5BCE0A" w14:textId="0253D8C1" w:rsidR="00555EB1" w:rsidRPr="00555EB1" w:rsidRDefault="00CE4A1D" w:rsidP="00DB4444">
      <w:pPr>
        <w:pStyle w:val="Heading2"/>
        <w:spacing w:line="276" w:lineRule="auto"/>
        <w:jc w:val="both"/>
      </w:pPr>
      <w:r>
        <w:t>4.</w:t>
      </w:r>
      <w:r w:rsidR="00767825">
        <w:t>2</w:t>
      </w:r>
      <w:r w:rsidR="00D12C7C">
        <w:t xml:space="preserve"> </w:t>
      </w:r>
      <w:r w:rsidR="000D57E8" w:rsidRPr="000D57E8">
        <w:rPr>
          <w:color w:val="4472C4" w:themeColor="accent1"/>
        </w:rPr>
        <w:t xml:space="preserve">Implications of detected breakpoints for </w:t>
      </w:r>
      <w:r w:rsidRPr="000D57E8">
        <w:rPr>
          <w:color w:val="4472C4" w:themeColor="accent1"/>
        </w:rPr>
        <w:t>Northeast Pacific Sablefish</w:t>
      </w:r>
      <w:r w:rsidR="000D57E8" w:rsidRPr="000D57E8">
        <w:rPr>
          <w:color w:val="4472C4" w:themeColor="accent1"/>
        </w:rPr>
        <w:t xml:space="preserve"> </w:t>
      </w:r>
    </w:p>
    <w:p w14:paraId="54D252A9" w14:textId="6E4D2253" w:rsidR="007D1370" w:rsidRDefault="004C0B46" w:rsidP="008B4B4A">
      <w:pPr>
        <w:spacing w:after="0" w:line="276" w:lineRule="auto"/>
        <w:ind w:firstLine="360"/>
        <w:jc w:val="both"/>
      </w:pPr>
      <w:r>
        <w:t xml:space="preserve">Our evaluation of size-at-age for NE Pacific sablefish was directly motivated by the notion that sablefish growth may vary at a scale that differs from present management boundaries. </w:t>
      </w:r>
      <w:r w:rsidR="006F0FC8">
        <w:t xml:space="preserve">For NE Pacific sablefish, we applied the method to each sex separately at a set of key biological ages and determined that sablefish length-at-age differs most significantly across five regions, whose boundaries can be defined by major oceanographic features (the Southern California Bight, and the bifurcation of the North Pacific Current) as well as a known ecosystem boundary in the Gulf of Alaska.  </w:t>
      </w:r>
      <w:r w:rsidR="00D24852">
        <w:t>It is evident from this and previous work</w:t>
      </w:r>
      <w:r w:rsidR="00D37FC3">
        <w:t xml:space="preserve"> </w:t>
      </w:r>
      <w:r w:rsidR="00D37FC3">
        <w:fldChar w:fldCharType="begin" w:fldLock="1"/>
      </w:r>
      <w:r w:rsidR="00FB10EE">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groundfish","type":"article-journal","volume":"74"},"uris":["http://www.mendeley.com/documents/?uuid=cfc823de-fd3e-49b4-b54e-3af1e2548502"]},{"id":"ITEM-2","itemData":{"ISBN":"0090-0656","ISSN":"00900656","abstract":"Errors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Bulletin","id":"ITEM-2","issue":"3","issued":{"date-parts":[["2012"]]},"page":"361-374","title":"Interdecadal Change in Growth of Sablefish (&lt;i&gt;Anoplopoma fimbria&lt;/i&gt;) in the Northeast Pacific Ocean","type":"article-journal","volume":"110"},"uris":["http://www.mendeley.com/documents/?uuid=02977d35-d4da-4483-b6a3-2edd7eaa1f8d"]},{"id":"ITEM-3","itemData":{"author":[{"dropping-particle":"","family":"McDevitt","given":"Miller","non-dropping-particle":"","parse-names":false,"suffix":""}],"id":"ITEM-3","issued":{"date-parts":[["1990"]]},"number-of-pages":"87","publisher":"University of Washington","title":"Growth Analysis of Sablefish From Mark-Recapture Data From the Northeast Pacific.","type":"thesis"},"uris":["http://www.mendeley.com/documents/?uuid=e4708e3a-138d-4719-beef-2f315fa35529"]}],"mendeley":{"formattedCitation":"(Echave et al., 2012; Gertseva et al., 2017; McDevitt, 1990)","plainTextFormattedCitation":"(Echave et al., 2012; Gertseva et al., 2017; McDevitt, 1990)","previouslyFormattedCitation":"(Echave et al., 2012; Gertseva et al., 2017; McDevitt, 1990)"},"properties":{"noteIndex":0},"schema":"https://github.com/citation-style-language/schema/raw/master/csl-citation.json"}</w:instrText>
      </w:r>
      <w:r w:rsidR="00D37FC3">
        <w:fldChar w:fldCharType="separate"/>
      </w:r>
      <w:r w:rsidR="00D37FC3" w:rsidRPr="00425A82">
        <w:rPr>
          <w:noProof/>
        </w:rPr>
        <w:t>(Echave et al., 2012; Gertseva et al., 2017; McDevitt, 1990)</w:t>
      </w:r>
      <w:r w:rsidR="00D37FC3">
        <w:fldChar w:fldCharType="end"/>
      </w:r>
      <w:r w:rsidR="00D24852">
        <w:t xml:space="preserve"> that there is some level of variation in sablefish growth, whether in the growth rates themselves or the spatiotemporal scale at which </w:t>
      </w:r>
      <w:r w:rsidR="00137EBD">
        <w:t>variation in growth</w:t>
      </w:r>
      <w:r w:rsidR="00D24852">
        <w:t xml:space="preserve"> </w:t>
      </w:r>
      <w:r w:rsidR="00672DDF">
        <w:t>occu</w:t>
      </w:r>
      <w:r w:rsidR="00D24852">
        <w:t>r</w:t>
      </w:r>
      <w:r w:rsidR="00137EBD">
        <w:t>s</w:t>
      </w:r>
      <w:r w:rsidR="00D24852">
        <w:t xml:space="preserve">.  </w:t>
      </w:r>
      <w:r w:rsidR="00EE0A9B">
        <w:t xml:space="preserve">Previous work with sablefish data has utilized an </w:t>
      </w:r>
      <w:r w:rsidR="00EE0A9B">
        <w:rPr>
          <w:i/>
        </w:rPr>
        <w:t>a priori</w:t>
      </w:r>
      <w:r w:rsidR="00EE0A9B">
        <w:t xml:space="preserve"> </w:t>
      </w:r>
      <w:r w:rsidR="004D0927">
        <w:t>method</w:t>
      </w:r>
      <w:r w:rsidR="00EE0A9B">
        <w:t xml:space="preserve">, wherein length </w:t>
      </w:r>
      <w:r w:rsidR="000157D3">
        <w:t xml:space="preserve">and age </w:t>
      </w:r>
      <w:r w:rsidR="00EE0A9B">
        <w:t xml:space="preserve">data were aggregated into pre-hypothesized spatial zones and </w:t>
      </w:r>
      <w:r w:rsidR="000157D3">
        <w:t xml:space="preserve">fitted VBGF curves were </w:t>
      </w:r>
      <w:r w:rsidR="00EE0A9B">
        <w:t xml:space="preserve">compared </w:t>
      </w:r>
      <w:del w:id="121" w:author="Punt, Andre (O&amp;A, Hobart)" w:date="2019-10-06T09:37:00Z">
        <w:r w:rsidR="00EE0A9B" w:rsidDel="009969BE">
          <w:delText xml:space="preserve">via </w:delText>
        </w:r>
      </w:del>
      <w:ins w:id="122" w:author="Punt, Andre (O&amp;A, Hobart)" w:date="2019-10-06T09:37:00Z">
        <w:r w:rsidR="009969BE">
          <w:t xml:space="preserve">using </w:t>
        </w:r>
      </w:ins>
      <w:r w:rsidR="00EE0A9B">
        <w:t xml:space="preserve">Akaike’s Information Criterion. This ‘information-theoretic’ </w:t>
      </w:r>
      <w:r w:rsidR="00EE0A9B">
        <w:fldChar w:fldCharType="begin" w:fldLock="1"/>
      </w:r>
      <w:r w:rsidR="00EE0A9B">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rsidR="00EE0A9B">
        <w:fldChar w:fldCharType="separate"/>
      </w:r>
      <w:r w:rsidR="00EE0A9B" w:rsidRPr="00EE0A9B">
        <w:rPr>
          <w:noProof/>
        </w:rPr>
        <w:t>(Guthery et al., 2003)</w:t>
      </w:r>
      <w:r w:rsidR="00EE0A9B">
        <w:fldChar w:fldCharType="end"/>
      </w:r>
      <w:r w:rsidR="00EE0A9B">
        <w:t xml:space="preserve"> </w:t>
      </w:r>
      <w:r w:rsidR="004D0927">
        <w:t xml:space="preserve">method </w:t>
      </w:r>
      <w:r w:rsidR="00EE0A9B">
        <w:t xml:space="preserve">is fairly straightforward computationally, and has been implemented separately for the California Current </w:t>
      </w:r>
      <w:r w:rsidR="00EE0A9B">
        <w:fldChar w:fldCharType="begin" w:fldLock="1"/>
      </w:r>
      <w:r w:rsidR="00EE0A9B">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rsidR="00EE0A9B">
        <w:fldChar w:fldCharType="separate"/>
      </w:r>
      <w:r w:rsidR="00EE0A9B" w:rsidRPr="00EE0A9B">
        <w:rPr>
          <w:noProof/>
        </w:rPr>
        <w:t>(Gertseva et al., 2017)</w:t>
      </w:r>
      <w:r w:rsidR="00EE0A9B">
        <w:fldChar w:fldCharType="end"/>
      </w:r>
      <w:r w:rsidR="00EE0A9B">
        <w:t xml:space="preserve"> and Alaska </w:t>
      </w:r>
      <w:r w:rsidR="009A5D38">
        <w:t xml:space="preserve">federal sablefish </w:t>
      </w:r>
      <w:r w:rsidR="00EE0A9B">
        <w:t xml:space="preserve">fisheries </w:t>
      </w:r>
      <w:r w:rsidR="00EE0A9B">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rsidR="00EE0A9B">
        <w:fldChar w:fldCharType="separate"/>
      </w:r>
      <w:r w:rsidR="009A5D38" w:rsidRPr="009A5D38">
        <w:rPr>
          <w:noProof/>
        </w:rPr>
        <w:t>(Echave et al., 2012; McDevitt, 1990)</w:t>
      </w:r>
      <w:r w:rsidR="00EE0A9B">
        <w:fldChar w:fldCharType="end"/>
      </w:r>
      <w:r w:rsidR="00EE0A9B">
        <w:t xml:space="preserve">. </w:t>
      </w:r>
      <w:r w:rsidR="00EE0A9B" w:rsidRPr="0000580A">
        <w:t>The</w:t>
      </w:r>
      <w:r w:rsidR="00F978C8">
        <w:t xml:space="preserve"> California Current </w:t>
      </w:r>
      <w:r w:rsidR="00EE0A9B" w:rsidRPr="0000580A">
        <w:t>ana</w:t>
      </w:r>
      <w:r w:rsidR="00EE0A9B">
        <w:t xml:space="preserve">lysis identified a statistically significant break in </w:t>
      </w:r>
      <w:r w:rsidR="00767825">
        <w:t xml:space="preserve">VBGF </w:t>
      </w:r>
      <w:r w:rsidR="00EE0A9B">
        <w:t>parameters for sablefish at approximately 3</w:t>
      </w:r>
      <w:r w:rsidR="00825F33">
        <w:t xml:space="preserve">6° </w:t>
      </w:r>
      <w:r w:rsidR="00EE0A9B">
        <w:t xml:space="preserve">N, between </w:t>
      </w:r>
      <w:r w:rsidR="00707024">
        <w:t xml:space="preserve">Point </w:t>
      </w:r>
      <w:r w:rsidR="00EE0A9B">
        <w:t xml:space="preserve">Conception and Monterey, CA, with additional evidence for an increasing cline in </w:t>
      </w:r>
      <w:r w:rsidR="00EE0A9B" w:rsidRPr="00D15776">
        <w:rPr>
          <w:i/>
        </w:rPr>
        <w:t>L</w:t>
      </w:r>
      <w:r w:rsidR="00707024">
        <w:rPr>
          <w:vertAlign w:val="subscript"/>
        </w:rPr>
        <w:t>∞</w:t>
      </w:r>
      <w:r w:rsidR="00EE0A9B">
        <w:t xml:space="preserve"> with increasing latitude</w:t>
      </w:r>
      <w:r w:rsidR="00DC2CFC">
        <w:t xml:space="preserve"> </w:t>
      </w:r>
      <w:r w:rsidR="0000580A">
        <w:t xml:space="preserve">and a general increase in estimated </w:t>
      </w:r>
      <w:r w:rsidR="0000580A" w:rsidRPr="00D15776">
        <w:rPr>
          <w:i/>
        </w:rPr>
        <w:t>L</w:t>
      </w:r>
      <w:r w:rsidR="0000580A">
        <w:rPr>
          <w:vertAlign w:val="subscript"/>
        </w:rPr>
        <w:t>∞</w:t>
      </w:r>
      <w:r w:rsidR="0000580A">
        <w:t xml:space="preserve"> and </w:t>
      </w:r>
      <w:r w:rsidR="0000580A" w:rsidRPr="00D15776">
        <w:rPr>
          <w:i/>
        </w:rPr>
        <w:t>L</w:t>
      </w:r>
      <w:r w:rsidR="0000580A">
        <w:rPr>
          <w:vertAlign w:val="subscript"/>
        </w:rPr>
        <w:t>2</w:t>
      </w:r>
      <w:r w:rsidR="0000580A">
        <w:t xml:space="preserve"> for more northerly regions</w:t>
      </w:r>
      <w:r w:rsidR="00EE0A9B">
        <w:t>.</w:t>
      </w:r>
      <w:r w:rsidR="00DC2CFC" w:rsidRPr="00DC2CFC">
        <w:t xml:space="preserve"> </w:t>
      </w:r>
      <w:r w:rsidR="00DC2CFC">
        <w:t>These results mirror the trend in our latitudinal smoother (</w:t>
      </w:r>
      <w:r w:rsidR="00DC2CFC">
        <w:fldChar w:fldCharType="begin"/>
      </w:r>
      <w:r w:rsidR="00DC2CFC">
        <w:instrText xml:space="preserve"> REF _Ref532305639 \h </w:instrText>
      </w:r>
      <w:r w:rsidR="00B815FF">
        <w:instrText xml:space="preserve"> \* MERGEFORMAT </w:instrText>
      </w:r>
      <w:r w:rsidR="00DC2CFC">
        <w:fldChar w:fldCharType="separate"/>
      </w:r>
      <w:r w:rsidR="00EF1C91">
        <w:t>Figure</w:t>
      </w:r>
      <w:r w:rsidR="00767825">
        <w:t>s</w:t>
      </w:r>
      <w:r w:rsidR="00EF1C91">
        <w:t xml:space="preserve"> </w:t>
      </w:r>
      <w:r w:rsidR="00EF1C91">
        <w:rPr>
          <w:noProof/>
        </w:rPr>
        <w:t>5</w:t>
      </w:r>
      <w:r w:rsidR="00DC2CFC">
        <w:fldChar w:fldCharType="end"/>
      </w:r>
      <w:r w:rsidR="00767825">
        <w:t xml:space="preserve"> and 6</w:t>
      </w:r>
      <w:r w:rsidR="00DC2CFC">
        <w:t xml:space="preserve">) </w:t>
      </w:r>
      <w:r w:rsidR="00906038">
        <w:t xml:space="preserve">and </w:t>
      </w:r>
      <w:r w:rsidR="00DC2CFC">
        <w:t xml:space="preserve">our detected </w:t>
      </w:r>
      <w:r w:rsidR="00055553">
        <w:t>breakpoint at</w:t>
      </w:r>
      <w:r w:rsidR="00614748">
        <w:t xml:space="preserve"> 36˚N </w:t>
      </w:r>
      <w:r w:rsidR="00DC2CFC">
        <w:t>(</w:t>
      </w:r>
      <w:r w:rsidR="00DC2CFC">
        <w:fldChar w:fldCharType="begin"/>
      </w:r>
      <w:r w:rsidR="00DC2CFC">
        <w:instrText xml:space="preserve"> REF _Ref5281391 \h </w:instrText>
      </w:r>
      <w:r w:rsidR="00B815FF">
        <w:instrText xml:space="preserve"> \* MERGEFORMAT </w:instrText>
      </w:r>
      <w:r w:rsidR="00DC2CFC">
        <w:fldChar w:fldCharType="separate"/>
      </w:r>
      <w:r w:rsidR="00EF1C91">
        <w:t xml:space="preserve">Figure </w:t>
      </w:r>
      <w:r w:rsidR="00EF1C91">
        <w:rPr>
          <w:noProof/>
        </w:rPr>
        <w:t>7</w:t>
      </w:r>
      <w:r w:rsidR="00DC2CFC">
        <w:fldChar w:fldCharType="end"/>
      </w:r>
      <w:r w:rsidR="00DC2CFC">
        <w:t>)</w:t>
      </w:r>
      <w:r w:rsidR="007332EF">
        <w:t xml:space="preserve">, which is incidentally a management sub-boundary used by the </w:t>
      </w:r>
      <w:r w:rsidR="00767825">
        <w:t>US Pacific Fishery Management Council</w:t>
      </w:r>
      <w:r w:rsidR="00DC2CFC">
        <w:t xml:space="preserve">. </w:t>
      </w:r>
      <w:r w:rsidR="00EE0A9B">
        <w:t xml:space="preserve"> </w:t>
      </w:r>
      <w:r w:rsidR="00DB3C75">
        <w:t>That work</w:t>
      </w:r>
      <w:r w:rsidR="007A3BAC">
        <w:t xml:space="preserve"> also </w:t>
      </w:r>
      <w:r w:rsidR="00132F6C">
        <w:t xml:space="preserve">found </w:t>
      </w:r>
      <w:r w:rsidR="00DB3C75">
        <w:t>an</w:t>
      </w:r>
      <w:r w:rsidR="007A3BAC">
        <w:t xml:space="preserve"> increase in </w:t>
      </w:r>
      <w:r w:rsidR="007A3BAC" w:rsidRPr="00DB3C75">
        <w:rPr>
          <w:i/>
        </w:rPr>
        <w:t>k</w:t>
      </w:r>
      <w:r w:rsidR="007A3BAC">
        <w:t xml:space="preserve"> </w:t>
      </w:r>
      <w:r w:rsidR="00DB3C75">
        <w:t>estimates</w:t>
      </w:r>
      <w:r w:rsidR="007A3BAC">
        <w:t xml:space="preserve"> </w:t>
      </w:r>
      <w:r w:rsidR="009A5D38">
        <w:t xml:space="preserve">for </w:t>
      </w:r>
      <w:r w:rsidR="005226AD">
        <w:t xml:space="preserve">areas </w:t>
      </w:r>
      <w:r w:rsidR="009A5D38">
        <w:t xml:space="preserve">sampled </w:t>
      </w:r>
      <w:r w:rsidR="0000580A">
        <w:t xml:space="preserve">south of </w:t>
      </w:r>
      <w:r w:rsidR="007A3BAC">
        <w:t xml:space="preserve">the Vancouver </w:t>
      </w:r>
      <w:r w:rsidR="00152FA9">
        <w:t xml:space="preserve">area </w:t>
      </w:r>
      <w:r w:rsidR="007A3BAC">
        <w:t>(ca</w:t>
      </w:r>
      <w:r w:rsidR="00246216">
        <w:t>. 49˚N</w:t>
      </w:r>
      <w:r w:rsidR="007A3BAC">
        <w:t xml:space="preserve">), which was posited to be the result of samples coming from the “southern end of a faster-growing northern stock”, a suggestion supported by our </w:t>
      </w:r>
      <w:r w:rsidR="00614748">
        <w:t>findings of another breakpoint at 50˚N</w:t>
      </w:r>
      <w:r w:rsidR="007A3BAC">
        <w:t>.</w:t>
      </w:r>
      <w:r w:rsidR="007332EF">
        <w:t xml:space="preserve"> Preliminary analyses of sablefish</w:t>
      </w:r>
      <w:r w:rsidR="001D7DC0">
        <w:t xml:space="preserve"> tagged in Alaska</w:t>
      </w:r>
      <w:r w:rsidR="007332EF">
        <w:t xml:space="preserve"> suggest that the</w:t>
      </w:r>
      <w:r w:rsidR="00F978C8">
        <w:t xml:space="preserve"> British Columbia </w:t>
      </w:r>
      <w:r w:rsidR="00152FA9">
        <w:t xml:space="preserve">management area </w:t>
      </w:r>
      <w:r w:rsidR="007332EF">
        <w:t>exports fish into the</w:t>
      </w:r>
      <w:r w:rsidR="00F978C8">
        <w:t xml:space="preserve"> California Current</w:t>
      </w:r>
      <w:r w:rsidR="00152FA9">
        <w:t xml:space="preserve"> </w:t>
      </w:r>
      <w:r w:rsidR="007332EF">
        <w:t xml:space="preserve">and Gulf of Alaska, a diffusion pattern </w:t>
      </w:r>
      <w:r w:rsidR="00767825">
        <w:t xml:space="preserve">that </w:t>
      </w:r>
      <w:r w:rsidR="007332EF">
        <w:t>could potentially taper of</w:t>
      </w:r>
      <w:r w:rsidR="001D7DC0">
        <w:t xml:space="preserve">f with decreasing latitude; the distance between Vancouver, B.C. and Monterey, C.A. </w:t>
      </w:r>
      <w:commentRangeStart w:id="123"/>
      <w:r w:rsidR="001D7DC0">
        <w:t xml:space="preserve">is approximately three times the mean great-circle distance for sablefish determined </w:t>
      </w:r>
      <w:r w:rsidR="00367BDB">
        <w:t>by</w:t>
      </w:r>
      <w:r w:rsidR="001D7DC0">
        <w:t xml:space="preserve"> </w:t>
      </w:r>
      <w:proofErr w:type="spellStart"/>
      <w:r w:rsidR="001D7DC0">
        <w:t>Hanselman</w:t>
      </w:r>
      <w:proofErr w:type="spellEnd"/>
      <w:r w:rsidR="001D7DC0">
        <w:t xml:space="preserve"> et al. </w:t>
      </w:r>
      <w:r w:rsidR="001D7DC0">
        <w:fldChar w:fldCharType="begin" w:fldLock="1"/>
      </w:r>
      <w:r w:rsidR="00B43B3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2015)","manualFormatting":"(2015)","plainTextFormattedCitation":"(Hanselman et al., 2015)","previouslyFormattedCitation":"(Hanselman et al., 2015)"},"properties":{"noteIndex":0},"schema":"https://github.com/citation-style-language/schema/raw/master/csl-citation.json"}</w:instrText>
      </w:r>
      <w:r w:rsidR="001D7DC0">
        <w:fldChar w:fldCharType="separate"/>
      </w:r>
      <w:r w:rsidR="001D7DC0" w:rsidRPr="001D7DC0">
        <w:rPr>
          <w:noProof/>
        </w:rPr>
        <w:t>(2015)</w:t>
      </w:r>
      <w:r w:rsidR="001D7DC0">
        <w:fldChar w:fldCharType="end"/>
      </w:r>
      <w:r w:rsidR="001D7DC0">
        <w:t>.</w:t>
      </w:r>
      <w:r w:rsidR="00E53E91">
        <w:t xml:space="preserve"> </w:t>
      </w:r>
      <w:commentRangeEnd w:id="123"/>
      <w:r w:rsidR="00B07CDB">
        <w:rPr>
          <w:rStyle w:val="CommentReference"/>
        </w:rPr>
        <w:commentReference w:id="123"/>
      </w:r>
      <w:r w:rsidR="00055553" w:rsidRPr="00EE0A9B">
        <w:rPr>
          <w:noProof/>
        </w:rPr>
        <w:t>Gertseva et al.</w:t>
      </w:r>
      <w:r w:rsidR="00055553">
        <w:rPr>
          <w:noProof/>
        </w:rPr>
        <w:t xml:space="preserve"> (</w:t>
      </w:r>
      <w:r w:rsidR="00055553" w:rsidRPr="00EE0A9B">
        <w:rPr>
          <w:noProof/>
        </w:rPr>
        <w:t>2017</w:t>
      </w:r>
      <w:r w:rsidR="00055553">
        <w:rPr>
          <w:noProof/>
        </w:rPr>
        <w:t xml:space="preserve">) </w:t>
      </w:r>
      <w:r w:rsidR="00EE0A9B">
        <w:t xml:space="preserve">described how sablefish have been shown to </w:t>
      </w:r>
      <w:r w:rsidR="00F521CD">
        <w:t xml:space="preserve">be </w:t>
      </w:r>
      <w:r w:rsidR="00EE0A9B">
        <w:t xml:space="preserve">highly </w:t>
      </w:r>
      <w:r w:rsidR="00C028AA">
        <w:t>mobile</w:t>
      </w:r>
      <w:r w:rsidR="00EE0A9B">
        <w:t xml:space="preserve">, with ontogenetic </w:t>
      </w:r>
      <w:r w:rsidR="00212215">
        <w:t>movements</w:t>
      </w:r>
      <w:r w:rsidR="00EE0A9B">
        <w:t xml:space="preserve"> of</w:t>
      </w:r>
      <w:r w:rsidR="00212215">
        <w:t>f</w:t>
      </w:r>
      <w:r w:rsidR="00EE0A9B">
        <w:t xml:space="preserve"> the coastal shelf; such combined, complex life patterns could yield higher growth rates in northern </w:t>
      </w:r>
      <w:r w:rsidR="00152FA9">
        <w:t xml:space="preserve">latitudes </w:t>
      </w:r>
      <w:r w:rsidR="00EE0A9B">
        <w:t xml:space="preserve">that interact with a more generalized </w:t>
      </w:r>
      <w:r w:rsidR="00212215">
        <w:t xml:space="preserve">shelf-slope pattern </w:t>
      </w:r>
      <w:r w:rsidR="00F645DA">
        <w:t xml:space="preserve">of ontogenetic movement </w:t>
      </w:r>
      <w:r w:rsidR="00212215">
        <w:t xml:space="preserve">observed in groundfish overall. </w:t>
      </w:r>
    </w:p>
    <w:p w14:paraId="33B5B698" w14:textId="6EF858F0" w:rsidR="00614748" w:rsidRPr="00A443AD" w:rsidRDefault="0000580A" w:rsidP="008B4B4A">
      <w:pPr>
        <w:spacing w:after="0" w:line="276" w:lineRule="auto"/>
        <w:ind w:firstLine="360"/>
        <w:jc w:val="both"/>
        <w:rPr>
          <w:color w:val="4472C4" w:themeColor="accent1"/>
        </w:rPr>
      </w:pPr>
      <w:del w:id="124" w:author="Melissa Haltuch" w:date="2019-10-07T09:33:00Z">
        <w:r w:rsidDel="00B07CDB">
          <w:lastRenderedPageBreak/>
          <w:delText>There are s</w:delText>
        </w:r>
      </w:del>
      <w:ins w:id="125" w:author="Melissa Haltuch" w:date="2019-10-07T09:33:00Z">
        <w:r w:rsidR="00B07CDB">
          <w:t>S</w:t>
        </w:r>
      </w:ins>
      <w:r>
        <w:t xml:space="preserve">everal </w:t>
      </w:r>
      <w:r w:rsidR="00FB5BF5">
        <w:t xml:space="preserve">noteworthy </w:t>
      </w:r>
      <w:r>
        <w:t>trends in the stratified growth estimates</w:t>
      </w:r>
      <w:r w:rsidR="00CA2D55">
        <w:t xml:space="preserve"> (</w:t>
      </w:r>
      <w:r w:rsidR="00CA2D55">
        <w:fldChar w:fldCharType="begin"/>
      </w:r>
      <w:r w:rsidR="00CA2D55">
        <w:instrText xml:space="preserve"> REF _Ref532305683 \h </w:instrText>
      </w:r>
      <w:r w:rsidR="00B815FF">
        <w:instrText xml:space="preserve"> \* MERGEFORMAT </w:instrText>
      </w:r>
      <w:r w:rsidR="00CA2D55">
        <w:fldChar w:fldCharType="separate"/>
      </w:r>
      <w:r w:rsidR="00EF1C91">
        <w:t xml:space="preserve">Figure </w:t>
      </w:r>
      <w:r w:rsidR="00EF1C91">
        <w:rPr>
          <w:noProof/>
        </w:rPr>
        <w:t>8</w:t>
      </w:r>
      <w:r w:rsidR="00CA2D55">
        <w:fldChar w:fldCharType="end"/>
      </w:r>
      <w:r w:rsidR="00CA2D55">
        <w:t>)</w:t>
      </w:r>
      <w:r>
        <w:t xml:space="preserve"> </w:t>
      </w:r>
      <w:del w:id="126" w:author="Melissa Haltuch" w:date="2019-10-07T09:33:00Z">
        <w:r w:rsidDel="00B07CDB">
          <w:delText xml:space="preserve">that </w:delText>
        </w:r>
      </w:del>
      <w:r w:rsidR="003365DC">
        <w:t xml:space="preserve">warrant </w:t>
      </w:r>
      <w:r>
        <w:t xml:space="preserve">future research. </w:t>
      </w:r>
      <w:r w:rsidR="009A4F3C">
        <w:t xml:space="preserve">Firstly, the </w:t>
      </w:r>
      <w:r w:rsidR="009A4F3C">
        <w:rPr>
          <w:i/>
        </w:rPr>
        <w:t>post hoc</w:t>
      </w:r>
      <w:r w:rsidR="009A4F3C">
        <w:t xml:space="preserve"> incorporation of a spatial break at 145°W based on ecosystem data was not ruled out during the significance testing of </w:t>
      </w:r>
      <w:r w:rsidR="009A4F3C" w:rsidRPr="00D15776">
        <w:rPr>
          <w:i/>
        </w:rPr>
        <w:t>L</w:t>
      </w:r>
      <w:r w:rsidR="009A4F3C">
        <w:rPr>
          <w:vertAlign w:val="subscript"/>
        </w:rPr>
        <w:t>∞</w:t>
      </w:r>
      <w:r w:rsidR="009A4F3C">
        <w:t xml:space="preserve">. This supports the notion that environmental features may </w:t>
      </w:r>
      <w:r w:rsidR="00632DD4">
        <w:t xml:space="preserve">result </w:t>
      </w:r>
      <w:r w:rsidR="00C2778F">
        <w:t>in variations</w:t>
      </w:r>
      <w:r w:rsidR="009A4F3C">
        <w:t xml:space="preserve"> in growth, and that the proposed</w:t>
      </w:r>
      <w:r w:rsidR="007A52D3">
        <w:t xml:space="preserve"> GAM-based</w:t>
      </w:r>
      <w:r w:rsidR="009A4F3C">
        <w:t xml:space="preserve"> method is amenable to improvements based on the incorporation of climate or ecosystem </w:t>
      </w:r>
      <w:r w:rsidR="00942717">
        <w:t xml:space="preserve">knowledge. </w:t>
      </w:r>
      <w:commentRangeStart w:id="127"/>
      <w:commentRangeStart w:id="128"/>
      <w:del w:id="129" w:author="Punt, Andre (O&amp;A, Hobart)" w:date="2019-10-06T09:38:00Z">
        <w:r w:rsidR="00942717" w:rsidDel="009969BE">
          <w:delText xml:space="preserve">In </w:delText>
        </w:r>
        <w:r w:rsidR="00614748" w:rsidDel="009969BE">
          <w:delText xml:space="preserve">the </w:delText>
        </w:r>
        <w:r w:rsidR="00942717" w:rsidDel="009969BE">
          <w:delText>future, it</w:delText>
        </w:r>
      </w:del>
      <w:ins w:id="130" w:author="Punt, Andre (O&amp;A, Hobart)" w:date="2019-10-06T09:38:00Z">
        <w:r w:rsidR="009969BE">
          <w:t>It</w:t>
        </w:r>
        <w:commentRangeEnd w:id="127"/>
        <w:r w:rsidR="009969BE">
          <w:rPr>
            <w:rStyle w:val="CommentReference"/>
          </w:rPr>
          <w:commentReference w:id="127"/>
        </w:r>
      </w:ins>
      <w:r w:rsidR="00942717">
        <w:t xml:space="preserve"> is conceivable that the method could explicitly incorporate climactic data (such as temperature, or a factor for an ecological </w:t>
      </w:r>
      <w:r w:rsidR="00942717" w:rsidRPr="00BD380D">
        <w:t>zone)</w:t>
      </w:r>
      <w:r w:rsidR="009A4F3C" w:rsidRPr="00BD380D">
        <w:t>.</w:t>
      </w:r>
      <w:commentRangeEnd w:id="128"/>
      <w:r w:rsidR="00B07CDB">
        <w:rPr>
          <w:rStyle w:val="CommentReference"/>
        </w:rPr>
        <w:commentReference w:id="128"/>
      </w:r>
      <w:r w:rsidR="00E14252" w:rsidRPr="00BD380D">
        <w:t xml:space="preserve"> Additionally, both latitudinal breakpoints are associated with significant oceanographic features</w:t>
      </w:r>
      <w:r w:rsidR="00046080" w:rsidRPr="00BD380D">
        <w:t xml:space="preserve">, namely the </w:t>
      </w:r>
      <w:commentRangeStart w:id="131"/>
      <w:r w:rsidR="00FB5BF5">
        <w:t>start</w:t>
      </w:r>
      <w:r w:rsidR="00FB5BF5" w:rsidRPr="00BD380D">
        <w:t xml:space="preserve"> </w:t>
      </w:r>
      <w:r w:rsidR="00046080" w:rsidRPr="00BD380D">
        <w:t xml:space="preserve">of the southern California Bight at Point Conception (~34°N) </w:t>
      </w:r>
      <w:commentRangeEnd w:id="131"/>
      <w:r w:rsidR="00B07CDB">
        <w:rPr>
          <w:rStyle w:val="CommentReference"/>
        </w:rPr>
        <w:commentReference w:id="131"/>
      </w:r>
      <w:r w:rsidR="00046080" w:rsidRPr="00BD380D">
        <w:t>and</w:t>
      </w:r>
      <w:r w:rsidR="00E14252" w:rsidRPr="00BD380D">
        <w:t xml:space="preserve"> </w:t>
      </w:r>
      <w:r w:rsidR="00046080" w:rsidRPr="00BD380D">
        <w:t xml:space="preserve">the </w:t>
      </w:r>
      <w:r w:rsidR="00E14252" w:rsidRPr="00BD380D">
        <w:t xml:space="preserve">bifurcation of </w:t>
      </w:r>
      <w:r w:rsidR="00046080" w:rsidRPr="00BD380D">
        <w:t>the North Pacific Current, which splits into the Alaska and California currents as it approaches the west coast of North America. The location of this bifurcation varies</w:t>
      </w:r>
      <w:r w:rsidR="00767825">
        <w:t>,</w:t>
      </w:r>
      <w:r w:rsidR="00046080" w:rsidRPr="00BD380D">
        <w:t xml:space="preserve"> but is generally centered off </w:t>
      </w:r>
      <w:r w:rsidR="007F11A4">
        <w:t>the coast of</w:t>
      </w:r>
      <w:r w:rsidR="00046080" w:rsidRPr="00BD380D">
        <w:t xml:space="preserve"> British Columbia </w:t>
      </w:r>
      <w:r w:rsidR="00046080" w:rsidRPr="00BD380D">
        <w:fldChar w:fldCharType="begin" w:fldLock="1"/>
      </w:r>
      <w:r w:rsidR="00B43B37">
        <w:instrText>ADDIN CSL_CITATION {"citationItems":[{"id":"ITEM-1","itemData":{"DOI":"10.1016/j.pocean.2007.08.006","ISSN":"00796611","abstract":"The North Pacific Current (NPC) bifurcates approaching the west coast of North America into a subpolar branch that forms the Alaska Current, and a subtropical branch that includes the California Current. The variability of this current system is discussed using numerical results from a wind-driven, reduced-gravity model. Indices of the strength of the subpolar and subtropical components of the NPC are examined based on output from multi-decadal simulations with the numerical model. This shows periods of both correlated and anti-correlated variability of the subpolar and subtropical gyres. A decomposition of the gyre transport time series indicates that the dominant mode of variability is a \"breathing\" mode in which the subpolar and subtropical gyres co-vary in response to fluctuations in the strength of the NPC. This finding is consistent with an analysis of dynamic height data of limited duration from the array of Argo drifting floats. The variability of the NPC is also examined using sea surface height (SSH) data from satellite altimetry over the period 1993-2005. The leading mode of SSH over the northeast Pacific dominates the variability of the NPC and is shown to be associated with in-phase variations in the transport of the subtropical and subpolar gyres. A strong correlation is found between time-dependent fluctuations in SSH across the NPC and variations in the strength of the transport of the NPC in the model. This agreement provides evidence for variability of the NPC occuring in direct response to large-scale atmospheric forcing. © 2007 Elsevier Ltd. All rights reserved.","author":[{"dropping-particle":"","family":"Cummins","given":"Patrick F.","non-dropping-particle":"","parse-names":false,"suffix":""},{"dropping-particle":"","family":"Freeland","given":"Howard J.","non-dropping-particle":"","parse-names":false,"suffix":""}],"container-title":"Progress in Oceanography","id":"ITEM-1","issue":"2","issued":{"date-parts":[["2007"]]},"page":"253-265","title":"Variability of the North Pacific Current and its bifurcation","type":"article-journal","volume":"75"},"uris":["http://www.mendeley.com/documents/?uuid=cf11fa6f-ac3d-40ee-99bc-1dd7b1c4e1e7"]}],"mendeley":{"formattedCitation":"(Cummins and Freeland, 2007)","manualFormatting":"(Cummins and Freeland, 2007; Figure 7)","plainTextFormattedCitation":"(Cummins and Freeland, 2007)","previouslyFormattedCitation":"(Cummins and Freeland, 2007)"},"properties":{"noteIndex":0},"schema":"https://github.com/citation-style-language/schema/raw/master/csl-citation.json"}</w:instrText>
      </w:r>
      <w:r w:rsidR="00046080" w:rsidRPr="00BD380D">
        <w:fldChar w:fldCharType="separate"/>
      </w:r>
      <w:r w:rsidR="00046080" w:rsidRPr="00BD380D">
        <w:rPr>
          <w:noProof/>
        </w:rPr>
        <w:t>(Cummins and Freeland, 2007</w:t>
      </w:r>
      <w:r w:rsidR="00767825">
        <w:rPr>
          <w:noProof/>
        </w:rPr>
        <w:t>;</w:t>
      </w:r>
      <w:r w:rsidR="0072075C">
        <w:rPr>
          <w:noProof/>
        </w:rPr>
        <w:t xml:space="preserve"> </w:t>
      </w:r>
      <w:r w:rsidR="0072075C">
        <w:rPr>
          <w:noProof/>
        </w:rPr>
        <w:fldChar w:fldCharType="begin" w:fldLock="1"/>
      </w:r>
      <w:r w:rsidR="0072075C">
        <w:rPr>
          <w:noProof/>
        </w:rPr>
        <w:instrText xml:space="preserve"> REF _Ref5281391 \h </w:instrText>
      </w:r>
      <w:r w:rsidR="00DE3720">
        <w:rPr>
          <w:noProof/>
        </w:rPr>
        <w:instrText xml:space="preserve"> \* MERGEFORMAT </w:instrText>
      </w:r>
      <w:r w:rsidR="0072075C">
        <w:rPr>
          <w:noProof/>
        </w:rPr>
      </w:r>
      <w:r w:rsidR="0072075C">
        <w:rPr>
          <w:noProof/>
        </w:rPr>
        <w:fldChar w:fldCharType="separate"/>
      </w:r>
      <w:r w:rsidR="0072075C">
        <w:rPr>
          <w:noProof/>
        </w:rPr>
        <w:t>Figure 7</w:t>
      </w:r>
      <w:r w:rsidR="0072075C">
        <w:rPr>
          <w:noProof/>
        </w:rPr>
        <w:fldChar w:fldCharType="end"/>
      </w:r>
      <w:r w:rsidR="00046080" w:rsidRPr="00BD380D">
        <w:rPr>
          <w:noProof/>
        </w:rPr>
        <w:t>)</w:t>
      </w:r>
      <w:r w:rsidR="00046080" w:rsidRPr="00BD380D">
        <w:fldChar w:fldCharType="end"/>
      </w:r>
      <w:r w:rsidR="00046080" w:rsidRPr="00BD380D">
        <w:t>.</w:t>
      </w:r>
      <w:r w:rsidR="002B3C33" w:rsidRPr="00BD380D">
        <w:t xml:space="preserve"> </w:t>
      </w:r>
      <w:r w:rsidR="00767825">
        <w:t>In common with</w:t>
      </w:r>
      <w:r w:rsidR="00767825" w:rsidRPr="00BD380D">
        <w:t xml:space="preserve"> </w:t>
      </w:r>
      <w:r w:rsidR="002B3C33" w:rsidRPr="00BD380D">
        <w:t>the ecosystem split identified in the Gulf of Alaska, these oceanographic feat</w:t>
      </w:r>
      <w:r w:rsidR="002B3C33" w:rsidRPr="007A77A0">
        <w:t xml:space="preserve">ures </w:t>
      </w:r>
      <w:r w:rsidR="00FB5BF5" w:rsidRPr="007A77A0">
        <w:t xml:space="preserve">lead to </w:t>
      </w:r>
      <w:r w:rsidR="002B3C33" w:rsidRPr="007A77A0">
        <w:t xml:space="preserve">distinct zones of productivity </w:t>
      </w:r>
      <w:r w:rsidR="002B3C33" w:rsidRPr="007A77A0">
        <w:fldChar w:fldCharType="begin" w:fldLock="1"/>
      </w:r>
      <w:r w:rsidR="00523065" w:rsidRPr="007A77A0">
        <w:instrText>ADDIN CSL_CITATION {"citationItems":[{"id":"ITEM-1","itemData":{"DOI":"10.1016/j.pocean.2009.05.002","ISSN":"00796611","abstract":"Surface chlorophyll (CHL) measured at the Scripps Pier in the Southern California Bight (SCB) for 18 years (1983-2000) reveals that the spring bloom occurs with irregular timing and intensity each year, unlike sea-surface temperature (SST), which is dominated by a regular seasonal cycle. In the 1990s, the spring bloom occurred earlier in the year and with larger amplitudes compared to those of the 1980s. Seasonal anomalies of the Pier CHL have no significant correlation with local winds, local SST, or upwelling index, which implies that classical coastal upwelling is not directly responsible for driving chlorophyll variations in nearshore SCB. The annual mean Pier CHL exhibits an increasing trend, whereas the Pier SST has no evident concomitant trend during the CHL observation period. The interannual variation of the Pier CHL is not correlated with tropical El Niño or La Niña conditions over the entire observing period. However, the Pier CHL was significantly influenced by El Nino/Southern Oscillation during the 1997/1998 El Niño and 1998/1999 La Niña transition period. The Pier CHL is highly coherent at long periods (3-7 years) with nearby offshore in situ surface CHL at the CalCOFI (California Cooperative Fisheries Investigations) station 93.27. © 2009 Elsevier Ltd. All rights reserved.","author":[{"dropping-particle":"","family":"Kim","given":"Hey Jin","non-dropping-particle":"","parse-names":false,"suffix":""},{"dropping-particle":"","family":"Miller","given":"Arthur J.","non-dropping-particle":"","parse-names":false,"suffix":""},{"dropping-particle":"","family":"McGowan","given":"John","non-dropping-particle":"","parse-names":false,"suffix":""},{"dropping-particle":"","family":"Carter","given":"Melissa L.","non-dropping-particle":"","parse-names":false,"suffix":""}],"container-title":"Progress in Oceanography","id":"ITEM-1","issue":"2","issued":{"date-parts":[["2009"]]},"page":"137-147","publisher":"Elsevier Ltd","title":"Coastal phytoplankton blooms in the Southern California Bight","type":"article-journal","volume":"82"},"uris":["http://www.mendeley.com/documents/?uuid=f7f9e4e1-9a5a-43c3-984b-da39750f6385"]},{"id":"ITEM-2","itemData":{"DOI":"10.1139/f01-009","ISSN":"0706-652X","abstract":"A 15-year zooplankton time series collected off southern Vancouver Island (48-49°N) shows large interannual anomalies of biomass for most major zooplankton species. Variations within groups of ecologically similar species have been more extreme (often 10-fold or greater) than the variation in total biomass (four- to six-fold). For both total biomass and species groups, the zooplankton anomalies develop and persist over time spans of several years and are correlated across a large spatial scale (&gt;100 km longshore). One dominant mode of recent zooplankton variation was a 1990-1998 cumulative shift to a more \"southerly\" copepod and chaetognath fauna: order-of-magnitude declines in several species endemic to the Northeast Pacific continental shelf and order-of-magnitude increases of species endemic to the California Current (35-45°N). This trend abruptly reversed in 1999. A second major mode of zooplankton variability consisted of roughly mirror-image fluctuations in the abundance of euphausiids versus subarctic oceanic copepods. Zooplankton anomalies were correlated with year-to-year changes in several physical environmental indices. The patterns of covariance suggest that zooplankton community composition responds strongly to ocean climate fluctuations and in particular to changing current patterns.","author":[{"dropping-particle":"","family":"Mackas","given":"D L","non-dropping-particle":"","parse-names":false,"suffix":""},{"dropping-particle":"","family":"Thomson","given":"Richard E","non-dropping-particle":"","parse-names":false,"suffix":""},{"dropping-particle":"","family":"Galbraith","given":"Moira","non-dropping-particle":"","parse-names":false,"suffix":""}],"container-title":"Canadian Journal of Fisheries and Aquatic Sciences","id":"ITEM-2","issue":"4","issued":{"date-parts":[["2011"]]},"page":"685-702","title":"Changes in the zooplankton community of the British Columbia continental margin, 1985-1999, and their covariation with oceanographic conditions","type":"article-journal","volume":"58"},"uris":["http://www.mendeley.com/documents/?uuid=4523c1f9-864f-449c-bbae-a846ddc0a7d8"]}],"mendeley":{"formattedCitation":"(Kim et al., 2009; Mackas et al., 2011)","plainTextFormattedCitation":"(Kim et al., 2009; Mackas et al., 2011)","previouslyFormattedCitation":"(Kim et al., 2009; Mackas et al., 2011)"},"properties":{"noteIndex":0},"schema":"https://github.com/citation-style-language/schema/raw/master/csl-citation.json"}</w:instrText>
      </w:r>
      <w:r w:rsidR="002B3C33" w:rsidRPr="007A77A0">
        <w:fldChar w:fldCharType="separate"/>
      </w:r>
      <w:r w:rsidR="00C828F6" w:rsidRPr="007A77A0">
        <w:rPr>
          <w:noProof/>
        </w:rPr>
        <w:t>(Kim et al., 2009; Mackas et al., 2011)</w:t>
      </w:r>
      <w:r w:rsidR="002B3C33" w:rsidRPr="007A77A0">
        <w:fldChar w:fldCharType="end"/>
      </w:r>
      <w:r w:rsidR="002B3C33" w:rsidRPr="007A77A0">
        <w:t xml:space="preserve"> </w:t>
      </w:r>
      <w:r w:rsidR="00767825">
        <w:t>that</w:t>
      </w:r>
      <w:r w:rsidR="00767825" w:rsidRPr="007A77A0">
        <w:t xml:space="preserve"> </w:t>
      </w:r>
      <w:r w:rsidR="002B3C33" w:rsidRPr="007A77A0">
        <w:t>could influence resource availability and subsequent growth</w:t>
      </w:r>
      <w:r w:rsidR="005430FD" w:rsidRPr="007A77A0">
        <w:t xml:space="preserve">. </w:t>
      </w:r>
    </w:p>
    <w:p w14:paraId="09386959" w14:textId="3FB938A4" w:rsidR="00B77FCF" w:rsidRDefault="00A443AD" w:rsidP="00A443AD">
      <w:pPr>
        <w:spacing w:after="0" w:line="276" w:lineRule="auto"/>
        <w:ind w:firstLine="360"/>
        <w:jc w:val="both"/>
        <w:rPr>
          <w:ins w:id="132" w:author="Punt, Andre (O&amp;A, Hobart)" w:date="2019-10-06T09:39:00Z"/>
          <w:color w:val="4472C4" w:themeColor="accent1"/>
        </w:rPr>
      </w:pPr>
      <w:r>
        <w:t>The</w:t>
      </w:r>
      <w:r w:rsidR="00EA34F6">
        <w:t xml:space="preserve"> temporal break in year 2010 was conserved (supported by significantly different </w:t>
      </w:r>
      <w:r w:rsidR="00EA34F6" w:rsidRPr="00D15776">
        <w:rPr>
          <w:i/>
        </w:rPr>
        <w:t>L</w:t>
      </w:r>
      <w:r w:rsidR="00EA34F6">
        <w:rPr>
          <w:vertAlign w:val="subscript"/>
        </w:rPr>
        <w:t>∞</w:t>
      </w:r>
      <w:r w:rsidR="00EA34F6">
        <w:t xml:space="preserve"> estimates) </w:t>
      </w:r>
      <w:r w:rsidR="00E14252">
        <w:t>only</w:t>
      </w:r>
      <w:r w:rsidR="00EA34F6">
        <w:t xml:space="preserve"> for female fish,</w:t>
      </w:r>
      <w:r w:rsidR="009A4F3C">
        <w:t xml:space="preserve"> and </w:t>
      </w:r>
      <w:r w:rsidR="002C350B">
        <w:t>more so</w:t>
      </w:r>
      <w:r w:rsidR="009A4F3C">
        <w:t xml:space="preserve"> in </w:t>
      </w:r>
      <w:r w:rsidR="006166CD">
        <w:t xml:space="preserve">the </w:t>
      </w:r>
      <w:r w:rsidR="009A4F3C">
        <w:t xml:space="preserve">southerly </w:t>
      </w:r>
      <w:r w:rsidR="00152FA9">
        <w:t xml:space="preserve">latitudes </w:t>
      </w:r>
      <w:r w:rsidR="009A4F3C">
        <w:t xml:space="preserve">(such as </w:t>
      </w:r>
      <w:r w:rsidR="00152FA9">
        <w:t xml:space="preserve">regions </w:t>
      </w:r>
      <w:r w:rsidR="009A4F3C">
        <w:t xml:space="preserve">1 </w:t>
      </w:r>
      <w:r w:rsidR="004C0B46">
        <w:t>through 4</w:t>
      </w:r>
      <w:r w:rsidR="009A4F3C">
        <w:t xml:space="preserve">, </w:t>
      </w:r>
      <w:r w:rsidR="009A4F3C" w:rsidRPr="009D7896">
        <w:rPr>
          <w:color w:val="4472C4" w:themeColor="accent1"/>
        </w:rPr>
        <w:t>which are mostly comprised of</w:t>
      </w:r>
      <w:r w:rsidR="00F978C8" w:rsidRPr="009D7896">
        <w:rPr>
          <w:color w:val="4472C4" w:themeColor="accent1"/>
        </w:rPr>
        <w:t xml:space="preserve"> California Current</w:t>
      </w:r>
      <w:r w:rsidR="00152FA9" w:rsidRPr="009D7896">
        <w:rPr>
          <w:color w:val="4472C4" w:themeColor="accent1"/>
        </w:rPr>
        <w:t xml:space="preserve"> </w:t>
      </w:r>
      <w:r w:rsidR="009A4F3C" w:rsidRPr="009D7896">
        <w:rPr>
          <w:color w:val="4472C4" w:themeColor="accent1"/>
        </w:rPr>
        <w:t>data)</w:t>
      </w:r>
      <w:ins w:id="133" w:author="Melissa Haltuch" w:date="2019-10-07T09:41:00Z">
        <w:r w:rsidR="00E64BAA">
          <w:rPr>
            <w:color w:val="4472C4" w:themeColor="accent1"/>
          </w:rPr>
          <w:t xml:space="preserve"> that</w:t>
        </w:r>
      </w:ins>
      <w:del w:id="134" w:author="Melissa Haltuch" w:date="2019-10-07T09:41:00Z">
        <w:r w:rsidR="004C0B46" w:rsidRPr="009D7896" w:rsidDel="00E64BAA">
          <w:rPr>
            <w:color w:val="4472C4" w:themeColor="accent1"/>
          </w:rPr>
          <w:delText>, and</w:delText>
        </w:r>
      </w:del>
      <w:r w:rsidR="004C0B46" w:rsidRPr="009D7896">
        <w:rPr>
          <w:color w:val="4472C4" w:themeColor="accent1"/>
        </w:rPr>
        <w:t xml:space="preserve"> exist along a steeper north-south cline</w:t>
      </w:r>
      <w:r w:rsidR="009A4F3C">
        <w:t>.</w:t>
      </w:r>
      <w:r w:rsidR="00692DB0">
        <w:t xml:space="preserve"> </w:t>
      </w:r>
      <w:r w:rsidR="00AF635C" w:rsidRPr="00DB4444">
        <w:rPr>
          <w:color w:val="4472C4" w:themeColor="accent1"/>
        </w:rPr>
        <w:t xml:space="preserve">We note, however, that the procedure used to eliminate ‘overlapping’ </w:t>
      </w:r>
      <w:r w:rsidR="00AF635C" w:rsidRPr="00DB4444">
        <w:rPr>
          <w:i/>
          <w:color w:val="4472C4" w:themeColor="accent1"/>
        </w:rPr>
        <w:t>L</w:t>
      </w:r>
      <w:r w:rsidR="00AF635C" w:rsidRPr="00DB4444">
        <w:rPr>
          <w:color w:val="4472C4" w:themeColor="accent1"/>
          <w:vertAlign w:val="subscript"/>
        </w:rPr>
        <w:t>∞</w:t>
      </w:r>
      <w:r w:rsidR="00AF635C" w:rsidRPr="00DB4444">
        <w:rPr>
          <w:color w:val="4472C4" w:themeColor="accent1"/>
        </w:rPr>
        <w:t xml:space="preserve"> estimates concerned only statistical differences in values (and are therefore sensitive to sample sizes). The biological significance of these values </w:t>
      </w:r>
      <w:commentRangeStart w:id="135"/>
      <w:r w:rsidR="00AF635C" w:rsidRPr="00DB4444">
        <w:rPr>
          <w:color w:val="4472C4" w:themeColor="accent1"/>
        </w:rPr>
        <w:t>would</w:t>
      </w:r>
      <w:commentRangeEnd w:id="135"/>
      <w:r w:rsidR="00E64BAA">
        <w:rPr>
          <w:rStyle w:val="CommentReference"/>
        </w:rPr>
        <w:commentReference w:id="135"/>
      </w:r>
      <w:r w:rsidR="00AF635C" w:rsidRPr="00DB4444">
        <w:rPr>
          <w:color w:val="4472C4" w:themeColor="accent1"/>
        </w:rPr>
        <w:t xml:space="preserve"> need to </w:t>
      </w:r>
      <w:proofErr w:type="gramStart"/>
      <w:r w:rsidR="00AF635C" w:rsidRPr="00DB4444">
        <w:rPr>
          <w:color w:val="4472C4" w:themeColor="accent1"/>
        </w:rPr>
        <w:t>be investigated</w:t>
      </w:r>
      <w:proofErr w:type="gramEnd"/>
      <w:r w:rsidR="00AF635C" w:rsidRPr="00DB4444">
        <w:rPr>
          <w:color w:val="4472C4" w:themeColor="accent1"/>
        </w:rPr>
        <w:t xml:space="preserve"> in the context of fecundity and length-weight differences between regions. </w:t>
      </w:r>
    </w:p>
    <w:p w14:paraId="068B5B8D" w14:textId="71A09ACE" w:rsidR="00A443AD" w:rsidRPr="000E79C7" w:rsidRDefault="00692DB0" w:rsidP="00A443AD">
      <w:pPr>
        <w:spacing w:after="0" w:line="276" w:lineRule="auto"/>
        <w:ind w:firstLine="360"/>
        <w:jc w:val="both"/>
      </w:pPr>
      <w:r>
        <w:t xml:space="preserve">Preliminary analyses of sablefish movement rates from tagging data </w:t>
      </w:r>
      <w:r w:rsidR="00B43B37">
        <w:t xml:space="preserve">from Alaska (as </w:t>
      </w:r>
      <w:r w:rsidR="00C651F4">
        <w:t>analyzed</w:t>
      </w:r>
      <w:r w:rsidR="00B43B37">
        <w:t xml:space="preserve"> in </w:t>
      </w:r>
      <w:r w:rsidR="00B43B37">
        <w:fldChar w:fldCharType="begin" w:fldLock="1"/>
      </w:r>
      <w:r w:rsidR="00B362D7">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Alaska","type":"article-journal","volume":"72"},"uris":["http://www.mendeley.com/documents/?uuid=0777765a-1137-441f-b1c3-d301d28c59a9"]}],"mendeley":{"formattedCitation":"(Hanselman et al., 2015)","manualFormatting":"Hanselman et al., 2015)","plainTextFormattedCitation":"(Hanselman et al., 2015)","previouslyFormattedCitation":"(Hanselman et al., 2015)"},"properties":{"noteIndex":0},"schema":"https://github.com/citation-style-language/schema/raw/master/csl-citation.json"}</w:instrText>
      </w:r>
      <w:r w:rsidR="00B43B37">
        <w:fldChar w:fldCharType="separate"/>
      </w:r>
      <w:r w:rsidR="00B43B37" w:rsidRPr="00B43B37">
        <w:rPr>
          <w:noProof/>
        </w:rPr>
        <w:t>Hanselman et al., 2015)</w:t>
      </w:r>
      <w:r w:rsidR="00B43B37">
        <w:fldChar w:fldCharType="end"/>
      </w:r>
      <w:r w:rsidR="00B43B37">
        <w:t xml:space="preserve"> </w:t>
      </w:r>
      <w:r>
        <w:t xml:space="preserve">indicate that male sablefish seem to move more frequently to and from sea mounts, which are </w:t>
      </w:r>
      <w:r w:rsidR="00152FA9">
        <w:t xml:space="preserve">situated </w:t>
      </w:r>
      <w:r w:rsidR="00B17CAE">
        <w:t xml:space="preserve">within the </w:t>
      </w:r>
      <w:r w:rsidR="00152FA9">
        <w:t xml:space="preserve">GAM-defined </w:t>
      </w:r>
      <w:r w:rsidR="00B17CAE">
        <w:t>regions identified here</w:t>
      </w:r>
      <w:bookmarkStart w:id="136" w:name="_Hlk21083166"/>
      <w:r w:rsidR="009D75F5">
        <w:t>.</w:t>
      </w:r>
      <w:bookmarkStart w:id="137" w:name="_Hlk21083213"/>
      <w:r w:rsidR="009D75F5">
        <w:t xml:space="preserve"> </w:t>
      </w:r>
      <w:bookmarkEnd w:id="136"/>
      <w:bookmarkEnd w:id="137"/>
      <w:r w:rsidR="007D1370">
        <w:t xml:space="preserve">There are several possibilities for why female sablefish seem to exhibit finer spatiotemporal structure in growth. </w:t>
      </w:r>
      <w:del w:id="138" w:author="Melissa Haltuch" w:date="2019-10-07T09:42:00Z">
        <w:r w:rsidR="00291BC9" w:rsidDel="000D4543">
          <w:delText>Older e</w:delText>
        </w:r>
      </w:del>
      <w:ins w:id="139" w:author="Melissa Haltuch" w:date="2019-10-07T09:42:00Z">
        <w:r w:rsidR="000D4543">
          <w:t>E</w:t>
        </w:r>
      </w:ins>
      <w:r w:rsidR="00291BC9">
        <w:t xml:space="preserve">mpirical work in Canada </w:t>
      </w:r>
      <w:r w:rsidR="00291BC9">
        <w:fldChar w:fldCharType="begin" w:fldLock="1"/>
      </w:r>
      <w:r w:rsidR="00AB2804">
        <w:instrText>ADDIN CSL_CITATION {"citationItems":[{"id":"ITEM-1","itemData":{"DOI":"10.1139/f83-247","ISSN":"0706-652X","abstract":"Analysis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Sciences","id":"ITEM-1","issued":{"date-parts":[["1983"]]},"title":"Sexual Maturity, Fecundity, Spawning, and Early Life History of Sablefish ( Anoplopoma fimbria ) off the Pacific Coast of Canada","type":"article-journal"},"uris":["http://www.mendeley.com/documents/?uuid=c31df449-d297-435b-b883-d0328a98dadc"]}],"mendeley":{"formattedCitation":"(Mason et al., 1983)","plainTextFormattedCitation":"(Mason et al., 1983)","previouslyFormattedCitation":"(Mason et al., 1983)"},"properties":{"noteIndex":0},"schema":"https://github.com/citation-style-language/schema/raw/master/csl-citation.json"}</w:instrText>
      </w:r>
      <w:r w:rsidR="00291BC9">
        <w:fldChar w:fldCharType="separate"/>
      </w:r>
      <w:r w:rsidR="00291BC9" w:rsidRPr="007D1370">
        <w:rPr>
          <w:noProof/>
        </w:rPr>
        <w:t>(Mason et al., 1983)</w:t>
      </w:r>
      <w:r w:rsidR="00291BC9">
        <w:fldChar w:fldCharType="end"/>
      </w:r>
      <w:r w:rsidR="00291BC9">
        <w:t xml:space="preserve"> </w:t>
      </w:r>
      <w:r w:rsidR="00FB5BF5">
        <w:t>that</w:t>
      </w:r>
      <w:r w:rsidR="006166CD">
        <w:t xml:space="preserve"> </w:t>
      </w:r>
      <w:r w:rsidR="00291BC9">
        <w:t xml:space="preserve">examined early life history of fishery-caught coastal sablefish observed a slight cline in mean fork length with increasing latitude, </w:t>
      </w:r>
      <w:r w:rsidR="00646FE0">
        <w:t>al</w:t>
      </w:r>
      <w:r w:rsidR="00291BC9">
        <w:t>though the sex ratio within the study was biased towards females</w:t>
      </w:r>
      <w:r w:rsidR="00F23EAD">
        <w:t xml:space="preserve">. That study </w:t>
      </w:r>
      <w:r w:rsidR="00291BC9">
        <w:t xml:space="preserve">suggested that selectivity for female sablefish may be higher due to higher congregating or feeding </w:t>
      </w:r>
      <w:r w:rsidR="00AB2804">
        <w:t>activity</w:t>
      </w:r>
      <w:r w:rsidR="00291BC9">
        <w:t xml:space="preserve">, in addition to the fact that females grow larger and are likely preferentially targeted in the </w:t>
      </w:r>
      <w:r w:rsidR="00291BC9" w:rsidRPr="000E79C7">
        <w:t>commercial fishery</w:t>
      </w:r>
      <w:r w:rsidR="00FE4B8E">
        <w:t xml:space="preserve"> in BC</w:t>
      </w:r>
      <w:r w:rsidR="00F93863">
        <w:t>, which is also true for the fixed-gear fisheries in the</w:t>
      </w:r>
      <w:r w:rsidR="00F978C8">
        <w:t xml:space="preserve"> California Current</w:t>
      </w:r>
      <w:r w:rsidR="00152FA9">
        <w:t xml:space="preserve"> </w:t>
      </w:r>
      <w:r w:rsidR="00F93863">
        <w:fldChar w:fldCharType="begin" w:fldLock="1"/>
      </w:r>
      <w:r w:rsidR="000E0325">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00F93863">
        <w:fldChar w:fldCharType="separate"/>
      </w:r>
      <w:r w:rsidR="00F93863" w:rsidRPr="00F93863">
        <w:rPr>
          <w:noProof/>
        </w:rPr>
        <w:t>(Johnson et al., 2015)</w:t>
      </w:r>
      <w:r w:rsidR="00F93863">
        <w:fldChar w:fldCharType="end"/>
      </w:r>
      <w:r w:rsidR="00291BC9" w:rsidRPr="000E79C7">
        <w:t>. This could render females more sensitive to changes in fisher behavior</w:t>
      </w:r>
      <w:r w:rsidR="000D57E8">
        <w:t>,</w:t>
      </w:r>
      <w:r w:rsidR="00291BC9" w:rsidRPr="000E79C7">
        <w:t xml:space="preserve"> such as the implementation of catch shares</w:t>
      </w:r>
      <w:r w:rsidR="00767825">
        <w:t xml:space="preserve"> off the US west coast</w:t>
      </w:r>
      <w:r w:rsidR="00291BC9" w:rsidRPr="000E79C7">
        <w:t xml:space="preserve"> in 2011</w:t>
      </w:r>
      <w:r w:rsidR="00670BFC">
        <w:t xml:space="preserve">. </w:t>
      </w:r>
      <w:r w:rsidR="00A443AD" w:rsidRPr="00192831">
        <w:t xml:space="preserve">Expanding the method to allow for detection of multiple spatial and/or temporal breaks at once may enable further investigation of this phenomenon, </w:t>
      </w:r>
      <w:r w:rsidR="00A443AD">
        <w:t>al</w:t>
      </w:r>
      <w:r w:rsidR="00A443AD" w:rsidRPr="00192831">
        <w:t xml:space="preserve">though it may lead to </w:t>
      </w:r>
      <w:r w:rsidR="00A443AD">
        <w:t xml:space="preserve">the creation of </w:t>
      </w:r>
      <w:r w:rsidR="00A443AD" w:rsidRPr="00192831">
        <w:t xml:space="preserve">spurious regions </w:t>
      </w:r>
      <w:r w:rsidR="00A443AD">
        <w:t>with</w:t>
      </w:r>
      <w:r w:rsidR="00A443AD" w:rsidRPr="00192831">
        <w:t xml:space="preserve"> insignificant difference in growth parameters, as observed in the </w:t>
      </w:r>
      <w:r w:rsidR="00A443AD">
        <w:t xml:space="preserve">first phase of the </w:t>
      </w:r>
      <w:r w:rsidR="00A443AD" w:rsidRPr="00192831">
        <w:t>case study.</w:t>
      </w:r>
    </w:p>
    <w:p w14:paraId="2091E918" w14:textId="3C2B92E5" w:rsidR="00A443AD" w:rsidRDefault="00A443AD" w:rsidP="00467591">
      <w:pPr>
        <w:spacing w:after="0" w:line="276" w:lineRule="auto"/>
        <w:ind w:firstLine="360"/>
        <w:jc w:val="both"/>
        <w:rPr>
          <w:color w:val="4472C4" w:themeColor="accent1"/>
        </w:rPr>
      </w:pPr>
      <w:r>
        <w:rPr>
          <w:color w:val="4472C4" w:themeColor="accent1"/>
        </w:rPr>
        <w:t xml:space="preserve">A plausible scenario </w:t>
      </w:r>
      <w:del w:id="140" w:author="Punt, Andre (O&amp;A, Hobart)" w:date="2019-10-06T09:39:00Z">
        <w:r w:rsidDel="00B77FCF">
          <w:rPr>
            <w:color w:val="4472C4" w:themeColor="accent1"/>
          </w:rPr>
          <w:delText xml:space="preserve">which </w:delText>
        </w:r>
      </w:del>
      <w:ins w:id="141" w:author="Punt, Andre (O&amp;A, Hobart)" w:date="2019-10-06T09:39:00Z">
        <w:r w:rsidR="00B77FCF">
          <w:rPr>
            <w:color w:val="4472C4" w:themeColor="accent1"/>
          </w:rPr>
          <w:t xml:space="preserve">that </w:t>
        </w:r>
      </w:ins>
      <w:r>
        <w:rPr>
          <w:color w:val="4472C4" w:themeColor="accent1"/>
        </w:rPr>
        <w:t xml:space="preserve">would generate our observed results could be that </w:t>
      </w:r>
      <w:r w:rsidR="00467591">
        <w:rPr>
          <w:color w:val="4472C4" w:themeColor="accent1"/>
        </w:rPr>
        <w:t xml:space="preserve">changes in fisher behavior or climate in the last ~10 years caused female sablefish to move northward in greater numbers, or simply experience size-based truncations in regions to the east of 145 due to fishing pressure. Each of these </w:t>
      </w:r>
      <w:del w:id="142" w:author="Punt, Andre (O&amp;A, Hobart)" w:date="2019-10-06T09:40:00Z">
        <w:r w:rsidR="00467591" w:rsidDel="00B77FCF">
          <w:rPr>
            <w:color w:val="4472C4" w:themeColor="accent1"/>
          </w:rPr>
          <w:delText>phenomenae</w:delText>
        </w:r>
      </w:del>
      <w:ins w:id="143" w:author="Punt, Andre (O&amp;A, Hobart)" w:date="2019-10-06T09:40:00Z">
        <w:r w:rsidR="00B77FCF">
          <w:rPr>
            <w:color w:val="4472C4" w:themeColor="accent1"/>
          </w:rPr>
          <w:t>phenomena</w:t>
        </w:r>
      </w:ins>
      <w:r w:rsidR="00467591">
        <w:rPr>
          <w:color w:val="4472C4" w:themeColor="accent1"/>
        </w:rPr>
        <w:t xml:space="preserve"> would have an inverse effect on resultant size-at-age, with fish </w:t>
      </w:r>
      <w:r w:rsidR="00467591">
        <w:rPr>
          <w:color w:val="4472C4" w:themeColor="accent1"/>
        </w:rPr>
        <w:lastRenderedPageBreak/>
        <w:t xml:space="preserve">entering the northern ecosystem tending to grow larger and high, persistent fishing pressure in any region leading to truncations in terminal size. Because we only detected slight declines size-at-age between time periods for female sablefish, it is possible that either fishery-related effects simply have not lasted long enough to be strongly evident, or such effects are being counteracted by more fish entering ecosystems favorable to higher terminal sizes. A closer examination of sex-related movement would be useful towards this understanding. </w:t>
      </w:r>
    </w:p>
    <w:p w14:paraId="6719D78B" w14:textId="53669B7C" w:rsidR="0037643E" w:rsidRDefault="006166CD" w:rsidP="00C11643">
      <w:pPr>
        <w:pStyle w:val="CommentText"/>
        <w:spacing w:after="0" w:line="276" w:lineRule="auto"/>
        <w:ind w:firstLine="360"/>
        <w:jc w:val="both"/>
      </w:pPr>
      <w:r w:rsidRPr="000E79C7">
        <w:rPr>
          <w:sz w:val="24"/>
          <w:szCs w:val="24"/>
        </w:rPr>
        <w:t>C</w:t>
      </w:r>
      <w:r w:rsidR="00E237EF" w:rsidRPr="000E79C7">
        <w:rPr>
          <w:sz w:val="24"/>
          <w:szCs w:val="24"/>
        </w:rPr>
        <w:t xml:space="preserve">onsideration of temporal variation in sablefish growth is further complicated by the exploitation history of the fishery, which has steadily </w:t>
      </w:r>
      <w:r w:rsidRPr="000E79C7">
        <w:rPr>
          <w:sz w:val="24"/>
          <w:szCs w:val="24"/>
        </w:rPr>
        <w:t xml:space="preserve">moved </w:t>
      </w:r>
      <w:r w:rsidR="00E237EF" w:rsidRPr="000E79C7">
        <w:rPr>
          <w:sz w:val="24"/>
          <w:szCs w:val="24"/>
        </w:rPr>
        <w:t xml:space="preserve">north- and west-ward </w:t>
      </w:r>
      <w:r w:rsidR="003F6D4D" w:rsidRPr="000E79C7">
        <w:rPr>
          <w:sz w:val="24"/>
          <w:szCs w:val="24"/>
        </w:rPr>
        <w:t>in the</w:t>
      </w:r>
      <w:r w:rsidR="00F978C8">
        <w:rPr>
          <w:sz w:val="24"/>
          <w:szCs w:val="24"/>
        </w:rPr>
        <w:t xml:space="preserve"> California Current</w:t>
      </w:r>
      <w:r w:rsidR="00152FA9">
        <w:rPr>
          <w:sz w:val="24"/>
          <w:szCs w:val="24"/>
        </w:rPr>
        <w:t xml:space="preserve"> </w:t>
      </w:r>
      <w:r w:rsidR="003F6D4D" w:rsidRPr="000E79C7">
        <w:rPr>
          <w:sz w:val="24"/>
          <w:szCs w:val="24"/>
        </w:rPr>
        <w:t>and</w:t>
      </w:r>
      <w:r w:rsidR="00F978C8">
        <w:rPr>
          <w:sz w:val="24"/>
          <w:szCs w:val="24"/>
        </w:rPr>
        <w:t xml:space="preserve"> Alaska</w:t>
      </w:r>
      <w:r w:rsidR="00152FA9">
        <w:rPr>
          <w:sz w:val="24"/>
          <w:szCs w:val="24"/>
        </w:rPr>
        <w:t xml:space="preserve"> </w:t>
      </w:r>
      <w:r w:rsidR="00E237EF" w:rsidRPr="000E79C7">
        <w:rPr>
          <w:sz w:val="24"/>
          <w:szCs w:val="24"/>
        </w:rPr>
        <w:t>over the last several decades, encountering ‘larger’ fish</w:t>
      </w:r>
      <w:r w:rsidR="00BD6121" w:rsidRPr="000E79C7">
        <w:rPr>
          <w:sz w:val="24"/>
          <w:szCs w:val="24"/>
        </w:rPr>
        <w:t xml:space="preserve"> with subsequent expansion</w:t>
      </w:r>
      <w:r w:rsidR="003A7C48" w:rsidRPr="000E79C7">
        <w:rPr>
          <w:sz w:val="24"/>
          <w:szCs w:val="24"/>
        </w:rPr>
        <w:t xml:space="preserve"> </w:t>
      </w:r>
      <w:r w:rsidR="003A7C48" w:rsidRPr="000E79C7">
        <w:rPr>
          <w:sz w:val="24"/>
          <w:szCs w:val="24"/>
        </w:rPr>
        <w:fldChar w:fldCharType="begin" w:fldLock="1"/>
      </w:r>
      <w:r w:rsidR="00A77394">
        <w:rPr>
          <w:sz w:val="24"/>
          <w:szCs w:val="24"/>
        </w:rPr>
        <w:instrText>ADDIN CSL_CITATION {"citationItems":[{"id":"ITEM-1","itemData":{"author":[{"dropping-particle":"","family":"Pacific Fisheries Management Council (PFMC)","given":"","non-dropping-particle":"","parse-names":false,"suffix":""}],"container-title":"Pacific Fishery Management Council, 7700 NE Ambassador Place, Suite 101, Portland, Oregon,97220","id":"ITEM-1","issue":"503","issued":{"date-parts":[["2013"]]},"title":"Pacific Coast Fishery Ecosystem Plan for the U.S. Portion of the California Current Large Marine Ecosystem","type":"article-journal"},"uris":["http://www.mendeley.com/documents/?uuid=d5ab8243-e524-4187-a6f7-72c5dedcc6f7"]}],"mendeley":{"formattedCitation":"(Pacific Fisheries Management Council (PFMC), 2013)","plainTextFormattedCitation":"(Pacific Fisheries Management Council (PFMC), 2013)","previouslyFormattedCitation":"(Pacific Fisheries Management Council (PFMC), 2013)"},"properties":{"noteIndex":0},"schema":"https://github.com/citation-style-language/schema/raw/master/csl-citation.json"}</w:instrText>
      </w:r>
      <w:r w:rsidR="003A7C48" w:rsidRPr="000E79C7">
        <w:rPr>
          <w:sz w:val="24"/>
          <w:szCs w:val="24"/>
        </w:rPr>
        <w:fldChar w:fldCharType="separate"/>
      </w:r>
      <w:r w:rsidR="003A7C48" w:rsidRPr="000E79C7">
        <w:rPr>
          <w:noProof/>
          <w:sz w:val="24"/>
          <w:szCs w:val="24"/>
        </w:rPr>
        <w:t>(Pacific Fisheries Management Council (PFMC), 2013)</w:t>
      </w:r>
      <w:r w:rsidR="003A7C48" w:rsidRPr="000E79C7">
        <w:rPr>
          <w:sz w:val="24"/>
          <w:szCs w:val="24"/>
        </w:rPr>
        <w:fldChar w:fldCharType="end"/>
      </w:r>
      <w:r w:rsidR="00E237EF" w:rsidRPr="000E79C7">
        <w:rPr>
          <w:sz w:val="24"/>
          <w:szCs w:val="24"/>
        </w:rPr>
        <w:t xml:space="preserve"> This suggests that differences in mean length across the region could be attributable to different degrees</w:t>
      </w:r>
      <w:r w:rsidR="00C0421D">
        <w:rPr>
          <w:sz w:val="24"/>
          <w:szCs w:val="24"/>
        </w:rPr>
        <w:t xml:space="preserve">, </w:t>
      </w:r>
      <w:r w:rsidR="00E237EF" w:rsidRPr="000E79C7">
        <w:rPr>
          <w:sz w:val="24"/>
          <w:szCs w:val="24"/>
        </w:rPr>
        <w:t>duration</w:t>
      </w:r>
      <w:r w:rsidR="00F96E2F" w:rsidRPr="000E79C7">
        <w:rPr>
          <w:sz w:val="24"/>
          <w:szCs w:val="24"/>
        </w:rPr>
        <w:t>s</w:t>
      </w:r>
      <w:r w:rsidR="00C0421D">
        <w:rPr>
          <w:sz w:val="24"/>
          <w:szCs w:val="24"/>
        </w:rPr>
        <w:t>, or patterns</w:t>
      </w:r>
      <w:r w:rsidR="00E237EF" w:rsidRPr="000E79C7">
        <w:rPr>
          <w:sz w:val="24"/>
          <w:szCs w:val="24"/>
        </w:rPr>
        <w:t xml:space="preserve"> of fishing pressure</w:t>
      </w:r>
      <w:r w:rsidR="00C0421D">
        <w:rPr>
          <w:sz w:val="24"/>
          <w:szCs w:val="24"/>
        </w:rPr>
        <w:t xml:space="preserve"> </w:t>
      </w:r>
      <w:r w:rsidR="00C0421D">
        <w:rPr>
          <w:sz w:val="24"/>
          <w:szCs w:val="24"/>
        </w:rPr>
        <w:fldChar w:fldCharType="begin" w:fldLock="1"/>
      </w:r>
      <w:r w:rsidR="00BC6F19">
        <w:rPr>
          <w:sz w:val="24"/>
          <w:szCs w:val="24"/>
        </w:rPr>
        <w:instrText>ADDIN CSL_CITATION {"citationItems":[{"id":"ITEM-1","itemData":{"ISSN":"00074977","abstract":"Fishing provides selective pressure on many fisheries life-history traits, and interest in the impact of size-selective fishing on the evolution of growth rates is long standing. Recent studies, both laboratory and empirical, suggest that such size-selective fishing is significant. Using a metaanalysis of 73 commercially fished stocks, we found that declines in mass at age are slightly more common than increases, but no relationship was apparent between the intensity of fishing and the change in growth rate. We reviewed a number of size-selectivity patterns in major commercial fisheries and found that the intensity of selection and the size selectivity were both considerably less than are used in laboratory experiments. We simulated the evolutionary impact of fishing on growth and found that, given the actual selectivity patterns found in most commercial fisheries, little evolutionary impact on growth rates is expected. The model showed that the best way to reduce evolutionary impacts is to lower exploitation rates. We suggest that, for fisheries where size-specific selection is very intense, managers should use a model such as ours to evaluate potential evolutionary impacts. © 2008 Rosenstiel School of Marine and Atmospheric Science of the University of Miami.","author":[{"dropping-particle":"","family":"Hilborn","given":"Ray","non-dropping-particle":"","parse-names":false,"suffix":""},{"dropping-particle":"V.","family":"Minte-Vera","given":"Carolina","non-dropping-particle":"","parse-names":false,"suffix":""}],"container-title":"Bulletin of Marine Science","id":"ITEM-1","issued":{"date-parts":[["2008"]]},"title":"Fisheries-induced changes in growth rates in marine fisheries: Are they significant?","type":"paper-conference"},"uris":["http://www.mendeley.com/documents/?uuid=192843f5-af95-4947-9aa0-1fee63482d85"]}],"mendeley":{"formattedCitation":"(Hilborn and Minte-Vera, 2008)","plainTextFormattedCitation":"(Hilborn and Minte-Vera, 2008)","previouslyFormattedCitation":"(Hilborn and Minte-Vera, 2008)"},"properties":{"noteIndex":0},"schema":"https://github.com/citation-style-language/schema/raw/master/csl-citation.json"}</w:instrText>
      </w:r>
      <w:r w:rsidR="00C0421D">
        <w:rPr>
          <w:sz w:val="24"/>
          <w:szCs w:val="24"/>
        </w:rPr>
        <w:fldChar w:fldCharType="separate"/>
      </w:r>
      <w:r w:rsidR="00C0421D" w:rsidRPr="00C0421D">
        <w:rPr>
          <w:noProof/>
          <w:sz w:val="24"/>
          <w:szCs w:val="24"/>
        </w:rPr>
        <w:t>(Hilborn and Minte-Vera, 2008)</w:t>
      </w:r>
      <w:r w:rsidR="00C0421D">
        <w:rPr>
          <w:sz w:val="24"/>
          <w:szCs w:val="24"/>
        </w:rPr>
        <w:fldChar w:fldCharType="end"/>
      </w:r>
      <w:r w:rsidR="00E237EF" w:rsidRPr="000E79C7">
        <w:rPr>
          <w:sz w:val="24"/>
          <w:szCs w:val="24"/>
        </w:rPr>
        <w:t>,</w:t>
      </w:r>
      <w:r w:rsidR="00C0421D">
        <w:rPr>
          <w:sz w:val="24"/>
          <w:szCs w:val="24"/>
        </w:rPr>
        <w:t xml:space="preserve"> interacting with inherent growth variation to produce such </w:t>
      </w:r>
      <w:r w:rsidR="00F946EC">
        <w:rPr>
          <w:sz w:val="24"/>
          <w:szCs w:val="24"/>
        </w:rPr>
        <w:t>spatiotemporal</w:t>
      </w:r>
      <w:r w:rsidR="00C0421D">
        <w:rPr>
          <w:sz w:val="24"/>
          <w:szCs w:val="24"/>
        </w:rPr>
        <w:t xml:space="preserve"> patterns</w:t>
      </w:r>
      <w:r w:rsidR="00E237EF" w:rsidRPr="000E79C7">
        <w:rPr>
          <w:sz w:val="24"/>
          <w:szCs w:val="24"/>
        </w:rPr>
        <w:t>.</w:t>
      </w:r>
      <w:r w:rsidR="00761C2B" w:rsidRPr="000E79C7">
        <w:rPr>
          <w:sz w:val="24"/>
          <w:szCs w:val="24"/>
        </w:rPr>
        <w:t xml:space="preserve"> </w:t>
      </w:r>
      <w:r w:rsidR="0054799E" w:rsidRPr="000E79C7">
        <w:rPr>
          <w:sz w:val="24"/>
          <w:szCs w:val="24"/>
        </w:rPr>
        <w:t>A principal conclusion</w:t>
      </w:r>
      <w:r w:rsidR="003365DC" w:rsidRPr="000E79C7">
        <w:rPr>
          <w:sz w:val="24"/>
          <w:szCs w:val="24"/>
        </w:rPr>
        <w:t xml:space="preserve"> of </w:t>
      </w:r>
      <w:r w:rsidR="003365DC" w:rsidRPr="000E79C7">
        <w:rPr>
          <w:sz w:val="24"/>
          <w:szCs w:val="24"/>
        </w:rPr>
        <w:fldChar w:fldCharType="begin" w:fldLock="1"/>
      </w:r>
      <w:r w:rsidR="003365DC" w:rsidRPr="000E79C7">
        <w:rPr>
          <w:sz w:val="24"/>
          <w:szCs w:val="24"/>
        </w:rPr>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3365DC" w:rsidRPr="000E79C7">
        <w:rPr>
          <w:sz w:val="24"/>
          <w:szCs w:val="24"/>
        </w:rPr>
        <w:fldChar w:fldCharType="separate"/>
      </w:r>
      <w:r w:rsidR="003365DC" w:rsidRPr="000E79C7">
        <w:rPr>
          <w:noProof/>
          <w:sz w:val="24"/>
          <w:szCs w:val="24"/>
        </w:rPr>
        <w:t>Stawitz et al. (2015)</w:t>
      </w:r>
      <w:r w:rsidR="003365DC" w:rsidRPr="000E79C7">
        <w:rPr>
          <w:sz w:val="24"/>
          <w:szCs w:val="24"/>
        </w:rPr>
        <w:fldChar w:fldCharType="end"/>
      </w:r>
      <w:r w:rsidR="0054799E" w:rsidRPr="000E79C7">
        <w:rPr>
          <w:sz w:val="24"/>
          <w:szCs w:val="24"/>
        </w:rPr>
        <w:t xml:space="preserve"> was that the form of </w:t>
      </w:r>
      <w:r w:rsidR="007D1105">
        <w:rPr>
          <w:sz w:val="24"/>
          <w:szCs w:val="24"/>
        </w:rPr>
        <w:t xml:space="preserve">sablefish </w:t>
      </w:r>
      <w:r w:rsidR="0054799E" w:rsidRPr="000E79C7">
        <w:rPr>
          <w:sz w:val="24"/>
          <w:szCs w:val="24"/>
        </w:rPr>
        <w:t>growth variation differed among ecosystems, wherein the</w:t>
      </w:r>
      <w:r w:rsidR="00F978C8">
        <w:rPr>
          <w:sz w:val="24"/>
          <w:szCs w:val="24"/>
        </w:rPr>
        <w:t xml:space="preserve"> California Current</w:t>
      </w:r>
      <w:r w:rsidR="00152FA9">
        <w:rPr>
          <w:sz w:val="24"/>
          <w:szCs w:val="24"/>
        </w:rPr>
        <w:t xml:space="preserve"> </w:t>
      </w:r>
      <w:r w:rsidR="0054799E" w:rsidRPr="000E79C7">
        <w:rPr>
          <w:sz w:val="24"/>
          <w:szCs w:val="24"/>
        </w:rPr>
        <w:t xml:space="preserve">is a more climactically variable </w:t>
      </w:r>
      <w:r w:rsidR="00152FA9">
        <w:rPr>
          <w:sz w:val="24"/>
          <w:szCs w:val="24"/>
        </w:rPr>
        <w:t>ecosystem</w:t>
      </w:r>
      <w:r w:rsidR="0054799E" w:rsidRPr="00C0421D">
        <w:rPr>
          <w:sz w:val="24"/>
          <w:szCs w:val="24"/>
        </w:rPr>
        <w:t>. Such ecosystem</w:t>
      </w:r>
      <w:r w:rsidR="00247F68" w:rsidRPr="00C0421D">
        <w:rPr>
          <w:sz w:val="24"/>
          <w:szCs w:val="24"/>
        </w:rPr>
        <w:t>-driven</w:t>
      </w:r>
      <w:r w:rsidR="0054799E" w:rsidRPr="00C0421D">
        <w:rPr>
          <w:sz w:val="24"/>
          <w:szCs w:val="24"/>
        </w:rPr>
        <w:t xml:space="preserve"> trends may be diluted when analyzing the data as a composite</w:t>
      </w:r>
      <w:r w:rsidR="00247F68" w:rsidRPr="00C0421D">
        <w:rPr>
          <w:sz w:val="24"/>
          <w:szCs w:val="24"/>
        </w:rPr>
        <w:t>,</w:t>
      </w:r>
      <w:r w:rsidR="0054799E" w:rsidRPr="00C0421D">
        <w:rPr>
          <w:sz w:val="24"/>
          <w:szCs w:val="24"/>
        </w:rPr>
        <w:t xml:space="preserve"> as in our study</w:t>
      </w:r>
      <w:r w:rsidR="000D57E8">
        <w:rPr>
          <w:sz w:val="24"/>
          <w:szCs w:val="24"/>
        </w:rPr>
        <w:t>. N</w:t>
      </w:r>
      <w:r w:rsidR="0054799E" w:rsidRPr="00C0421D">
        <w:rPr>
          <w:sz w:val="24"/>
          <w:szCs w:val="24"/>
        </w:rPr>
        <w:t xml:space="preserve">otably, our temporal smoother did not produce </w:t>
      </w:r>
      <w:r w:rsidR="00247F68" w:rsidRPr="00C0421D">
        <w:rPr>
          <w:sz w:val="24"/>
          <w:szCs w:val="24"/>
        </w:rPr>
        <w:t>a distinct annual</w:t>
      </w:r>
      <w:r w:rsidR="00F74490">
        <w:rPr>
          <w:sz w:val="24"/>
          <w:szCs w:val="24"/>
        </w:rPr>
        <w:t xml:space="preserve"> or</w:t>
      </w:r>
      <w:r w:rsidR="00247F68" w:rsidRPr="00C0421D">
        <w:rPr>
          <w:sz w:val="24"/>
          <w:szCs w:val="24"/>
        </w:rPr>
        <w:t xml:space="preserve"> cyclic trend.</w:t>
      </w:r>
      <w:r w:rsidR="000E79C7" w:rsidRPr="00C0421D">
        <w:rPr>
          <w:rStyle w:val="CommentReference"/>
          <w:sz w:val="24"/>
          <w:szCs w:val="24"/>
        </w:rPr>
        <w:t xml:space="preserve"> </w:t>
      </w:r>
      <w:r w:rsidR="00247F68" w:rsidRPr="00C0421D">
        <w:rPr>
          <w:sz w:val="24"/>
          <w:szCs w:val="24"/>
        </w:rPr>
        <w:t xml:space="preserve">Methods that consider the space and time components co-dependently (as in vectorized auto-regressive </w:t>
      </w:r>
      <w:r w:rsidR="00F946EC">
        <w:rPr>
          <w:sz w:val="24"/>
          <w:szCs w:val="24"/>
        </w:rPr>
        <w:t>spatiotemporal</w:t>
      </w:r>
      <w:r w:rsidR="00247F68" w:rsidRPr="00C0421D">
        <w:rPr>
          <w:sz w:val="24"/>
          <w:szCs w:val="24"/>
        </w:rPr>
        <w:t xml:space="preserve"> models, </w:t>
      </w:r>
      <w:r w:rsidR="00247F68" w:rsidRPr="00C0421D">
        <w:rPr>
          <w:sz w:val="24"/>
          <w:szCs w:val="24"/>
        </w:rPr>
        <w:fldChar w:fldCharType="begin" w:fldLock="1"/>
      </w:r>
      <w:r w:rsidR="00EE423C">
        <w:rPr>
          <w:sz w:val="24"/>
          <w:szCs w:val="24"/>
        </w:rPr>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2019)","manualFormatting":"Thorson, 2019a)","plainTextFormattedCitation":"(Thorson, 2019)","previouslyFormattedCitation":"(Thorson, 2019)"},"properties":{"noteIndex":0},"schema":"https://github.com/citation-style-language/schema/raw/master/csl-citation.json"}</w:instrText>
      </w:r>
      <w:r w:rsidR="00247F68" w:rsidRPr="00C0421D">
        <w:rPr>
          <w:sz w:val="24"/>
          <w:szCs w:val="24"/>
        </w:rPr>
        <w:fldChar w:fldCharType="separate"/>
      </w:r>
      <w:r w:rsidR="00247F68" w:rsidRPr="00C0421D">
        <w:rPr>
          <w:noProof/>
          <w:sz w:val="24"/>
          <w:szCs w:val="24"/>
        </w:rPr>
        <w:t>Thorson, 2019</w:t>
      </w:r>
      <w:r w:rsidR="006C449C" w:rsidRPr="00C0421D">
        <w:rPr>
          <w:noProof/>
          <w:sz w:val="24"/>
          <w:szCs w:val="24"/>
        </w:rPr>
        <w:t>a</w:t>
      </w:r>
      <w:r w:rsidR="00247F68" w:rsidRPr="00C0421D">
        <w:rPr>
          <w:noProof/>
          <w:sz w:val="24"/>
          <w:szCs w:val="24"/>
        </w:rPr>
        <w:t>)</w:t>
      </w:r>
      <w:r w:rsidR="00247F68" w:rsidRPr="00C0421D">
        <w:rPr>
          <w:sz w:val="24"/>
          <w:szCs w:val="24"/>
        </w:rPr>
        <w:fldChar w:fldCharType="end"/>
      </w:r>
      <w:r w:rsidR="00247F68" w:rsidRPr="00C0421D">
        <w:rPr>
          <w:sz w:val="24"/>
          <w:szCs w:val="24"/>
        </w:rPr>
        <w:t xml:space="preserve"> may strengthen the ability to disentangle such trends, and also to consider </w:t>
      </w:r>
      <w:r w:rsidR="00E815F4" w:rsidRPr="00C0421D">
        <w:rPr>
          <w:sz w:val="24"/>
          <w:szCs w:val="24"/>
        </w:rPr>
        <w:t>covarying spatial effects</w:t>
      </w:r>
      <w:r w:rsidR="00247F68" w:rsidRPr="00C0421D">
        <w:rPr>
          <w:sz w:val="24"/>
          <w:szCs w:val="24"/>
        </w:rPr>
        <w:t xml:space="preserve"> (e.g. near- and offshore).</w:t>
      </w:r>
      <w:r w:rsidR="0037643E">
        <w:t xml:space="preserve"> </w:t>
      </w:r>
    </w:p>
    <w:p w14:paraId="1AA2663C" w14:textId="77777777" w:rsidR="00D31862" w:rsidRDefault="00D31862" w:rsidP="001B618E">
      <w:pPr>
        <w:spacing w:after="0" w:line="360" w:lineRule="auto"/>
        <w:sectPr w:rsidR="00D31862" w:rsidSect="00037031">
          <w:type w:val="continuous"/>
          <w:pgSz w:w="12240" w:h="15840" w:code="1"/>
          <w:pgMar w:top="1440" w:right="1440" w:bottom="1440" w:left="1440" w:header="720" w:footer="720" w:gutter="0"/>
          <w:lnNumType w:countBy="1" w:restart="continuous"/>
          <w:cols w:space="720"/>
          <w:docGrid w:linePitch="326"/>
        </w:sectPr>
      </w:pPr>
    </w:p>
    <w:p w14:paraId="6BBD277D" w14:textId="7A43EB2F" w:rsidR="00EE7F97" w:rsidRDefault="00EE7F97" w:rsidP="001B618E">
      <w:pPr>
        <w:spacing w:after="0" w:line="360" w:lineRule="auto"/>
        <w:sectPr w:rsidR="00EE7F97" w:rsidSect="00D31862">
          <w:pgSz w:w="12240" w:h="15840" w:code="1"/>
          <w:pgMar w:top="1440" w:right="1440" w:bottom="1440" w:left="1440" w:header="720" w:footer="720" w:gutter="0"/>
          <w:lnNumType w:countBy="1" w:restart="continuous"/>
          <w:cols w:space="720"/>
          <w:docGrid w:linePitch="326"/>
        </w:sectPr>
      </w:pPr>
    </w:p>
    <w:p w14:paraId="14954FA7" w14:textId="63F470A8" w:rsidR="006A5337" w:rsidRDefault="00F82EB2" w:rsidP="001B618E">
      <w:pPr>
        <w:pStyle w:val="Heading1"/>
        <w:spacing w:after="0" w:line="360" w:lineRule="auto"/>
      </w:pPr>
      <w:r w:rsidRPr="004906F5">
        <w:t>Figures</w:t>
      </w:r>
    </w:p>
    <w:p w14:paraId="3392CE2D" w14:textId="77777777" w:rsidR="00905488" w:rsidRPr="00905488" w:rsidRDefault="00905488" w:rsidP="001B618E">
      <w:pPr>
        <w:spacing w:after="0" w:line="360" w:lineRule="auto"/>
      </w:pPr>
    </w:p>
    <w:p w14:paraId="6761C41B" w14:textId="26D5025A" w:rsidR="00421AA6" w:rsidRDefault="00CE5DA5" w:rsidP="00516C53">
      <w:pPr>
        <w:spacing w:after="0" w:line="360" w:lineRule="auto"/>
        <w:jc w:val="both"/>
      </w:pPr>
      <w:bookmarkStart w:id="144" w:name="_Hlk2063740"/>
      <w:r>
        <w:rPr>
          <w:noProof/>
        </w:rPr>
        <w:drawing>
          <wp:inline distT="0" distB="0" distL="0" distR="0" wp14:anchorId="54C7F376" wp14:editId="03AFF2A1">
            <wp:extent cx="6400797" cy="46551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727AFA37" w14:textId="495C5C18" w:rsidR="00CE4A1D" w:rsidRDefault="00CE5DA5" w:rsidP="00516C53">
      <w:pPr>
        <w:pStyle w:val="Caption"/>
        <w:spacing w:after="0"/>
        <w:jc w:val="both"/>
      </w:pPr>
      <w:bookmarkStart w:id="145" w:name="_Ref2061301"/>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1</w:t>
      </w:r>
      <w:r w:rsidR="008F59B5">
        <w:rPr>
          <w:noProof/>
        </w:rPr>
        <w:fldChar w:fldCharType="end"/>
      </w:r>
      <w:bookmarkEnd w:id="145"/>
      <w:r>
        <w:t xml:space="preserve">. </w:t>
      </w:r>
      <w:r w:rsidR="003D44CE">
        <w:t>(</w:t>
      </w:r>
      <w:proofErr w:type="spellStart"/>
      <w:r w:rsidR="003D44CE">
        <w:t>a,c,e</w:t>
      </w:r>
      <w:proofErr w:type="spellEnd"/>
      <w:r w:rsidR="003D44CE">
        <w:t>) raw value of GAM smoothers for Year, Latitude and Longitude; (</w:t>
      </w:r>
      <w:proofErr w:type="spellStart"/>
      <w:r w:rsidR="003D44CE">
        <w:t>b,d,f</w:t>
      </w:r>
      <w:proofErr w:type="spellEnd"/>
      <w:r w:rsidR="003D44CE">
        <w:t>) mean (black line) and 95% CI (black dashed lines) of first derivative of the smoothers; (g) map of age-6 fish</w:t>
      </w:r>
      <w:r w:rsidR="00FF0F16">
        <w:t xml:space="preserve"> </w:t>
      </w:r>
      <w:r w:rsidR="003D44CE">
        <w:t>for a single simulated dataset with no designated spatial or temporal breaks.</w:t>
      </w:r>
      <w:r w:rsidR="00CE4A1D">
        <w:t xml:space="preserve"> No break points were detected by the GAM.</w:t>
      </w:r>
    </w:p>
    <w:p w14:paraId="53AA091F" w14:textId="3157E356" w:rsidR="003D44CE" w:rsidRDefault="003D44CE" w:rsidP="001B618E">
      <w:pPr>
        <w:pStyle w:val="Caption"/>
        <w:spacing w:after="0"/>
        <w:sectPr w:rsidR="003D44CE" w:rsidSect="00552EF8">
          <w:footerReference w:type="default" r:id="rId13"/>
          <w:type w:val="continuous"/>
          <w:pgSz w:w="12240" w:h="15840" w:code="1"/>
          <w:pgMar w:top="1440" w:right="1440" w:bottom="1440" w:left="1440" w:header="720" w:footer="720" w:gutter="0"/>
          <w:cols w:space="720"/>
          <w:docGrid w:linePitch="360"/>
        </w:sectPr>
      </w:pPr>
      <w:r>
        <w:t xml:space="preserve"> </w:t>
      </w:r>
    </w:p>
    <w:p w14:paraId="6BF7856C" w14:textId="41CA075C" w:rsidR="00421AA6" w:rsidRDefault="00675625" w:rsidP="001B618E">
      <w:pPr>
        <w:pStyle w:val="Caption"/>
        <w:spacing w:after="0" w:line="360" w:lineRule="auto"/>
      </w:pPr>
      <w:bookmarkStart w:id="146" w:name="_Hlk3275656"/>
      <w:r>
        <w:rPr>
          <w:noProof/>
        </w:rPr>
        <w:lastRenderedPageBreak/>
        <w:drawing>
          <wp:inline distT="0" distB="0" distL="0" distR="0" wp14:anchorId="2A57BA8C" wp14:editId="5DD27DA3">
            <wp:extent cx="6400797" cy="4655124"/>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400797" cy="4655124"/>
                    </a:xfrm>
                    <a:prstGeom prst="rect">
                      <a:avLst/>
                    </a:prstGeom>
                    <a:noFill/>
                    <a:ln>
                      <a:noFill/>
                    </a:ln>
                  </pic:spPr>
                </pic:pic>
              </a:graphicData>
            </a:graphic>
          </wp:inline>
        </w:drawing>
      </w:r>
    </w:p>
    <w:p w14:paraId="14C5C780" w14:textId="77777777" w:rsidR="00675625" w:rsidRDefault="00675625" w:rsidP="001B618E">
      <w:pPr>
        <w:spacing w:after="0" w:line="360" w:lineRule="auto"/>
      </w:pPr>
    </w:p>
    <w:p w14:paraId="3C0F783F" w14:textId="585BA1BD" w:rsidR="00AD52F6" w:rsidRDefault="00675625" w:rsidP="00516C53">
      <w:pPr>
        <w:pStyle w:val="Caption"/>
        <w:spacing w:after="0"/>
        <w:jc w:val="both"/>
      </w:pPr>
      <w:bookmarkStart w:id="147" w:name="_Ref2061305"/>
      <w:r>
        <w:t xml:space="preserve">Figure </w:t>
      </w:r>
      <w:r w:rsidR="008F59B5">
        <w:rPr>
          <w:noProof/>
        </w:rPr>
        <w:fldChar w:fldCharType="begin"/>
      </w:r>
      <w:r w:rsidR="008F59B5">
        <w:rPr>
          <w:noProof/>
        </w:rPr>
        <w:instrText xml:space="preserve"> SEQ Figure \* ARABIC </w:instrText>
      </w:r>
      <w:r w:rsidR="008F59B5">
        <w:rPr>
          <w:noProof/>
        </w:rPr>
        <w:fldChar w:fldCharType="separate"/>
      </w:r>
      <w:r w:rsidR="00EF1C91">
        <w:rPr>
          <w:noProof/>
        </w:rPr>
        <w:t>2</w:t>
      </w:r>
      <w:r w:rsidR="008F59B5">
        <w:rPr>
          <w:noProof/>
        </w:rPr>
        <w:fldChar w:fldCharType="end"/>
      </w:r>
      <w:bookmarkEnd w:id="147"/>
      <w:r>
        <w:t xml:space="preserve">. </w:t>
      </w:r>
      <w:r w:rsidR="00081EE8">
        <w:t>(</w:t>
      </w:r>
      <w:proofErr w:type="spellStart"/>
      <w:r w:rsidR="00081EE8">
        <w:t>a,c</w:t>
      </w:r>
      <w:r w:rsidR="002F43F1">
        <w:t>,e</w:t>
      </w:r>
      <w:proofErr w:type="spellEnd"/>
      <w:r w:rsidR="00081EE8">
        <w:t xml:space="preserve">) raw value of </w:t>
      </w:r>
      <w:r w:rsidR="00C55BB5">
        <w:t>smoothers (fitted regression splines) for y</w:t>
      </w:r>
      <w:r w:rsidR="00C55BB5" w:rsidRPr="00D75A95">
        <w:t>ear</w:t>
      </w:r>
      <w:r w:rsidR="00C55BB5">
        <w:t>, latitude, and longitude</w:t>
      </w:r>
      <w:r w:rsidR="00081EE8">
        <w:t>; (</w:t>
      </w:r>
      <w:proofErr w:type="spellStart"/>
      <w:r w:rsidR="00081EE8">
        <w:t>b,d</w:t>
      </w:r>
      <w:r w:rsidR="002F43F1">
        <w:t>,f</w:t>
      </w:r>
      <w:proofErr w:type="spellEnd"/>
      <w:r w:rsidR="00081EE8">
        <w:t>) mean (black line) and 95% CI (</w:t>
      </w:r>
      <w:r w:rsidR="00905488">
        <w:t xml:space="preserve">black </w:t>
      </w:r>
      <w:r w:rsidR="00081EE8">
        <w:t xml:space="preserve">dashed lines) of </w:t>
      </w:r>
      <w:r w:rsidR="001B6135">
        <w:t xml:space="preserve">the </w:t>
      </w:r>
      <w:r w:rsidR="00081EE8">
        <w:t>first derivative</w:t>
      </w:r>
      <w:r w:rsidR="001B6135">
        <w:t>s</w:t>
      </w:r>
      <w:r w:rsidR="00081EE8">
        <w:t xml:space="preserve"> of the smoothers; (</w:t>
      </w:r>
      <w:r w:rsidR="002F43F1">
        <w:t>g</w:t>
      </w:r>
      <w:r w:rsidR="00081EE8">
        <w:t>) ma</w:t>
      </w:r>
      <w:r w:rsidR="00514739">
        <w:t>p</w:t>
      </w:r>
      <w:r w:rsidR="00081EE8">
        <w:t xml:space="preserve"> of age-6 fish for a single simulated dataset with </w:t>
      </w:r>
      <w:r w:rsidR="006639BD">
        <w:t>a single, symmetrical break at 25° latitude and longitude</w:t>
      </w:r>
      <w:r w:rsidR="00081EE8">
        <w:t xml:space="preserve">. </w:t>
      </w:r>
      <w:r w:rsidR="00577222">
        <w:t>D</w:t>
      </w:r>
      <w:r w:rsidR="00081EE8">
        <w:t>ashed</w:t>
      </w:r>
      <w:r>
        <w:t xml:space="preserve"> red lines indicate detected break points, </w:t>
      </w:r>
      <w:r w:rsidR="00E71083">
        <w:t>which are</w:t>
      </w:r>
      <w:r w:rsidR="00DD63A2">
        <w:t xml:space="preserve"> the maximum value obtained for this data set and </w:t>
      </w:r>
      <w:r w:rsidR="00DE448A">
        <w:t>do</w:t>
      </w:r>
      <w:r>
        <w:t xml:space="preserve"> not have a confidence interval that contains zero</w:t>
      </w:r>
      <w:r w:rsidR="006316F6">
        <w:t>.</w:t>
      </w:r>
    </w:p>
    <w:p w14:paraId="5EDDB584" w14:textId="4710CD0C" w:rsidR="006316F6" w:rsidRDefault="006316F6" w:rsidP="001B618E">
      <w:pPr>
        <w:pStyle w:val="Caption"/>
        <w:spacing w:after="0"/>
      </w:pPr>
    </w:p>
    <w:p w14:paraId="446F03DC" w14:textId="77777777" w:rsidR="00857EC0" w:rsidRDefault="00857EC0" w:rsidP="00857EC0">
      <w:pPr>
        <w:spacing w:after="0" w:line="360" w:lineRule="auto"/>
      </w:pPr>
      <w:bookmarkStart w:id="148" w:name="_Hlk2063726"/>
      <w:r>
        <w:rPr>
          <w:noProof/>
        </w:rPr>
        <w:lastRenderedPageBreak/>
        <w:drawing>
          <wp:inline distT="0" distB="0" distL="0" distR="0" wp14:anchorId="00CD1C4C" wp14:editId="218F2F5E">
            <wp:extent cx="6400795" cy="465512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0795" cy="4655124"/>
                    </a:xfrm>
                    <a:prstGeom prst="rect">
                      <a:avLst/>
                    </a:prstGeom>
                  </pic:spPr>
                </pic:pic>
              </a:graphicData>
            </a:graphic>
          </wp:inline>
        </w:drawing>
      </w:r>
    </w:p>
    <w:p w14:paraId="48067E4F" w14:textId="40F1DE3E" w:rsidR="0074747B" w:rsidRDefault="00857EC0" w:rsidP="00516C53">
      <w:pPr>
        <w:spacing w:after="0" w:line="240" w:lineRule="auto"/>
        <w:jc w:val="both"/>
      </w:pPr>
      <w:bookmarkStart w:id="149" w:name="_Ref2004405"/>
      <w:r>
        <w:t xml:space="preserve">Figure </w:t>
      </w:r>
      <w:r>
        <w:rPr>
          <w:noProof/>
        </w:rPr>
        <w:fldChar w:fldCharType="begin"/>
      </w:r>
      <w:r>
        <w:rPr>
          <w:noProof/>
        </w:rPr>
        <w:instrText xml:space="preserve"> SEQ Figure \* ARABIC </w:instrText>
      </w:r>
      <w:r>
        <w:rPr>
          <w:noProof/>
        </w:rPr>
        <w:fldChar w:fldCharType="separate"/>
      </w:r>
      <w:r w:rsidR="00EF1C91">
        <w:rPr>
          <w:noProof/>
        </w:rPr>
        <w:t>3</w:t>
      </w:r>
      <w:r>
        <w:rPr>
          <w:noProof/>
        </w:rPr>
        <w:fldChar w:fldCharType="end"/>
      </w:r>
      <w:bookmarkEnd w:id="149"/>
      <w:r>
        <w:t xml:space="preserve">. Example dataset for each of the scenarios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t xml:space="preserve">. For each of the </w:t>
      </w:r>
      <w:r w:rsidR="00030AA4">
        <w:t>five</w:t>
      </w:r>
      <w:r>
        <w:t xml:space="preserve"> scenarios, points represent the length and location of a single simulated fish at age six. Fish locations (latitudes and longitudes) </w:t>
      </w:r>
      <w:proofErr w:type="gramStart"/>
      <w:r>
        <w:t>were sampled</w:t>
      </w:r>
      <w:proofErr w:type="gramEnd"/>
      <w:r>
        <w:t xml:space="preserve"> from a uniform distribution of the boundaries indicated in </w:t>
      </w:r>
      <w:r>
        <w:fldChar w:fldCharType="begin"/>
      </w:r>
      <w:r>
        <w:instrText xml:space="preserve"> REF _Ref872431 \h  \* MERGEFORMAT </w:instrText>
      </w:r>
      <w:r>
        <w:fldChar w:fldCharType="separate"/>
      </w:r>
      <w:r w:rsidR="00EF1C91">
        <w:t xml:space="preserve">Table </w:t>
      </w:r>
      <w:r w:rsidR="00EF1C91">
        <w:rPr>
          <w:noProof/>
        </w:rPr>
        <w:t>2</w:t>
      </w:r>
      <w:r>
        <w:fldChar w:fldCharType="end"/>
      </w:r>
      <w:r w:rsidR="0074747B">
        <w:t>.</w:t>
      </w:r>
    </w:p>
    <w:p w14:paraId="713CA59D" w14:textId="77777777" w:rsidR="00B27C79" w:rsidRDefault="00B27C79" w:rsidP="001B618E">
      <w:pPr>
        <w:pStyle w:val="Caption"/>
        <w:spacing w:after="0" w:line="360" w:lineRule="auto"/>
        <w:sectPr w:rsidR="00B27C79" w:rsidSect="00D31862">
          <w:pgSz w:w="12240" w:h="15840" w:code="1"/>
          <w:pgMar w:top="1440" w:right="1440" w:bottom="1440" w:left="1440" w:header="720" w:footer="720" w:gutter="0"/>
          <w:cols w:space="720"/>
          <w:docGrid w:linePitch="360"/>
        </w:sectPr>
      </w:pPr>
      <w:bookmarkStart w:id="150" w:name="_Ref5206683"/>
      <w:bookmarkStart w:id="151" w:name="_Ref5206675"/>
      <w:bookmarkEnd w:id="148"/>
    </w:p>
    <w:p w14:paraId="5C694A50" w14:textId="02437719" w:rsidR="001161AF" w:rsidRDefault="001161AF" w:rsidP="00BF132A">
      <w:pPr>
        <w:pStyle w:val="Caption"/>
        <w:spacing w:after="0" w:line="360" w:lineRule="auto"/>
        <w:jc w:val="center"/>
      </w:pPr>
      <w:r>
        <w:rPr>
          <w:noProof/>
        </w:rPr>
        <w:lastRenderedPageBreak/>
        <w:drawing>
          <wp:inline distT="0" distB="0" distL="0" distR="0" wp14:anchorId="6BCFBE3F" wp14:editId="3AD8827B">
            <wp:extent cx="7036902" cy="511774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_cdfprob_2019-05-0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36902" cy="5117747"/>
                    </a:xfrm>
                    <a:prstGeom prst="rect">
                      <a:avLst/>
                    </a:prstGeom>
                  </pic:spPr>
                </pic:pic>
              </a:graphicData>
            </a:graphic>
          </wp:inline>
        </w:drawing>
      </w:r>
    </w:p>
    <w:p w14:paraId="4E9EEACF" w14:textId="5B409C71" w:rsidR="00B27C79" w:rsidRDefault="001127D8" w:rsidP="00516C53">
      <w:pPr>
        <w:pStyle w:val="Caption"/>
        <w:spacing w:after="0"/>
        <w:jc w:val="both"/>
        <w:sectPr w:rsidR="00B27C79" w:rsidSect="00D31862">
          <w:pgSz w:w="15840" w:h="12240" w:orient="landscape" w:code="1"/>
          <w:pgMar w:top="1440" w:right="1440" w:bottom="1440" w:left="1440" w:header="720" w:footer="720" w:gutter="0"/>
          <w:cols w:space="720"/>
          <w:docGrid w:linePitch="360"/>
        </w:sectPr>
      </w:pPr>
      <w:bookmarkStart w:id="152" w:name="_Ref8913735"/>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EF1C91">
        <w:rPr>
          <w:noProof/>
        </w:rPr>
        <w:t>4</w:t>
      </w:r>
      <w:r w:rsidR="00432FC3">
        <w:rPr>
          <w:noProof/>
        </w:rPr>
        <w:fldChar w:fldCharType="end"/>
      </w:r>
      <w:bookmarkEnd w:id="150"/>
      <w:bookmarkEnd w:id="152"/>
      <w:r>
        <w:t xml:space="preserve">. </w:t>
      </w:r>
      <w:bookmarkStart w:id="153" w:name="_Hlk8631453"/>
      <w:r>
        <w:t xml:space="preserve">a) coverage probabilities for </w:t>
      </w:r>
      <w:r w:rsidR="00071A25">
        <w:t xml:space="preserve">the </w:t>
      </w:r>
      <w:r>
        <w:t xml:space="preserve">endpoints of </w:t>
      </w:r>
      <w:r w:rsidR="00071A25">
        <w:t xml:space="preserve">the </w:t>
      </w:r>
      <w:r>
        <w:t xml:space="preserve">growth curve, </w:t>
      </w:r>
      <w:r w:rsidRPr="004B5058">
        <w:rPr>
          <w:i/>
          <w:rPrChange w:id="154" w:author="Punt, Andre (O&amp;A, Hobart)" w:date="2019-10-06T09:25:00Z">
            <w:rPr/>
          </w:rPrChange>
        </w:rPr>
        <w:t>L</w:t>
      </w:r>
      <w:r w:rsidRPr="00DE448A">
        <w:rPr>
          <w:vertAlign w:val="subscript"/>
        </w:rPr>
        <w:t>1</w:t>
      </w:r>
      <w:r>
        <w:t xml:space="preserve"> (left) and </w:t>
      </w:r>
      <w:r w:rsidRPr="004B5058">
        <w:rPr>
          <w:i/>
          <w:rPrChange w:id="155" w:author="Punt, Andre (O&amp;A, Hobart)" w:date="2019-10-06T09:25:00Z">
            <w:rPr/>
          </w:rPrChange>
        </w:rPr>
        <w:t>L</w:t>
      </w:r>
      <w:r w:rsidRPr="00DE448A">
        <w:rPr>
          <w:vertAlign w:val="subscript"/>
        </w:rPr>
        <w:t>2</w:t>
      </w:r>
      <w:r>
        <w:t xml:space="preserve"> (right)</w:t>
      </w:r>
      <w:r w:rsidR="007D4811">
        <w:t>;</w:t>
      </w:r>
      <w:r>
        <w:t xml:space="preserve">b) proportion of 100 simulations for each spatial scenario wherein the correct </w:t>
      </w:r>
      <w:r w:rsidR="009C2770">
        <w:t>latitudinal breaks</w:t>
      </w:r>
      <w:r w:rsidR="000D36AA">
        <w:t xml:space="preserve"> (</w:t>
      </w:r>
      <w:r w:rsidR="00C700C7">
        <w:t>left</w:t>
      </w:r>
      <w:r w:rsidR="000D36AA">
        <w:t>)</w:t>
      </w:r>
      <w:r w:rsidR="00107177">
        <w:t xml:space="preserve">, </w:t>
      </w:r>
      <w:r w:rsidR="009C2770">
        <w:t>or longitudinal breaks</w:t>
      </w:r>
      <w:r w:rsidR="00107177">
        <w:t xml:space="preserve"> (</w:t>
      </w:r>
      <w:r w:rsidR="00C700C7">
        <w:t>center</w:t>
      </w:r>
      <w:r w:rsidR="00107177">
        <w:t>)</w:t>
      </w:r>
      <w:r w:rsidR="00C700C7">
        <w:t xml:space="preserve"> or </w:t>
      </w:r>
      <w:r w:rsidR="00840C5F">
        <w:t>temporal</w:t>
      </w:r>
      <w:r w:rsidR="00C700C7">
        <w:t xml:space="preserve"> break (right)</w:t>
      </w:r>
      <w:r w:rsidR="00D3144F">
        <w:t xml:space="preserve"> </w:t>
      </w:r>
      <w:r w:rsidR="00107177">
        <w:t>were detected</w:t>
      </w:r>
      <w:r w:rsidR="0025379E" w:rsidRPr="009D7896">
        <w:rPr>
          <w:color w:val="4472C4" w:themeColor="accent1"/>
        </w:rPr>
        <w:t>, c) the same as b) b</w:t>
      </w:r>
      <w:bookmarkStart w:id="156" w:name="_GoBack"/>
      <w:bookmarkEnd w:id="156"/>
      <w:r w:rsidR="0025379E" w:rsidRPr="009D7896">
        <w:rPr>
          <w:color w:val="4472C4" w:themeColor="accent1"/>
        </w:rPr>
        <w:t>ut with the criteria for a ‘match’ relaxed to include breakpoints within two degrees or years of the truth.</w:t>
      </w:r>
      <w:bookmarkEnd w:id="151"/>
      <w:bookmarkEnd w:id="153"/>
    </w:p>
    <w:p w14:paraId="47F38290" w14:textId="7F9023A9" w:rsidR="00857EC0" w:rsidRDefault="00857EC0" w:rsidP="001B618E">
      <w:pPr>
        <w:pStyle w:val="Caption"/>
        <w:spacing w:after="0" w:line="360" w:lineRule="auto"/>
      </w:pPr>
    </w:p>
    <w:bookmarkEnd w:id="144"/>
    <w:bookmarkEnd w:id="146"/>
    <w:p w14:paraId="4479677C" w14:textId="0DADB3D1" w:rsidR="00BC119C" w:rsidRPr="00BC119C" w:rsidRDefault="001F735D" w:rsidP="001B618E">
      <w:pPr>
        <w:spacing w:after="0" w:line="360" w:lineRule="auto"/>
      </w:pPr>
      <w:r>
        <w:rPr>
          <w:noProof/>
        </w:rPr>
        <w:drawing>
          <wp:inline distT="0" distB="0" distL="0" distR="0" wp14:anchorId="5BD7FFBD" wp14:editId="47EDDDDF">
            <wp:extent cx="5486399" cy="685799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b_smooth_map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399" cy="6857998"/>
                    </a:xfrm>
                    <a:prstGeom prst="rect">
                      <a:avLst/>
                    </a:prstGeom>
                  </pic:spPr>
                </pic:pic>
              </a:graphicData>
            </a:graphic>
          </wp:inline>
        </w:drawing>
      </w:r>
    </w:p>
    <w:p w14:paraId="5805B27D" w14:textId="281E7E66" w:rsidR="00655F5F" w:rsidRDefault="00A025ED" w:rsidP="00D31862">
      <w:pPr>
        <w:pStyle w:val="Caption"/>
        <w:tabs>
          <w:tab w:val="left" w:pos="9270"/>
        </w:tabs>
        <w:spacing w:after="0"/>
        <w:jc w:val="both"/>
      </w:pPr>
      <w:bookmarkStart w:id="157"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EF1C91">
        <w:rPr>
          <w:noProof/>
        </w:rPr>
        <w:t>5</w:t>
      </w:r>
      <w:r w:rsidR="00997CA2">
        <w:rPr>
          <w:noProof/>
        </w:rPr>
        <w:fldChar w:fldCharType="end"/>
      </w:r>
      <w:bookmarkEnd w:id="157"/>
      <w:r>
        <w:t xml:space="preserve">. </w:t>
      </w:r>
      <w:r w:rsidR="00C050D7">
        <w:t xml:space="preserve"> </w:t>
      </w:r>
      <w:r w:rsidR="00B6218A">
        <w:t>(</w:t>
      </w:r>
      <w:proofErr w:type="spellStart"/>
      <w:proofErr w:type="gramStart"/>
      <w:r w:rsidR="00B6218A">
        <w:t>a,</w:t>
      </w:r>
      <w:proofErr w:type="gramEnd"/>
      <w:r w:rsidR="00B6218A">
        <w:t>c,e</w:t>
      </w:r>
      <w:proofErr w:type="spellEnd"/>
      <w:r w:rsidR="00B6218A">
        <w:t xml:space="preserve">) </w:t>
      </w:r>
      <w:r w:rsidR="00C050D7">
        <w:t>Plots of smoothers</w:t>
      </w:r>
      <w:r w:rsidR="00024702">
        <w:t xml:space="preserve"> (fitted regression splines)</w:t>
      </w:r>
      <w:r w:rsidR="00C050D7">
        <w:t xml:space="preserve"> for </w:t>
      </w:r>
      <w:r w:rsidR="00AB4CA9">
        <w:t>y</w:t>
      </w:r>
      <w:r w:rsidR="008936F5" w:rsidRPr="00D75A95">
        <w:t>ear</w:t>
      </w:r>
      <w:r w:rsidR="00B6218A">
        <w:t>,</w:t>
      </w:r>
      <w:r w:rsidR="00D75A95">
        <w:t xml:space="preserve"> </w:t>
      </w:r>
      <w:r w:rsidR="00AB4CA9">
        <w:t>l</w:t>
      </w:r>
      <w:r w:rsidR="00C050D7">
        <w:t>atitude,</w:t>
      </w:r>
      <w:r w:rsidR="00B6218A">
        <w:t xml:space="preserve"> and </w:t>
      </w:r>
      <w:r w:rsidR="00AB4CA9">
        <w:t>l</w:t>
      </w:r>
      <w:r w:rsidR="00B6218A">
        <w:t>ongitude,</w:t>
      </w:r>
      <w:r w:rsidR="00C050D7">
        <w:t xml:space="preserve"> and first derivatives thereof</w:t>
      </w:r>
      <w:r w:rsidR="00B6218A">
        <w:t xml:space="preserve"> </w:t>
      </w:r>
      <w:r w:rsidR="005D1F29">
        <w:t xml:space="preserve">for </w:t>
      </w:r>
      <w:r w:rsidR="0089352F">
        <w:t xml:space="preserve">female age </w:t>
      </w:r>
      <w:r w:rsidR="009263FE" w:rsidRPr="009263FE">
        <w:t>four</w:t>
      </w:r>
      <w:r w:rsidR="005D1F29">
        <w:t xml:space="preserve"> sablefish </w:t>
      </w:r>
      <w:r w:rsidR="00B6218A">
        <w:t>(</w:t>
      </w:r>
      <w:proofErr w:type="spellStart"/>
      <w:r w:rsidR="00B6218A">
        <w:t>b</w:t>
      </w:r>
      <w:proofErr w:type="gramStart"/>
      <w:r w:rsidR="00B6218A">
        <w:t>,d,f</w:t>
      </w:r>
      <w:proofErr w:type="spellEnd"/>
      <w:proofErr w:type="gramEnd"/>
      <w:r w:rsidR="00B6218A">
        <w:t>)</w:t>
      </w:r>
      <w:r w:rsidR="00C050D7">
        <w:t>.</w:t>
      </w:r>
      <w:r w:rsidR="00BC119C">
        <w:t xml:space="preserve"> </w:t>
      </w:r>
      <w:r w:rsidR="004C1F0B">
        <w:t xml:space="preserve">On a-f, vertical dashed lines indicate latitudes, longitudes or years that </w:t>
      </w:r>
      <w:r w:rsidR="00DA6257">
        <w:t xml:space="preserve">correspond to </w:t>
      </w:r>
      <w:r w:rsidR="004C1F0B">
        <w:t>the highest first derivative and had a confidence interval that did not include zero. g) map with model-detected breakpoints (red dashed lines) and breakpoints detected for other ages (grey dotted line).</w:t>
      </w:r>
    </w:p>
    <w:p w14:paraId="2CC4F324" w14:textId="77777777" w:rsidR="000F0C3E" w:rsidRDefault="00655F5F" w:rsidP="001B618E">
      <w:pPr>
        <w:pStyle w:val="Caption"/>
        <w:spacing w:after="0"/>
      </w:pPr>
      <w:r>
        <w:rPr>
          <w:noProof/>
        </w:rPr>
        <w:lastRenderedPageBreak/>
        <w:drawing>
          <wp:inline distT="0" distB="0" distL="0" distR="0" wp14:anchorId="09D670D9" wp14:editId="536CC571">
            <wp:extent cx="5689398" cy="7111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89398" cy="7111749"/>
                    </a:xfrm>
                    <a:prstGeom prst="rect">
                      <a:avLst/>
                    </a:prstGeom>
                    <a:noFill/>
                    <a:ln>
                      <a:noFill/>
                    </a:ln>
                  </pic:spPr>
                </pic:pic>
              </a:graphicData>
            </a:graphic>
          </wp:inline>
        </w:drawing>
      </w:r>
    </w:p>
    <w:p w14:paraId="1A6443BC" w14:textId="79ED1136" w:rsidR="00655F5F" w:rsidRPr="00655F5F" w:rsidRDefault="000F0C3E" w:rsidP="00516C53">
      <w:pPr>
        <w:pStyle w:val="Caption"/>
        <w:spacing w:after="0"/>
        <w:jc w:val="both"/>
        <w:sectPr w:rsidR="00655F5F" w:rsidRPr="00655F5F" w:rsidSect="00D31862">
          <w:pgSz w:w="12240" w:h="15840" w:code="1"/>
          <w:pgMar w:top="1440" w:right="1440" w:bottom="1440" w:left="1440" w:header="720" w:footer="720" w:gutter="0"/>
          <w:cols w:space="720"/>
          <w:docGrid w:linePitch="360"/>
        </w:sectPr>
      </w:pPr>
      <w:bookmarkStart w:id="158" w:name="_Ref5721192"/>
      <w:r>
        <w:t xml:space="preserve">Figure </w:t>
      </w:r>
      <w:r w:rsidR="003918D8">
        <w:rPr>
          <w:noProof/>
        </w:rPr>
        <w:fldChar w:fldCharType="begin"/>
      </w:r>
      <w:r w:rsidR="003918D8">
        <w:rPr>
          <w:noProof/>
        </w:rPr>
        <w:instrText xml:space="preserve"> SEQ Figure \* ARABIC </w:instrText>
      </w:r>
      <w:r w:rsidR="003918D8">
        <w:rPr>
          <w:noProof/>
        </w:rPr>
        <w:fldChar w:fldCharType="separate"/>
      </w:r>
      <w:r w:rsidR="00EF1C91">
        <w:rPr>
          <w:noProof/>
        </w:rPr>
        <w:t>6</w:t>
      </w:r>
      <w:r w:rsidR="003918D8">
        <w:rPr>
          <w:noProof/>
        </w:rPr>
        <w:fldChar w:fldCharType="end"/>
      </w:r>
      <w:bookmarkEnd w:id="158"/>
      <w:r w:rsidR="005A756B">
        <w:rPr>
          <w:noProof/>
        </w:rPr>
        <w:t>.</w:t>
      </w:r>
      <w:r w:rsidR="00655F5F">
        <w:t xml:space="preserve"> (</w:t>
      </w:r>
      <w:proofErr w:type="spellStart"/>
      <w:proofErr w:type="gramStart"/>
      <w:r w:rsidR="00655F5F">
        <w:t>a,</w:t>
      </w:r>
      <w:proofErr w:type="gramEnd"/>
      <w:r w:rsidR="00655F5F">
        <w:t>c,e</w:t>
      </w:r>
      <w:proofErr w:type="spellEnd"/>
      <w:r w:rsidR="00655F5F">
        <w:t>) Plots of smoothers</w:t>
      </w:r>
      <w:r w:rsidR="00024702">
        <w:t xml:space="preserve"> (fitted regression splines) </w:t>
      </w:r>
      <w:r w:rsidR="00655F5F">
        <w:t xml:space="preserve">for </w:t>
      </w:r>
      <w:r w:rsidR="00655F5F" w:rsidRPr="00D75A95">
        <w:t>Year</w:t>
      </w:r>
      <w:r w:rsidR="00655F5F">
        <w:t>, Latitude, and Longitude, and first derivatives thereof for female age six sablefish (</w:t>
      </w:r>
      <w:proofErr w:type="spellStart"/>
      <w:r w:rsidR="00655F5F">
        <w:t>b</w:t>
      </w:r>
      <w:proofErr w:type="gramStart"/>
      <w:r w:rsidR="00655F5F">
        <w:t>,d,f</w:t>
      </w:r>
      <w:proofErr w:type="spellEnd"/>
      <w:proofErr w:type="gramEnd"/>
      <w:r w:rsidR="00655F5F">
        <w:t xml:space="preserve">). </w:t>
      </w:r>
      <w:r w:rsidR="00E03AC6">
        <w:t>On a-f, vertical</w:t>
      </w:r>
      <w:r w:rsidR="00AB4CA9">
        <w:t xml:space="preserve"> dashed lines indicate latitudes, longitudes or years that</w:t>
      </w:r>
      <w:r w:rsidR="00DA6257">
        <w:t xml:space="preserve"> corresponded to</w:t>
      </w:r>
      <w:r w:rsidR="00AB4CA9">
        <w:t xml:space="preserve"> the highest first derivative and had a confidence interval that did not include zero. g) map with model-detected breakpoints (red</w:t>
      </w:r>
      <w:r w:rsidR="005A218E">
        <w:t xml:space="preserve"> dashed</w:t>
      </w:r>
      <w:r w:rsidR="00AB4CA9">
        <w:t xml:space="preserve"> lines)</w:t>
      </w:r>
      <w:r w:rsidR="00E03AC6">
        <w:t xml:space="preserve"> and breakpoints detected for other ages (grey dotted line).</w:t>
      </w:r>
    </w:p>
    <w:p w14:paraId="55A4F25F" w14:textId="0C083261" w:rsidR="00AA564B" w:rsidRDefault="00AA564B" w:rsidP="001B618E">
      <w:pPr>
        <w:pStyle w:val="Caption"/>
        <w:spacing w:after="0"/>
      </w:pPr>
      <w:r>
        <w:rPr>
          <w:noProof/>
        </w:rPr>
        <w:lastRenderedPageBreak/>
        <w:drawing>
          <wp:inline distT="0" distB="0" distL="0" distR="0" wp14:anchorId="318172EE" wp14:editId="5DB5A2D1">
            <wp:extent cx="6065275" cy="640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b_zones.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65275" cy="6400800"/>
                    </a:xfrm>
                    <a:prstGeom prst="rect">
                      <a:avLst/>
                    </a:prstGeom>
                    <a:ln>
                      <a:noFill/>
                    </a:ln>
                    <a:extLst>
                      <a:ext uri="{53640926-AAD7-44D8-BBD7-CCE9431645EC}">
                        <a14:shadowObscured xmlns:a14="http://schemas.microsoft.com/office/drawing/2010/main"/>
                      </a:ext>
                    </a:extLst>
                  </pic:spPr>
                </pic:pic>
              </a:graphicData>
            </a:graphic>
          </wp:inline>
        </w:drawing>
      </w:r>
    </w:p>
    <w:p w14:paraId="4065EC25" w14:textId="54BFBD0A" w:rsidR="001F735D" w:rsidRDefault="00AA564B" w:rsidP="00516C53">
      <w:pPr>
        <w:pStyle w:val="Caption"/>
        <w:spacing w:after="0"/>
        <w:jc w:val="both"/>
        <w:sectPr w:rsidR="001F735D" w:rsidSect="00D31862">
          <w:type w:val="continuous"/>
          <w:pgSz w:w="12240" w:h="15840" w:code="1"/>
          <w:pgMar w:top="1440" w:right="1440" w:bottom="1440" w:left="1440" w:header="720" w:footer="720" w:gutter="0"/>
          <w:cols w:space="720"/>
          <w:docGrid w:linePitch="360"/>
        </w:sectPr>
      </w:pPr>
      <w:bookmarkStart w:id="159" w:name="_Ref5281391"/>
      <w:r>
        <w:t xml:space="preserve">Figure </w:t>
      </w:r>
      <w:r w:rsidR="00432FC3">
        <w:rPr>
          <w:noProof/>
        </w:rPr>
        <w:fldChar w:fldCharType="begin"/>
      </w:r>
      <w:r w:rsidR="00432FC3">
        <w:rPr>
          <w:noProof/>
        </w:rPr>
        <w:instrText xml:space="preserve"> SEQ Figure \* ARABIC </w:instrText>
      </w:r>
      <w:r w:rsidR="00432FC3">
        <w:rPr>
          <w:noProof/>
        </w:rPr>
        <w:fldChar w:fldCharType="separate"/>
      </w:r>
      <w:r w:rsidR="003F7577">
        <w:rPr>
          <w:noProof/>
        </w:rPr>
        <w:t>7</w:t>
      </w:r>
      <w:r w:rsidR="00432FC3">
        <w:rPr>
          <w:noProof/>
        </w:rPr>
        <w:fldChar w:fldCharType="end"/>
      </w:r>
      <w:bookmarkEnd w:id="159"/>
      <w:r>
        <w:t>. Method-detected breakpoints (red dashed lines) and ecosystem-b</w:t>
      </w:r>
      <w:r w:rsidR="003E4700">
        <w:t>a</w:t>
      </w:r>
      <w:r>
        <w:t xml:space="preserve">sed break (blue dashed lines) used to delineate growth regions for sablefish. </w:t>
      </w:r>
      <w:r w:rsidR="00A77355">
        <w:t xml:space="preserve">Map made in R using current data from: </w:t>
      </w:r>
      <w:hyperlink r:id="rId20" w:history="1">
        <w:r w:rsidR="00A77355" w:rsidRPr="00D47A36">
          <w:rPr>
            <w:rStyle w:val="Hyperlink"/>
          </w:rPr>
          <w:t>https://data.amerigeoss.org/en_AU/dataset/major-ocean-currents-arrowpolys-30m-85</w:t>
        </w:r>
      </w:hyperlink>
      <w:r w:rsidR="00A77355">
        <w:t xml:space="preserve"> </w:t>
      </w:r>
    </w:p>
    <w:p w14:paraId="6575B19F" w14:textId="77777777" w:rsidR="00D31862" w:rsidRDefault="00113A0A" w:rsidP="00D31862">
      <w:pPr>
        <w:spacing w:after="0" w:line="360" w:lineRule="auto"/>
      </w:pPr>
      <w:r>
        <w:rPr>
          <w:noProof/>
        </w:rPr>
        <w:lastRenderedPageBreak/>
        <w:drawing>
          <wp:inline distT="0" distB="0" distL="0" distR="0" wp14:anchorId="3CD57937" wp14:editId="180F65B2">
            <wp:extent cx="7315200" cy="5120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315200" cy="5120640"/>
                    </a:xfrm>
                    <a:prstGeom prst="rect">
                      <a:avLst/>
                    </a:prstGeom>
                  </pic:spPr>
                </pic:pic>
              </a:graphicData>
            </a:graphic>
          </wp:inline>
        </w:drawing>
      </w:r>
      <w:bookmarkStart w:id="160" w:name="_Ref532305683"/>
    </w:p>
    <w:p w14:paraId="76231098" w14:textId="3737744E" w:rsidR="00D31862" w:rsidRDefault="00F94063" w:rsidP="00D31862">
      <w:pPr>
        <w:spacing w:after="0" w:line="360" w:lineRule="auto"/>
      </w:pPr>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EF1C91">
        <w:rPr>
          <w:noProof/>
        </w:rPr>
        <w:t>8</w:t>
      </w:r>
      <w:r w:rsidR="00B8111C">
        <w:rPr>
          <w:noProof/>
        </w:rPr>
        <w:fldChar w:fldCharType="end"/>
      </w:r>
      <w:bookmarkEnd w:id="160"/>
      <w:r>
        <w:t xml:space="preserve">. Fits of von </w:t>
      </w:r>
      <w:proofErr w:type="spellStart"/>
      <w:r>
        <w:t>Bertalanffy</w:t>
      </w:r>
      <w:proofErr w:type="spellEnd"/>
      <w:r>
        <w:t xml:space="preserve"> growth function </w:t>
      </w:r>
      <w:r w:rsidR="00871B3A">
        <w:t>(</w:t>
      </w:r>
      <w:r w:rsidR="00175651">
        <w:t xml:space="preserve">colored </w:t>
      </w:r>
      <w:r w:rsidR="00871B3A">
        <w:t xml:space="preserve">lines) </w:t>
      </w:r>
      <w:r>
        <w:t xml:space="preserve">to data </w:t>
      </w:r>
      <w:r w:rsidR="00B23510">
        <w:t xml:space="preserve">at </w:t>
      </w:r>
      <w:r w:rsidR="0002157C">
        <w:t xml:space="preserve">the </w:t>
      </w:r>
      <w:r w:rsidR="00B23510">
        <w:t xml:space="preserve">final </w:t>
      </w:r>
      <w:r w:rsidR="00F946EC">
        <w:t>spatiotemporal</w:t>
      </w:r>
      <w:r w:rsidR="00262084">
        <w:t xml:space="preserve"> aggregation</w:t>
      </w:r>
      <w:r w:rsidR="0057606F">
        <w:t xml:space="preserve"> (panels).</w:t>
      </w:r>
      <w:r w:rsidR="00175651">
        <w:t xml:space="preserve"> </w:t>
      </w:r>
      <w:r w:rsidR="00871B3A" w:rsidRPr="009D7896">
        <w:rPr>
          <w:color w:val="4472C4" w:themeColor="accent1"/>
        </w:rPr>
        <w:t xml:space="preserve">Points are raw survey data </w:t>
      </w:r>
      <w:r w:rsidR="0057606F" w:rsidRPr="009D7896">
        <w:rPr>
          <w:color w:val="4472C4" w:themeColor="accent1"/>
        </w:rPr>
        <w:t>with color and shape corresponding to</w:t>
      </w:r>
      <w:r w:rsidR="00871B3A" w:rsidRPr="009D7896">
        <w:rPr>
          <w:color w:val="4472C4" w:themeColor="accent1"/>
        </w:rPr>
        <w:t xml:space="preserve"> their source</w:t>
      </w:r>
      <w:r w:rsidR="00871B3A">
        <w:t>.</w:t>
      </w:r>
    </w:p>
    <w:p w14:paraId="6E9170D1" w14:textId="6F496FA1" w:rsidR="003B4E84" w:rsidRDefault="003B4E84" w:rsidP="00516C53">
      <w:pPr>
        <w:pStyle w:val="Caption"/>
        <w:spacing w:after="0"/>
        <w:jc w:val="both"/>
        <w:sectPr w:rsidR="003B4E84" w:rsidSect="000E24C4">
          <w:pgSz w:w="15840" w:h="12240" w:orient="landscape" w:code="1"/>
          <w:pgMar w:top="1440" w:right="1440" w:bottom="1440" w:left="1440" w:header="720" w:footer="720" w:gutter="0"/>
          <w:cols w:space="720"/>
          <w:docGrid w:linePitch="360"/>
        </w:sectPr>
      </w:pPr>
    </w:p>
    <w:p w14:paraId="23D13186" w14:textId="190B91E8" w:rsidR="00E21EB4" w:rsidRDefault="00E21EB4" w:rsidP="001B618E">
      <w:pPr>
        <w:pStyle w:val="Heading1"/>
        <w:spacing w:after="0" w:line="360" w:lineRule="auto"/>
      </w:pPr>
      <w:r w:rsidRPr="00F82EB2">
        <w:lastRenderedPageBreak/>
        <w:t>Tables</w:t>
      </w:r>
    </w:p>
    <w:tbl>
      <w:tblPr>
        <w:tblStyle w:val="TableGrid"/>
        <w:tblpPr w:leftFromText="180" w:rightFromText="180" w:vertAnchor="text" w:horzAnchor="margin" w:tblpY="-95"/>
        <w:tblW w:w="12802" w:type="dxa"/>
        <w:tblLook w:val="04A0" w:firstRow="1" w:lastRow="0" w:firstColumn="1" w:lastColumn="0" w:noHBand="0" w:noVBand="1"/>
      </w:tblPr>
      <w:tblGrid>
        <w:gridCol w:w="2517"/>
        <w:gridCol w:w="1568"/>
        <w:gridCol w:w="1316"/>
        <w:gridCol w:w="1318"/>
        <w:gridCol w:w="965"/>
        <w:gridCol w:w="880"/>
        <w:gridCol w:w="1136"/>
        <w:gridCol w:w="1138"/>
        <w:gridCol w:w="981"/>
        <w:gridCol w:w="983"/>
      </w:tblGrid>
      <w:tr w:rsidR="001930FF" w:rsidRPr="005C76FF" w14:paraId="7FC44CD7" w14:textId="77777777" w:rsidTr="00D66940">
        <w:trPr>
          <w:trHeight w:val="902"/>
        </w:trPr>
        <w:tc>
          <w:tcPr>
            <w:tcW w:w="2517" w:type="dxa"/>
            <w:vMerge w:val="restart"/>
            <w:vAlign w:val="center"/>
          </w:tcPr>
          <w:p w14:paraId="6E8DD608" w14:textId="77777777" w:rsidR="001930FF" w:rsidRPr="005C76FF" w:rsidRDefault="001930FF" w:rsidP="00D66940">
            <w:pPr>
              <w:pStyle w:val="Caption"/>
              <w:spacing w:after="0"/>
              <w:jc w:val="center"/>
              <w:rPr>
                <w:b/>
                <w:sz w:val="20"/>
                <w:szCs w:val="20"/>
              </w:rPr>
            </w:pPr>
            <w:bookmarkStart w:id="161" w:name="_Ref525720559"/>
            <w:r w:rsidRPr="005C76FF">
              <w:rPr>
                <w:b/>
                <w:sz w:val="20"/>
                <w:szCs w:val="20"/>
              </w:rPr>
              <w:t>Region</w:t>
            </w:r>
          </w:p>
        </w:tc>
        <w:tc>
          <w:tcPr>
            <w:tcW w:w="1568" w:type="dxa"/>
            <w:vMerge w:val="restart"/>
            <w:vAlign w:val="center"/>
          </w:tcPr>
          <w:p w14:paraId="5258EBDD" w14:textId="77777777" w:rsidR="001930FF" w:rsidRPr="005C76FF" w:rsidRDefault="001930FF" w:rsidP="00D66940">
            <w:pPr>
              <w:pStyle w:val="Caption"/>
              <w:spacing w:after="0"/>
              <w:jc w:val="center"/>
              <w:rPr>
                <w:b/>
                <w:sz w:val="20"/>
                <w:szCs w:val="20"/>
              </w:rPr>
            </w:pPr>
            <w:r w:rsidRPr="005C76FF">
              <w:rPr>
                <w:b/>
                <w:sz w:val="20"/>
                <w:szCs w:val="20"/>
              </w:rPr>
              <w:t>Survey Method</w:t>
            </w:r>
          </w:p>
        </w:tc>
        <w:tc>
          <w:tcPr>
            <w:tcW w:w="2634" w:type="dxa"/>
            <w:gridSpan w:val="2"/>
            <w:vAlign w:val="center"/>
          </w:tcPr>
          <w:p w14:paraId="385D59F9" w14:textId="77777777" w:rsidR="001930FF" w:rsidRPr="005C76FF" w:rsidRDefault="001930FF" w:rsidP="00D66940">
            <w:pPr>
              <w:pStyle w:val="Caption"/>
              <w:spacing w:after="0"/>
              <w:jc w:val="center"/>
              <w:rPr>
                <w:b/>
                <w:sz w:val="20"/>
                <w:szCs w:val="20"/>
              </w:rPr>
            </w:pPr>
            <w:r w:rsidRPr="005C76FF">
              <w:rPr>
                <w:b/>
                <w:sz w:val="20"/>
                <w:szCs w:val="20"/>
              </w:rPr>
              <w:t>Sample size used in this analysis to fit GAM</w:t>
            </w:r>
          </w:p>
        </w:tc>
        <w:tc>
          <w:tcPr>
            <w:tcW w:w="6083" w:type="dxa"/>
            <w:gridSpan w:val="6"/>
            <w:vAlign w:val="center"/>
          </w:tcPr>
          <w:p w14:paraId="70517361" w14:textId="77777777" w:rsidR="001930FF" w:rsidRPr="005C76FF" w:rsidRDefault="001930FF" w:rsidP="00D66940">
            <w:pPr>
              <w:pStyle w:val="Caption"/>
              <w:spacing w:after="0"/>
              <w:jc w:val="center"/>
              <w:rPr>
                <w:b/>
                <w:sz w:val="20"/>
                <w:szCs w:val="20"/>
              </w:rPr>
            </w:pPr>
            <w:r w:rsidRPr="005C76FF">
              <w:rPr>
                <w:b/>
                <w:sz w:val="20"/>
                <w:szCs w:val="20"/>
              </w:rPr>
              <w:t>VBGF parameters from recent stock assessments</w:t>
            </w:r>
          </w:p>
        </w:tc>
      </w:tr>
      <w:tr w:rsidR="001930FF" w:rsidRPr="005C76FF" w14:paraId="47630A46" w14:textId="77777777" w:rsidTr="00D66940">
        <w:trPr>
          <w:trHeight w:val="184"/>
        </w:trPr>
        <w:tc>
          <w:tcPr>
            <w:tcW w:w="2517" w:type="dxa"/>
            <w:vMerge/>
            <w:vAlign w:val="center"/>
          </w:tcPr>
          <w:p w14:paraId="28C4D702" w14:textId="77777777" w:rsidR="001930FF" w:rsidRPr="005C76FF" w:rsidRDefault="001930FF" w:rsidP="00D66940">
            <w:pPr>
              <w:pStyle w:val="Caption"/>
              <w:spacing w:after="0"/>
              <w:jc w:val="center"/>
              <w:rPr>
                <w:b/>
                <w:sz w:val="20"/>
                <w:szCs w:val="20"/>
              </w:rPr>
            </w:pPr>
          </w:p>
        </w:tc>
        <w:tc>
          <w:tcPr>
            <w:tcW w:w="1568" w:type="dxa"/>
            <w:vMerge/>
            <w:vAlign w:val="center"/>
          </w:tcPr>
          <w:p w14:paraId="227927CB" w14:textId="77777777" w:rsidR="001930FF" w:rsidRPr="005C76FF" w:rsidRDefault="001930FF" w:rsidP="00D66940">
            <w:pPr>
              <w:pStyle w:val="Caption"/>
              <w:spacing w:after="0"/>
              <w:jc w:val="center"/>
              <w:rPr>
                <w:b/>
                <w:sz w:val="20"/>
                <w:szCs w:val="20"/>
              </w:rPr>
            </w:pPr>
          </w:p>
        </w:tc>
        <w:tc>
          <w:tcPr>
            <w:tcW w:w="1316" w:type="dxa"/>
            <w:vMerge w:val="restart"/>
            <w:vAlign w:val="center"/>
          </w:tcPr>
          <w:p w14:paraId="1CF855D7" w14:textId="77777777" w:rsidR="001930FF" w:rsidRPr="005C76FF" w:rsidRDefault="001930FF" w:rsidP="00D66940">
            <w:pPr>
              <w:pStyle w:val="Caption"/>
              <w:spacing w:after="0"/>
              <w:jc w:val="center"/>
              <w:rPr>
                <w:b/>
                <w:sz w:val="20"/>
                <w:szCs w:val="20"/>
              </w:rPr>
            </w:pPr>
            <w:r w:rsidRPr="005C76FF">
              <w:rPr>
                <w:b/>
                <w:sz w:val="20"/>
                <w:szCs w:val="20"/>
              </w:rPr>
              <w:t>M</w:t>
            </w:r>
          </w:p>
        </w:tc>
        <w:tc>
          <w:tcPr>
            <w:tcW w:w="1318" w:type="dxa"/>
            <w:vMerge w:val="restart"/>
            <w:vAlign w:val="center"/>
          </w:tcPr>
          <w:p w14:paraId="7E01CA54" w14:textId="77777777" w:rsidR="001930FF" w:rsidRPr="005C76FF" w:rsidRDefault="001930FF" w:rsidP="00D66940">
            <w:pPr>
              <w:pStyle w:val="Caption"/>
              <w:spacing w:after="0"/>
              <w:jc w:val="center"/>
              <w:rPr>
                <w:b/>
                <w:sz w:val="20"/>
                <w:szCs w:val="20"/>
              </w:rPr>
            </w:pPr>
            <w:r w:rsidRPr="005C76FF">
              <w:rPr>
                <w:b/>
                <w:sz w:val="20"/>
                <w:szCs w:val="20"/>
              </w:rPr>
              <w:t>F</w:t>
            </w:r>
          </w:p>
        </w:tc>
        <w:tc>
          <w:tcPr>
            <w:tcW w:w="1845" w:type="dxa"/>
            <w:gridSpan w:val="2"/>
            <w:vAlign w:val="center"/>
          </w:tcPr>
          <w:p w14:paraId="25BC05AF" w14:textId="77777777" w:rsidR="001930FF" w:rsidRPr="005C76FF" w:rsidRDefault="001930FF" w:rsidP="00D66940">
            <w:pPr>
              <w:pStyle w:val="Caption"/>
              <w:spacing w:after="0"/>
              <w:jc w:val="center"/>
              <w:rPr>
                <w:b/>
                <w:sz w:val="20"/>
                <w:szCs w:val="20"/>
              </w:rPr>
            </w:pPr>
            <w:r w:rsidRPr="00BF132A">
              <w:rPr>
                <w:b/>
                <w:i/>
                <w:sz w:val="20"/>
                <w:szCs w:val="20"/>
              </w:rPr>
              <w:t>L</w:t>
            </w:r>
            <w:r w:rsidRPr="005C76FF">
              <w:rPr>
                <w:b/>
                <w:sz w:val="20"/>
                <w:szCs w:val="20"/>
                <w:vertAlign w:val="subscript"/>
              </w:rPr>
              <w:t xml:space="preserve">∞ </w:t>
            </w:r>
            <w:r w:rsidRPr="005C76FF">
              <w:rPr>
                <w:b/>
                <w:sz w:val="20"/>
                <w:szCs w:val="20"/>
              </w:rPr>
              <w:t>(cm)</w:t>
            </w:r>
          </w:p>
        </w:tc>
        <w:tc>
          <w:tcPr>
            <w:tcW w:w="2274" w:type="dxa"/>
            <w:gridSpan w:val="2"/>
            <w:vAlign w:val="center"/>
          </w:tcPr>
          <w:p w14:paraId="3932C625" w14:textId="77777777" w:rsidR="001930FF" w:rsidRPr="005C76FF" w:rsidRDefault="001930FF" w:rsidP="00D66940">
            <w:pPr>
              <w:pStyle w:val="Caption"/>
              <w:spacing w:after="0"/>
              <w:jc w:val="center"/>
              <w:rPr>
                <w:b/>
                <w:i/>
                <w:sz w:val="20"/>
                <w:szCs w:val="20"/>
              </w:rPr>
            </w:pPr>
            <w:r w:rsidRPr="00BF132A">
              <w:rPr>
                <w:b/>
                <w:i/>
                <w:sz w:val="20"/>
                <w:szCs w:val="20"/>
              </w:rPr>
              <w:t>k</w:t>
            </w:r>
            <w:r w:rsidRPr="005C76FF">
              <w:rPr>
                <w:b/>
                <w:i/>
                <w:sz w:val="20"/>
                <w:szCs w:val="20"/>
              </w:rPr>
              <w:t xml:space="preserve"> </w:t>
            </w:r>
            <w:r w:rsidRPr="005C76FF">
              <w:rPr>
                <w:b/>
                <w:sz w:val="20"/>
                <w:szCs w:val="20"/>
              </w:rPr>
              <w:t xml:space="preserve">(years </w:t>
            </w:r>
            <w:r w:rsidRPr="005C76FF">
              <w:rPr>
                <w:b/>
                <w:sz w:val="20"/>
                <w:szCs w:val="20"/>
                <w:vertAlign w:val="superscript"/>
              </w:rPr>
              <w:t>-1</w:t>
            </w:r>
            <w:r w:rsidRPr="005C76FF">
              <w:rPr>
                <w:b/>
                <w:sz w:val="20"/>
                <w:szCs w:val="20"/>
              </w:rPr>
              <w:t>)</w:t>
            </w:r>
          </w:p>
        </w:tc>
        <w:tc>
          <w:tcPr>
            <w:tcW w:w="1964" w:type="dxa"/>
            <w:gridSpan w:val="2"/>
            <w:vAlign w:val="center"/>
          </w:tcPr>
          <w:p w14:paraId="6BE83C6D" w14:textId="77777777" w:rsidR="001930FF" w:rsidRPr="005C76FF" w:rsidRDefault="001930FF" w:rsidP="00D66940">
            <w:pPr>
              <w:pStyle w:val="Caption"/>
              <w:spacing w:after="0"/>
              <w:jc w:val="center"/>
              <w:rPr>
                <w:b/>
                <w:sz w:val="20"/>
                <w:szCs w:val="20"/>
              </w:rPr>
            </w:pPr>
            <w:r w:rsidRPr="00BF132A">
              <w:rPr>
                <w:b/>
                <w:i/>
                <w:sz w:val="20"/>
                <w:szCs w:val="20"/>
              </w:rPr>
              <w:t>t</w:t>
            </w:r>
            <w:r w:rsidRPr="005C76FF">
              <w:rPr>
                <w:b/>
                <w:sz w:val="20"/>
                <w:szCs w:val="20"/>
                <w:vertAlign w:val="subscript"/>
              </w:rPr>
              <w:t>0</w:t>
            </w:r>
            <w:r w:rsidRPr="005C76FF">
              <w:rPr>
                <w:b/>
                <w:sz w:val="20"/>
                <w:szCs w:val="20"/>
              </w:rPr>
              <w:t xml:space="preserve"> (years)</w:t>
            </w:r>
          </w:p>
        </w:tc>
      </w:tr>
      <w:tr w:rsidR="001930FF" w:rsidRPr="005C76FF" w14:paraId="55AB11A1" w14:textId="77777777" w:rsidTr="002B3A98">
        <w:trPr>
          <w:trHeight w:val="254"/>
        </w:trPr>
        <w:tc>
          <w:tcPr>
            <w:tcW w:w="2517" w:type="dxa"/>
            <w:vMerge/>
            <w:tcBorders>
              <w:bottom w:val="single" w:sz="4" w:space="0" w:color="auto"/>
            </w:tcBorders>
            <w:vAlign w:val="center"/>
          </w:tcPr>
          <w:p w14:paraId="3D8DEFD4" w14:textId="77777777" w:rsidR="001930FF" w:rsidRPr="005C76FF" w:rsidRDefault="001930FF" w:rsidP="00D66940">
            <w:pPr>
              <w:pStyle w:val="Caption"/>
              <w:spacing w:after="0"/>
              <w:jc w:val="center"/>
              <w:rPr>
                <w:b/>
                <w:sz w:val="20"/>
                <w:szCs w:val="20"/>
              </w:rPr>
            </w:pPr>
          </w:p>
        </w:tc>
        <w:tc>
          <w:tcPr>
            <w:tcW w:w="1568" w:type="dxa"/>
            <w:vMerge/>
            <w:tcBorders>
              <w:bottom w:val="single" w:sz="4" w:space="0" w:color="auto"/>
            </w:tcBorders>
            <w:vAlign w:val="center"/>
          </w:tcPr>
          <w:p w14:paraId="09366E09" w14:textId="77777777" w:rsidR="001930FF" w:rsidRPr="005C76FF" w:rsidRDefault="001930FF" w:rsidP="00D66940">
            <w:pPr>
              <w:pStyle w:val="Caption"/>
              <w:spacing w:after="0"/>
              <w:jc w:val="center"/>
              <w:rPr>
                <w:b/>
                <w:sz w:val="20"/>
                <w:szCs w:val="20"/>
              </w:rPr>
            </w:pPr>
          </w:p>
        </w:tc>
        <w:tc>
          <w:tcPr>
            <w:tcW w:w="1316" w:type="dxa"/>
            <w:vMerge/>
            <w:tcBorders>
              <w:bottom w:val="single" w:sz="4" w:space="0" w:color="auto"/>
            </w:tcBorders>
            <w:vAlign w:val="center"/>
          </w:tcPr>
          <w:p w14:paraId="082816D4" w14:textId="77777777" w:rsidR="001930FF" w:rsidRPr="005C76FF" w:rsidRDefault="001930FF" w:rsidP="00D66940">
            <w:pPr>
              <w:pStyle w:val="Caption"/>
              <w:spacing w:after="0"/>
              <w:jc w:val="center"/>
              <w:rPr>
                <w:b/>
                <w:sz w:val="20"/>
                <w:szCs w:val="20"/>
              </w:rPr>
            </w:pPr>
          </w:p>
        </w:tc>
        <w:tc>
          <w:tcPr>
            <w:tcW w:w="1318" w:type="dxa"/>
            <w:vMerge/>
            <w:tcBorders>
              <w:bottom w:val="single" w:sz="4" w:space="0" w:color="auto"/>
            </w:tcBorders>
            <w:vAlign w:val="center"/>
          </w:tcPr>
          <w:p w14:paraId="05008867" w14:textId="77777777" w:rsidR="001930FF" w:rsidRPr="005C76FF" w:rsidRDefault="001930FF" w:rsidP="00D66940">
            <w:pPr>
              <w:pStyle w:val="Caption"/>
              <w:spacing w:after="0"/>
              <w:jc w:val="center"/>
              <w:rPr>
                <w:b/>
                <w:sz w:val="20"/>
                <w:szCs w:val="20"/>
              </w:rPr>
            </w:pPr>
          </w:p>
        </w:tc>
        <w:tc>
          <w:tcPr>
            <w:tcW w:w="965" w:type="dxa"/>
            <w:tcBorders>
              <w:bottom w:val="single" w:sz="4" w:space="0" w:color="auto"/>
            </w:tcBorders>
            <w:vAlign w:val="center"/>
          </w:tcPr>
          <w:p w14:paraId="007D928A" w14:textId="77777777" w:rsidR="001930FF" w:rsidRPr="005C76FF" w:rsidRDefault="001930FF" w:rsidP="00D66940">
            <w:pPr>
              <w:pStyle w:val="Caption"/>
              <w:spacing w:after="0"/>
              <w:jc w:val="center"/>
              <w:rPr>
                <w:b/>
                <w:sz w:val="20"/>
                <w:szCs w:val="20"/>
              </w:rPr>
            </w:pPr>
            <w:r w:rsidRPr="005C76FF">
              <w:rPr>
                <w:b/>
                <w:sz w:val="20"/>
                <w:szCs w:val="20"/>
              </w:rPr>
              <w:t>M</w:t>
            </w:r>
          </w:p>
        </w:tc>
        <w:tc>
          <w:tcPr>
            <w:tcW w:w="880" w:type="dxa"/>
            <w:tcBorders>
              <w:bottom w:val="single" w:sz="4" w:space="0" w:color="auto"/>
            </w:tcBorders>
            <w:vAlign w:val="center"/>
          </w:tcPr>
          <w:p w14:paraId="6C6B77AB" w14:textId="77777777" w:rsidR="001930FF" w:rsidRPr="005C76FF" w:rsidRDefault="001930FF" w:rsidP="00D66940">
            <w:pPr>
              <w:pStyle w:val="Caption"/>
              <w:spacing w:after="0"/>
              <w:jc w:val="center"/>
              <w:rPr>
                <w:b/>
                <w:sz w:val="20"/>
                <w:szCs w:val="20"/>
              </w:rPr>
            </w:pPr>
            <w:r w:rsidRPr="005C76FF">
              <w:rPr>
                <w:b/>
                <w:sz w:val="20"/>
                <w:szCs w:val="20"/>
              </w:rPr>
              <w:t>F</w:t>
            </w:r>
          </w:p>
        </w:tc>
        <w:tc>
          <w:tcPr>
            <w:tcW w:w="1136" w:type="dxa"/>
            <w:tcBorders>
              <w:bottom w:val="single" w:sz="4" w:space="0" w:color="auto"/>
            </w:tcBorders>
            <w:vAlign w:val="center"/>
          </w:tcPr>
          <w:p w14:paraId="71DADC85" w14:textId="77777777" w:rsidR="001930FF" w:rsidRPr="005C76FF" w:rsidRDefault="001930FF" w:rsidP="00D66940">
            <w:pPr>
              <w:pStyle w:val="Caption"/>
              <w:spacing w:after="0"/>
              <w:jc w:val="center"/>
              <w:rPr>
                <w:b/>
                <w:sz w:val="20"/>
                <w:szCs w:val="20"/>
              </w:rPr>
            </w:pPr>
            <w:r w:rsidRPr="005C76FF">
              <w:rPr>
                <w:b/>
                <w:sz w:val="20"/>
                <w:szCs w:val="20"/>
              </w:rPr>
              <w:t>M</w:t>
            </w:r>
          </w:p>
        </w:tc>
        <w:tc>
          <w:tcPr>
            <w:tcW w:w="1138" w:type="dxa"/>
            <w:tcBorders>
              <w:bottom w:val="single" w:sz="4" w:space="0" w:color="auto"/>
            </w:tcBorders>
            <w:vAlign w:val="center"/>
          </w:tcPr>
          <w:p w14:paraId="744ADA5E" w14:textId="77777777" w:rsidR="001930FF" w:rsidRPr="005C76FF" w:rsidRDefault="001930FF" w:rsidP="00D66940">
            <w:pPr>
              <w:pStyle w:val="Caption"/>
              <w:spacing w:after="0"/>
              <w:jc w:val="center"/>
              <w:rPr>
                <w:b/>
                <w:sz w:val="20"/>
                <w:szCs w:val="20"/>
              </w:rPr>
            </w:pPr>
            <w:r w:rsidRPr="005C76FF">
              <w:rPr>
                <w:b/>
                <w:sz w:val="20"/>
                <w:szCs w:val="20"/>
              </w:rPr>
              <w:t>F</w:t>
            </w:r>
          </w:p>
        </w:tc>
        <w:tc>
          <w:tcPr>
            <w:tcW w:w="981" w:type="dxa"/>
            <w:tcBorders>
              <w:bottom w:val="single" w:sz="4" w:space="0" w:color="auto"/>
            </w:tcBorders>
            <w:vAlign w:val="center"/>
          </w:tcPr>
          <w:p w14:paraId="76A83252" w14:textId="77777777" w:rsidR="001930FF" w:rsidRPr="005C76FF" w:rsidRDefault="001930FF" w:rsidP="00D66940">
            <w:pPr>
              <w:pStyle w:val="Caption"/>
              <w:spacing w:after="0"/>
              <w:jc w:val="center"/>
              <w:rPr>
                <w:b/>
                <w:sz w:val="20"/>
                <w:szCs w:val="20"/>
              </w:rPr>
            </w:pPr>
            <w:r w:rsidRPr="005C76FF">
              <w:rPr>
                <w:b/>
                <w:sz w:val="20"/>
                <w:szCs w:val="20"/>
              </w:rPr>
              <w:t>M</w:t>
            </w:r>
          </w:p>
        </w:tc>
        <w:tc>
          <w:tcPr>
            <w:tcW w:w="983" w:type="dxa"/>
            <w:tcBorders>
              <w:bottom w:val="single" w:sz="4" w:space="0" w:color="auto"/>
            </w:tcBorders>
            <w:vAlign w:val="center"/>
          </w:tcPr>
          <w:p w14:paraId="2D9F5C77" w14:textId="77777777" w:rsidR="001930FF" w:rsidRPr="005C76FF" w:rsidRDefault="001930FF" w:rsidP="00D66940">
            <w:pPr>
              <w:pStyle w:val="Caption"/>
              <w:spacing w:after="0"/>
              <w:jc w:val="center"/>
              <w:rPr>
                <w:b/>
                <w:sz w:val="20"/>
                <w:szCs w:val="20"/>
              </w:rPr>
            </w:pPr>
            <w:r w:rsidRPr="005C76FF">
              <w:rPr>
                <w:b/>
                <w:sz w:val="20"/>
                <w:szCs w:val="20"/>
              </w:rPr>
              <w:t>F</w:t>
            </w:r>
          </w:p>
        </w:tc>
      </w:tr>
      <w:tr w:rsidR="001930FF" w:rsidRPr="005C76FF" w14:paraId="2BFD6D0E" w14:textId="77777777" w:rsidTr="002B3A98">
        <w:trPr>
          <w:trHeight w:val="1280"/>
        </w:trPr>
        <w:tc>
          <w:tcPr>
            <w:tcW w:w="2517" w:type="dxa"/>
            <w:tcBorders>
              <w:top w:val="single" w:sz="4" w:space="0" w:color="auto"/>
              <w:left w:val="single" w:sz="4" w:space="0" w:color="auto"/>
              <w:bottom w:val="nil"/>
              <w:right w:val="single" w:sz="4" w:space="0" w:color="auto"/>
            </w:tcBorders>
            <w:vAlign w:val="center"/>
          </w:tcPr>
          <w:p w14:paraId="1ED02382" w14:textId="409E7992" w:rsidR="001930FF" w:rsidRPr="005C76FF" w:rsidRDefault="001930FF" w:rsidP="00D66940">
            <w:pPr>
              <w:pStyle w:val="Caption"/>
              <w:spacing w:after="0"/>
              <w:jc w:val="center"/>
              <w:rPr>
                <w:sz w:val="20"/>
                <w:szCs w:val="20"/>
              </w:rPr>
            </w:pPr>
            <w:r w:rsidRPr="005C76FF">
              <w:rPr>
                <w:sz w:val="20"/>
                <w:szCs w:val="20"/>
              </w:rPr>
              <w:t xml:space="preserve">West Coast of US </w:t>
            </w:r>
            <w:r w:rsidRPr="005C76FF">
              <w:rPr>
                <w:sz w:val="20"/>
                <w:szCs w:val="20"/>
              </w:rPr>
              <w:fldChar w:fldCharType="begin" w:fldLock="1"/>
            </w:r>
            <w:r w:rsidR="000E0325">
              <w:rPr>
                <w:sz w:val="20"/>
                <w:szCs w:val="20"/>
              </w:rPr>
              <w:instrText>ADDIN CSL_CITATION {"citationItems":[{"id":"ITEM-1","itemData":{"ISBN":"2068603217","author":[{"dropping-particle":"","family":"Johnson","given":"Kelli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S","non-dropping-particle":"","parse-names":false,"suffix":""}],"id":"ITEM-1","issue":"March","issued":{"date-parts":[["2015"]]},"number-of-pages":"1-377","publisher-place":"3National Marine Fisheries Service Northwest Fisheries Science Center 2725 Montlake Blvd. E. Seattle WA, 98122","title":"Status of the U.S. sablefish resource in 2015","type":"report","volume":"3481"},"uris":["http://www.mendeley.com/documents/?uuid=354e5a08-8231-413d-8878-28721ed10d5c"]}],"mendeley":{"formattedCitation":"(Johnson et al., 2015)","plainTextFormattedCitation":"(Johnson et al., 2015)","previouslyFormattedCitation":"(Johnson et al., 2015)"},"properties":{"noteIndex":0},"schema":"https://github.com/citation-style-language/schema/raw/master/csl-citation.json"}</w:instrText>
            </w:r>
            <w:r w:rsidRPr="005C76FF">
              <w:rPr>
                <w:sz w:val="20"/>
                <w:szCs w:val="20"/>
              </w:rPr>
              <w:fldChar w:fldCharType="separate"/>
            </w:r>
            <w:r w:rsidRPr="005C76FF">
              <w:rPr>
                <w:noProof/>
                <w:sz w:val="20"/>
                <w:szCs w:val="20"/>
              </w:rPr>
              <w:t>(Johnson et al., 2015)</w:t>
            </w:r>
            <w:r w:rsidRPr="005C76FF">
              <w:rPr>
                <w:sz w:val="20"/>
                <w:szCs w:val="20"/>
              </w:rPr>
              <w:fldChar w:fldCharType="end"/>
            </w:r>
          </w:p>
        </w:tc>
        <w:tc>
          <w:tcPr>
            <w:tcW w:w="1568" w:type="dxa"/>
            <w:tcBorders>
              <w:top w:val="single" w:sz="4" w:space="0" w:color="auto"/>
              <w:left w:val="single" w:sz="4" w:space="0" w:color="auto"/>
              <w:bottom w:val="nil"/>
              <w:right w:val="single" w:sz="4" w:space="0" w:color="auto"/>
            </w:tcBorders>
            <w:vAlign w:val="center"/>
          </w:tcPr>
          <w:p w14:paraId="31EEF9C9" w14:textId="77777777" w:rsidR="001930FF" w:rsidRPr="005C76FF" w:rsidRDefault="001930FF" w:rsidP="00D66940">
            <w:pPr>
              <w:pStyle w:val="Caption"/>
              <w:spacing w:after="0"/>
              <w:jc w:val="center"/>
              <w:rPr>
                <w:sz w:val="20"/>
                <w:szCs w:val="20"/>
              </w:rPr>
            </w:pPr>
            <w:r w:rsidRPr="005C76FF">
              <w:rPr>
                <w:sz w:val="20"/>
                <w:szCs w:val="20"/>
              </w:rPr>
              <w:t>Trawl on chartered commercial fishing vessels</w:t>
            </w:r>
          </w:p>
        </w:tc>
        <w:tc>
          <w:tcPr>
            <w:tcW w:w="1316" w:type="dxa"/>
            <w:tcBorders>
              <w:top w:val="single" w:sz="4" w:space="0" w:color="auto"/>
              <w:left w:val="single" w:sz="4" w:space="0" w:color="auto"/>
              <w:bottom w:val="nil"/>
              <w:right w:val="nil"/>
            </w:tcBorders>
            <w:vAlign w:val="center"/>
          </w:tcPr>
          <w:p w14:paraId="37F15967" w14:textId="52685F87"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778</w:t>
            </w:r>
          </w:p>
        </w:tc>
        <w:tc>
          <w:tcPr>
            <w:tcW w:w="1318" w:type="dxa"/>
            <w:tcBorders>
              <w:top w:val="single" w:sz="4" w:space="0" w:color="auto"/>
              <w:left w:val="nil"/>
              <w:bottom w:val="nil"/>
              <w:right w:val="single" w:sz="4" w:space="0" w:color="auto"/>
            </w:tcBorders>
            <w:vAlign w:val="center"/>
          </w:tcPr>
          <w:p w14:paraId="40FFA5E6" w14:textId="2F2FF39B" w:rsidR="001930FF" w:rsidRPr="005C76FF" w:rsidRDefault="001930FF" w:rsidP="00D66940">
            <w:pPr>
              <w:pStyle w:val="Caption"/>
              <w:spacing w:after="0"/>
              <w:jc w:val="center"/>
              <w:rPr>
                <w:sz w:val="20"/>
                <w:szCs w:val="20"/>
              </w:rPr>
            </w:pPr>
            <w:r w:rsidRPr="005C76FF">
              <w:rPr>
                <w:sz w:val="20"/>
                <w:szCs w:val="20"/>
              </w:rPr>
              <w:t>7</w:t>
            </w:r>
            <w:r w:rsidR="00B11A55">
              <w:rPr>
                <w:sz w:val="20"/>
                <w:szCs w:val="20"/>
              </w:rPr>
              <w:t>,</w:t>
            </w:r>
            <w:r w:rsidRPr="005C76FF">
              <w:rPr>
                <w:sz w:val="20"/>
                <w:szCs w:val="20"/>
              </w:rPr>
              <w:t>222</w:t>
            </w:r>
          </w:p>
        </w:tc>
        <w:tc>
          <w:tcPr>
            <w:tcW w:w="965" w:type="dxa"/>
            <w:tcBorders>
              <w:top w:val="single" w:sz="4" w:space="0" w:color="auto"/>
              <w:left w:val="single" w:sz="4" w:space="0" w:color="auto"/>
              <w:bottom w:val="nil"/>
              <w:right w:val="nil"/>
            </w:tcBorders>
            <w:vAlign w:val="center"/>
          </w:tcPr>
          <w:p w14:paraId="2A8C4E75" w14:textId="77777777" w:rsidR="001930FF" w:rsidRPr="005C76FF" w:rsidRDefault="001930FF" w:rsidP="00D66940">
            <w:pPr>
              <w:pStyle w:val="Caption"/>
              <w:spacing w:after="0"/>
              <w:jc w:val="center"/>
              <w:rPr>
                <w:sz w:val="20"/>
                <w:szCs w:val="20"/>
              </w:rPr>
            </w:pPr>
            <w:r w:rsidRPr="005C76FF">
              <w:rPr>
                <w:sz w:val="20"/>
                <w:szCs w:val="20"/>
              </w:rPr>
              <w:t>57</w:t>
            </w:r>
          </w:p>
        </w:tc>
        <w:tc>
          <w:tcPr>
            <w:tcW w:w="880" w:type="dxa"/>
            <w:tcBorders>
              <w:top w:val="single" w:sz="4" w:space="0" w:color="auto"/>
              <w:left w:val="nil"/>
              <w:bottom w:val="nil"/>
              <w:right w:val="single" w:sz="4" w:space="0" w:color="auto"/>
            </w:tcBorders>
            <w:vAlign w:val="center"/>
          </w:tcPr>
          <w:p w14:paraId="63AAB98A" w14:textId="77777777" w:rsidR="001930FF" w:rsidRPr="005C76FF" w:rsidRDefault="001930FF" w:rsidP="00D66940">
            <w:pPr>
              <w:pStyle w:val="Caption"/>
              <w:spacing w:after="0"/>
              <w:jc w:val="center"/>
              <w:rPr>
                <w:sz w:val="20"/>
                <w:szCs w:val="20"/>
              </w:rPr>
            </w:pPr>
            <w:r w:rsidRPr="005C76FF">
              <w:rPr>
                <w:sz w:val="20"/>
                <w:szCs w:val="20"/>
              </w:rPr>
              <w:t>64</w:t>
            </w:r>
          </w:p>
        </w:tc>
        <w:tc>
          <w:tcPr>
            <w:tcW w:w="1136" w:type="dxa"/>
            <w:tcBorders>
              <w:top w:val="single" w:sz="4" w:space="0" w:color="auto"/>
              <w:left w:val="single" w:sz="4" w:space="0" w:color="auto"/>
              <w:bottom w:val="nil"/>
              <w:right w:val="nil"/>
            </w:tcBorders>
            <w:vAlign w:val="center"/>
          </w:tcPr>
          <w:p w14:paraId="279CD793" w14:textId="77777777" w:rsidR="001930FF" w:rsidRPr="005C76FF" w:rsidRDefault="001930FF" w:rsidP="00D66940">
            <w:pPr>
              <w:pStyle w:val="Caption"/>
              <w:spacing w:after="0"/>
              <w:jc w:val="center"/>
              <w:rPr>
                <w:sz w:val="20"/>
                <w:szCs w:val="20"/>
              </w:rPr>
            </w:pPr>
            <w:r w:rsidRPr="005C76FF">
              <w:rPr>
                <w:sz w:val="20"/>
                <w:szCs w:val="20"/>
              </w:rPr>
              <w:t>0.41</w:t>
            </w:r>
          </w:p>
        </w:tc>
        <w:tc>
          <w:tcPr>
            <w:tcW w:w="1138" w:type="dxa"/>
            <w:tcBorders>
              <w:top w:val="single" w:sz="4" w:space="0" w:color="auto"/>
              <w:left w:val="nil"/>
              <w:bottom w:val="nil"/>
              <w:right w:val="single" w:sz="4" w:space="0" w:color="auto"/>
            </w:tcBorders>
            <w:vAlign w:val="center"/>
          </w:tcPr>
          <w:p w14:paraId="4706E038" w14:textId="77777777" w:rsidR="001930FF" w:rsidRPr="005C76FF" w:rsidRDefault="001930FF" w:rsidP="00D66940">
            <w:pPr>
              <w:pStyle w:val="Caption"/>
              <w:spacing w:after="0"/>
              <w:jc w:val="center"/>
              <w:rPr>
                <w:sz w:val="20"/>
                <w:szCs w:val="20"/>
              </w:rPr>
            </w:pPr>
            <w:r w:rsidRPr="005C76FF">
              <w:rPr>
                <w:sz w:val="20"/>
                <w:szCs w:val="20"/>
              </w:rPr>
              <w:t>0.32</w:t>
            </w:r>
          </w:p>
        </w:tc>
        <w:tc>
          <w:tcPr>
            <w:tcW w:w="981" w:type="dxa"/>
            <w:tcBorders>
              <w:top w:val="single" w:sz="4" w:space="0" w:color="auto"/>
              <w:left w:val="single" w:sz="4" w:space="0" w:color="auto"/>
              <w:bottom w:val="nil"/>
              <w:right w:val="nil"/>
            </w:tcBorders>
            <w:vAlign w:val="center"/>
          </w:tcPr>
          <w:p w14:paraId="6DD49890" w14:textId="77777777" w:rsidR="001930FF" w:rsidRPr="005C76FF" w:rsidRDefault="001930FF" w:rsidP="00D66940">
            <w:pPr>
              <w:pStyle w:val="Caption"/>
              <w:spacing w:after="0"/>
              <w:jc w:val="center"/>
              <w:rPr>
                <w:sz w:val="20"/>
                <w:szCs w:val="20"/>
              </w:rPr>
            </w:pPr>
            <w:r w:rsidRPr="005C76FF">
              <w:rPr>
                <w:sz w:val="20"/>
                <w:szCs w:val="20"/>
              </w:rPr>
              <w:t>0 (fixed)</w:t>
            </w:r>
          </w:p>
        </w:tc>
        <w:tc>
          <w:tcPr>
            <w:tcW w:w="983" w:type="dxa"/>
            <w:tcBorders>
              <w:top w:val="single" w:sz="4" w:space="0" w:color="auto"/>
              <w:left w:val="nil"/>
              <w:bottom w:val="nil"/>
              <w:right w:val="single" w:sz="4" w:space="0" w:color="auto"/>
            </w:tcBorders>
            <w:vAlign w:val="center"/>
          </w:tcPr>
          <w:p w14:paraId="0FEDAC73" w14:textId="77777777" w:rsidR="001930FF" w:rsidRPr="005C76FF" w:rsidRDefault="001930FF" w:rsidP="00D66940">
            <w:pPr>
              <w:pStyle w:val="Caption"/>
              <w:spacing w:after="0"/>
              <w:jc w:val="center"/>
              <w:rPr>
                <w:sz w:val="20"/>
                <w:szCs w:val="20"/>
              </w:rPr>
            </w:pPr>
            <w:r w:rsidRPr="005C76FF">
              <w:rPr>
                <w:sz w:val="20"/>
                <w:szCs w:val="20"/>
              </w:rPr>
              <w:t>0 (fixed)</w:t>
            </w:r>
          </w:p>
        </w:tc>
      </w:tr>
      <w:tr w:rsidR="001930FF" w:rsidRPr="005C76FF" w14:paraId="7FB5C6B7" w14:textId="77777777" w:rsidTr="002B3A98">
        <w:trPr>
          <w:trHeight w:val="521"/>
        </w:trPr>
        <w:tc>
          <w:tcPr>
            <w:tcW w:w="2517" w:type="dxa"/>
            <w:tcBorders>
              <w:top w:val="nil"/>
              <w:left w:val="single" w:sz="4" w:space="0" w:color="auto"/>
              <w:bottom w:val="nil"/>
              <w:right w:val="single" w:sz="4" w:space="0" w:color="auto"/>
            </w:tcBorders>
            <w:vAlign w:val="center"/>
          </w:tcPr>
          <w:p w14:paraId="344D6B2F" w14:textId="77777777" w:rsidR="001930FF" w:rsidRPr="005C76FF" w:rsidRDefault="001930FF" w:rsidP="00D66940">
            <w:pPr>
              <w:pStyle w:val="Caption"/>
              <w:spacing w:after="0"/>
              <w:jc w:val="center"/>
              <w:rPr>
                <w:sz w:val="20"/>
                <w:szCs w:val="20"/>
              </w:rPr>
            </w:pPr>
            <w:r w:rsidRPr="005C76FF">
              <w:rPr>
                <w:sz w:val="20"/>
                <w:szCs w:val="20"/>
              </w:rPr>
              <w:t>British Columbia</w:t>
            </w:r>
          </w:p>
        </w:tc>
        <w:tc>
          <w:tcPr>
            <w:tcW w:w="1568" w:type="dxa"/>
            <w:tcBorders>
              <w:top w:val="nil"/>
              <w:left w:val="single" w:sz="4" w:space="0" w:color="auto"/>
              <w:bottom w:val="nil"/>
              <w:right w:val="single" w:sz="4" w:space="0" w:color="auto"/>
            </w:tcBorders>
            <w:vAlign w:val="center"/>
          </w:tcPr>
          <w:p w14:paraId="1915AD4A" w14:textId="77777777" w:rsidR="001930FF" w:rsidRPr="005C76FF" w:rsidRDefault="001930FF" w:rsidP="00D66940">
            <w:pPr>
              <w:pStyle w:val="Caption"/>
              <w:spacing w:after="0"/>
              <w:jc w:val="center"/>
              <w:rPr>
                <w:sz w:val="20"/>
                <w:szCs w:val="20"/>
              </w:rPr>
            </w:pPr>
            <w:r w:rsidRPr="005C76FF">
              <w:rPr>
                <w:sz w:val="20"/>
                <w:szCs w:val="20"/>
              </w:rPr>
              <w:t>Stratified trap survey</w:t>
            </w:r>
          </w:p>
        </w:tc>
        <w:tc>
          <w:tcPr>
            <w:tcW w:w="1316" w:type="dxa"/>
            <w:tcBorders>
              <w:top w:val="nil"/>
              <w:left w:val="single" w:sz="4" w:space="0" w:color="auto"/>
              <w:bottom w:val="nil"/>
              <w:right w:val="nil"/>
            </w:tcBorders>
            <w:vAlign w:val="center"/>
          </w:tcPr>
          <w:p w14:paraId="6FA5A0BC" w14:textId="09259231"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912</w:t>
            </w:r>
          </w:p>
        </w:tc>
        <w:tc>
          <w:tcPr>
            <w:tcW w:w="1318" w:type="dxa"/>
            <w:tcBorders>
              <w:top w:val="nil"/>
              <w:left w:val="nil"/>
              <w:bottom w:val="nil"/>
              <w:right w:val="single" w:sz="4" w:space="0" w:color="auto"/>
            </w:tcBorders>
            <w:vAlign w:val="center"/>
          </w:tcPr>
          <w:p w14:paraId="4014369F" w14:textId="5DA157A0"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088</w:t>
            </w:r>
          </w:p>
        </w:tc>
        <w:tc>
          <w:tcPr>
            <w:tcW w:w="965" w:type="dxa"/>
            <w:tcBorders>
              <w:top w:val="nil"/>
              <w:left w:val="single" w:sz="4" w:space="0" w:color="auto"/>
              <w:bottom w:val="nil"/>
              <w:right w:val="nil"/>
            </w:tcBorders>
            <w:vAlign w:val="center"/>
          </w:tcPr>
          <w:p w14:paraId="62804202" w14:textId="77777777" w:rsidR="001930FF" w:rsidRPr="005C76FF" w:rsidRDefault="001930FF" w:rsidP="00D66940">
            <w:pPr>
              <w:pStyle w:val="Caption"/>
              <w:spacing w:after="0"/>
              <w:jc w:val="center"/>
              <w:rPr>
                <w:sz w:val="20"/>
                <w:szCs w:val="20"/>
              </w:rPr>
            </w:pPr>
            <w:r w:rsidRPr="005C76FF">
              <w:rPr>
                <w:sz w:val="20"/>
                <w:szCs w:val="20"/>
              </w:rPr>
              <w:t>68.99</w:t>
            </w:r>
          </w:p>
        </w:tc>
        <w:tc>
          <w:tcPr>
            <w:tcW w:w="880" w:type="dxa"/>
            <w:tcBorders>
              <w:top w:val="nil"/>
              <w:left w:val="nil"/>
              <w:bottom w:val="nil"/>
              <w:right w:val="single" w:sz="4" w:space="0" w:color="auto"/>
            </w:tcBorders>
            <w:vAlign w:val="center"/>
          </w:tcPr>
          <w:p w14:paraId="6D71352B" w14:textId="77777777" w:rsidR="001930FF" w:rsidRPr="005C76FF" w:rsidRDefault="001930FF" w:rsidP="00D66940">
            <w:pPr>
              <w:pStyle w:val="Caption"/>
              <w:spacing w:after="0"/>
              <w:jc w:val="center"/>
              <w:rPr>
                <w:sz w:val="20"/>
                <w:szCs w:val="20"/>
              </w:rPr>
            </w:pPr>
            <w:r w:rsidRPr="005C76FF">
              <w:rPr>
                <w:sz w:val="20"/>
                <w:szCs w:val="20"/>
              </w:rPr>
              <w:t>72.00</w:t>
            </w:r>
          </w:p>
        </w:tc>
        <w:tc>
          <w:tcPr>
            <w:tcW w:w="1136" w:type="dxa"/>
            <w:tcBorders>
              <w:top w:val="nil"/>
              <w:left w:val="single" w:sz="4" w:space="0" w:color="auto"/>
              <w:bottom w:val="nil"/>
              <w:right w:val="nil"/>
            </w:tcBorders>
            <w:vAlign w:val="center"/>
          </w:tcPr>
          <w:p w14:paraId="2B11A8C9" w14:textId="77777777" w:rsidR="001930FF" w:rsidRPr="005C76FF" w:rsidRDefault="001930FF" w:rsidP="00D66940">
            <w:pPr>
              <w:pStyle w:val="Caption"/>
              <w:spacing w:after="0"/>
              <w:jc w:val="center"/>
              <w:rPr>
                <w:sz w:val="20"/>
                <w:szCs w:val="20"/>
              </w:rPr>
            </w:pPr>
            <w:r w:rsidRPr="005C76FF">
              <w:rPr>
                <w:sz w:val="20"/>
                <w:szCs w:val="20"/>
              </w:rPr>
              <w:t>0.29</w:t>
            </w:r>
          </w:p>
        </w:tc>
        <w:tc>
          <w:tcPr>
            <w:tcW w:w="1138" w:type="dxa"/>
            <w:tcBorders>
              <w:top w:val="nil"/>
              <w:left w:val="nil"/>
              <w:bottom w:val="nil"/>
              <w:right w:val="single" w:sz="4" w:space="0" w:color="auto"/>
            </w:tcBorders>
            <w:vAlign w:val="center"/>
          </w:tcPr>
          <w:p w14:paraId="5F84EBBA" w14:textId="77777777" w:rsidR="001930FF" w:rsidRPr="005C76FF" w:rsidRDefault="001930FF" w:rsidP="00D66940">
            <w:pPr>
              <w:pStyle w:val="Caption"/>
              <w:spacing w:after="0"/>
              <w:jc w:val="center"/>
              <w:rPr>
                <w:sz w:val="20"/>
                <w:szCs w:val="20"/>
              </w:rPr>
            </w:pPr>
            <w:r w:rsidRPr="005C76FF">
              <w:rPr>
                <w:sz w:val="20"/>
                <w:szCs w:val="20"/>
              </w:rPr>
              <w:t>0.25</w:t>
            </w:r>
          </w:p>
        </w:tc>
        <w:tc>
          <w:tcPr>
            <w:tcW w:w="981" w:type="dxa"/>
            <w:tcBorders>
              <w:top w:val="nil"/>
              <w:left w:val="single" w:sz="4" w:space="0" w:color="auto"/>
              <w:bottom w:val="nil"/>
              <w:right w:val="nil"/>
            </w:tcBorders>
            <w:vAlign w:val="center"/>
          </w:tcPr>
          <w:p w14:paraId="09542E11" w14:textId="6B5304BC" w:rsidR="001930FF" w:rsidRPr="005C76FF" w:rsidRDefault="00A235D8" w:rsidP="00D66940">
            <w:pPr>
              <w:pStyle w:val="Caption"/>
              <w:spacing w:after="0"/>
              <w:jc w:val="center"/>
              <w:rPr>
                <w:sz w:val="20"/>
                <w:szCs w:val="20"/>
              </w:rPr>
            </w:pPr>
            <w:r>
              <w:rPr>
                <w:sz w:val="20"/>
                <w:szCs w:val="20"/>
              </w:rPr>
              <w:t>^</w:t>
            </w:r>
          </w:p>
        </w:tc>
        <w:tc>
          <w:tcPr>
            <w:tcW w:w="983" w:type="dxa"/>
            <w:tcBorders>
              <w:top w:val="nil"/>
              <w:left w:val="nil"/>
              <w:bottom w:val="nil"/>
              <w:right w:val="single" w:sz="4" w:space="0" w:color="auto"/>
            </w:tcBorders>
            <w:vAlign w:val="center"/>
          </w:tcPr>
          <w:p w14:paraId="7D780070" w14:textId="6AE9A3CB" w:rsidR="001930FF" w:rsidRPr="005C76FF" w:rsidRDefault="00A235D8" w:rsidP="00D66940">
            <w:pPr>
              <w:pStyle w:val="Caption"/>
              <w:spacing w:after="0"/>
              <w:jc w:val="center"/>
              <w:rPr>
                <w:sz w:val="20"/>
                <w:szCs w:val="20"/>
              </w:rPr>
            </w:pPr>
            <w:r>
              <w:rPr>
                <w:sz w:val="20"/>
                <w:szCs w:val="20"/>
              </w:rPr>
              <w:t>^</w:t>
            </w:r>
          </w:p>
        </w:tc>
      </w:tr>
      <w:tr w:rsidR="001930FF" w:rsidRPr="005C76FF" w14:paraId="746CD115" w14:textId="77777777" w:rsidTr="002B3A98">
        <w:trPr>
          <w:trHeight w:val="87"/>
        </w:trPr>
        <w:tc>
          <w:tcPr>
            <w:tcW w:w="2517" w:type="dxa"/>
            <w:tcBorders>
              <w:top w:val="nil"/>
              <w:left w:val="single" w:sz="4" w:space="0" w:color="auto"/>
              <w:bottom w:val="single" w:sz="4" w:space="0" w:color="auto"/>
              <w:right w:val="single" w:sz="4" w:space="0" w:color="auto"/>
            </w:tcBorders>
            <w:vAlign w:val="center"/>
          </w:tcPr>
          <w:p w14:paraId="7B954866" w14:textId="45DDEB2F" w:rsidR="001930FF" w:rsidRPr="005C76FF" w:rsidRDefault="001930FF" w:rsidP="00D66940">
            <w:pPr>
              <w:pStyle w:val="Caption"/>
              <w:spacing w:after="0"/>
              <w:jc w:val="center"/>
              <w:rPr>
                <w:sz w:val="20"/>
                <w:szCs w:val="20"/>
              </w:rPr>
            </w:pPr>
            <w:r w:rsidRPr="005C76FF">
              <w:rPr>
                <w:sz w:val="20"/>
                <w:szCs w:val="20"/>
              </w:rPr>
              <w:t xml:space="preserve">Alaska Federal </w:t>
            </w:r>
            <w:r w:rsidRPr="005C76FF">
              <w:rPr>
                <w:sz w:val="20"/>
                <w:szCs w:val="20"/>
              </w:rPr>
              <w:fldChar w:fldCharType="begin" w:fldLock="1"/>
            </w:r>
            <w:r w:rsidR="00A77394">
              <w:rPr>
                <w:sz w:val="20"/>
                <w:szCs w:val="20"/>
              </w:rPr>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Pr="005C76FF">
              <w:rPr>
                <w:sz w:val="20"/>
                <w:szCs w:val="20"/>
              </w:rPr>
              <w:fldChar w:fldCharType="separate"/>
            </w:r>
            <w:r w:rsidRPr="005C76FF">
              <w:rPr>
                <w:noProof/>
                <w:sz w:val="20"/>
                <w:szCs w:val="20"/>
              </w:rPr>
              <w:t>(Hanselman et al., 2017)</w:t>
            </w:r>
            <w:r w:rsidRPr="005C76FF">
              <w:rPr>
                <w:sz w:val="20"/>
                <w:szCs w:val="20"/>
              </w:rPr>
              <w:fldChar w:fldCharType="end"/>
            </w:r>
          </w:p>
        </w:tc>
        <w:tc>
          <w:tcPr>
            <w:tcW w:w="1568" w:type="dxa"/>
            <w:tcBorders>
              <w:top w:val="nil"/>
              <w:left w:val="single" w:sz="4" w:space="0" w:color="auto"/>
              <w:bottom w:val="single" w:sz="4" w:space="0" w:color="auto"/>
              <w:right w:val="single" w:sz="4" w:space="0" w:color="auto"/>
            </w:tcBorders>
            <w:vAlign w:val="center"/>
          </w:tcPr>
          <w:p w14:paraId="29075CE1" w14:textId="77777777" w:rsidR="001930FF" w:rsidRPr="005C76FF" w:rsidRDefault="001930FF" w:rsidP="00D66940">
            <w:pPr>
              <w:pStyle w:val="Caption"/>
              <w:spacing w:after="0"/>
              <w:jc w:val="center"/>
              <w:rPr>
                <w:sz w:val="20"/>
                <w:szCs w:val="20"/>
              </w:rPr>
            </w:pPr>
            <w:r w:rsidRPr="005C76FF">
              <w:rPr>
                <w:sz w:val="20"/>
                <w:szCs w:val="20"/>
              </w:rPr>
              <w:t>Longline on chartered commercial fishing vessels</w:t>
            </w:r>
          </w:p>
        </w:tc>
        <w:tc>
          <w:tcPr>
            <w:tcW w:w="1316" w:type="dxa"/>
            <w:tcBorders>
              <w:top w:val="nil"/>
              <w:left w:val="single" w:sz="4" w:space="0" w:color="auto"/>
              <w:bottom w:val="single" w:sz="4" w:space="0" w:color="auto"/>
              <w:right w:val="nil"/>
            </w:tcBorders>
            <w:vAlign w:val="center"/>
          </w:tcPr>
          <w:p w14:paraId="1A82E5E7" w14:textId="0166149B" w:rsidR="001930FF" w:rsidRPr="005C76FF" w:rsidRDefault="001930FF" w:rsidP="00D66940">
            <w:pPr>
              <w:pStyle w:val="Caption"/>
              <w:spacing w:after="0"/>
              <w:jc w:val="center"/>
              <w:rPr>
                <w:sz w:val="20"/>
                <w:szCs w:val="20"/>
              </w:rPr>
            </w:pPr>
            <w:r w:rsidRPr="005C76FF">
              <w:rPr>
                <w:sz w:val="20"/>
                <w:szCs w:val="20"/>
              </w:rPr>
              <w:t>6</w:t>
            </w:r>
            <w:r w:rsidR="00B11A55">
              <w:rPr>
                <w:sz w:val="20"/>
                <w:szCs w:val="20"/>
              </w:rPr>
              <w:t>,</w:t>
            </w:r>
            <w:r w:rsidRPr="005C76FF">
              <w:rPr>
                <w:sz w:val="20"/>
                <w:szCs w:val="20"/>
              </w:rPr>
              <w:t>818</w:t>
            </w:r>
          </w:p>
        </w:tc>
        <w:tc>
          <w:tcPr>
            <w:tcW w:w="1318" w:type="dxa"/>
            <w:tcBorders>
              <w:top w:val="nil"/>
              <w:left w:val="nil"/>
              <w:bottom w:val="single" w:sz="4" w:space="0" w:color="auto"/>
              <w:right w:val="single" w:sz="4" w:space="0" w:color="auto"/>
            </w:tcBorders>
            <w:vAlign w:val="center"/>
          </w:tcPr>
          <w:p w14:paraId="2ABA914E" w14:textId="443137A1" w:rsidR="001930FF" w:rsidRPr="005C76FF" w:rsidRDefault="001930FF" w:rsidP="00D66940">
            <w:pPr>
              <w:pStyle w:val="Caption"/>
              <w:spacing w:after="0"/>
              <w:jc w:val="center"/>
              <w:rPr>
                <w:sz w:val="20"/>
                <w:szCs w:val="20"/>
              </w:rPr>
            </w:pPr>
            <w:r w:rsidRPr="005C76FF">
              <w:rPr>
                <w:sz w:val="20"/>
                <w:szCs w:val="20"/>
              </w:rPr>
              <w:t>8</w:t>
            </w:r>
            <w:r w:rsidR="00B11A55">
              <w:rPr>
                <w:sz w:val="20"/>
                <w:szCs w:val="20"/>
              </w:rPr>
              <w:t>,</w:t>
            </w:r>
            <w:r w:rsidRPr="005C76FF">
              <w:rPr>
                <w:sz w:val="20"/>
                <w:szCs w:val="20"/>
              </w:rPr>
              <w:t>182</w:t>
            </w:r>
          </w:p>
        </w:tc>
        <w:tc>
          <w:tcPr>
            <w:tcW w:w="965" w:type="dxa"/>
            <w:tcBorders>
              <w:top w:val="nil"/>
              <w:left w:val="single" w:sz="4" w:space="0" w:color="auto"/>
              <w:bottom w:val="single" w:sz="4" w:space="0" w:color="auto"/>
              <w:right w:val="nil"/>
            </w:tcBorders>
            <w:vAlign w:val="center"/>
          </w:tcPr>
          <w:p w14:paraId="526534A0" w14:textId="77777777" w:rsidR="001930FF" w:rsidRPr="005C76FF" w:rsidRDefault="001930FF" w:rsidP="00D66940">
            <w:pPr>
              <w:pStyle w:val="Caption"/>
              <w:spacing w:after="0"/>
              <w:jc w:val="center"/>
              <w:rPr>
                <w:sz w:val="20"/>
                <w:szCs w:val="20"/>
              </w:rPr>
            </w:pPr>
            <w:r w:rsidRPr="005C76FF">
              <w:rPr>
                <w:sz w:val="20"/>
                <w:szCs w:val="20"/>
              </w:rPr>
              <w:t>*67.8</w:t>
            </w:r>
          </w:p>
          <w:p w14:paraId="0FA0CF6B" w14:textId="77777777" w:rsidR="001930FF" w:rsidRPr="005C76FF" w:rsidRDefault="001930FF" w:rsidP="00D66940">
            <w:pPr>
              <w:jc w:val="center"/>
              <w:rPr>
                <w:sz w:val="20"/>
                <w:szCs w:val="20"/>
              </w:rPr>
            </w:pPr>
            <w:r w:rsidRPr="005C76FF">
              <w:rPr>
                <w:sz w:val="20"/>
                <w:szCs w:val="20"/>
              </w:rPr>
              <w:t>⁑65.3</w:t>
            </w:r>
          </w:p>
        </w:tc>
        <w:tc>
          <w:tcPr>
            <w:tcW w:w="880" w:type="dxa"/>
            <w:tcBorders>
              <w:top w:val="nil"/>
              <w:left w:val="nil"/>
              <w:bottom w:val="single" w:sz="4" w:space="0" w:color="auto"/>
              <w:right w:val="single" w:sz="4" w:space="0" w:color="auto"/>
            </w:tcBorders>
            <w:vAlign w:val="center"/>
          </w:tcPr>
          <w:p w14:paraId="274207ED" w14:textId="77777777" w:rsidR="001930FF" w:rsidRPr="005C76FF" w:rsidRDefault="001930FF" w:rsidP="00D66940">
            <w:pPr>
              <w:pStyle w:val="Caption"/>
              <w:spacing w:after="0"/>
              <w:jc w:val="center"/>
              <w:rPr>
                <w:sz w:val="20"/>
                <w:szCs w:val="20"/>
              </w:rPr>
            </w:pPr>
            <w:r w:rsidRPr="005C76FF">
              <w:rPr>
                <w:sz w:val="20"/>
                <w:szCs w:val="20"/>
              </w:rPr>
              <w:t>*80.2</w:t>
            </w:r>
          </w:p>
          <w:p w14:paraId="2B36D096" w14:textId="77777777" w:rsidR="001930FF" w:rsidRPr="005C76FF" w:rsidRDefault="001930FF" w:rsidP="00D66940">
            <w:pPr>
              <w:jc w:val="center"/>
              <w:rPr>
                <w:sz w:val="20"/>
                <w:szCs w:val="20"/>
              </w:rPr>
            </w:pPr>
            <w:r w:rsidRPr="005C76FF">
              <w:rPr>
                <w:sz w:val="20"/>
                <w:szCs w:val="20"/>
              </w:rPr>
              <w:t>⁑75.6</w:t>
            </w:r>
          </w:p>
        </w:tc>
        <w:tc>
          <w:tcPr>
            <w:tcW w:w="1136" w:type="dxa"/>
            <w:tcBorders>
              <w:top w:val="nil"/>
              <w:left w:val="single" w:sz="4" w:space="0" w:color="auto"/>
              <w:bottom w:val="single" w:sz="4" w:space="0" w:color="auto"/>
              <w:right w:val="nil"/>
            </w:tcBorders>
            <w:vAlign w:val="center"/>
          </w:tcPr>
          <w:p w14:paraId="70ECDAE3" w14:textId="77777777" w:rsidR="001930FF" w:rsidRPr="005C76FF" w:rsidRDefault="001930FF" w:rsidP="00D66940">
            <w:pPr>
              <w:pStyle w:val="Caption"/>
              <w:spacing w:after="0"/>
              <w:jc w:val="center"/>
              <w:rPr>
                <w:sz w:val="20"/>
                <w:szCs w:val="20"/>
              </w:rPr>
            </w:pPr>
            <w:r w:rsidRPr="005C76FF">
              <w:rPr>
                <w:sz w:val="20"/>
                <w:szCs w:val="20"/>
              </w:rPr>
              <w:t>*0.29</w:t>
            </w:r>
          </w:p>
          <w:p w14:paraId="499632D8" w14:textId="77777777" w:rsidR="001930FF" w:rsidRPr="005C76FF" w:rsidRDefault="001930FF" w:rsidP="00D66940">
            <w:pPr>
              <w:jc w:val="center"/>
              <w:rPr>
                <w:sz w:val="20"/>
                <w:szCs w:val="20"/>
              </w:rPr>
            </w:pPr>
            <w:r w:rsidRPr="005C76FF">
              <w:rPr>
                <w:sz w:val="20"/>
                <w:szCs w:val="20"/>
              </w:rPr>
              <w:t>⁑0.28</w:t>
            </w:r>
          </w:p>
        </w:tc>
        <w:tc>
          <w:tcPr>
            <w:tcW w:w="1138" w:type="dxa"/>
            <w:tcBorders>
              <w:top w:val="nil"/>
              <w:left w:val="nil"/>
              <w:bottom w:val="single" w:sz="4" w:space="0" w:color="auto"/>
              <w:right w:val="single" w:sz="4" w:space="0" w:color="auto"/>
            </w:tcBorders>
            <w:vAlign w:val="center"/>
          </w:tcPr>
          <w:p w14:paraId="22297664" w14:textId="77777777" w:rsidR="001930FF" w:rsidRPr="005C76FF" w:rsidRDefault="001930FF" w:rsidP="00D66940">
            <w:pPr>
              <w:pStyle w:val="Caption"/>
              <w:spacing w:after="0"/>
              <w:jc w:val="center"/>
              <w:rPr>
                <w:sz w:val="20"/>
                <w:szCs w:val="20"/>
              </w:rPr>
            </w:pPr>
            <w:r w:rsidRPr="005C76FF">
              <w:rPr>
                <w:sz w:val="20"/>
                <w:szCs w:val="20"/>
              </w:rPr>
              <w:t>*0.22</w:t>
            </w:r>
          </w:p>
          <w:p w14:paraId="2BAF9FB7" w14:textId="77777777" w:rsidR="001930FF" w:rsidRPr="005C76FF" w:rsidRDefault="001930FF" w:rsidP="00D66940">
            <w:pPr>
              <w:jc w:val="center"/>
              <w:rPr>
                <w:sz w:val="20"/>
                <w:szCs w:val="20"/>
              </w:rPr>
            </w:pPr>
            <w:r w:rsidRPr="005C76FF">
              <w:rPr>
                <w:sz w:val="20"/>
                <w:szCs w:val="20"/>
              </w:rPr>
              <w:t>⁑0.21</w:t>
            </w:r>
          </w:p>
        </w:tc>
        <w:tc>
          <w:tcPr>
            <w:tcW w:w="981" w:type="dxa"/>
            <w:tcBorders>
              <w:top w:val="nil"/>
              <w:left w:val="single" w:sz="4" w:space="0" w:color="auto"/>
              <w:bottom w:val="single" w:sz="4" w:space="0" w:color="auto"/>
              <w:right w:val="nil"/>
            </w:tcBorders>
            <w:vAlign w:val="center"/>
          </w:tcPr>
          <w:p w14:paraId="0B8EEA9A" w14:textId="77777777" w:rsidR="001930FF" w:rsidRPr="005C76FF" w:rsidRDefault="001930FF" w:rsidP="00D66940">
            <w:pPr>
              <w:pStyle w:val="Caption"/>
              <w:spacing w:after="0"/>
              <w:jc w:val="center"/>
              <w:rPr>
                <w:sz w:val="20"/>
                <w:szCs w:val="20"/>
              </w:rPr>
            </w:pPr>
            <w:r w:rsidRPr="005C76FF">
              <w:rPr>
                <w:sz w:val="20"/>
                <w:szCs w:val="20"/>
              </w:rPr>
              <w:t>*⁑2.27</w:t>
            </w:r>
          </w:p>
        </w:tc>
        <w:tc>
          <w:tcPr>
            <w:tcW w:w="983" w:type="dxa"/>
            <w:tcBorders>
              <w:top w:val="nil"/>
              <w:left w:val="nil"/>
              <w:bottom w:val="single" w:sz="4" w:space="0" w:color="auto"/>
              <w:right w:val="single" w:sz="4" w:space="0" w:color="auto"/>
            </w:tcBorders>
            <w:vAlign w:val="center"/>
          </w:tcPr>
          <w:p w14:paraId="04CAD57D" w14:textId="77777777" w:rsidR="001930FF" w:rsidRPr="005C76FF" w:rsidRDefault="001930FF" w:rsidP="00D66940">
            <w:pPr>
              <w:pStyle w:val="Caption"/>
              <w:spacing w:after="0"/>
              <w:jc w:val="center"/>
              <w:rPr>
                <w:sz w:val="20"/>
                <w:szCs w:val="20"/>
              </w:rPr>
            </w:pPr>
            <w:r w:rsidRPr="005C76FF">
              <w:rPr>
                <w:sz w:val="20"/>
                <w:szCs w:val="20"/>
              </w:rPr>
              <w:t>*⁑1.95</w:t>
            </w:r>
          </w:p>
        </w:tc>
      </w:tr>
    </w:tbl>
    <w:p w14:paraId="139A88C6" w14:textId="77777777" w:rsidR="00B11A55" w:rsidRDefault="00B11A55" w:rsidP="001930FF">
      <w:pPr>
        <w:pStyle w:val="Caption"/>
        <w:spacing w:after="0"/>
      </w:pPr>
      <w:bookmarkStart w:id="162" w:name="_Ref8372254"/>
    </w:p>
    <w:p w14:paraId="0353A469" w14:textId="139BDAC7" w:rsidR="00334EE1" w:rsidRDefault="001930FF" w:rsidP="001930FF">
      <w:pPr>
        <w:pStyle w:val="Caption"/>
        <w:spacing w:after="0"/>
      </w:pPr>
      <w:r>
        <w:t xml:space="preserve">Table </w:t>
      </w:r>
      <w:r>
        <w:rPr>
          <w:noProof/>
        </w:rPr>
        <w:fldChar w:fldCharType="begin"/>
      </w:r>
      <w:r>
        <w:rPr>
          <w:noProof/>
        </w:rPr>
        <w:instrText xml:space="preserve"> SEQ Table \* ARABIC </w:instrText>
      </w:r>
      <w:r>
        <w:rPr>
          <w:noProof/>
        </w:rPr>
        <w:fldChar w:fldCharType="separate"/>
      </w:r>
      <w:r w:rsidR="00EF1C91">
        <w:rPr>
          <w:noProof/>
        </w:rPr>
        <w:t>1</w:t>
      </w:r>
      <w:r>
        <w:rPr>
          <w:noProof/>
        </w:rPr>
        <w:fldChar w:fldCharType="end"/>
      </w:r>
      <w:bookmarkEnd w:id="161"/>
      <w:bookmarkEnd w:id="162"/>
      <w:r>
        <w:t xml:space="preserve">. </w:t>
      </w:r>
      <w:r w:rsidRPr="004906F5">
        <w:t xml:space="preserve">Overview of </w:t>
      </w:r>
      <w:r>
        <w:t xml:space="preserve">survey methods, data available and </w:t>
      </w:r>
      <w:r w:rsidRPr="004906F5">
        <w:t>most recent</w:t>
      </w:r>
      <w:r>
        <w:t xml:space="preserve"> VBGF</w:t>
      </w:r>
      <w:r w:rsidRPr="004906F5">
        <w:t xml:space="preserve"> parameters used for sablefish in stock assessments.</w:t>
      </w:r>
      <w:r>
        <w:t xml:space="preserve"> *Time-blocked VBGF parameters for</w:t>
      </w:r>
      <w:r w:rsidR="00F978C8">
        <w:t xml:space="preserve"> Alaska</w:t>
      </w:r>
      <w:r w:rsidR="00FB079C">
        <w:t xml:space="preserve"> </w:t>
      </w:r>
      <w:r>
        <w:t>Federal assessment 1996-</w:t>
      </w:r>
      <w:r w:rsidR="00D34DA0">
        <w:t>2018</w:t>
      </w:r>
    </w:p>
    <w:p w14:paraId="0D9E0712" w14:textId="5D24AF00" w:rsidR="001930FF" w:rsidRDefault="001930FF" w:rsidP="001930FF">
      <w:pPr>
        <w:pStyle w:val="Caption"/>
        <w:spacing w:after="0"/>
      </w:pPr>
      <w:r>
        <w:t>⁑Time-blocked VBGF parameters for</w:t>
      </w:r>
      <w:r w:rsidR="00F978C8">
        <w:t xml:space="preserve"> Alaska</w:t>
      </w:r>
      <w:r w:rsidR="00FB079C">
        <w:t xml:space="preserve"> </w:t>
      </w:r>
      <w:r>
        <w:t xml:space="preserve">Federal assessment from 1960-1995 </w:t>
      </w:r>
      <w:r>
        <w:fldChar w:fldCharType="begin" w:fldLock="1"/>
      </w:r>
      <w:r w:rsidR="00A77394">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J","non-dropping-particle":"","parse-names":false,"suffix":""}],"container-title":"National Marine Fisheries Service Auke Bay Marine Station 11305 Glacier Highway Juneau, AK 99801","id":"ITEM-1","issue":"November 2017","issued":{"date-parts":[["2017"]]},"page":"576-717","publisher-place":"Juneau, AK.","title":"Assessment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fldChar w:fldCharType="separate"/>
      </w:r>
      <w:r w:rsidRPr="00E2026F">
        <w:rPr>
          <w:noProof/>
        </w:rPr>
        <w:t>(Hanselman et al., 2017)</w:t>
      </w:r>
      <w:r>
        <w:fldChar w:fldCharType="end"/>
      </w:r>
      <w:r>
        <w:t xml:space="preserve"> </w:t>
      </w:r>
      <w:r w:rsidR="00FC55DC">
        <w:t xml:space="preserve"> </w:t>
      </w:r>
    </w:p>
    <w:p w14:paraId="7148A5B5" w14:textId="0F59E576" w:rsidR="00A235D8" w:rsidRPr="009D7896" w:rsidRDefault="00A235D8" w:rsidP="001930FF">
      <w:pPr>
        <w:rPr>
          <w:color w:val="4472C4" w:themeColor="accent1"/>
        </w:rPr>
        <w:sectPr w:rsidR="00A235D8" w:rsidRPr="009D7896" w:rsidSect="00D31862">
          <w:footerReference w:type="default" r:id="rId22"/>
          <w:pgSz w:w="15840" w:h="12240" w:orient="landscape" w:code="1"/>
          <w:pgMar w:top="1440" w:right="1440" w:bottom="1440" w:left="1440" w:header="720" w:footer="720" w:gutter="0"/>
          <w:cols w:space="720"/>
          <w:docGrid w:linePitch="360"/>
        </w:sectPr>
      </w:pPr>
      <w:r w:rsidRPr="009D7896">
        <w:rPr>
          <w:color w:val="4472C4" w:themeColor="accent1"/>
          <w:sz w:val="20"/>
          <w:szCs w:val="20"/>
        </w:rPr>
        <w:t>^</w:t>
      </w:r>
      <w:r w:rsidRPr="009D7896">
        <w:rPr>
          <w:color w:val="4472C4" w:themeColor="accent1"/>
        </w:rPr>
        <w:t>The BC assessment fixes length at age-1 to 32.5cm.</w:t>
      </w:r>
    </w:p>
    <w:p w14:paraId="6BE941CA" w14:textId="4F9A6605" w:rsidR="001930FF" w:rsidRPr="001930FF" w:rsidRDefault="001930FF" w:rsidP="001930FF"/>
    <w:tbl>
      <w:tblPr>
        <w:tblStyle w:val="TableGrid"/>
        <w:tblW w:w="9717" w:type="dxa"/>
        <w:tblLook w:val="04A0" w:firstRow="1" w:lastRow="0" w:firstColumn="1" w:lastColumn="0" w:noHBand="0" w:noVBand="1"/>
      </w:tblPr>
      <w:tblGrid>
        <w:gridCol w:w="2065"/>
        <w:gridCol w:w="3026"/>
        <w:gridCol w:w="4626"/>
      </w:tblGrid>
      <w:tr w:rsidR="00EC0FDD" w14:paraId="3837BCF3" w14:textId="77777777" w:rsidTr="00D66940">
        <w:trPr>
          <w:trHeight w:val="17"/>
        </w:trPr>
        <w:tc>
          <w:tcPr>
            <w:tcW w:w="2065" w:type="dxa"/>
            <w:vAlign w:val="center"/>
          </w:tcPr>
          <w:p w14:paraId="6CFEFAB8" w14:textId="2EF43A9F" w:rsidR="00EC0FDD" w:rsidRPr="00E11D94" w:rsidRDefault="00EC0FDD" w:rsidP="00D66940">
            <w:pPr>
              <w:jc w:val="center"/>
              <w:rPr>
                <w:b/>
              </w:rPr>
            </w:pPr>
            <w:bookmarkStart w:id="163" w:name="_Hlk3275689"/>
            <w:r>
              <w:rPr>
                <w:b/>
              </w:rPr>
              <w:t>Scenario Number</w:t>
            </w:r>
          </w:p>
        </w:tc>
        <w:tc>
          <w:tcPr>
            <w:tcW w:w="3026" w:type="dxa"/>
            <w:vAlign w:val="center"/>
          </w:tcPr>
          <w:p w14:paraId="0A5AB89C" w14:textId="2C665606" w:rsidR="00EC0FDD" w:rsidRPr="00E11D94" w:rsidRDefault="00EC0FDD" w:rsidP="00D66940">
            <w:pPr>
              <w:jc w:val="center"/>
              <w:rPr>
                <w:b/>
              </w:rPr>
            </w:pPr>
            <w:r w:rsidRPr="00E11D94">
              <w:rPr>
                <w:b/>
              </w:rPr>
              <w:t>Scenario Description</w:t>
            </w:r>
          </w:p>
        </w:tc>
        <w:tc>
          <w:tcPr>
            <w:tcW w:w="4626" w:type="dxa"/>
            <w:vAlign w:val="center"/>
          </w:tcPr>
          <w:p w14:paraId="55690027" w14:textId="1CB2F05A" w:rsidR="00EC0FDD" w:rsidRPr="00E11D94" w:rsidRDefault="00EC0FDD" w:rsidP="00D66940">
            <w:pPr>
              <w:jc w:val="center"/>
              <w:rPr>
                <w:b/>
              </w:rPr>
            </w:pPr>
            <w:r w:rsidRPr="00E11D94">
              <w:rPr>
                <w:b/>
              </w:rPr>
              <w:t>Stratification</w:t>
            </w:r>
          </w:p>
        </w:tc>
      </w:tr>
      <w:tr w:rsidR="00EC0FDD" w14:paraId="2381033F" w14:textId="77777777" w:rsidTr="00D66940">
        <w:trPr>
          <w:trHeight w:val="17"/>
        </w:trPr>
        <w:tc>
          <w:tcPr>
            <w:tcW w:w="2065" w:type="dxa"/>
          </w:tcPr>
          <w:p w14:paraId="56347CC2" w14:textId="6A79AF1D" w:rsidR="00EC0FDD" w:rsidRDefault="00EC0FDD" w:rsidP="00A445E7">
            <w:pPr>
              <w:jc w:val="center"/>
            </w:pPr>
            <w:r>
              <w:t>1</w:t>
            </w:r>
          </w:p>
        </w:tc>
        <w:tc>
          <w:tcPr>
            <w:tcW w:w="3026" w:type="dxa"/>
          </w:tcPr>
          <w:p w14:paraId="4D587584" w14:textId="0CE55D2F" w:rsidR="00EC0FDD" w:rsidRDefault="00EC0FDD" w:rsidP="001B618E">
            <w:r>
              <w:t>No spatial breaks</w:t>
            </w:r>
          </w:p>
        </w:tc>
        <w:tc>
          <w:tcPr>
            <w:tcW w:w="4626" w:type="dxa"/>
          </w:tcPr>
          <w:p w14:paraId="55A12E7B" w14:textId="4656F257" w:rsidR="00EC0FDD" w:rsidRDefault="00EC0FDD">
            <w:r>
              <w:t xml:space="preserve">Latitude and Longitude ~ U[0,50], all fish under </w:t>
            </w:r>
            <w:r w:rsidR="00B11A55">
              <w:t>r</w:t>
            </w:r>
            <w:r>
              <w:t xml:space="preserve">egime 1 </w:t>
            </w:r>
          </w:p>
        </w:tc>
      </w:tr>
      <w:tr w:rsidR="00EC0FDD" w14:paraId="2EC4A0FE" w14:textId="77777777" w:rsidTr="00D66940">
        <w:trPr>
          <w:trHeight w:val="17"/>
        </w:trPr>
        <w:tc>
          <w:tcPr>
            <w:tcW w:w="2065" w:type="dxa"/>
          </w:tcPr>
          <w:p w14:paraId="28BD8354" w14:textId="593FE511" w:rsidR="00EC0FDD" w:rsidRDefault="00EC0FDD" w:rsidP="00A445E7">
            <w:pPr>
              <w:jc w:val="center"/>
            </w:pPr>
            <w:r>
              <w:t>2</w:t>
            </w:r>
          </w:p>
        </w:tc>
        <w:tc>
          <w:tcPr>
            <w:tcW w:w="3026" w:type="dxa"/>
          </w:tcPr>
          <w:p w14:paraId="27664435" w14:textId="2D889CC4" w:rsidR="00EC0FDD" w:rsidRDefault="00EC0FDD" w:rsidP="001B618E">
            <w:r>
              <w:t xml:space="preserve">Single, spatial break in middle of range, with no overlap </w:t>
            </w:r>
          </w:p>
        </w:tc>
        <w:tc>
          <w:tcPr>
            <w:tcW w:w="4626" w:type="dxa"/>
          </w:tcPr>
          <w:p w14:paraId="13F10C66" w14:textId="109BD850" w:rsidR="00EC0FDD" w:rsidRDefault="00EC0FDD" w:rsidP="001B618E">
            <w:r>
              <w:t xml:space="preserve">Latitude and Longitude ~ U[0,25]  under </w:t>
            </w:r>
            <w:r w:rsidR="00B11A55">
              <w:t>r</w:t>
            </w:r>
            <w:r>
              <w:t xml:space="preserve">egime 1; </w:t>
            </w:r>
          </w:p>
          <w:p w14:paraId="19536133" w14:textId="45C62D55" w:rsidR="00EC0FDD" w:rsidRDefault="00EC0FDD">
            <w:r>
              <w:t xml:space="preserve">Latitude and Longitude ~ U[25,50] under </w:t>
            </w:r>
            <w:r w:rsidR="00B11A55">
              <w:t>r</w:t>
            </w:r>
            <w:r>
              <w:t>egime 2</w:t>
            </w:r>
          </w:p>
        </w:tc>
      </w:tr>
      <w:tr w:rsidR="00EC0FDD" w14:paraId="18937E0F" w14:textId="77777777" w:rsidTr="00D66940">
        <w:trPr>
          <w:trHeight w:val="17"/>
        </w:trPr>
        <w:tc>
          <w:tcPr>
            <w:tcW w:w="2065" w:type="dxa"/>
          </w:tcPr>
          <w:p w14:paraId="59678EAD" w14:textId="0343AED9" w:rsidR="00EC0FDD" w:rsidRDefault="00EC0FDD" w:rsidP="00A445E7">
            <w:pPr>
              <w:jc w:val="center"/>
            </w:pPr>
            <w:r>
              <w:t>3</w:t>
            </w:r>
          </w:p>
        </w:tc>
        <w:tc>
          <w:tcPr>
            <w:tcW w:w="3026" w:type="dxa"/>
          </w:tcPr>
          <w:p w14:paraId="43EBF68E" w14:textId="69D8D5B0" w:rsidR="00EC0FDD" w:rsidRDefault="005C76FF" w:rsidP="001B618E">
            <w:r>
              <w:t>Some overlap between regions</w:t>
            </w:r>
          </w:p>
        </w:tc>
        <w:tc>
          <w:tcPr>
            <w:tcW w:w="4626" w:type="dxa"/>
          </w:tcPr>
          <w:p w14:paraId="0ECB35A0" w14:textId="5EC5FF87" w:rsidR="00EC0FDD" w:rsidRDefault="00EC0FDD" w:rsidP="001B618E">
            <w:r>
              <w:t xml:space="preserve">Latitude and Longitude ~ U[0,25]  under </w:t>
            </w:r>
            <w:r w:rsidR="00B11A55">
              <w:t>r</w:t>
            </w:r>
            <w:r>
              <w:t xml:space="preserve">egime 1; </w:t>
            </w:r>
          </w:p>
          <w:p w14:paraId="4E5E73F6" w14:textId="6CE8BC3A" w:rsidR="00EC0FDD" w:rsidRDefault="00EC0FDD">
            <w:r>
              <w:t xml:space="preserve">Latitude and Longitude ~ U[20,50] under </w:t>
            </w:r>
            <w:r w:rsidR="00B11A55">
              <w:t>r</w:t>
            </w:r>
            <w:r>
              <w:t>egime 2</w:t>
            </w:r>
          </w:p>
        </w:tc>
      </w:tr>
      <w:tr w:rsidR="00EC0FDD" w14:paraId="06BE7A4F" w14:textId="77777777" w:rsidTr="00D66940">
        <w:trPr>
          <w:trHeight w:val="17"/>
        </w:trPr>
        <w:tc>
          <w:tcPr>
            <w:tcW w:w="2065" w:type="dxa"/>
          </w:tcPr>
          <w:p w14:paraId="51ABBEC6" w14:textId="56975D00" w:rsidR="00EC0FDD" w:rsidRDefault="00EC0FDD" w:rsidP="00A445E7">
            <w:pPr>
              <w:jc w:val="center"/>
            </w:pPr>
            <w:r>
              <w:t>4</w:t>
            </w:r>
          </w:p>
        </w:tc>
        <w:tc>
          <w:tcPr>
            <w:tcW w:w="3026" w:type="dxa"/>
          </w:tcPr>
          <w:p w14:paraId="6D57C92F" w14:textId="74D95C02" w:rsidR="00EC0FDD" w:rsidRDefault="00EC0FDD" w:rsidP="001B618E">
            <w:r>
              <w:t xml:space="preserve">Single spatial break at edge of range with no overlap </w:t>
            </w:r>
          </w:p>
        </w:tc>
        <w:tc>
          <w:tcPr>
            <w:tcW w:w="4626" w:type="dxa"/>
          </w:tcPr>
          <w:p w14:paraId="1A47DF4C" w14:textId="3789E346" w:rsidR="00EC0FDD" w:rsidRDefault="00EC0FDD" w:rsidP="001B618E">
            <w:r>
              <w:t>Latitude ~ U[0,</w:t>
            </w:r>
            <w:r w:rsidR="00135AEA">
              <w:t>50</w:t>
            </w:r>
            <w:r>
              <w:t xml:space="preserve">]  </w:t>
            </w:r>
            <w:r w:rsidR="00762364">
              <w:t xml:space="preserve">for </w:t>
            </w:r>
            <w:r w:rsidR="00B11A55">
              <w:t>r</w:t>
            </w:r>
            <w:r w:rsidR="00762364">
              <w:t>egimes 1 and 2</w:t>
            </w:r>
            <w:r>
              <w:t>;</w:t>
            </w:r>
          </w:p>
          <w:p w14:paraId="14D18029" w14:textId="3FE0C4FA" w:rsidR="00762364" w:rsidRDefault="00762364" w:rsidP="001B618E">
            <w:r>
              <w:t xml:space="preserve">Longitude ~ U[0,48] for </w:t>
            </w:r>
            <w:r w:rsidR="00B11A55">
              <w:t>r</w:t>
            </w:r>
            <w:r>
              <w:t xml:space="preserve">egime </w:t>
            </w:r>
            <w:r w:rsidR="003F7577">
              <w:t>1</w:t>
            </w:r>
          </w:p>
          <w:p w14:paraId="5BCDF1B4" w14:textId="2CF18EC7" w:rsidR="00EC0FDD" w:rsidRDefault="00EC0FDD">
            <w:r>
              <w:t>Longitude ~ U[4</w:t>
            </w:r>
            <w:r w:rsidR="00762364">
              <w:t>8</w:t>
            </w:r>
            <w:r>
              <w:t xml:space="preserve">,50] </w:t>
            </w:r>
            <w:r w:rsidR="00762364">
              <w:t>for</w:t>
            </w:r>
            <w:r>
              <w:t xml:space="preserve"> </w:t>
            </w:r>
            <w:r w:rsidR="00B11A55">
              <w:t>r</w:t>
            </w:r>
            <w:r>
              <w:t>egime 2</w:t>
            </w:r>
          </w:p>
        </w:tc>
      </w:tr>
      <w:tr w:rsidR="00EC0FDD" w14:paraId="21D27038" w14:textId="77777777" w:rsidTr="00D66940">
        <w:trPr>
          <w:trHeight w:val="17"/>
        </w:trPr>
        <w:tc>
          <w:tcPr>
            <w:tcW w:w="2065" w:type="dxa"/>
          </w:tcPr>
          <w:p w14:paraId="76399915" w14:textId="07D79C40" w:rsidR="00EC0FDD" w:rsidRDefault="00EC0FDD" w:rsidP="00A445E7">
            <w:pPr>
              <w:jc w:val="center"/>
            </w:pPr>
            <w:r>
              <w:t>5</w:t>
            </w:r>
          </w:p>
        </w:tc>
        <w:tc>
          <w:tcPr>
            <w:tcW w:w="3026" w:type="dxa"/>
          </w:tcPr>
          <w:p w14:paraId="704D1D02" w14:textId="44C28A1F" w:rsidR="00EC0FDD" w:rsidRDefault="00EC0FDD" w:rsidP="001B618E">
            <w:r>
              <w:t>Single temporal break at year 50 (of 100); no spatial variability</w:t>
            </w:r>
          </w:p>
        </w:tc>
        <w:tc>
          <w:tcPr>
            <w:tcW w:w="4626" w:type="dxa"/>
          </w:tcPr>
          <w:p w14:paraId="595EB855" w14:textId="5C9F51CE" w:rsidR="00EC0FDD" w:rsidRDefault="00EC0FDD">
            <w:r>
              <w:t xml:space="preserve">Latitude and Longitude ~ U[0,50], all fish under </w:t>
            </w:r>
            <w:r w:rsidR="00B11A55">
              <w:t>r</w:t>
            </w:r>
            <w:r>
              <w:t xml:space="preserve">egime 1 from years 0 to 49 and </w:t>
            </w:r>
            <w:r w:rsidR="00B11A55">
              <w:t>r</w:t>
            </w:r>
            <w:r>
              <w:t>egime 2 thereafter</w:t>
            </w:r>
          </w:p>
        </w:tc>
      </w:tr>
    </w:tbl>
    <w:p w14:paraId="7E51E9F0" w14:textId="71478858" w:rsidR="000645CA" w:rsidRDefault="00B82748" w:rsidP="00BF132A">
      <w:pPr>
        <w:pStyle w:val="Caption"/>
        <w:spacing w:before="240" w:after="0"/>
        <w:jc w:val="both"/>
      </w:pPr>
      <w:bookmarkStart w:id="164" w:name="_Ref872431"/>
      <w:bookmarkStart w:id="165" w:name="_Ref872422"/>
      <w:r>
        <w:t xml:space="preserve">Table </w:t>
      </w:r>
      <w:r>
        <w:rPr>
          <w:noProof/>
        </w:rPr>
        <w:fldChar w:fldCharType="begin"/>
      </w:r>
      <w:r>
        <w:rPr>
          <w:noProof/>
        </w:rPr>
        <w:instrText xml:space="preserve"> SEQ Table \* ARABIC </w:instrText>
      </w:r>
      <w:r>
        <w:rPr>
          <w:noProof/>
        </w:rPr>
        <w:fldChar w:fldCharType="separate"/>
      </w:r>
      <w:r w:rsidR="00EF1C91">
        <w:rPr>
          <w:noProof/>
        </w:rPr>
        <w:t>2</w:t>
      </w:r>
      <w:r>
        <w:rPr>
          <w:noProof/>
        </w:rPr>
        <w:fldChar w:fldCharType="end"/>
      </w:r>
      <w:bookmarkEnd w:id="164"/>
      <w:r>
        <w:t xml:space="preserve">. Summary of </w:t>
      </w:r>
      <w:r w:rsidR="001B6135">
        <w:t>simulation scenarios</w:t>
      </w:r>
      <w:r>
        <w:t xml:space="preserve"> used to test the </w:t>
      </w:r>
      <w:r w:rsidR="007D5FD4">
        <w:t>proposed</w:t>
      </w:r>
      <w:r>
        <w:t xml:space="preserve"> </w:t>
      </w:r>
      <w:r w:rsidR="007A52D3">
        <w:t xml:space="preserve">GAM-based </w:t>
      </w:r>
      <w:r>
        <w:t xml:space="preserve">method </w:t>
      </w:r>
      <w:bookmarkEnd w:id="165"/>
      <w:r w:rsidR="00B11A55">
        <w:t xml:space="preserve">given </w:t>
      </w:r>
      <w:r w:rsidR="007D5FD4">
        <w:t xml:space="preserve">various </w:t>
      </w:r>
      <w:del w:id="166" w:author="Punt, Andre (O&amp;A, Hobart)" w:date="2019-10-06T09:27:00Z">
        <w:r w:rsidR="007D5FD4" w:rsidDel="004B5058">
          <w:delText xml:space="preserve">degrees </w:delText>
        </w:r>
      </w:del>
      <w:ins w:id="167" w:author="Punt, Andre (O&amp;A, Hobart)" w:date="2019-10-06T09:27:00Z">
        <w:r w:rsidR="004B5058">
          <w:t xml:space="preserve">extents </w:t>
        </w:r>
      </w:ins>
      <w:r w:rsidR="007D5FD4">
        <w:t>of spatial growth variation, and a single temporal scenario.</w:t>
      </w:r>
    </w:p>
    <w:p w14:paraId="1064F9E2" w14:textId="77777777" w:rsidR="00611BB6" w:rsidRDefault="00611BB6" w:rsidP="001B618E">
      <w:pPr>
        <w:pStyle w:val="Caption"/>
        <w:spacing w:before="240" w:after="0" w:line="360" w:lineRule="auto"/>
      </w:pPr>
    </w:p>
    <w:bookmarkEnd w:id="163"/>
    <w:p w14:paraId="64BCB143" w14:textId="6A98D008" w:rsidR="00611BB6" w:rsidRDefault="00611BB6" w:rsidP="001B618E">
      <w:pPr>
        <w:pStyle w:val="Caption"/>
        <w:spacing w:after="0"/>
        <w:sectPr w:rsidR="00611BB6" w:rsidSect="00D31862">
          <w:pgSz w:w="12240" w:h="15840" w:code="1"/>
          <w:pgMar w:top="1440" w:right="1440" w:bottom="1440" w:left="1440" w:header="720" w:footer="720" w:gutter="0"/>
          <w:cols w:space="720"/>
          <w:docGrid w:linePitch="360"/>
        </w:sectPr>
      </w:pPr>
    </w:p>
    <w:tbl>
      <w:tblPr>
        <w:tblStyle w:val="TableGrid"/>
        <w:tblW w:w="13545" w:type="dxa"/>
        <w:jc w:val="center"/>
        <w:tblLook w:val="04A0" w:firstRow="1" w:lastRow="0" w:firstColumn="1" w:lastColumn="0" w:noHBand="0" w:noVBand="1"/>
      </w:tblPr>
      <w:tblGrid>
        <w:gridCol w:w="925"/>
        <w:gridCol w:w="1512"/>
        <w:gridCol w:w="1157"/>
        <w:gridCol w:w="1096"/>
        <w:gridCol w:w="1811"/>
        <w:gridCol w:w="1564"/>
        <w:gridCol w:w="1475"/>
        <w:gridCol w:w="1997"/>
        <w:gridCol w:w="1997"/>
        <w:gridCol w:w="11"/>
      </w:tblGrid>
      <w:tr w:rsidR="00C11B78" w:rsidRPr="004D3306" w14:paraId="5896851C" w14:textId="6B02C8F3" w:rsidTr="00D66940">
        <w:trPr>
          <w:trHeight w:val="1353"/>
          <w:jc w:val="center"/>
        </w:trPr>
        <w:tc>
          <w:tcPr>
            <w:tcW w:w="925" w:type="dxa"/>
            <w:vMerge w:val="restart"/>
            <w:vAlign w:val="center"/>
          </w:tcPr>
          <w:p w14:paraId="3F7D7E6B" w14:textId="624B32DA" w:rsidR="00C11B78" w:rsidRPr="004D3306" w:rsidRDefault="00C11B78" w:rsidP="00D66940">
            <w:pPr>
              <w:jc w:val="center"/>
              <w:rPr>
                <w:b/>
                <w:sz w:val="22"/>
                <w:szCs w:val="22"/>
              </w:rPr>
            </w:pPr>
            <w:r w:rsidRPr="004D3306">
              <w:rPr>
                <w:b/>
                <w:sz w:val="22"/>
                <w:szCs w:val="22"/>
              </w:rPr>
              <w:lastRenderedPageBreak/>
              <w:t>Region</w:t>
            </w:r>
          </w:p>
        </w:tc>
        <w:tc>
          <w:tcPr>
            <w:tcW w:w="1512" w:type="dxa"/>
            <w:vMerge w:val="restart"/>
            <w:vAlign w:val="center"/>
          </w:tcPr>
          <w:p w14:paraId="5A324D33" w14:textId="507CE0F8" w:rsidR="00C11B78" w:rsidRPr="004D3306" w:rsidRDefault="00C11B78" w:rsidP="00D66940">
            <w:pPr>
              <w:jc w:val="center"/>
              <w:rPr>
                <w:b/>
                <w:sz w:val="22"/>
                <w:szCs w:val="22"/>
              </w:rPr>
            </w:pPr>
            <w:r w:rsidRPr="004D3306">
              <w:rPr>
                <w:b/>
                <w:sz w:val="22"/>
                <w:szCs w:val="22"/>
              </w:rPr>
              <w:t>Sex</w:t>
            </w:r>
          </w:p>
        </w:tc>
        <w:tc>
          <w:tcPr>
            <w:tcW w:w="1157" w:type="dxa"/>
            <w:vMerge w:val="restart"/>
            <w:vAlign w:val="center"/>
          </w:tcPr>
          <w:p w14:paraId="715094F5" w14:textId="4CE1E341" w:rsidR="00C11B78" w:rsidRPr="004D3306" w:rsidRDefault="00C11B78" w:rsidP="00D66940">
            <w:pPr>
              <w:jc w:val="center"/>
              <w:rPr>
                <w:b/>
                <w:sz w:val="22"/>
                <w:szCs w:val="22"/>
              </w:rPr>
            </w:pPr>
            <w:r w:rsidRPr="004D3306">
              <w:rPr>
                <w:b/>
                <w:sz w:val="22"/>
                <w:szCs w:val="22"/>
              </w:rPr>
              <w:t>Period</w:t>
            </w:r>
          </w:p>
        </w:tc>
        <w:tc>
          <w:tcPr>
            <w:tcW w:w="1096" w:type="dxa"/>
            <w:vMerge w:val="restart"/>
            <w:vAlign w:val="center"/>
          </w:tcPr>
          <w:p w14:paraId="1419A7CA" w14:textId="37CD4E68" w:rsidR="00C11B78" w:rsidRPr="004D3306" w:rsidRDefault="00C11B78" w:rsidP="00D66940">
            <w:pPr>
              <w:jc w:val="center"/>
              <w:rPr>
                <w:b/>
                <w:sz w:val="22"/>
                <w:szCs w:val="22"/>
              </w:rPr>
            </w:pPr>
            <w:r w:rsidRPr="004D3306">
              <w:rPr>
                <w:b/>
                <w:sz w:val="22"/>
                <w:szCs w:val="22"/>
              </w:rPr>
              <w:t xml:space="preserve">Sample </w:t>
            </w:r>
            <w:r w:rsidR="000D255D">
              <w:rPr>
                <w:b/>
                <w:sz w:val="22"/>
                <w:szCs w:val="22"/>
              </w:rPr>
              <w:t>s</w:t>
            </w:r>
            <w:r w:rsidRPr="004D3306">
              <w:rPr>
                <w:b/>
                <w:sz w:val="22"/>
                <w:szCs w:val="22"/>
              </w:rPr>
              <w:t>ize used to fit GAM</w:t>
            </w:r>
          </w:p>
        </w:tc>
        <w:tc>
          <w:tcPr>
            <w:tcW w:w="4850" w:type="dxa"/>
            <w:gridSpan w:val="3"/>
            <w:vAlign w:val="center"/>
          </w:tcPr>
          <w:p w14:paraId="52A6A5F8" w14:textId="02535A08" w:rsidR="00C11B78" w:rsidRPr="004D3306" w:rsidRDefault="00C11B78" w:rsidP="00D66940">
            <w:pPr>
              <w:jc w:val="center"/>
              <w:rPr>
                <w:b/>
                <w:sz w:val="22"/>
                <w:szCs w:val="22"/>
              </w:rPr>
            </w:pPr>
            <w:r w:rsidRPr="004D3306">
              <w:rPr>
                <w:b/>
                <w:sz w:val="22"/>
                <w:szCs w:val="22"/>
              </w:rPr>
              <w:t>Estimated VGBF Parameters</w:t>
            </w:r>
          </w:p>
        </w:tc>
        <w:tc>
          <w:tcPr>
            <w:tcW w:w="4005" w:type="dxa"/>
            <w:gridSpan w:val="3"/>
            <w:vAlign w:val="center"/>
          </w:tcPr>
          <w:p w14:paraId="64E40B0F" w14:textId="2422A53B" w:rsidR="00C11B78" w:rsidRPr="004D3306" w:rsidRDefault="000D255D" w:rsidP="00D66940">
            <w:pPr>
              <w:jc w:val="center"/>
              <w:rPr>
                <w:b/>
                <w:sz w:val="22"/>
                <w:szCs w:val="22"/>
              </w:rPr>
            </w:pPr>
            <w:r>
              <w:rPr>
                <w:b/>
                <w:sz w:val="22"/>
                <w:szCs w:val="22"/>
              </w:rPr>
              <w:t>Corresponding estimated e</w:t>
            </w:r>
            <w:r w:rsidR="00C11B78" w:rsidRPr="004D3306">
              <w:rPr>
                <w:b/>
                <w:sz w:val="22"/>
                <w:szCs w:val="22"/>
              </w:rPr>
              <w:t>ndpoints of growth curve</w:t>
            </w:r>
          </w:p>
        </w:tc>
      </w:tr>
      <w:tr w:rsidR="00A22BF1" w:rsidRPr="004D3306" w14:paraId="19C8D087" w14:textId="1B893729" w:rsidTr="002B3A98">
        <w:trPr>
          <w:gridAfter w:val="1"/>
          <w:wAfter w:w="11" w:type="dxa"/>
          <w:trHeight w:val="479"/>
          <w:jc w:val="center"/>
        </w:trPr>
        <w:tc>
          <w:tcPr>
            <w:tcW w:w="925" w:type="dxa"/>
            <w:vMerge/>
            <w:tcBorders>
              <w:bottom w:val="single" w:sz="4" w:space="0" w:color="auto"/>
            </w:tcBorders>
            <w:vAlign w:val="center"/>
          </w:tcPr>
          <w:p w14:paraId="217D5A04" w14:textId="1EF03B6C" w:rsidR="00A22BF1" w:rsidRPr="004D3306" w:rsidRDefault="00A22BF1" w:rsidP="00D66940">
            <w:pPr>
              <w:jc w:val="center"/>
              <w:rPr>
                <w:b/>
                <w:sz w:val="22"/>
                <w:szCs w:val="22"/>
              </w:rPr>
            </w:pPr>
          </w:p>
        </w:tc>
        <w:tc>
          <w:tcPr>
            <w:tcW w:w="1512" w:type="dxa"/>
            <w:vMerge/>
            <w:tcBorders>
              <w:bottom w:val="single" w:sz="4" w:space="0" w:color="auto"/>
            </w:tcBorders>
            <w:vAlign w:val="center"/>
          </w:tcPr>
          <w:p w14:paraId="62DA6B5B" w14:textId="4545B9A8" w:rsidR="00A22BF1" w:rsidRPr="004D3306" w:rsidRDefault="00A22BF1" w:rsidP="00D66940">
            <w:pPr>
              <w:jc w:val="center"/>
              <w:rPr>
                <w:b/>
                <w:sz w:val="22"/>
                <w:szCs w:val="22"/>
              </w:rPr>
            </w:pPr>
          </w:p>
        </w:tc>
        <w:tc>
          <w:tcPr>
            <w:tcW w:w="1157" w:type="dxa"/>
            <w:vMerge/>
            <w:tcBorders>
              <w:bottom w:val="single" w:sz="4" w:space="0" w:color="auto"/>
            </w:tcBorders>
            <w:vAlign w:val="center"/>
          </w:tcPr>
          <w:p w14:paraId="3E101B00" w14:textId="77777777" w:rsidR="00A22BF1" w:rsidRPr="004D3306" w:rsidRDefault="00A22BF1" w:rsidP="00D66940">
            <w:pPr>
              <w:jc w:val="center"/>
              <w:rPr>
                <w:b/>
                <w:sz w:val="22"/>
                <w:szCs w:val="22"/>
              </w:rPr>
            </w:pPr>
          </w:p>
        </w:tc>
        <w:tc>
          <w:tcPr>
            <w:tcW w:w="1096" w:type="dxa"/>
            <w:vMerge/>
            <w:tcBorders>
              <w:bottom w:val="single" w:sz="4" w:space="0" w:color="auto"/>
            </w:tcBorders>
            <w:vAlign w:val="center"/>
          </w:tcPr>
          <w:p w14:paraId="2CF795DC" w14:textId="3B6F7609" w:rsidR="00A22BF1" w:rsidRPr="004D3306" w:rsidRDefault="00A22BF1" w:rsidP="00D66940">
            <w:pPr>
              <w:jc w:val="center"/>
              <w:rPr>
                <w:b/>
                <w:sz w:val="22"/>
                <w:szCs w:val="22"/>
              </w:rPr>
            </w:pPr>
          </w:p>
        </w:tc>
        <w:tc>
          <w:tcPr>
            <w:tcW w:w="1811" w:type="dxa"/>
            <w:tcBorders>
              <w:bottom w:val="single" w:sz="4" w:space="0" w:color="auto"/>
            </w:tcBorders>
            <w:vAlign w:val="center"/>
          </w:tcPr>
          <w:p w14:paraId="038C79B2" w14:textId="61FC1DBE"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 xml:space="preserve">∞ </w:t>
            </w:r>
            <w:r w:rsidRPr="004D3306">
              <w:rPr>
                <w:b/>
                <w:sz w:val="22"/>
                <w:szCs w:val="22"/>
              </w:rPr>
              <w:t>(cm)</w:t>
            </w:r>
          </w:p>
        </w:tc>
        <w:tc>
          <w:tcPr>
            <w:tcW w:w="1564" w:type="dxa"/>
            <w:tcBorders>
              <w:bottom w:val="single" w:sz="4" w:space="0" w:color="auto"/>
            </w:tcBorders>
            <w:vAlign w:val="center"/>
          </w:tcPr>
          <w:p w14:paraId="4FF55742" w14:textId="002D503E" w:rsidR="00A22BF1" w:rsidRPr="004D3306" w:rsidRDefault="00A22BF1" w:rsidP="00D66940">
            <w:pPr>
              <w:jc w:val="center"/>
              <w:rPr>
                <w:b/>
                <w:sz w:val="22"/>
                <w:szCs w:val="22"/>
              </w:rPr>
            </w:pPr>
            <w:r w:rsidRPr="00BF132A">
              <w:rPr>
                <w:b/>
                <w:i/>
                <w:sz w:val="22"/>
                <w:szCs w:val="22"/>
              </w:rPr>
              <w:t>k</w:t>
            </w:r>
            <w:r w:rsidR="00800DEA">
              <w:rPr>
                <w:b/>
                <w:sz w:val="22"/>
                <w:szCs w:val="22"/>
              </w:rPr>
              <w:t xml:space="preserve"> </w:t>
            </w:r>
            <w:r w:rsidR="00800DEA" w:rsidRPr="00EB6CF4">
              <w:rPr>
                <w:b/>
              </w:rPr>
              <w:t xml:space="preserve">(years </w:t>
            </w:r>
            <w:r w:rsidR="00800DEA" w:rsidRPr="00EB6CF4">
              <w:rPr>
                <w:b/>
                <w:vertAlign w:val="superscript"/>
              </w:rPr>
              <w:t>-1</w:t>
            </w:r>
            <w:r w:rsidR="00800DEA" w:rsidRPr="00EB6CF4">
              <w:rPr>
                <w:b/>
              </w:rPr>
              <w:t>)</w:t>
            </w:r>
          </w:p>
        </w:tc>
        <w:tc>
          <w:tcPr>
            <w:tcW w:w="1475" w:type="dxa"/>
            <w:tcBorders>
              <w:bottom w:val="single" w:sz="4" w:space="0" w:color="auto"/>
            </w:tcBorders>
            <w:vAlign w:val="center"/>
          </w:tcPr>
          <w:p w14:paraId="730E489E" w14:textId="290D5E2D" w:rsidR="00A22BF1" w:rsidRPr="004D3306" w:rsidRDefault="00A22BF1" w:rsidP="00D66940">
            <w:pPr>
              <w:jc w:val="center"/>
              <w:rPr>
                <w:b/>
                <w:sz w:val="22"/>
                <w:szCs w:val="22"/>
              </w:rPr>
            </w:pPr>
            <w:r w:rsidRPr="00BF132A">
              <w:rPr>
                <w:b/>
                <w:i/>
                <w:sz w:val="22"/>
                <w:szCs w:val="22"/>
              </w:rPr>
              <w:t>t</w:t>
            </w:r>
            <w:r w:rsidRPr="004D3306">
              <w:rPr>
                <w:b/>
                <w:sz w:val="22"/>
                <w:szCs w:val="22"/>
                <w:vertAlign w:val="subscript"/>
              </w:rPr>
              <w:t>0</w:t>
            </w:r>
            <w:r w:rsidRPr="004D3306">
              <w:rPr>
                <w:b/>
                <w:sz w:val="22"/>
                <w:szCs w:val="22"/>
              </w:rPr>
              <w:t xml:space="preserve"> (years)</w:t>
            </w:r>
          </w:p>
        </w:tc>
        <w:tc>
          <w:tcPr>
            <w:tcW w:w="1997" w:type="dxa"/>
            <w:tcBorders>
              <w:bottom w:val="single" w:sz="4" w:space="0" w:color="auto"/>
            </w:tcBorders>
            <w:vAlign w:val="center"/>
          </w:tcPr>
          <w:p w14:paraId="52B1C6F8" w14:textId="761F93C3"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1</w:t>
            </w:r>
            <w:r w:rsidR="009B35C1" w:rsidRPr="004D3306">
              <w:rPr>
                <w:b/>
                <w:sz w:val="22"/>
                <w:szCs w:val="22"/>
              </w:rPr>
              <w:t xml:space="preserve"> (cm)</w:t>
            </w:r>
          </w:p>
        </w:tc>
        <w:tc>
          <w:tcPr>
            <w:tcW w:w="1997" w:type="dxa"/>
            <w:tcBorders>
              <w:bottom w:val="single" w:sz="4" w:space="0" w:color="auto"/>
            </w:tcBorders>
            <w:vAlign w:val="center"/>
          </w:tcPr>
          <w:p w14:paraId="7A15EB45" w14:textId="24F1B9B8" w:rsidR="00A22BF1" w:rsidRPr="004D3306" w:rsidRDefault="00A22BF1" w:rsidP="00D66940">
            <w:pPr>
              <w:jc w:val="center"/>
              <w:rPr>
                <w:b/>
                <w:sz w:val="22"/>
                <w:szCs w:val="22"/>
              </w:rPr>
            </w:pPr>
            <w:r w:rsidRPr="00BF132A">
              <w:rPr>
                <w:b/>
                <w:i/>
                <w:sz w:val="22"/>
                <w:szCs w:val="22"/>
              </w:rPr>
              <w:t>L</w:t>
            </w:r>
            <w:r w:rsidRPr="004D3306">
              <w:rPr>
                <w:b/>
                <w:sz w:val="22"/>
                <w:szCs w:val="22"/>
                <w:vertAlign w:val="subscript"/>
              </w:rPr>
              <w:t>2</w:t>
            </w:r>
            <w:r w:rsidR="009B35C1" w:rsidRPr="004D3306">
              <w:rPr>
                <w:b/>
                <w:sz w:val="22"/>
                <w:szCs w:val="22"/>
                <w:vertAlign w:val="subscript"/>
              </w:rPr>
              <w:t xml:space="preserve"> </w:t>
            </w:r>
            <w:r w:rsidR="009B35C1" w:rsidRPr="004D3306">
              <w:rPr>
                <w:b/>
                <w:sz w:val="22"/>
                <w:szCs w:val="22"/>
              </w:rPr>
              <w:t>(cm)</w:t>
            </w:r>
          </w:p>
        </w:tc>
      </w:tr>
      <w:tr w:rsidR="00E812B7" w:rsidRPr="004D3306" w14:paraId="40FD134D" w14:textId="0D246503" w:rsidTr="000D71CD">
        <w:trPr>
          <w:gridAfter w:val="1"/>
          <w:wAfter w:w="11" w:type="dxa"/>
          <w:trHeight w:val="436"/>
          <w:jc w:val="center"/>
        </w:trPr>
        <w:tc>
          <w:tcPr>
            <w:tcW w:w="925" w:type="dxa"/>
            <w:tcBorders>
              <w:top w:val="single" w:sz="4" w:space="0" w:color="auto"/>
              <w:left w:val="single" w:sz="4" w:space="0" w:color="auto"/>
              <w:bottom w:val="nil"/>
              <w:right w:val="nil"/>
            </w:tcBorders>
          </w:tcPr>
          <w:p w14:paraId="0EB6ADB9" w14:textId="4AECC6A6" w:rsidR="00E812B7" w:rsidRPr="004D3306" w:rsidRDefault="00E812B7" w:rsidP="00E812B7">
            <w:pPr>
              <w:jc w:val="center"/>
              <w:rPr>
                <w:sz w:val="22"/>
                <w:szCs w:val="22"/>
              </w:rPr>
            </w:pPr>
            <w:r w:rsidRPr="004D3306">
              <w:rPr>
                <w:sz w:val="22"/>
                <w:szCs w:val="22"/>
              </w:rPr>
              <w:t>1</w:t>
            </w:r>
          </w:p>
        </w:tc>
        <w:tc>
          <w:tcPr>
            <w:tcW w:w="1512" w:type="dxa"/>
            <w:tcBorders>
              <w:top w:val="single" w:sz="4" w:space="0" w:color="auto"/>
              <w:left w:val="nil"/>
              <w:bottom w:val="nil"/>
              <w:right w:val="nil"/>
            </w:tcBorders>
          </w:tcPr>
          <w:p w14:paraId="1133598B" w14:textId="4B10AD70" w:rsidR="00E812B7" w:rsidRPr="004D3306" w:rsidRDefault="00E812B7" w:rsidP="00E812B7">
            <w:pPr>
              <w:jc w:val="center"/>
              <w:rPr>
                <w:sz w:val="22"/>
                <w:szCs w:val="22"/>
              </w:rPr>
            </w:pPr>
            <w:r w:rsidRPr="004D3306">
              <w:rPr>
                <w:sz w:val="22"/>
                <w:szCs w:val="22"/>
              </w:rPr>
              <w:t>Female</w:t>
            </w:r>
          </w:p>
        </w:tc>
        <w:tc>
          <w:tcPr>
            <w:tcW w:w="1157" w:type="dxa"/>
            <w:tcBorders>
              <w:top w:val="single" w:sz="4" w:space="0" w:color="auto"/>
              <w:left w:val="nil"/>
              <w:bottom w:val="nil"/>
              <w:right w:val="nil"/>
            </w:tcBorders>
          </w:tcPr>
          <w:p w14:paraId="7EC39743" w14:textId="22D97890" w:rsidR="00E812B7" w:rsidRPr="004D3306" w:rsidRDefault="00E812B7" w:rsidP="00E812B7">
            <w:pPr>
              <w:jc w:val="center"/>
              <w:rPr>
                <w:sz w:val="22"/>
                <w:szCs w:val="22"/>
              </w:rPr>
            </w:pPr>
            <w:r w:rsidRPr="004D3306">
              <w:rPr>
                <w:sz w:val="22"/>
                <w:szCs w:val="22"/>
              </w:rPr>
              <w:t>Early</w:t>
            </w:r>
          </w:p>
        </w:tc>
        <w:tc>
          <w:tcPr>
            <w:tcW w:w="1096" w:type="dxa"/>
            <w:tcBorders>
              <w:top w:val="single" w:sz="4" w:space="0" w:color="auto"/>
              <w:left w:val="nil"/>
              <w:bottom w:val="nil"/>
              <w:right w:val="single" w:sz="4" w:space="0" w:color="auto"/>
            </w:tcBorders>
          </w:tcPr>
          <w:p w14:paraId="1EC6E8EA" w14:textId="3C1D2BA0" w:rsidR="00E812B7" w:rsidRPr="004D3306" w:rsidRDefault="00E812B7" w:rsidP="00E812B7">
            <w:pPr>
              <w:jc w:val="center"/>
              <w:rPr>
                <w:sz w:val="22"/>
                <w:szCs w:val="22"/>
              </w:rPr>
            </w:pPr>
            <w:r w:rsidRPr="004D3306">
              <w:rPr>
                <w:sz w:val="22"/>
                <w:szCs w:val="22"/>
              </w:rPr>
              <w:t>616</w:t>
            </w:r>
          </w:p>
        </w:tc>
        <w:tc>
          <w:tcPr>
            <w:tcW w:w="1811" w:type="dxa"/>
            <w:tcBorders>
              <w:top w:val="single" w:sz="4" w:space="0" w:color="auto"/>
              <w:left w:val="single" w:sz="4" w:space="0" w:color="auto"/>
              <w:bottom w:val="nil"/>
              <w:right w:val="nil"/>
            </w:tcBorders>
            <w:vAlign w:val="center"/>
          </w:tcPr>
          <w:p w14:paraId="0AA654AE" w14:textId="6CF99C8E" w:rsidR="00E812B7" w:rsidRPr="000D71CD" w:rsidRDefault="00E812B7" w:rsidP="000D71CD">
            <w:pPr>
              <w:jc w:val="center"/>
              <w:rPr>
                <w:sz w:val="22"/>
                <w:szCs w:val="22"/>
                <w:highlight w:val="yellow"/>
              </w:rPr>
            </w:pPr>
            <w:r w:rsidRPr="000D71CD">
              <w:rPr>
                <w:color w:val="000000"/>
                <w:sz w:val="22"/>
                <w:szCs w:val="22"/>
              </w:rPr>
              <w:t>60.44</w:t>
            </w:r>
          </w:p>
        </w:tc>
        <w:tc>
          <w:tcPr>
            <w:tcW w:w="1564" w:type="dxa"/>
            <w:tcBorders>
              <w:top w:val="single" w:sz="4" w:space="0" w:color="auto"/>
              <w:left w:val="nil"/>
              <w:bottom w:val="nil"/>
              <w:right w:val="nil"/>
            </w:tcBorders>
            <w:vAlign w:val="center"/>
          </w:tcPr>
          <w:p w14:paraId="2AB05E78" w14:textId="3EF7E5DA" w:rsidR="00E812B7" w:rsidRPr="000D71CD" w:rsidRDefault="00E812B7" w:rsidP="000D71CD">
            <w:pPr>
              <w:jc w:val="center"/>
              <w:rPr>
                <w:sz w:val="22"/>
                <w:szCs w:val="22"/>
                <w:highlight w:val="yellow"/>
              </w:rPr>
            </w:pPr>
            <w:r w:rsidRPr="000D71CD">
              <w:rPr>
                <w:color w:val="000000"/>
                <w:sz w:val="22"/>
                <w:szCs w:val="22"/>
              </w:rPr>
              <w:t>0.29</w:t>
            </w:r>
          </w:p>
        </w:tc>
        <w:tc>
          <w:tcPr>
            <w:tcW w:w="1475" w:type="dxa"/>
            <w:tcBorders>
              <w:top w:val="single" w:sz="4" w:space="0" w:color="auto"/>
              <w:left w:val="nil"/>
              <w:bottom w:val="nil"/>
              <w:right w:val="single" w:sz="4" w:space="0" w:color="auto"/>
            </w:tcBorders>
            <w:vAlign w:val="center"/>
          </w:tcPr>
          <w:p w14:paraId="269B99A8" w14:textId="4739B62F" w:rsidR="00E812B7" w:rsidRPr="000D71CD" w:rsidRDefault="00E812B7" w:rsidP="000D71CD">
            <w:pPr>
              <w:jc w:val="center"/>
              <w:rPr>
                <w:sz w:val="22"/>
                <w:szCs w:val="22"/>
                <w:highlight w:val="yellow"/>
              </w:rPr>
            </w:pPr>
            <w:r w:rsidRPr="000D71CD">
              <w:rPr>
                <w:color w:val="000000"/>
                <w:sz w:val="22"/>
                <w:szCs w:val="22"/>
              </w:rPr>
              <w:t>-2.15</w:t>
            </w:r>
          </w:p>
        </w:tc>
        <w:tc>
          <w:tcPr>
            <w:tcW w:w="1997" w:type="dxa"/>
            <w:tcBorders>
              <w:top w:val="single" w:sz="4" w:space="0" w:color="auto"/>
              <w:left w:val="single" w:sz="4" w:space="0" w:color="auto"/>
              <w:bottom w:val="nil"/>
              <w:right w:val="nil"/>
            </w:tcBorders>
            <w:vAlign w:val="center"/>
          </w:tcPr>
          <w:p w14:paraId="7C58A028" w14:textId="0C0F08B0" w:rsidR="00E812B7" w:rsidRPr="000D71CD" w:rsidRDefault="00E812B7" w:rsidP="000D71CD">
            <w:pPr>
              <w:jc w:val="center"/>
              <w:rPr>
                <w:sz w:val="22"/>
                <w:szCs w:val="22"/>
                <w:highlight w:val="yellow"/>
              </w:rPr>
            </w:pPr>
            <w:r w:rsidRPr="000D71CD">
              <w:rPr>
                <w:color w:val="000000"/>
                <w:sz w:val="22"/>
                <w:szCs w:val="22"/>
              </w:rPr>
              <w:t>32.21</w:t>
            </w:r>
          </w:p>
        </w:tc>
        <w:tc>
          <w:tcPr>
            <w:tcW w:w="1997" w:type="dxa"/>
            <w:tcBorders>
              <w:top w:val="single" w:sz="4" w:space="0" w:color="auto"/>
              <w:left w:val="nil"/>
              <w:bottom w:val="nil"/>
              <w:right w:val="single" w:sz="4" w:space="0" w:color="auto"/>
            </w:tcBorders>
            <w:vAlign w:val="center"/>
          </w:tcPr>
          <w:p w14:paraId="4843E0DB" w14:textId="37CCF2B9" w:rsidR="00E812B7" w:rsidRPr="000D71CD" w:rsidRDefault="00E812B7" w:rsidP="000D71CD">
            <w:pPr>
              <w:jc w:val="center"/>
              <w:rPr>
                <w:sz w:val="22"/>
                <w:szCs w:val="22"/>
                <w:highlight w:val="yellow"/>
              </w:rPr>
            </w:pPr>
            <w:r w:rsidRPr="000D71CD">
              <w:rPr>
                <w:color w:val="000000"/>
                <w:sz w:val="22"/>
                <w:szCs w:val="22"/>
              </w:rPr>
              <w:t>60.43</w:t>
            </w:r>
          </w:p>
        </w:tc>
      </w:tr>
      <w:tr w:rsidR="00E812B7" w:rsidRPr="004D3306" w14:paraId="6926C9D9" w14:textId="77777777" w:rsidTr="000D71CD">
        <w:trPr>
          <w:gridAfter w:val="1"/>
          <w:wAfter w:w="11" w:type="dxa"/>
          <w:trHeight w:val="436"/>
          <w:jc w:val="center"/>
        </w:trPr>
        <w:tc>
          <w:tcPr>
            <w:tcW w:w="925" w:type="dxa"/>
            <w:tcBorders>
              <w:top w:val="nil"/>
              <w:left w:val="single" w:sz="4" w:space="0" w:color="auto"/>
              <w:bottom w:val="nil"/>
              <w:right w:val="nil"/>
            </w:tcBorders>
          </w:tcPr>
          <w:p w14:paraId="431CFCC3" w14:textId="45E5C1C7"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4A198D12" w14:textId="6CD5DA2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38A8884" w14:textId="1AB1ED31"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7D47652F" w14:textId="74DAD6E1" w:rsidR="00E812B7" w:rsidRPr="004D3306" w:rsidRDefault="00E812B7" w:rsidP="00E812B7">
            <w:pPr>
              <w:jc w:val="center"/>
              <w:rPr>
                <w:sz w:val="22"/>
                <w:szCs w:val="22"/>
              </w:rPr>
            </w:pPr>
            <w:r w:rsidRPr="004D3306">
              <w:rPr>
                <w:sz w:val="22"/>
                <w:szCs w:val="22"/>
              </w:rPr>
              <w:t>699</w:t>
            </w:r>
          </w:p>
        </w:tc>
        <w:tc>
          <w:tcPr>
            <w:tcW w:w="1811" w:type="dxa"/>
            <w:tcBorders>
              <w:top w:val="nil"/>
              <w:left w:val="single" w:sz="4" w:space="0" w:color="auto"/>
              <w:bottom w:val="nil"/>
              <w:right w:val="nil"/>
            </w:tcBorders>
            <w:vAlign w:val="center"/>
          </w:tcPr>
          <w:p w14:paraId="5531291D" w14:textId="4C88722E" w:rsidR="00E812B7" w:rsidRPr="000D71CD" w:rsidRDefault="00E812B7" w:rsidP="000D71CD">
            <w:pPr>
              <w:jc w:val="center"/>
              <w:rPr>
                <w:sz w:val="22"/>
                <w:szCs w:val="22"/>
                <w:highlight w:val="yellow"/>
              </w:rPr>
            </w:pPr>
            <w:r w:rsidRPr="000D71CD">
              <w:rPr>
                <w:color w:val="000000"/>
                <w:sz w:val="22"/>
                <w:szCs w:val="22"/>
              </w:rPr>
              <w:t>62.86</w:t>
            </w:r>
          </w:p>
        </w:tc>
        <w:tc>
          <w:tcPr>
            <w:tcW w:w="1564" w:type="dxa"/>
            <w:tcBorders>
              <w:top w:val="nil"/>
              <w:left w:val="nil"/>
              <w:bottom w:val="nil"/>
              <w:right w:val="nil"/>
            </w:tcBorders>
            <w:vAlign w:val="center"/>
          </w:tcPr>
          <w:p w14:paraId="43E0ECD5" w14:textId="299139C9" w:rsidR="00E812B7" w:rsidRPr="000D71CD" w:rsidRDefault="00E812B7" w:rsidP="000D71CD">
            <w:pPr>
              <w:jc w:val="center"/>
              <w:rPr>
                <w:sz w:val="22"/>
                <w:szCs w:val="22"/>
                <w:highlight w:val="yellow"/>
              </w:rPr>
            </w:pPr>
            <w:r w:rsidRPr="000D71CD">
              <w:rPr>
                <w:color w:val="000000"/>
                <w:sz w:val="22"/>
                <w:szCs w:val="22"/>
              </w:rPr>
              <w:t>0.16</w:t>
            </w:r>
          </w:p>
        </w:tc>
        <w:tc>
          <w:tcPr>
            <w:tcW w:w="1475" w:type="dxa"/>
            <w:tcBorders>
              <w:top w:val="nil"/>
              <w:left w:val="nil"/>
              <w:bottom w:val="nil"/>
              <w:right w:val="single" w:sz="4" w:space="0" w:color="auto"/>
            </w:tcBorders>
            <w:vAlign w:val="center"/>
          </w:tcPr>
          <w:p w14:paraId="0BE244BD" w14:textId="43629D26" w:rsidR="00E812B7" w:rsidRPr="000D71CD" w:rsidRDefault="00E812B7" w:rsidP="000D71CD">
            <w:pPr>
              <w:jc w:val="center"/>
              <w:rPr>
                <w:sz w:val="22"/>
                <w:szCs w:val="22"/>
                <w:highlight w:val="yellow"/>
              </w:rPr>
            </w:pPr>
            <w:r w:rsidRPr="000D71CD">
              <w:rPr>
                <w:color w:val="000000"/>
                <w:sz w:val="22"/>
                <w:szCs w:val="22"/>
              </w:rPr>
              <w:t>-4.31</w:t>
            </w:r>
          </w:p>
        </w:tc>
        <w:tc>
          <w:tcPr>
            <w:tcW w:w="1997" w:type="dxa"/>
            <w:tcBorders>
              <w:top w:val="nil"/>
              <w:left w:val="single" w:sz="4" w:space="0" w:color="auto"/>
              <w:bottom w:val="nil"/>
              <w:right w:val="nil"/>
            </w:tcBorders>
            <w:vAlign w:val="center"/>
          </w:tcPr>
          <w:p w14:paraId="2B0695EB" w14:textId="39339F6F" w:rsidR="00E812B7" w:rsidRPr="000D71CD" w:rsidRDefault="00E812B7" w:rsidP="000D71CD">
            <w:pPr>
              <w:jc w:val="center"/>
              <w:rPr>
                <w:sz w:val="22"/>
                <w:szCs w:val="22"/>
                <w:highlight w:val="yellow"/>
              </w:rPr>
            </w:pPr>
            <w:r w:rsidRPr="000D71CD">
              <w:rPr>
                <w:color w:val="000000"/>
                <w:sz w:val="22"/>
                <w:szCs w:val="22"/>
              </w:rPr>
              <w:t>34.22</w:t>
            </w:r>
          </w:p>
        </w:tc>
        <w:tc>
          <w:tcPr>
            <w:tcW w:w="1997" w:type="dxa"/>
            <w:tcBorders>
              <w:top w:val="nil"/>
              <w:left w:val="nil"/>
              <w:bottom w:val="nil"/>
              <w:right w:val="single" w:sz="4" w:space="0" w:color="auto"/>
            </w:tcBorders>
            <w:vAlign w:val="center"/>
          </w:tcPr>
          <w:p w14:paraId="68B0FEAB" w14:textId="0C783CFE" w:rsidR="00E812B7" w:rsidRPr="000D71CD" w:rsidRDefault="00E812B7" w:rsidP="000D71CD">
            <w:pPr>
              <w:jc w:val="center"/>
              <w:rPr>
                <w:sz w:val="22"/>
                <w:szCs w:val="22"/>
                <w:highlight w:val="yellow"/>
              </w:rPr>
            </w:pPr>
            <w:r w:rsidRPr="000D71CD">
              <w:rPr>
                <w:color w:val="000000"/>
                <w:sz w:val="22"/>
                <w:szCs w:val="22"/>
              </w:rPr>
              <w:t>62.63</w:t>
            </w:r>
          </w:p>
        </w:tc>
      </w:tr>
      <w:tr w:rsidR="00E812B7" w:rsidRPr="004D3306" w14:paraId="34C1CAE2" w14:textId="77777777" w:rsidTr="000D71CD">
        <w:trPr>
          <w:gridAfter w:val="1"/>
          <w:wAfter w:w="11" w:type="dxa"/>
          <w:trHeight w:val="436"/>
          <w:jc w:val="center"/>
        </w:trPr>
        <w:tc>
          <w:tcPr>
            <w:tcW w:w="925" w:type="dxa"/>
            <w:tcBorders>
              <w:top w:val="nil"/>
              <w:left w:val="single" w:sz="4" w:space="0" w:color="auto"/>
              <w:bottom w:val="nil"/>
              <w:right w:val="nil"/>
            </w:tcBorders>
          </w:tcPr>
          <w:p w14:paraId="4FB31DB3" w14:textId="0990FE72" w:rsidR="00E812B7" w:rsidRPr="004D3306" w:rsidRDefault="00E812B7" w:rsidP="00E812B7">
            <w:pPr>
              <w:jc w:val="center"/>
              <w:rPr>
                <w:sz w:val="22"/>
                <w:szCs w:val="22"/>
              </w:rPr>
            </w:pPr>
            <w:r w:rsidRPr="004D3306">
              <w:rPr>
                <w:sz w:val="22"/>
                <w:szCs w:val="22"/>
              </w:rPr>
              <w:t>1</w:t>
            </w:r>
          </w:p>
        </w:tc>
        <w:tc>
          <w:tcPr>
            <w:tcW w:w="1512" w:type="dxa"/>
            <w:tcBorders>
              <w:top w:val="nil"/>
              <w:left w:val="nil"/>
              <w:bottom w:val="nil"/>
              <w:right w:val="nil"/>
            </w:tcBorders>
          </w:tcPr>
          <w:p w14:paraId="2587368B" w14:textId="01CE51FD"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4F443628" w14:textId="3CD70949"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6DE7733" w14:textId="4BFD0666"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314</w:t>
            </w:r>
          </w:p>
        </w:tc>
        <w:tc>
          <w:tcPr>
            <w:tcW w:w="1811" w:type="dxa"/>
            <w:tcBorders>
              <w:top w:val="nil"/>
              <w:left w:val="single" w:sz="4" w:space="0" w:color="auto"/>
              <w:bottom w:val="nil"/>
              <w:right w:val="nil"/>
            </w:tcBorders>
            <w:vAlign w:val="center"/>
          </w:tcPr>
          <w:p w14:paraId="60CB2D42" w14:textId="7BC8A3AD" w:rsidR="00E812B7" w:rsidRPr="000D71CD" w:rsidRDefault="00E812B7" w:rsidP="000D71CD">
            <w:pPr>
              <w:jc w:val="center"/>
              <w:rPr>
                <w:sz w:val="22"/>
                <w:szCs w:val="22"/>
                <w:highlight w:val="yellow"/>
              </w:rPr>
            </w:pPr>
            <w:r w:rsidRPr="000D71CD">
              <w:rPr>
                <w:color w:val="000000"/>
                <w:sz w:val="22"/>
                <w:szCs w:val="22"/>
              </w:rPr>
              <w:t>55.11</w:t>
            </w:r>
          </w:p>
        </w:tc>
        <w:tc>
          <w:tcPr>
            <w:tcW w:w="1564" w:type="dxa"/>
            <w:tcBorders>
              <w:top w:val="nil"/>
              <w:left w:val="nil"/>
              <w:bottom w:val="nil"/>
              <w:right w:val="nil"/>
            </w:tcBorders>
            <w:vAlign w:val="center"/>
          </w:tcPr>
          <w:p w14:paraId="69DC6C50" w14:textId="5B3C2805" w:rsidR="00E812B7" w:rsidRPr="000D71CD" w:rsidRDefault="00E812B7" w:rsidP="000D71CD">
            <w:pPr>
              <w:jc w:val="center"/>
              <w:rPr>
                <w:sz w:val="22"/>
                <w:szCs w:val="22"/>
                <w:highlight w:val="yellow"/>
              </w:rPr>
            </w:pPr>
            <w:r w:rsidRPr="000D71CD">
              <w:rPr>
                <w:color w:val="000000"/>
                <w:sz w:val="22"/>
                <w:szCs w:val="22"/>
              </w:rPr>
              <w:t>0.28</w:t>
            </w:r>
          </w:p>
        </w:tc>
        <w:tc>
          <w:tcPr>
            <w:tcW w:w="1475" w:type="dxa"/>
            <w:tcBorders>
              <w:top w:val="nil"/>
              <w:left w:val="nil"/>
              <w:bottom w:val="nil"/>
              <w:right w:val="single" w:sz="4" w:space="0" w:color="auto"/>
            </w:tcBorders>
            <w:vAlign w:val="center"/>
          </w:tcPr>
          <w:p w14:paraId="14FEC8F7" w14:textId="2DD8318B" w:rsidR="00E812B7" w:rsidRPr="000D71CD" w:rsidRDefault="00E812B7" w:rsidP="000D71CD">
            <w:pPr>
              <w:jc w:val="center"/>
              <w:rPr>
                <w:sz w:val="22"/>
                <w:szCs w:val="22"/>
                <w:highlight w:val="yellow"/>
              </w:rPr>
            </w:pPr>
            <w:r w:rsidRPr="000D71CD">
              <w:rPr>
                <w:color w:val="000000"/>
                <w:sz w:val="22"/>
                <w:szCs w:val="22"/>
              </w:rPr>
              <w:t>-2.59</w:t>
            </w:r>
          </w:p>
        </w:tc>
        <w:tc>
          <w:tcPr>
            <w:tcW w:w="1997" w:type="dxa"/>
            <w:tcBorders>
              <w:top w:val="nil"/>
              <w:left w:val="single" w:sz="4" w:space="0" w:color="auto"/>
              <w:bottom w:val="nil"/>
              <w:right w:val="nil"/>
            </w:tcBorders>
            <w:vAlign w:val="center"/>
          </w:tcPr>
          <w:p w14:paraId="2E70DE5A" w14:textId="59F16049" w:rsidR="00E812B7" w:rsidRPr="000D71CD" w:rsidRDefault="00E812B7" w:rsidP="000D71CD">
            <w:pPr>
              <w:jc w:val="center"/>
              <w:rPr>
                <w:sz w:val="22"/>
                <w:szCs w:val="22"/>
                <w:highlight w:val="yellow"/>
              </w:rPr>
            </w:pPr>
            <w:r w:rsidRPr="000D71CD">
              <w:rPr>
                <w:color w:val="000000"/>
                <w:sz w:val="22"/>
                <w:szCs w:val="22"/>
              </w:rPr>
              <w:t>32.08</w:t>
            </w:r>
          </w:p>
        </w:tc>
        <w:tc>
          <w:tcPr>
            <w:tcW w:w="1997" w:type="dxa"/>
            <w:tcBorders>
              <w:top w:val="nil"/>
              <w:left w:val="nil"/>
              <w:bottom w:val="nil"/>
              <w:right w:val="single" w:sz="4" w:space="0" w:color="auto"/>
            </w:tcBorders>
            <w:vAlign w:val="center"/>
          </w:tcPr>
          <w:p w14:paraId="49A75DAE" w14:textId="1C07B29A" w:rsidR="00E812B7" w:rsidRPr="000D71CD" w:rsidRDefault="00E812B7" w:rsidP="000D71CD">
            <w:pPr>
              <w:jc w:val="center"/>
              <w:rPr>
                <w:sz w:val="22"/>
                <w:szCs w:val="22"/>
                <w:highlight w:val="yellow"/>
              </w:rPr>
            </w:pPr>
            <w:r w:rsidRPr="000D71CD">
              <w:rPr>
                <w:color w:val="000000"/>
                <w:sz w:val="22"/>
                <w:szCs w:val="22"/>
              </w:rPr>
              <w:t>55.11</w:t>
            </w:r>
          </w:p>
        </w:tc>
      </w:tr>
      <w:tr w:rsidR="00E812B7" w:rsidRPr="004D3306" w14:paraId="266A6F9F" w14:textId="77777777" w:rsidTr="000D71CD">
        <w:trPr>
          <w:gridAfter w:val="1"/>
          <w:wAfter w:w="11" w:type="dxa"/>
          <w:trHeight w:val="436"/>
          <w:jc w:val="center"/>
        </w:trPr>
        <w:tc>
          <w:tcPr>
            <w:tcW w:w="925" w:type="dxa"/>
            <w:tcBorders>
              <w:top w:val="nil"/>
              <w:left w:val="single" w:sz="4" w:space="0" w:color="auto"/>
              <w:bottom w:val="nil"/>
              <w:right w:val="nil"/>
            </w:tcBorders>
          </w:tcPr>
          <w:p w14:paraId="040F7CD3" w14:textId="4D153CDD"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613469BE" w14:textId="1994FE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47C47847" w14:textId="1E07F12C" w:rsidR="00E812B7" w:rsidRPr="004D3306" w:rsidRDefault="00E812B7" w:rsidP="00E812B7">
            <w:pPr>
              <w:jc w:val="center"/>
              <w:rPr>
                <w:sz w:val="22"/>
                <w:szCs w:val="22"/>
              </w:rPr>
            </w:pPr>
            <w:r w:rsidRPr="004D3306">
              <w:rPr>
                <w:sz w:val="22"/>
                <w:szCs w:val="22"/>
              </w:rPr>
              <w:t>Early</w:t>
            </w:r>
          </w:p>
        </w:tc>
        <w:tc>
          <w:tcPr>
            <w:tcW w:w="1096" w:type="dxa"/>
            <w:tcBorders>
              <w:top w:val="nil"/>
              <w:left w:val="nil"/>
              <w:bottom w:val="nil"/>
              <w:right w:val="single" w:sz="4" w:space="0" w:color="auto"/>
            </w:tcBorders>
          </w:tcPr>
          <w:p w14:paraId="75B1EED5" w14:textId="44EB4C66"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913</w:t>
            </w:r>
          </w:p>
        </w:tc>
        <w:tc>
          <w:tcPr>
            <w:tcW w:w="1811" w:type="dxa"/>
            <w:tcBorders>
              <w:top w:val="nil"/>
              <w:left w:val="single" w:sz="4" w:space="0" w:color="auto"/>
              <w:bottom w:val="nil"/>
              <w:right w:val="nil"/>
            </w:tcBorders>
            <w:vAlign w:val="center"/>
          </w:tcPr>
          <w:p w14:paraId="7DF6D4E8" w14:textId="6E5B8EDE" w:rsidR="00E812B7" w:rsidRPr="000D71CD" w:rsidRDefault="00E812B7" w:rsidP="000D71CD">
            <w:pPr>
              <w:jc w:val="center"/>
              <w:rPr>
                <w:sz w:val="22"/>
                <w:szCs w:val="22"/>
                <w:highlight w:val="yellow"/>
              </w:rPr>
            </w:pPr>
            <w:r w:rsidRPr="000D71CD">
              <w:rPr>
                <w:color w:val="000000"/>
                <w:sz w:val="22"/>
                <w:szCs w:val="22"/>
              </w:rPr>
              <w:t>69.14</w:t>
            </w:r>
          </w:p>
        </w:tc>
        <w:tc>
          <w:tcPr>
            <w:tcW w:w="1564" w:type="dxa"/>
            <w:tcBorders>
              <w:top w:val="nil"/>
              <w:left w:val="nil"/>
              <w:bottom w:val="nil"/>
              <w:right w:val="nil"/>
            </w:tcBorders>
            <w:vAlign w:val="center"/>
          </w:tcPr>
          <w:p w14:paraId="5D66CB73" w14:textId="4984BB15" w:rsidR="00E812B7" w:rsidRPr="000D71CD" w:rsidRDefault="00E812B7" w:rsidP="000D71CD">
            <w:pPr>
              <w:jc w:val="center"/>
              <w:rPr>
                <w:sz w:val="22"/>
                <w:szCs w:val="22"/>
                <w:highlight w:val="yellow"/>
              </w:rPr>
            </w:pPr>
            <w:r w:rsidRPr="000D71CD">
              <w:rPr>
                <w:color w:val="000000"/>
                <w:sz w:val="22"/>
                <w:szCs w:val="22"/>
              </w:rPr>
              <w:t>0.22</w:t>
            </w:r>
          </w:p>
        </w:tc>
        <w:tc>
          <w:tcPr>
            <w:tcW w:w="1475" w:type="dxa"/>
            <w:tcBorders>
              <w:top w:val="nil"/>
              <w:left w:val="nil"/>
              <w:bottom w:val="nil"/>
              <w:right w:val="single" w:sz="4" w:space="0" w:color="auto"/>
            </w:tcBorders>
            <w:vAlign w:val="center"/>
          </w:tcPr>
          <w:p w14:paraId="1B4BA875" w14:textId="0409E5C8" w:rsidR="00E812B7" w:rsidRPr="000D71CD" w:rsidRDefault="00E812B7" w:rsidP="000D71CD">
            <w:pPr>
              <w:jc w:val="center"/>
              <w:rPr>
                <w:sz w:val="22"/>
                <w:szCs w:val="22"/>
                <w:highlight w:val="yellow"/>
              </w:rPr>
            </w:pPr>
            <w:r w:rsidRPr="000D71CD">
              <w:rPr>
                <w:color w:val="000000"/>
                <w:sz w:val="22"/>
                <w:szCs w:val="22"/>
              </w:rPr>
              <w:t>-0.96</w:t>
            </w:r>
          </w:p>
        </w:tc>
        <w:tc>
          <w:tcPr>
            <w:tcW w:w="1997" w:type="dxa"/>
            <w:tcBorders>
              <w:top w:val="nil"/>
              <w:left w:val="single" w:sz="4" w:space="0" w:color="auto"/>
              <w:bottom w:val="nil"/>
              <w:right w:val="nil"/>
            </w:tcBorders>
            <w:vAlign w:val="center"/>
          </w:tcPr>
          <w:p w14:paraId="1791D57E" w14:textId="0AC0D245" w:rsidR="00E812B7" w:rsidRPr="000D71CD" w:rsidRDefault="00E812B7" w:rsidP="000D71CD">
            <w:pPr>
              <w:jc w:val="center"/>
              <w:rPr>
                <w:sz w:val="22"/>
                <w:szCs w:val="22"/>
                <w:highlight w:val="yellow"/>
              </w:rPr>
            </w:pPr>
            <w:r w:rsidRPr="000D71CD">
              <w:rPr>
                <w:color w:val="000000"/>
                <w:sz w:val="22"/>
                <w:szCs w:val="22"/>
              </w:rPr>
              <w:t>19.22</w:t>
            </w:r>
          </w:p>
        </w:tc>
        <w:tc>
          <w:tcPr>
            <w:tcW w:w="1997" w:type="dxa"/>
            <w:tcBorders>
              <w:top w:val="nil"/>
              <w:left w:val="nil"/>
              <w:bottom w:val="nil"/>
              <w:right w:val="single" w:sz="4" w:space="0" w:color="auto"/>
            </w:tcBorders>
            <w:vAlign w:val="center"/>
          </w:tcPr>
          <w:p w14:paraId="3B5AD356" w14:textId="224F65C7" w:rsidR="00E812B7" w:rsidRPr="000D71CD" w:rsidRDefault="00E812B7" w:rsidP="000D71CD">
            <w:pPr>
              <w:jc w:val="center"/>
              <w:rPr>
                <w:sz w:val="22"/>
                <w:szCs w:val="22"/>
                <w:highlight w:val="yellow"/>
              </w:rPr>
            </w:pPr>
            <w:r w:rsidRPr="000D71CD">
              <w:rPr>
                <w:color w:val="000000"/>
                <w:sz w:val="22"/>
                <w:szCs w:val="22"/>
              </w:rPr>
              <w:t>69.08</w:t>
            </w:r>
          </w:p>
        </w:tc>
      </w:tr>
      <w:tr w:rsidR="00E812B7" w:rsidRPr="004D3306" w14:paraId="12277202" w14:textId="77777777" w:rsidTr="000D71CD">
        <w:trPr>
          <w:gridAfter w:val="1"/>
          <w:wAfter w:w="11" w:type="dxa"/>
          <w:trHeight w:val="436"/>
          <w:jc w:val="center"/>
        </w:trPr>
        <w:tc>
          <w:tcPr>
            <w:tcW w:w="925" w:type="dxa"/>
            <w:tcBorders>
              <w:top w:val="nil"/>
              <w:left w:val="single" w:sz="4" w:space="0" w:color="auto"/>
              <w:bottom w:val="nil"/>
              <w:right w:val="nil"/>
            </w:tcBorders>
          </w:tcPr>
          <w:p w14:paraId="5C48F762" w14:textId="0E4D7885"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6475585" w14:textId="121DADFE"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5E604AA6" w14:textId="3E49B89E" w:rsidR="00E812B7" w:rsidRPr="004D3306" w:rsidRDefault="00E812B7" w:rsidP="00E812B7">
            <w:pPr>
              <w:jc w:val="center"/>
              <w:rPr>
                <w:sz w:val="22"/>
                <w:szCs w:val="22"/>
              </w:rPr>
            </w:pPr>
            <w:r w:rsidRPr="004D3306">
              <w:rPr>
                <w:sz w:val="22"/>
                <w:szCs w:val="22"/>
              </w:rPr>
              <w:t>Late</w:t>
            </w:r>
          </w:p>
        </w:tc>
        <w:tc>
          <w:tcPr>
            <w:tcW w:w="1096" w:type="dxa"/>
            <w:tcBorders>
              <w:top w:val="nil"/>
              <w:left w:val="nil"/>
              <w:bottom w:val="nil"/>
              <w:right w:val="single" w:sz="4" w:space="0" w:color="auto"/>
            </w:tcBorders>
          </w:tcPr>
          <w:p w14:paraId="4D5605D1" w14:textId="11DEBAA0"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356</w:t>
            </w:r>
          </w:p>
        </w:tc>
        <w:tc>
          <w:tcPr>
            <w:tcW w:w="1811" w:type="dxa"/>
            <w:tcBorders>
              <w:top w:val="nil"/>
              <w:left w:val="single" w:sz="4" w:space="0" w:color="auto"/>
              <w:bottom w:val="nil"/>
              <w:right w:val="nil"/>
            </w:tcBorders>
            <w:vAlign w:val="center"/>
          </w:tcPr>
          <w:p w14:paraId="7F7949DC" w14:textId="5B004C6C" w:rsidR="00E812B7" w:rsidRPr="000D71CD" w:rsidRDefault="00E812B7" w:rsidP="000D71CD">
            <w:pPr>
              <w:jc w:val="center"/>
              <w:rPr>
                <w:sz w:val="22"/>
                <w:szCs w:val="22"/>
                <w:highlight w:val="yellow"/>
              </w:rPr>
            </w:pPr>
            <w:r w:rsidRPr="000D71CD">
              <w:rPr>
                <w:color w:val="000000"/>
                <w:sz w:val="22"/>
                <w:szCs w:val="22"/>
              </w:rPr>
              <w:t>67.91</w:t>
            </w:r>
          </w:p>
        </w:tc>
        <w:tc>
          <w:tcPr>
            <w:tcW w:w="1564" w:type="dxa"/>
            <w:tcBorders>
              <w:top w:val="nil"/>
              <w:left w:val="nil"/>
              <w:bottom w:val="nil"/>
              <w:right w:val="nil"/>
            </w:tcBorders>
            <w:vAlign w:val="center"/>
          </w:tcPr>
          <w:p w14:paraId="66D9392E" w14:textId="3580AFDD" w:rsidR="00E812B7" w:rsidRPr="000D71CD" w:rsidRDefault="00E812B7" w:rsidP="000D71CD">
            <w:pPr>
              <w:jc w:val="center"/>
              <w:rPr>
                <w:sz w:val="22"/>
                <w:szCs w:val="22"/>
                <w:highlight w:val="yellow"/>
              </w:rPr>
            </w:pPr>
            <w:r w:rsidRPr="000D71CD">
              <w:rPr>
                <w:color w:val="000000"/>
                <w:sz w:val="22"/>
                <w:szCs w:val="22"/>
              </w:rPr>
              <w:t>0.19</w:t>
            </w:r>
          </w:p>
        </w:tc>
        <w:tc>
          <w:tcPr>
            <w:tcW w:w="1475" w:type="dxa"/>
            <w:tcBorders>
              <w:top w:val="nil"/>
              <w:left w:val="nil"/>
              <w:bottom w:val="nil"/>
              <w:right w:val="single" w:sz="4" w:space="0" w:color="auto"/>
            </w:tcBorders>
            <w:vAlign w:val="center"/>
          </w:tcPr>
          <w:p w14:paraId="0760EBAC" w14:textId="24E788F4" w:rsidR="00E812B7" w:rsidRPr="000D71CD" w:rsidRDefault="00E812B7" w:rsidP="000D71CD">
            <w:pPr>
              <w:jc w:val="center"/>
              <w:rPr>
                <w:sz w:val="22"/>
                <w:szCs w:val="22"/>
                <w:highlight w:val="yellow"/>
              </w:rPr>
            </w:pPr>
            <w:r w:rsidRPr="000D71CD">
              <w:rPr>
                <w:color w:val="000000"/>
                <w:sz w:val="22"/>
                <w:szCs w:val="22"/>
              </w:rPr>
              <w:t>-1.96</w:t>
            </w:r>
          </w:p>
        </w:tc>
        <w:tc>
          <w:tcPr>
            <w:tcW w:w="1997" w:type="dxa"/>
            <w:tcBorders>
              <w:top w:val="nil"/>
              <w:left w:val="single" w:sz="4" w:space="0" w:color="auto"/>
              <w:bottom w:val="nil"/>
              <w:right w:val="nil"/>
            </w:tcBorders>
            <w:vAlign w:val="center"/>
          </w:tcPr>
          <w:p w14:paraId="5CB61BA8" w14:textId="617DC00C" w:rsidR="00E812B7" w:rsidRPr="000D71CD" w:rsidRDefault="00E812B7" w:rsidP="000D71CD">
            <w:pPr>
              <w:jc w:val="center"/>
              <w:rPr>
                <w:sz w:val="22"/>
                <w:szCs w:val="22"/>
                <w:highlight w:val="yellow"/>
              </w:rPr>
            </w:pPr>
            <w:r w:rsidRPr="000D71CD">
              <w:rPr>
                <w:color w:val="000000"/>
                <w:sz w:val="22"/>
                <w:szCs w:val="22"/>
              </w:rPr>
              <w:t>24.84</w:t>
            </w:r>
          </w:p>
        </w:tc>
        <w:tc>
          <w:tcPr>
            <w:tcW w:w="1997" w:type="dxa"/>
            <w:tcBorders>
              <w:top w:val="nil"/>
              <w:left w:val="nil"/>
              <w:bottom w:val="nil"/>
              <w:right w:val="single" w:sz="4" w:space="0" w:color="auto"/>
            </w:tcBorders>
            <w:vAlign w:val="center"/>
          </w:tcPr>
          <w:p w14:paraId="01E03A41" w14:textId="303D6A2C" w:rsidR="00E812B7" w:rsidRPr="000D71CD" w:rsidRDefault="00E812B7" w:rsidP="000D71CD">
            <w:pPr>
              <w:jc w:val="center"/>
              <w:rPr>
                <w:sz w:val="22"/>
                <w:szCs w:val="22"/>
                <w:highlight w:val="yellow"/>
              </w:rPr>
            </w:pPr>
            <w:r w:rsidRPr="000D71CD">
              <w:rPr>
                <w:color w:val="000000"/>
                <w:sz w:val="22"/>
                <w:szCs w:val="22"/>
              </w:rPr>
              <w:t>67.73</w:t>
            </w:r>
          </w:p>
        </w:tc>
      </w:tr>
      <w:tr w:rsidR="00E812B7" w:rsidRPr="004D3306" w14:paraId="3B9C09CE" w14:textId="77777777" w:rsidTr="000D71CD">
        <w:trPr>
          <w:gridAfter w:val="1"/>
          <w:wAfter w:w="11" w:type="dxa"/>
          <w:trHeight w:val="436"/>
          <w:jc w:val="center"/>
        </w:trPr>
        <w:tc>
          <w:tcPr>
            <w:tcW w:w="925" w:type="dxa"/>
            <w:tcBorders>
              <w:top w:val="nil"/>
              <w:left w:val="single" w:sz="4" w:space="0" w:color="auto"/>
              <w:bottom w:val="nil"/>
              <w:right w:val="nil"/>
            </w:tcBorders>
          </w:tcPr>
          <w:p w14:paraId="28197A81" w14:textId="5203FE96" w:rsidR="00E812B7" w:rsidRPr="004D3306" w:rsidRDefault="00E812B7" w:rsidP="00E812B7">
            <w:pPr>
              <w:jc w:val="center"/>
              <w:rPr>
                <w:sz w:val="22"/>
                <w:szCs w:val="22"/>
              </w:rPr>
            </w:pPr>
            <w:r w:rsidRPr="004D3306">
              <w:rPr>
                <w:sz w:val="22"/>
                <w:szCs w:val="22"/>
              </w:rPr>
              <w:t>2</w:t>
            </w:r>
          </w:p>
        </w:tc>
        <w:tc>
          <w:tcPr>
            <w:tcW w:w="1512" w:type="dxa"/>
            <w:tcBorders>
              <w:top w:val="nil"/>
              <w:left w:val="nil"/>
              <w:bottom w:val="nil"/>
              <w:right w:val="nil"/>
            </w:tcBorders>
          </w:tcPr>
          <w:p w14:paraId="747D60B4" w14:textId="2D3C496F"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8F3E24A" w14:textId="7CD9FE76"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0F3CDEF8" w14:textId="28AA503D" w:rsidR="00E812B7" w:rsidRPr="004D3306" w:rsidRDefault="00E812B7" w:rsidP="00E812B7">
            <w:pPr>
              <w:jc w:val="center"/>
              <w:rPr>
                <w:sz w:val="22"/>
                <w:szCs w:val="22"/>
              </w:rPr>
            </w:pPr>
            <w:r w:rsidRPr="004D3306">
              <w:rPr>
                <w:sz w:val="22"/>
                <w:szCs w:val="22"/>
              </w:rPr>
              <w:t>8</w:t>
            </w:r>
            <w:r>
              <w:rPr>
                <w:sz w:val="22"/>
                <w:szCs w:val="22"/>
              </w:rPr>
              <w:t>,</w:t>
            </w:r>
            <w:r w:rsidRPr="004D3306">
              <w:rPr>
                <w:sz w:val="22"/>
                <w:szCs w:val="22"/>
              </w:rPr>
              <w:t>871</w:t>
            </w:r>
          </w:p>
        </w:tc>
        <w:tc>
          <w:tcPr>
            <w:tcW w:w="1811" w:type="dxa"/>
            <w:tcBorders>
              <w:top w:val="nil"/>
              <w:left w:val="single" w:sz="4" w:space="0" w:color="auto"/>
              <w:bottom w:val="nil"/>
              <w:right w:val="nil"/>
            </w:tcBorders>
            <w:vAlign w:val="center"/>
          </w:tcPr>
          <w:p w14:paraId="6A11FCFA" w14:textId="3F1EDD58" w:rsidR="00E812B7" w:rsidRPr="000D71CD" w:rsidRDefault="00E812B7" w:rsidP="000D71CD">
            <w:pPr>
              <w:jc w:val="center"/>
              <w:rPr>
                <w:sz w:val="22"/>
                <w:szCs w:val="22"/>
                <w:highlight w:val="yellow"/>
              </w:rPr>
            </w:pPr>
            <w:r w:rsidRPr="000D71CD">
              <w:rPr>
                <w:color w:val="000000"/>
                <w:sz w:val="22"/>
                <w:szCs w:val="22"/>
              </w:rPr>
              <w:t>59.04</w:t>
            </w:r>
          </w:p>
        </w:tc>
        <w:tc>
          <w:tcPr>
            <w:tcW w:w="1564" w:type="dxa"/>
            <w:tcBorders>
              <w:top w:val="nil"/>
              <w:left w:val="nil"/>
              <w:bottom w:val="nil"/>
              <w:right w:val="nil"/>
            </w:tcBorders>
            <w:vAlign w:val="center"/>
          </w:tcPr>
          <w:p w14:paraId="0D2F2F3E" w14:textId="1E1E5E20" w:rsidR="00E812B7" w:rsidRPr="000D71CD" w:rsidRDefault="00E812B7" w:rsidP="000D71CD">
            <w:pPr>
              <w:jc w:val="center"/>
              <w:rPr>
                <w:sz w:val="22"/>
                <w:szCs w:val="22"/>
                <w:highlight w:val="yellow"/>
              </w:rPr>
            </w:pPr>
            <w:r w:rsidRPr="000D71CD">
              <w:rPr>
                <w:color w:val="000000"/>
                <w:sz w:val="22"/>
                <w:szCs w:val="22"/>
              </w:rPr>
              <w:t>0.21</w:t>
            </w:r>
          </w:p>
        </w:tc>
        <w:tc>
          <w:tcPr>
            <w:tcW w:w="1475" w:type="dxa"/>
            <w:tcBorders>
              <w:top w:val="nil"/>
              <w:left w:val="nil"/>
              <w:bottom w:val="nil"/>
              <w:right w:val="single" w:sz="4" w:space="0" w:color="auto"/>
            </w:tcBorders>
            <w:vAlign w:val="center"/>
          </w:tcPr>
          <w:p w14:paraId="78460A1B" w14:textId="0E0DAD59" w:rsidR="00E812B7" w:rsidRPr="000D71CD" w:rsidRDefault="00E812B7" w:rsidP="000D71CD">
            <w:pPr>
              <w:jc w:val="center"/>
              <w:rPr>
                <w:sz w:val="22"/>
                <w:szCs w:val="22"/>
                <w:highlight w:val="yellow"/>
              </w:rPr>
            </w:pPr>
            <w:r w:rsidRPr="000D71CD">
              <w:rPr>
                <w:color w:val="000000"/>
                <w:sz w:val="22"/>
                <w:szCs w:val="22"/>
              </w:rPr>
              <w:t>-2.34</w:t>
            </w:r>
          </w:p>
        </w:tc>
        <w:tc>
          <w:tcPr>
            <w:tcW w:w="1997" w:type="dxa"/>
            <w:tcBorders>
              <w:top w:val="nil"/>
              <w:left w:val="single" w:sz="4" w:space="0" w:color="auto"/>
              <w:bottom w:val="nil"/>
              <w:right w:val="nil"/>
            </w:tcBorders>
            <w:vAlign w:val="center"/>
          </w:tcPr>
          <w:p w14:paraId="11DF60D8" w14:textId="3DBFD9E4" w:rsidR="00E812B7" w:rsidRPr="000D71CD" w:rsidRDefault="00E812B7" w:rsidP="000D71CD">
            <w:pPr>
              <w:jc w:val="center"/>
              <w:rPr>
                <w:sz w:val="22"/>
                <w:szCs w:val="22"/>
                <w:highlight w:val="yellow"/>
              </w:rPr>
            </w:pPr>
            <w:r w:rsidRPr="000D71CD">
              <w:rPr>
                <w:color w:val="000000"/>
                <w:sz w:val="22"/>
                <w:szCs w:val="22"/>
              </w:rPr>
              <w:t>26.83</w:t>
            </w:r>
          </w:p>
        </w:tc>
        <w:tc>
          <w:tcPr>
            <w:tcW w:w="1997" w:type="dxa"/>
            <w:tcBorders>
              <w:top w:val="nil"/>
              <w:left w:val="nil"/>
              <w:bottom w:val="nil"/>
              <w:right w:val="single" w:sz="4" w:space="0" w:color="auto"/>
            </w:tcBorders>
            <w:vAlign w:val="center"/>
          </w:tcPr>
          <w:p w14:paraId="3D8F4021" w14:textId="0416E044" w:rsidR="00E812B7" w:rsidRPr="000D71CD" w:rsidRDefault="00E812B7" w:rsidP="000D71CD">
            <w:pPr>
              <w:jc w:val="center"/>
              <w:rPr>
                <w:sz w:val="22"/>
                <w:szCs w:val="22"/>
                <w:highlight w:val="yellow"/>
              </w:rPr>
            </w:pPr>
            <w:r w:rsidRPr="000D71CD">
              <w:rPr>
                <w:color w:val="000000"/>
                <w:sz w:val="22"/>
                <w:szCs w:val="22"/>
              </w:rPr>
              <w:t>58.98</w:t>
            </w:r>
          </w:p>
        </w:tc>
      </w:tr>
      <w:tr w:rsidR="00E812B7" w:rsidRPr="004D3306" w14:paraId="549E08C0" w14:textId="77777777" w:rsidTr="000D71CD">
        <w:trPr>
          <w:gridAfter w:val="1"/>
          <w:wAfter w:w="11" w:type="dxa"/>
          <w:trHeight w:val="436"/>
          <w:jc w:val="center"/>
        </w:trPr>
        <w:tc>
          <w:tcPr>
            <w:tcW w:w="925" w:type="dxa"/>
            <w:tcBorders>
              <w:top w:val="nil"/>
              <w:left w:val="single" w:sz="4" w:space="0" w:color="auto"/>
              <w:bottom w:val="nil"/>
              <w:right w:val="nil"/>
            </w:tcBorders>
          </w:tcPr>
          <w:p w14:paraId="2CD4A27B" w14:textId="75150774"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746A1FAC" w14:textId="2F008249"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7B453F14" w14:textId="298E452E"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1A2CDE3E" w14:textId="28D4EBE9"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640</w:t>
            </w:r>
          </w:p>
        </w:tc>
        <w:tc>
          <w:tcPr>
            <w:tcW w:w="1811" w:type="dxa"/>
            <w:tcBorders>
              <w:top w:val="nil"/>
              <w:left w:val="single" w:sz="4" w:space="0" w:color="auto"/>
              <w:bottom w:val="nil"/>
              <w:right w:val="nil"/>
            </w:tcBorders>
            <w:vAlign w:val="center"/>
          </w:tcPr>
          <w:p w14:paraId="06BE7014" w14:textId="7CA63B69" w:rsidR="00E812B7" w:rsidRPr="000D71CD" w:rsidRDefault="00E812B7" w:rsidP="000D71CD">
            <w:pPr>
              <w:jc w:val="center"/>
              <w:rPr>
                <w:sz w:val="22"/>
                <w:szCs w:val="22"/>
                <w:highlight w:val="yellow"/>
              </w:rPr>
            </w:pPr>
            <w:r w:rsidRPr="000D71CD">
              <w:rPr>
                <w:color w:val="000000"/>
                <w:sz w:val="22"/>
                <w:szCs w:val="22"/>
              </w:rPr>
              <w:t>70.15</w:t>
            </w:r>
          </w:p>
        </w:tc>
        <w:tc>
          <w:tcPr>
            <w:tcW w:w="1564" w:type="dxa"/>
            <w:tcBorders>
              <w:top w:val="nil"/>
              <w:left w:val="nil"/>
              <w:bottom w:val="nil"/>
              <w:right w:val="nil"/>
            </w:tcBorders>
            <w:vAlign w:val="center"/>
          </w:tcPr>
          <w:p w14:paraId="38C6C177" w14:textId="10421984" w:rsidR="00E812B7" w:rsidRPr="000D71CD" w:rsidRDefault="00E812B7" w:rsidP="000D71CD">
            <w:pPr>
              <w:jc w:val="center"/>
              <w:rPr>
                <w:sz w:val="22"/>
                <w:szCs w:val="22"/>
                <w:highlight w:val="yellow"/>
              </w:rPr>
            </w:pPr>
            <w:r w:rsidRPr="000D71CD">
              <w:rPr>
                <w:color w:val="000000"/>
                <w:sz w:val="22"/>
                <w:szCs w:val="22"/>
              </w:rPr>
              <w:t>1.29</w:t>
            </w:r>
          </w:p>
        </w:tc>
        <w:tc>
          <w:tcPr>
            <w:tcW w:w="1475" w:type="dxa"/>
            <w:tcBorders>
              <w:top w:val="nil"/>
              <w:left w:val="nil"/>
              <w:bottom w:val="nil"/>
              <w:right w:val="single" w:sz="4" w:space="0" w:color="auto"/>
            </w:tcBorders>
            <w:vAlign w:val="center"/>
          </w:tcPr>
          <w:p w14:paraId="4EB76E61" w14:textId="52D9A5DC" w:rsidR="00E812B7" w:rsidRPr="000D71CD" w:rsidRDefault="00E812B7" w:rsidP="000D71CD">
            <w:pPr>
              <w:jc w:val="center"/>
              <w:rPr>
                <w:sz w:val="22"/>
                <w:szCs w:val="22"/>
                <w:highlight w:val="yellow"/>
              </w:rPr>
            </w:pPr>
            <w:r w:rsidRPr="000D71CD">
              <w:rPr>
                <w:color w:val="000000"/>
                <w:sz w:val="22"/>
                <w:szCs w:val="22"/>
              </w:rPr>
              <w:t>2.41</w:t>
            </w:r>
          </w:p>
        </w:tc>
        <w:tc>
          <w:tcPr>
            <w:tcW w:w="1997" w:type="dxa"/>
            <w:tcBorders>
              <w:top w:val="nil"/>
              <w:left w:val="single" w:sz="4" w:space="0" w:color="auto"/>
              <w:bottom w:val="nil"/>
              <w:right w:val="nil"/>
            </w:tcBorders>
            <w:vAlign w:val="center"/>
          </w:tcPr>
          <w:p w14:paraId="52E16F90" w14:textId="0F760BB4" w:rsidR="00E812B7" w:rsidRPr="000D71CD" w:rsidRDefault="00E812B7" w:rsidP="000D71CD">
            <w:pPr>
              <w:jc w:val="center"/>
              <w:rPr>
                <w:sz w:val="22"/>
                <w:szCs w:val="22"/>
                <w:highlight w:val="yellow"/>
              </w:rPr>
            </w:pPr>
            <w:r w:rsidRPr="000D71CD">
              <w:rPr>
                <w:color w:val="000000"/>
                <w:sz w:val="22"/>
                <w:szCs w:val="22"/>
              </w:rPr>
              <w:t>61.09</w:t>
            </w:r>
            <w:r w:rsidR="00D70D44">
              <w:rPr>
                <w:color w:val="000000"/>
                <w:sz w:val="22"/>
                <w:szCs w:val="22"/>
              </w:rPr>
              <w:t>*</w:t>
            </w:r>
          </w:p>
        </w:tc>
        <w:tc>
          <w:tcPr>
            <w:tcW w:w="1997" w:type="dxa"/>
            <w:tcBorders>
              <w:top w:val="nil"/>
              <w:left w:val="nil"/>
              <w:bottom w:val="nil"/>
              <w:right w:val="single" w:sz="4" w:space="0" w:color="auto"/>
            </w:tcBorders>
            <w:vAlign w:val="center"/>
          </w:tcPr>
          <w:p w14:paraId="6831ABF0" w14:textId="1D0475F9" w:rsidR="00E812B7" w:rsidRPr="000D71CD" w:rsidRDefault="00E812B7" w:rsidP="000D71CD">
            <w:pPr>
              <w:jc w:val="center"/>
              <w:rPr>
                <w:sz w:val="22"/>
                <w:szCs w:val="22"/>
                <w:highlight w:val="yellow"/>
              </w:rPr>
            </w:pPr>
            <w:r w:rsidRPr="000D71CD">
              <w:rPr>
                <w:color w:val="000000"/>
                <w:sz w:val="22"/>
                <w:szCs w:val="22"/>
              </w:rPr>
              <w:t>70.15</w:t>
            </w:r>
          </w:p>
        </w:tc>
      </w:tr>
      <w:tr w:rsidR="00E812B7" w:rsidRPr="004D3306" w14:paraId="315771A3" w14:textId="77777777" w:rsidTr="000D71CD">
        <w:trPr>
          <w:gridAfter w:val="1"/>
          <w:wAfter w:w="11" w:type="dxa"/>
          <w:trHeight w:val="436"/>
          <w:jc w:val="center"/>
        </w:trPr>
        <w:tc>
          <w:tcPr>
            <w:tcW w:w="925" w:type="dxa"/>
            <w:tcBorders>
              <w:top w:val="nil"/>
              <w:left w:val="single" w:sz="4" w:space="0" w:color="auto"/>
              <w:bottom w:val="nil"/>
              <w:right w:val="nil"/>
            </w:tcBorders>
          </w:tcPr>
          <w:p w14:paraId="5D217B81" w14:textId="42CBE88C" w:rsidR="00E812B7" w:rsidRPr="004D3306" w:rsidRDefault="00E812B7" w:rsidP="00E812B7">
            <w:pPr>
              <w:jc w:val="center"/>
              <w:rPr>
                <w:sz w:val="22"/>
                <w:szCs w:val="22"/>
              </w:rPr>
            </w:pPr>
            <w:r w:rsidRPr="004D3306">
              <w:rPr>
                <w:sz w:val="22"/>
                <w:szCs w:val="22"/>
              </w:rPr>
              <w:t>3</w:t>
            </w:r>
          </w:p>
        </w:tc>
        <w:tc>
          <w:tcPr>
            <w:tcW w:w="1512" w:type="dxa"/>
            <w:tcBorders>
              <w:top w:val="nil"/>
              <w:left w:val="nil"/>
              <w:bottom w:val="nil"/>
              <w:right w:val="nil"/>
            </w:tcBorders>
          </w:tcPr>
          <w:p w14:paraId="688BF946" w14:textId="193FF880"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3A1A025F" w14:textId="07251F4A"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0D7BAF8" w14:textId="0B6B0285" w:rsidR="00E812B7" w:rsidRPr="004D3306" w:rsidRDefault="00E812B7" w:rsidP="00E812B7">
            <w:pPr>
              <w:jc w:val="center"/>
              <w:rPr>
                <w:sz w:val="22"/>
                <w:szCs w:val="22"/>
              </w:rPr>
            </w:pPr>
            <w:r w:rsidRPr="004D3306">
              <w:rPr>
                <w:sz w:val="22"/>
                <w:szCs w:val="22"/>
              </w:rPr>
              <w:t>1</w:t>
            </w:r>
            <w:r>
              <w:rPr>
                <w:sz w:val="22"/>
                <w:szCs w:val="22"/>
              </w:rPr>
              <w:t>,</w:t>
            </w:r>
            <w:r w:rsidRPr="004D3306">
              <w:rPr>
                <w:sz w:val="22"/>
                <w:szCs w:val="22"/>
              </w:rPr>
              <w:t>328</w:t>
            </w:r>
          </w:p>
        </w:tc>
        <w:tc>
          <w:tcPr>
            <w:tcW w:w="1811" w:type="dxa"/>
            <w:tcBorders>
              <w:top w:val="nil"/>
              <w:left w:val="single" w:sz="4" w:space="0" w:color="auto"/>
              <w:bottom w:val="nil"/>
              <w:right w:val="nil"/>
            </w:tcBorders>
            <w:vAlign w:val="center"/>
          </w:tcPr>
          <w:p w14:paraId="386D5271" w14:textId="4F2E97BE" w:rsidR="00E812B7" w:rsidRPr="000D71CD" w:rsidRDefault="00E812B7" w:rsidP="000D71CD">
            <w:pPr>
              <w:jc w:val="center"/>
              <w:rPr>
                <w:sz w:val="22"/>
                <w:szCs w:val="22"/>
                <w:highlight w:val="yellow"/>
              </w:rPr>
            </w:pPr>
            <w:r w:rsidRPr="000D71CD">
              <w:rPr>
                <w:color w:val="000000"/>
                <w:sz w:val="22"/>
                <w:szCs w:val="22"/>
              </w:rPr>
              <w:t>69.21</w:t>
            </w:r>
          </w:p>
        </w:tc>
        <w:tc>
          <w:tcPr>
            <w:tcW w:w="1564" w:type="dxa"/>
            <w:tcBorders>
              <w:top w:val="nil"/>
              <w:left w:val="nil"/>
              <w:bottom w:val="nil"/>
              <w:right w:val="nil"/>
            </w:tcBorders>
            <w:vAlign w:val="center"/>
          </w:tcPr>
          <w:p w14:paraId="11F627AB" w14:textId="49802D0A" w:rsidR="00E812B7" w:rsidRPr="000D71CD" w:rsidRDefault="00E812B7" w:rsidP="000D71CD">
            <w:pPr>
              <w:jc w:val="center"/>
              <w:rPr>
                <w:sz w:val="22"/>
                <w:szCs w:val="22"/>
                <w:highlight w:val="yellow"/>
              </w:rPr>
            </w:pPr>
            <w:r w:rsidRPr="000D71CD">
              <w:rPr>
                <w:color w:val="000000"/>
                <w:sz w:val="22"/>
                <w:szCs w:val="22"/>
              </w:rPr>
              <w:t>1.18</w:t>
            </w:r>
          </w:p>
        </w:tc>
        <w:tc>
          <w:tcPr>
            <w:tcW w:w="1475" w:type="dxa"/>
            <w:tcBorders>
              <w:top w:val="nil"/>
              <w:left w:val="nil"/>
              <w:bottom w:val="nil"/>
              <w:right w:val="single" w:sz="4" w:space="0" w:color="auto"/>
            </w:tcBorders>
            <w:vAlign w:val="center"/>
          </w:tcPr>
          <w:p w14:paraId="162F683B" w14:textId="554CAA61" w:rsidR="00E812B7" w:rsidRPr="000D71CD" w:rsidRDefault="00E812B7" w:rsidP="000D71CD">
            <w:pPr>
              <w:jc w:val="center"/>
              <w:rPr>
                <w:sz w:val="22"/>
                <w:szCs w:val="22"/>
                <w:highlight w:val="yellow"/>
              </w:rPr>
            </w:pPr>
            <w:r w:rsidRPr="000D71CD">
              <w:rPr>
                <w:color w:val="000000"/>
                <w:sz w:val="22"/>
                <w:szCs w:val="22"/>
              </w:rPr>
              <w:t>2.32</w:t>
            </w:r>
          </w:p>
        </w:tc>
        <w:tc>
          <w:tcPr>
            <w:tcW w:w="1997" w:type="dxa"/>
            <w:tcBorders>
              <w:top w:val="nil"/>
              <w:left w:val="single" w:sz="4" w:space="0" w:color="auto"/>
              <w:bottom w:val="nil"/>
              <w:right w:val="nil"/>
            </w:tcBorders>
            <w:vAlign w:val="center"/>
          </w:tcPr>
          <w:p w14:paraId="2A2307ED" w14:textId="5C40660F" w:rsidR="00E812B7" w:rsidRPr="000D71CD" w:rsidRDefault="00E812B7" w:rsidP="000D71CD">
            <w:pPr>
              <w:jc w:val="center"/>
              <w:rPr>
                <w:sz w:val="22"/>
                <w:szCs w:val="22"/>
                <w:highlight w:val="yellow"/>
              </w:rPr>
            </w:pPr>
            <w:r w:rsidRPr="000D71CD">
              <w:rPr>
                <w:color w:val="000000"/>
                <w:sz w:val="22"/>
                <w:szCs w:val="22"/>
              </w:rPr>
              <w:t>59.72</w:t>
            </w:r>
            <w:r w:rsidR="00D70D44">
              <w:rPr>
                <w:color w:val="000000"/>
                <w:sz w:val="22"/>
                <w:szCs w:val="22"/>
              </w:rPr>
              <w:t>*</w:t>
            </w:r>
          </w:p>
        </w:tc>
        <w:tc>
          <w:tcPr>
            <w:tcW w:w="1997" w:type="dxa"/>
            <w:tcBorders>
              <w:top w:val="nil"/>
              <w:left w:val="nil"/>
              <w:bottom w:val="nil"/>
              <w:right w:val="single" w:sz="4" w:space="0" w:color="auto"/>
            </w:tcBorders>
            <w:vAlign w:val="center"/>
          </w:tcPr>
          <w:p w14:paraId="52C381CD" w14:textId="6E6256AF" w:rsidR="00E812B7" w:rsidRPr="000D71CD" w:rsidRDefault="00E812B7" w:rsidP="000D71CD">
            <w:pPr>
              <w:jc w:val="center"/>
              <w:rPr>
                <w:sz w:val="22"/>
                <w:szCs w:val="22"/>
                <w:highlight w:val="yellow"/>
              </w:rPr>
            </w:pPr>
            <w:r w:rsidRPr="000D71CD">
              <w:rPr>
                <w:color w:val="000000"/>
                <w:sz w:val="22"/>
                <w:szCs w:val="22"/>
              </w:rPr>
              <w:t>69.21</w:t>
            </w:r>
          </w:p>
        </w:tc>
      </w:tr>
      <w:tr w:rsidR="00E812B7" w:rsidRPr="004D3306" w14:paraId="660F6C51" w14:textId="77777777" w:rsidTr="000D71CD">
        <w:trPr>
          <w:gridAfter w:val="1"/>
          <w:wAfter w:w="11" w:type="dxa"/>
          <w:trHeight w:val="436"/>
          <w:jc w:val="center"/>
        </w:trPr>
        <w:tc>
          <w:tcPr>
            <w:tcW w:w="925" w:type="dxa"/>
            <w:tcBorders>
              <w:top w:val="nil"/>
              <w:left w:val="single" w:sz="4" w:space="0" w:color="auto"/>
              <w:bottom w:val="nil"/>
              <w:right w:val="nil"/>
            </w:tcBorders>
          </w:tcPr>
          <w:p w14:paraId="6FD7AA3C" w14:textId="113C45D7"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3FAAAD0B" w14:textId="352654CD"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63209E30" w14:textId="1A900E72"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27146647" w14:textId="234C56A0" w:rsidR="00E812B7" w:rsidRPr="004D3306" w:rsidRDefault="00E812B7" w:rsidP="00E812B7">
            <w:pPr>
              <w:jc w:val="center"/>
              <w:rPr>
                <w:sz w:val="22"/>
                <w:szCs w:val="22"/>
              </w:rPr>
            </w:pPr>
            <w:r w:rsidRPr="004D3306">
              <w:rPr>
                <w:sz w:val="22"/>
                <w:szCs w:val="22"/>
              </w:rPr>
              <w:t>6</w:t>
            </w:r>
            <w:r>
              <w:rPr>
                <w:sz w:val="22"/>
                <w:szCs w:val="22"/>
              </w:rPr>
              <w:t>,</w:t>
            </w:r>
            <w:r w:rsidRPr="004D3306">
              <w:rPr>
                <w:sz w:val="22"/>
                <w:szCs w:val="22"/>
              </w:rPr>
              <w:t>384</w:t>
            </w:r>
          </w:p>
        </w:tc>
        <w:tc>
          <w:tcPr>
            <w:tcW w:w="1811" w:type="dxa"/>
            <w:tcBorders>
              <w:top w:val="nil"/>
              <w:left w:val="single" w:sz="4" w:space="0" w:color="auto"/>
              <w:bottom w:val="nil"/>
              <w:right w:val="nil"/>
            </w:tcBorders>
            <w:vAlign w:val="center"/>
          </w:tcPr>
          <w:p w14:paraId="479ED6BF" w14:textId="4DA46A24" w:rsidR="00E812B7" w:rsidRPr="000D71CD" w:rsidRDefault="00E812B7" w:rsidP="000D71CD">
            <w:pPr>
              <w:jc w:val="center"/>
              <w:rPr>
                <w:sz w:val="22"/>
                <w:szCs w:val="22"/>
                <w:highlight w:val="yellow"/>
              </w:rPr>
            </w:pPr>
            <w:r w:rsidRPr="000D71CD">
              <w:rPr>
                <w:color w:val="000000"/>
                <w:sz w:val="22"/>
                <w:szCs w:val="22"/>
              </w:rPr>
              <w:t>60.26</w:t>
            </w:r>
          </w:p>
        </w:tc>
        <w:tc>
          <w:tcPr>
            <w:tcW w:w="1564" w:type="dxa"/>
            <w:tcBorders>
              <w:top w:val="nil"/>
              <w:left w:val="nil"/>
              <w:bottom w:val="nil"/>
              <w:right w:val="nil"/>
            </w:tcBorders>
            <w:vAlign w:val="center"/>
          </w:tcPr>
          <w:p w14:paraId="4CCA66FB" w14:textId="3788B694" w:rsidR="00E812B7" w:rsidRPr="000D71CD" w:rsidRDefault="00E812B7" w:rsidP="000D71CD">
            <w:pPr>
              <w:jc w:val="center"/>
              <w:rPr>
                <w:sz w:val="22"/>
                <w:szCs w:val="22"/>
                <w:highlight w:val="yellow"/>
              </w:rPr>
            </w:pPr>
            <w:r w:rsidRPr="000D71CD">
              <w:rPr>
                <w:color w:val="000000"/>
                <w:sz w:val="22"/>
                <w:szCs w:val="22"/>
              </w:rPr>
              <w:t>2.12</w:t>
            </w:r>
          </w:p>
        </w:tc>
        <w:tc>
          <w:tcPr>
            <w:tcW w:w="1475" w:type="dxa"/>
            <w:tcBorders>
              <w:top w:val="nil"/>
              <w:left w:val="nil"/>
              <w:bottom w:val="nil"/>
              <w:right w:val="single" w:sz="4" w:space="0" w:color="auto"/>
            </w:tcBorders>
            <w:vAlign w:val="center"/>
          </w:tcPr>
          <w:p w14:paraId="4CBDC36B" w14:textId="12D11AE5" w:rsidR="00E812B7" w:rsidRPr="000D71CD" w:rsidRDefault="00E812B7" w:rsidP="000D71CD">
            <w:pPr>
              <w:jc w:val="center"/>
              <w:rPr>
                <w:sz w:val="22"/>
                <w:szCs w:val="22"/>
                <w:highlight w:val="yellow"/>
              </w:rPr>
            </w:pPr>
            <w:r w:rsidRPr="000D71CD">
              <w:rPr>
                <w:color w:val="000000"/>
                <w:sz w:val="22"/>
                <w:szCs w:val="22"/>
              </w:rPr>
              <w:t>3.54</w:t>
            </w:r>
          </w:p>
        </w:tc>
        <w:tc>
          <w:tcPr>
            <w:tcW w:w="1997" w:type="dxa"/>
            <w:tcBorders>
              <w:top w:val="nil"/>
              <w:left w:val="single" w:sz="4" w:space="0" w:color="auto"/>
              <w:bottom w:val="nil"/>
              <w:right w:val="nil"/>
            </w:tcBorders>
            <w:vAlign w:val="center"/>
          </w:tcPr>
          <w:p w14:paraId="17E4AD3C" w14:textId="2D983347" w:rsidR="00E812B7" w:rsidRPr="000D71CD" w:rsidRDefault="00E812B7" w:rsidP="000D71CD">
            <w:pPr>
              <w:jc w:val="center"/>
              <w:rPr>
                <w:sz w:val="22"/>
                <w:szCs w:val="22"/>
                <w:highlight w:val="yellow"/>
              </w:rPr>
            </w:pPr>
            <w:r w:rsidRPr="000D71CD">
              <w:rPr>
                <w:color w:val="000000"/>
                <w:sz w:val="22"/>
                <w:szCs w:val="22"/>
              </w:rPr>
              <w:t>37.56</w:t>
            </w:r>
            <w:r w:rsidR="00D70D44">
              <w:rPr>
                <w:color w:val="000000"/>
                <w:sz w:val="22"/>
                <w:szCs w:val="22"/>
              </w:rPr>
              <w:t>*</w:t>
            </w:r>
          </w:p>
        </w:tc>
        <w:tc>
          <w:tcPr>
            <w:tcW w:w="1997" w:type="dxa"/>
            <w:tcBorders>
              <w:top w:val="nil"/>
              <w:left w:val="nil"/>
              <w:bottom w:val="nil"/>
              <w:right w:val="single" w:sz="4" w:space="0" w:color="auto"/>
            </w:tcBorders>
            <w:vAlign w:val="center"/>
          </w:tcPr>
          <w:p w14:paraId="57FB7DA1" w14:textId="04C442C9" w:rsidR="00E812B7" w:rsidRPr="000D71CD" w:rsidRDefault="00E812B7" w:rsidP="000D71CD">
            <w:pPr>
              <w:jc w:val="center"/>
              <w:rPr>
                <w:sz w:val="22"/>
                <w:szCs w:val="22"/>
                <w:highlight w:val="yellow"/>
              </w:rPr>
            </w:pPr>
            <w:r w:rsidRPr="000D71CD">
              <w:rPr>
                <w:color w:val="000000"/>
                <w:sz w:val="22"/>
                <w:szCs w:val="22"/>
              </w:rPr>
              <w:t>60.26</w:t>
            </w:r>
          </w:p>
        </w:tc>
      </w:tr>
      <w:tr w:rsidR="00E812B7" w:rsidRPr="004D3306" w14:paraId="303F8B9E" w14:textId="77777777" w:rsidTr="000D71CD">
        <w:trPr>
          <w:gridAfter w:val="1"/>
          <w:wAfter w:w="11" w:type="dxa"/>
          <w:trHeight w:val="436"/>
          <w:jc w:val="center"/>
        </w:trPr>
        <w:tc>
          <w:tcPr>
            <w:tcW w:w="925" w:type="dxa"/>
            <w:tcBorders>
              <w:top w:val="nil"/>
              <w:left w:val="single" w:sz="4" w:space="0" w:color="auto"/>
              <w:bottom w:val="nil"/>
              <w:right w:val="nil"/>
            </w:tcBorders>
          </w:tcPr>
          <w:p w14:paraId="219317FA" w14:textId="0D91EBE5" w:rsidR="00E812B7" w:rsidRPr="004D3306" w:rsidRDefault="00E812B7" w:rsidP="00E812B7">
            <w:pPr>
              <w:jc w:val="center"/>
              <w:rPr>
                <w:sz w:val="22"/>
                <w:szCs w:val="22"/>
              </w:rPr>
            </w:pPr>
            <w:r w:rsidRPr="004D3306">
              <w:rPr>
                <w:sz w:val="22"/>
                <w:szCs w:val="22"/>
              </w:rPr>
              <w:t>4</w:t>
            </w:r>
          </w:p>
        </w:tc>
        <w:tc>
          <w:tcPr>
            <w:tcW w:w="1512" w:type="dxa"/>
            <w:tcBorders>
              <w:top w:val="nil"/>
              <w:left w:val="nil"/>
              <w:bottom w:val="nil"/>
              <w:right w:val="nil"/>
            </w:tcBorders>
          </w:tcPr>
          <w:p w14:paraId="230B9B07" w14:textId="2386FA51"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nil"/>
              <w:right w:val="nil"/>
            </w:tcBorders>
          </w:tcPr>
          <w:p w14:paraId="0F4720C8" w14:textId="69F5CDE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6C145D7" w14:textId="42A3F557" w:rsidR="00E812B7" w:rsidRPr="004D3306" w:rsidRDefault="00E812B7" w:rsidP="00E812B7">
            <w:pPr>
              <w:jc w:val="center"/>
              <w:rPr>
                <w:sz w:val="22"/>
                <w:szCs w:val="22"/>
              </w:rPr>
            </w:pPr>
            <w:r w:rsidRPr="004D3306">
              <w:rPr>
                <w:sz w:val="22"/>
                <w:szCs w:val="22"/>
              </w:rPr>
              <w:t>3</w:t>
            </w:r>
            <w:r>
              <w:rPr>
                <w:sz w:val="22"/>
                <w:szCs w:val="22"/>
              </w:rPr>
              <w:t>,</w:t>
            </w:r>
            <w:r w:rsidRPr="004D3306">
              <w:rPr>
                <w:sz w:val="22"/>
                <w:szCs w:val="22"/>
              </w:rPr>
              <w:t>671</w:t>
            </w:r>
          </w:p>
        </w:tc>
        <w:tc>
          <w:tcPr>
            <w:tcW w:w="1811" w:type="dxa"/>
            <w:tcBorders>
              <w:top w:val="nil"/>
              <w:left w:val="single" w:sz="4" w:space="0" w:color="auto"/>
              <w:bottom w:val="nil"/>
              <w:right w:val="nil"/>
            </w:tcBorders>
            <w:vAlign w:val="center"/>
          </w:tcPr>
          <w:p w14:paraId="5111AEC1" w14:textId="7842D137" w:rsidR="00E812B7" w:rsidRPr="000D71CD" w:rsidRDefault="00E812B7" w:rsidP="000D71CD">
            <w:pPr>
              <w:jc w:val="center"/>
              <w:rPr>
                <w:sz w:val="22"/>
                <w:szCs w:val="22"/>
                <w:highlight w:val="yellow"/>
              </w:rPr>
            </w:pPr>
            <w:r w:rsidRPr="000D71CD">
              <w:rPr>
                <w:color w:val="000000"/>
                <w:sz w:val="22"/>
                <w:szCs w:val="22"/>
              </w:rPr>
              <w:t>74.66</w:t>
            </w:r>
          </w:p>
        </w:tc>
        <w:tc>
          <w:tcPr>
            <w:tcW w:w="1564" w:type="dxa"/>
            <w:tcBorders>
              <w:top w:val="nil"/>
              <w:left w:val="nil"/>
              <w:bottom w:val="nil"/>
              <w:right w:val="nil"/>
            </w:tcBorders>
            <w:vAlign w:val="center"/>
          </w:tcPr>
          <w:p w14:paraId="323E7976" w14:textId="36611929" w:rsidR="00E812B7" w:rsidRPr="000D71CD" w:rsidRDefault="00E812B7" w:rsidP="000D71CD">
            <w:pPr>
              <w:jc w:val="center"/>
              <w:rPr>
                <w:sz w:val="22"/>
                <w:szCs w:val="22"/>
                <w:highlight w:val="yellow"/>
              </w:rPr>
            </w:pPr>
            <w:r w:rsidRPr="000D71CD">
              <w:rPr>
                <w:color w:val="000000"/>
                <w:sz w:val="22"/>
                <w:szCs w:val="22"/>
              </w:rPr>
              <w:t>0.66</w:t>
            </w:r>
          </w:p>
        </w:tc>
        <w:tc>
          <w:tcPr>
            <w:tcW w:w="1475" w:type="dxa"/>
            <w:tcBorders>
              <w:top w:val="nil"/>
              <w:left w:val="nil"/>
              <w:bottom w:val="nil"/>
              <w:right w:val="single" w:sz="4" w:space="0" w:color="auto"/>
            </w:tcBorders>
            <w:vAlign w:val="center"/>
          </w:tcPr>
          <w:p w14:paraId="556A0A97" w14:textId="460EFCF5" w:rsidR="00E812B7" w:rsidRPr="000D71CD" w:rsidRDefault="00E812B7" w:rsidP="000D71CD">
            <w:pPr>
              <w:jc w:val="center"/>
              <w:rPr>
                <w:sz w:val="22"/>
                <w:szCs w:val="22"/>
                <w:highlight w:val="yellow"/>
              </w:rPr>
            </w:pPr>
            <w:r w:rsidRPr="000D71CD">
              <w:rPr>
                <w:color w:val="000000"/>
                <w:sz w:val="22"/>
                <w:szCs w:val="22"/>
              </w:rPr>
              <w:t>1.93</w:t>
            </w:r>
          </w:p>
        </w:tc>
        <w:tc>
          <w:tcPr>
            <w:tcW w:w="1997" w:type="dxa"/>
            <w:tcBorders>
              <w:top w:val="nil"/>
              <w:left w:val="single" w:sz="4" w:space="0" w:color="auto"/>
              <w:bottom w:val="nil"/>
              <w:right w:val="nil"/>
            </w:tcBorders>
            <w:vAlign w:val="center"/>
          </w:tcPr>
          <w:p w14:paraId="0D2EEECB" w14:textId="42F3FEDD" w:rsidR="00E812B7" w:rsidRPr="000D71CD" w:rsidRDefault="00E812B7" w:rsidP="000D71CD">
            <w:pPr>
              <w:jc w:val="center"/>
              <w:rPr>
                <w:sz w:val="22"/>
                <w:szCs w:val="22"/>
                <w:highlight w:val="yellow"/>
              </w:rPr>
            </w:pPr>
            <w:r w:rsidRPr="000D71CD">
              <w:rPr>
                <w:color w:val="000000"/>
                <w:sz w:val="22"/>
                <w:szCs w:val="22"/>
              </w:rPr>
              <w:t>55.49</w:t>
            </w:r>
            <w:r w:rsidR="00D70D44">
              <w:rPr>
                <w:color w:val="000000"/>
                <w:sz w:val="22"/>
                <w:szCs w:val="22"/>
              </w:rPr>
              <w:t>*</w:t>
            </w:r>
          </w:p>
        </w:tc>
        <w:tc>
          <w:tcPr>
            <w:tcW w:w="1997" w:type="dxa"/>
            <w:tcBorders>
              <w:top w:val="nil"/>
              <w:left w:val="nil"/>
              <w:bottom w:val="nil"/>
              <w:right w:val="single" w:sz="4" w:space="0" w:color="auto"/>
            </w:tcBorders>
            <w:vAlign w:val="center"/>
          </w:tcPr>
          <w:p w14:paraId="72869643" w14:textId="6AE318B8" w:rsidR="00E812B7" w:rsidRPr="000D71CD" w:rsidRDefault="00E812B7" w:rsidP="000D71CD">
            <w:pPr>
              <w:jc w:val="center"/>
              <w:rPr>
                <w:sz w:val="22"/>
                <w:szCs w:val="22"/>
                <w:highlight w:val="yellow"/>
              </w:rPr>
            </w:pPr>
            <w:r w:rsidRPr="000D71CD">
              <w:rPr>
                <w:color w:val="000000"/>
                <w:sz w:val="22"/>
                <w:szCs w:val="22"/>
              </w:rPr>
              <w:t>74.66</w:t>
            </w:r>
          </w:p>
        </w:tc>
      </w:tr>
      <w:tr w:rsidR="00E812B7" w:rsidRPr="004D3306" w14:paraId="6D4D1C4D" w14:textId="77777777" w:rsidTr="000D71CD">
        <w:trPr>
          <w:gridAfter w:val="1"/>
          <w:wAfter w:w="11" w:type="dxa"/>
          <w:trHeight w:val="436"/>
          <w:jc w:val="center"/>
        </w:trPr>
        <w:tc>
          <w:tcPr>
            <w:tcW w:w="925" w:type="dxa"/>
            <w:tcBorders>
              <w:top w:val="nil"/>
              <w:left w:val="single" w:sz="4" w:space="0" w:color="auto"/>
              <w:bottom w:val="nil"/>
              <w:right w:val="nil"/>
            </w:tcBorders>
          </w:tcPr>
          <w:p w14:paraId="78BB4FAA" w14:textId="27E9EBCD"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nil"/>
              <w:right w:val="nil"/>
            </w:tcBorders>
          </w:tcPr>
          <w:p w14:paraId="44EC30B5" w14:textId="5407DD15" w:rsidR="00E812B7" w:rsidRPr="004D3306" w:rsidRDefault="00E812B7" w:rsidP="00E812B7">
            <w:pPr>
              <w:jc w:val="center"/>
              <w:rPr>
                <w:sz w:val="22"/>
                <w:szCs w:val="22"/>
              </w:rPr>
            </w:pPr>
            <w:r w:rsidRPr="004D3306">
              <w:rPr>
                <w:sz w:val="22"/>
                <w:szCs w:val="22"/>
              </w:rPr>
              <w:t>Female</w:t>
            </w:r>
          </w:p>
        </w:tc>
        <w:tc>
          <w:tcPr>
            <w:tcW w:w="1157" w:type="dxa"/>
            <w:tcBorders>
              <w:top w:val="nil"/>
              <w:left w:val="nil"/>
              <w:bottom w:val="nil"/>
              <w:right w:val="nil"/>
            </w:tcBorders>
          </w:tcPr>
          <w:p w14:paraId="3657A18F" w14:textId="4CB93EA7"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nil"/>
              <w:right w:val="single" w:sz="4" w:space="0" w:color="auto"/>
            </w:tcBorders>
          </w:tcPr>
          <w:p w14:paraId="33C3066D" w14:textId="2707F3CE" w:rsidR="00E812B7" w:rsidRPr="004D3306" w:rsidRDefault="00E812B7" w:rsidP="00E812B7">
            <w:pPr>
              <w:jc w:val="center"/>
              <w:rPr>
                <w:sz w:val="22"/>
                <w:szCs w:val="22"/>
              </w:rPr>
            </w:pPr>
            <w:r w:rsidRPr="004D3306">
              <w:rPr>
                <w:sz w:val="22"/>
                <w:szCs w:val="22"/>
              </w:rPr>
              <w:t>5</w:t>
            </w:r>
            <w:r>
              <w:rPr>
                <w:sz w:val="22"/>
                <w:szCs w:val="22"/>
              </w:rPr>
              <w:t>,</w:t>
            </w:r>
            <w:r w:rsidRPr="004D3306">
              <w:rPr>
                <w:sz w:val="22"/>
                <w:szCs w:val="22"/>
              </w:rPr>
              <w:t>884</w:t>
            </w:r>
          </w:p>
        </w:tc>
        <w:tc>
          <w:tcPr>
            <w:tcW w:w="1811" w:type="dxa"/>
            <w:tcBorders>
              <w:top w:val="nil"/>
              <w:left w:val="single" w:sz="4" w:space="0" w:color="auto"/>
              <w:bottom w:val="nil"/>
              <w:right w:val="nil"/>
            </w:tcBorders>
            <w:vAlign w:val="center"/>
          </w:tcPr>
          <w:p w14:paraId="63B25E2F" w14:textId="253840A2" w:rsidR="00E812B7" w:rsidRPr="000D71CD" w:rsidRDefault="00E812B7" w:rsidP="000D71CD">
            <w:pPr>
              <w:jc w:val="center"/>
              <w:rPr>
                <w:sz w:val="22"/>
                <w:szCs w:val="22"/>
                <w:highlight w:val="yellow"/>
              </w:rPr>
            </w:pPr>
            <w:r w:rsidRPr="000D71CD">
              <w:rPr>
                <w:color w:val="000000"/>
                <w:sz w:val="22"/>
                <w:szCs w:val="22"/>
              </w:rPr>
              <w:t>74.62</w:t>
            </w:r>
          </w:p>
        </w:tc>
        <w:tc>
          <w:tcPr>
            <w:tcW w:w="1564" w:type="dxa"/>
            <w:tcBorders>
              <w:top w:val="nil"/>
              <w:left w:val="nil"/>
              <w:bottom w:val="nil"/>
              <w:right w:val="nil"/>
            </w:tcBorders>
            <w:vAlign w:val="center"/>
          </w:tcPr>
          <w:p w14:paraId="01AD16E7" w14:textId="7A144F01" w:rsidR="00E812B7" w:rsidRPr="000D71CD" w:rsidRDefault="00E812B7" w:rsidP="000D71CD">
            <w:pPr>
              <w:jc w:val="center"/>
              <w:rPr>
                <w:sz w:val="22"/>
                <w:szCs w:val="22"/>
                <w:highlight w:val="yellow"/>
              </w:rPr>
            </w:pPr>
            <w:r w:rsidRPr="000D71CD">
              <w:rPr>
                <w:color w:val="000000"/>
                <w:sz w:val="22"/>
                <w:szCs w:val="22"/>
              </w:rPr>
              <w:t>0.39</w:t>
            </w:r>
          </w:p>
        </w:tc>
        <w:tc>
          <w:tcPr>
            <w:tcW w:w="1475" w:type="dxa"/>
            <w:tcBorders>
              <w:top w:val="nil"/>
              <w:left w:val="nil"/>
              <w:bottom w:val="nil"/>
              <w:right w:val="single" w:sz="4" w:space="0" w:color="auto"/>
            </w:tcBorders>
            <w:vAlign w:val="center"/>
          </w:tcPr>
          <w:p w14:paraId="053D29F5" w14:textId="7827D67E" w:rsidR="00E812B7" w:rsidRPr="000D71CD" w:rsidRDefault="00E812B7" w:rsidP="000D71CD">
            <w:pPr>
              <w:jc w:val="center"/>
              <w:rPr>
                <w:sz w:val="22"/>
                <w:szCs w:val="22"/>
                <w:highlight w:val="yellow"/>
              </w:rPr>
            </w:pPr>
            <w:r w:rsidRPr="000D71CD">
              <w:rPr>
                <w:color w:val="000000"/>
                <w:sz w:val="22"/>
                <w:szCs w:val="22"/>
              </w:rPr>
              <w:t>1.14</w:t>
            </w:r>
          </w:p>
        </w:tc>
        <w:tc>
          <w:tcPr>
            <w:tcW w:w="1997" w:type="dxa"/>
            <w:tcBorders>
              <w:top w:val="nil"/>
              <w:left w:val="single" w:sz="4" w:space="0" w:color="auto"/>
              <w:bottom w:val="nil"/>
              <w:right w:val="nil"/>
            </w:tcBorders>
            <w:vAlign w:val="center"/>
          </w:tcPr>
          <w:p w14:paraId="2B94E4D1" w14:textId="2B5C86CD" w:rsidR="00E812B7" w:rsidRPr="000D71CD" w:rsidRDefault="00E812B7" w:rsidP="000D71CD">
            <w:pPr>
              <w:jc w:val="center"/>
              <w:rPr>
                <w:sz w:val="22"/>
                <w:szCs w:val="22"/>
                <w:highlight w:val="yellow"/>
              </w:rPr>
            </w:pPr>
            <w:r w:rsidRPr="000D71CD">
              <w:rPr>
                <w:color w:val="000000"/>
                <w:sz w:val="22"/>
                <w:szCs w:val="22"/>
              </w:rPr>
              <w:t>50.37</w:t>
            </w:r>
          </w:p>
        </w:tc>
        <w:tc>
          <w:tcPr>
            <w:tcW w:w="1997" w:type="dxa"/>
            <w:tcBorders>
              <w:top w:val="nil"/>
              <w:left w:val="nil"/>
              <w:bottom w:val="nil"/>
              <w:right w:val="single" w:sz="4" w:space="0" w:color="auto"/>
            </w:tcBorders>
            <w:vAlign w:val="center"/>
          </w:tcPr>
          <w:p w14:paraId="45E495A1" w14:textId="17AC3706" w:rsidR="00E812B7" w:rsidRPr="000D71CD" w:rsidRDefault="00E812B7" w:rsidP="000D71CD">
            <w:pPr>
              <w:jc w:val="center"/>
              <w:rPr>
                <w:sz w:val="22"/>
                <w:szCs w:val="22"/>
                <w:highlight w:val="yellow"/>
              </w:rPr>
            </w:pPr>
            <w:r w:rsidRPr="000D71CD">
              <w:rPr>
                <w:color w:val="000000"/>
                <w:sz w:val="22"/>
                <w:szCs w:val="22"/>
              </w:rPr>
              <w:t>74.62</w:t>
            </w:r>
          </w:p>
        </w:tc>
      </w:tr>
      <w:tr w:rsidR="00E812B7" w:rsidRPr="004D3306" w14:paraId="43247CAB" w14:textId="77777777" w:rsidTr="000D71CD">
        <w:trPr>
          <w:gridAfter w:val="1"/>
          <w:wAfter w:w="11" w:type="dxa"/>
          <w:trHeight w:val="436"/>
          <w:jc w:val="center"/>
        </w:trPr>
        <w:tc>
          <w:tcPr>
            <w:tcW w:w="925" w:type="dxa"/>
            <w:tcBorders>
              <w:top w:val="nil"/>
              <w:left w:val="single" w:sz="4" w:space="0" w:color="auto"/>
              <w:bottom w:val="single" w:sz="4" w:space="0" w:color="auto"/>
              <w:right w:val="nil"/>
            </w:tcBorders>
          </w:tcPr>
          <w:p w14:paraId="42439582" w14:textId="6ABF3901" w:rsidR="00E812B7" w:rsidRPr="004D3306" w:rsidRDefault="00E812B7" w:rsidP="00E812B7">
            <w:pPr>
              <w:jc w:val="center"/>
              <w:rPr>
                <w:sz w:val="22"/>
                <w:szCs w:val="22"/>
              </w:rPr>
            </w:pPr>
            <w:r w:rsidRPr="004D3306">
              <w:rPr>
                <w:sz w:val="22"/>
                <w:szCs w:val="22"/>
              </w:rPr>
              <w:t>5</w:t>
            </w:r>
          </w:p>
        </w:tc>
        <w:tc>
          <w:tcPr>
            <w:tcW w:w="1512" w:type="dxa"/>
            <w:tcBorders>
              <w:top w:val="nil"/>
              <w:left w:val="nil"/>
              <w:bottom w:val="single" w:sz="4" w:space="0" w:color="auto"/>
              <w:right w:val="nil"/>
            </w:tcBorders>
          </w:tcPr>
          <w:p w14:paraId="35CB667B" w14:textId="44FACFF4" w:rsidR="00E812B7" w:rsidRPr="004D3306" w:rsidRDefault="00E812B7" w:rsidP="00E812B7">
            <w:pPr>
              <w:jc w:val="center"/>
              <w:rPr>
                <w:sz w:val="22"/>
                <w:szCs w:val="22"/>
              </w:rPr>
            </w:pPr>
            <w:r w:rsidRPr="004D3306">
              <w:rPr>
                <w:sz w:val="22"/>
                <w:szCs w:val="22"/>
              </w:rPr>
              <w:t>Male</w:t>
            </w:r>
          </w:p>
        </w:tc>
        <w:tc>
          <w:tcPr>
            <w:tcW w:w="1157" w:type="dxa"/>
            <w:tcBorders>
              <w:top w:val="nil"/>
              <w:left w:val="nil"/>
              <w:bottom w:val="single" w:sz="4" w:space="0" w:color="auto"/>
              <w:right w:val="nil"/>
            </w:tcBorders>
          </w:tcPr>
          <w:p w14:paraId="0A31FB48" w14:textId="65088F64" w:rsidR="00E812B7" w:rsidRPr="004D3306" w:rsidRDefault="00E812B7" w:rsidP="00E812B7">
            <w:pPr>
              <w:jc w:val="center"/>
              <w:rPr>
                <w:sz w:val="22"/>
                <w:szCs w:val="22"/>
              </w:rPr>
            </w:pPr>
            <w:r w:rsidRPr="004D3306">
              <w:rPr>
                <w:sz w:val="22"/>
                <w:szCs w:val="22"/>
              </w:rPr>
              <w:t>All years</w:t>
            </w:r>
          </w:p>
        </w:tc>
        <w:tc>
          <w:tcPr>
            <w:tcW w:w="1096" w:type="dxa"/>
            <w:tcBorders>
              <w:top w:val="nil"/>
              <w:left w:val="nil"/>
              <w:bottom w:val="single" w:sz="4" w:space="0" w:color="auto"/>
              <w:right w:val="single" w:sz="4" w:space="0" w:color="auto"/>
            </w:tcBorders>
          </w:tcPr>
          <w:p w14:paraId="1B37C3F7" w14:textId="77210092" w:rsidR="00E812B7" w:rsidRPr="004D3306" w:rsidRDefault="00E812B7" w:rsidP="00E812B7">
            <w:pPr>
              <w:jc w:val="center"/>
              <w:rPr>
                <w:sz w:val="22"/>
                <w:szCs w:val="22"/>
              </w:rPr>
            </w:pPr>
            <w:r w:rsidRPr="004D3306">
              <w:rPr>
                <w:sz w:val="22"/>
                <w:szCs w:val="22"/>
              </w:rPr>
              <w:t>4</w:t>
            </w:r>
            <w:r>
              <w:rPr>
                <w:sz w:val="22"/>
                <w:szCs w:val="22"/>
              </w:rPr>
              <w:t>,</w:t>
            </w:r>
            <w:r w:rsidRPr="004D3306">
              <w:rPr>
                <w:sz w:val="22"/>
                <w:szCs w:val="22"/>
              </w:rPr>
              <w:t>607</w:t>
            </w:r>
          </w:p>
        </w:tc>
        <w:tc>
          <w:tcPr>
            <w:tcW w:w="1811" w:type="dxa"/>
            <w:tcBorders>
              <w:top w:val="nil"/>
              <w:left w:val="single" w:sz="4" w:space="0" w:color="auto"/>
              <w:bottom w:val="single" w:sz="4" w:space="0" w:color="auto"/>
              <w:right w:val="nil"/>
            </w:tcBorders>
            <w:vAlign w:val="center"/>
          </w:tcPr>
          <w:p w14:paraId="67E18CD3" w14:textId="44C79EC5" w:rsidR="00E812B7" w:rsidRPr="000D71CD" w:rsidRDefault="00E812B7" w:rsidP="000D71CD">
            <w:pPr>
              <w:jc w:val="center"/>
              <w:rPr>
                <w:sz w:val="22"/>
                <w:szCs w:val="22"/>
                <w:highlight w:val="yellow"/>
              </w:rPr>
            </w:pPr>
            <w:r w:rsidRPr="000D71CD">
              <w:rPr>
                <w:color w:val="000000"/>
                <w:sz w:val="22"/>
                <w:szCs w:val="22"/>
              </w:rPr>
              <w:t>63.94</w:t>
            </w:r>
          </w:p>
        </w:tc>
        <w:tc>
          <w:tcPr>
            <w:tcW w:w="1564" w:type="dxa"/>
            <w:tcBorders>
              <w:top w:val="nil"/>
              <w:left w:val="nil"/>
              <w:bottom w:val="single" w:sz="4" w:space="0" w:color="auto"/>
              <w:right w:val="nil"/>
            </w:tcBorders>
            <w:vAlign w:val="center"/>
          </w:tcPr>
          <w:p w14:paraId="1E983FC8" w14:textId="3922D13F" w:rsidR="00E812B7" w:rsidRPr="000D71CD" w:rsidRDefault="00E812B7" w:rsidP="000D71CD">
            <w:pPr>
              <w:jc w:val="center"/>
              <w:rPr>
                <w:sz w:val="22"/>
                <w:szCs w:val="22"/>
                <w:highlight w:val="yellow"/>
              </w:rPr>
            </w:pPr>
            <w:r w:rsidRPr="000D71CD">
              <w:rPr>
                <w:color w:val="000000"/>
                <w:sz w:val="22"/>
                <w:szCs w:val="22"/>
              </w:rPr>
              <w:t>0.58</w:t>
            </w:r>
          </w:p>
        </w:tc>
        <w:tc>
          <w:tcPr>
            <w:tcW w:w="1475" w:type="dxa"/>
            <w:tcBorders>
              <w:top w:val="nil"/>
              <w:left w:val="nil"/>
              <w:bottom w:val="single" w:sz="4" w:space="0" w:color="auto"/>
              <w:right w:val="single" w:sz="4" w:space="0" w:color="auto"/>
            </w:tcBorders>
            <w:vAlign w:val="center"/>
          </w:tcPr>
          <w:p w14:paraId="3E0CA72B" w14:textId="07C22406" w:rsidR="00E812B7" w:rsidRPr="000D71CD" w:rsidRDefault="00E812B7" w:rsidP="000D71CD">
            <w:pPr>
              <w:jc w:val="center"/>
              <w:rPr>
                <w:sz w:val="22"/>
                <w:szCs w:val="22"/>
                <w:highlight w:val="yellow"/>
              </w:rPr>
            </w:pPr>
            <w:r w:rsidRPr="000D71CD">
              <w:rPr>
                <w:color w:val="000000"/>
                <w:sz w:val="22"/>
                <w:szCs w:val="22"/>
              </w:rPr>
              <w:t>0.52</w:t>
            </w:r>
          </w:p>
        </w:tc>
        <w:tc>
          <w:tcPr>
            <w:tcW w:w="1997" w:type="dxa"/>
            <w:tcBorders>
              <w:top w:val="nil"/>
              <w:left w:val="single" w:sz="4" w:space="0" w:color="auto"/>
              <w:bottom w:val="single" w:sz="4" w:space="0" w:color="auto"/>
              <w:right w:val="nil"/>
            </w:tcBorders>
            <w:vAlign w:val="center"/>
          </w:tcPr>
          <w:p w14:paraId="75888987" w14:textId="3DECAE41" w:rsidR="00E812B7" w:rsidRPr="000D71CD" w:rsidRDefault="00E812B7" w:rsidP="000D71CD">
            <w:pPr>
              <w:jc w:val="center"/>
              <w:rPr>
                <w:sz w:val="22"/>
                <w:szCs w:val="22"/>
                <w:highlight w:val="yellow"/>
              </w:rPr>
            </w:pPr>
            <w:r w:rsidRPr="000D71CD">
              <w:rPr>
                <w:color w:val="000000"/>
                <w:sz w:val="22"/>
                <w:szCs w:val="22"/>
              </w:rPr>
              <w:t>55.40</w:t>
            </w:r>
          </w:p>
        </w:tc>
        <w:tc>
          <w:tcPr>
            <w:tcW w:w="1997" w:type="dxa"/>
            <w:tcBorders>
              <w:top w:val="nil"/>
              <w:left w:val="nil"/>
              <w:bottom w:val="single" w:sz="4" w:space="0" w:color="auto"/>
              <w:right w:val="single" w:sz="4" w:space="0" w:color="auto"/>
            </w:tcBorders>
            <w:vAlign w:val="center"/>
          </w:tcPr>
          <w:p w14:paraId="31F29AAC" w14:textId="3BE5D6AB" w:rsidR="00E812B7" w:rsidRPr="000D71CD" w:rsidRDefault="00E812B7" w:rsidP="000D71CD">
            <w:pPr>
              <w:jc w:val="center"/>
              <w:rPr>
                <w:sz w:val="22"/>
                <w:szCs w:val="22"/>
                <w:highlight w:val="yellow"/>
              </w:rPr>
            </w:pPr>
            <w:r w:rsidRPr="000D71CD">
              <w:rPr>
                <w:color w:val="000000"/>
                <w:sz w:val="22"/>
                <w:szCs w:val="22"/>
              </w:rPr>
              <w:t>63.94</w:t>
            </w:r>
          </w:p>
        </w:tc>
      </w:tr>
    </w:tbl>
    <w:p w14:paraId="2E1A03F4" w14:textId="3EABB4B5" w:rsidR="00911AD9" w:rsidRDefault="00E20C70" w:rsidP="001B618E">
      <w:pPr>
        <w:pStyle w:val="Caption"/>
        <w:spacing w:before="240" w:after="0"/>
      </w:pPr>
      <w:bookmarkStart w:id="168" w:name="_Ref5376336"/>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EF1C91">
        <w:rPr>
          <w:noProof/>
        </w:rPr>
        <w:t>3</w:t>
      </w:r>
      <w:r w:rsidR="00B8111C">
        <w:rPr>
          <w:noProof/>
        </w:rPr>
        <w:fldChar w:fldCharType="end"/>
      </w:r>
      <w:bookmarkEnd w:id="168"/>
      <w:r>
        <w:t xml:space="preserve">. </w:t>
      </w:r>
      <w:r w:rsidR="000B0FA0">
        <w:t xml:space="preserve">Description of </w:t>
      </w:r>
      <w:r w:rsidR="000645CA">
        <w:t xml:space="preserve">final </w:t>
      </w:r>
      <w:r w:rsidR="00F946EC">
        <w:t>spatiotemporal</w:t>
      </w:r>
      <w:r w:rsidR="000645CA">
        <w:t xml:space="preserve"> regions</w:t>
      </w:r>
      <w:r w:rsidR="000B0FA0">
        <w:t>, and the sex-specific growth parameters estimated in the analysis</w:t>
      </w:r>
      <w:r w:rsidR="006D6165">
        <w:t xml:space="preserve">. The Region column corresponds to regions depicted in </w:t>
      </w:r>
      <w:r w:rsidR="006D6165">
        <w:fldChar w:fldCharType="begin"/>
      </w:r>
      <w:r w:rsidR="006D6165">
        <w:instrText xml:space="preserve"> REF _Ref5281391 \h </w:instrText>
      </w:r>
      <w:r w:rsidR="006954C4">
        <w:instrText xml:space="preserve"> \* MERGEFORMAT </w:instrText>
      </w:r>
      <w:r w:rsidR="006D6165">
        <w:fldChar w:fldCharType="separate"/>
      </w:r>
      <w:r w:rsidR="00EF1C91">
        <w:t xml:space="preserve">Figure </w:t>
      </w:r>
      <w:r w:rsidR="00EF1C91">
        <w:rPr>
          <w:noProof/>
        </w:rPr>
        <w:t>7</w:t>
      </w:r>
      <w:r w:rsidR="006D6165">
        <w:fldChar w:fldCharType="end"/>
      </w:r>
      <w:r w:rsidR="006D6165">
        <w:t xml:space="preserve">, </w:t>
      </w:r>
      <w:r w:rsidR="00627092">
        <w:t xml:space="preserve">with “early” period being observations before </w:t>
      </w:r>
      <w:r w:rsidR="000645CA">
        <w:t xml:space="preserve">or during </w:t>
      </w:r>
      <w:r w:rsidR="00627092">
        <w:t>2010</w:t>
      </w:r>
      <w:r w:rsidR="000645CA">
        <w:t>, where applicable</w:t>
      </w:r>
      <w:r w:rsidR="00627092">
        <w:t>. P</w:t>
      </w:r>
      <w:r w:rsidR="006D6165">
        <w:t xml:space="preserve">arameter estimates are those used to plot fitted curves in </w:t>
      </w:r>
      <w:r w:rsidR="006D6165">
        <w:fldChar w:fldCharType="begin"/>
      </w:r>
      <w:r w:rsidR="006D6165">
        <w:instrText xml:space="preserve"> REF _Ref532305683 \h </w:instrText>
      </w:r>
      <w:r w:rsidR="006954C4">
        <w:instrText xml:space="preserve"> \* MERGEFORMAT </w:instrText>
      </w:r>
      <w:r w:rsidR="006D6165">
        <w:fldChar w:fldCharType="separate"/>
      </w:r>
      <w:r w:rsidR="00EF1C91">
        <w:t xml:space="preserve">Figure </w:t>
      </w:r>
      <w:r w:rsidR="00EF1C91">
        <w:rPr>
          <w:noProof/>
        </w:rPr>
        <w:t>8</w:t>
      </w:r>
      <w:r w:rsidR="006D6165">
        <w:fldChar w:fldCharType="end"/>
      </w:r>
      <w:r w:rsidR="006D6165">
        <w:t>.</w:t>
      </w:r>
      <w:r w:rsidR="00B1544A">
        <w:t xml:space="preserve"> </w:t>
      </w:r>
      <w:r w:rsidR="00D70D44">
        <w:t>*</w:t>
      </w:r>
      <w:r w:rsidR="00B1544A">
        <w:t xml:space="preserve">Age 0.5 </w:t>
      </w:r>
      <w:proofErr w:type="spellStart"/>
      <w:r w:rsidR="00B1544A">
        <w:t>yrs</w:t>
      </w:r>
      <w:proofErr w:type="spellEnd"/>
      <w:r w:rsidR="00B1544A">
        <w:t xml:space="preserve"> </w:t>
      </w:r>
      <w:proofErr w:type="gramStart"/>
      <w:r w:rsidR="00B1544A">
        <w:t>was used</w:t>
      </w:r>
      <w:proofErr w:type="gramEnd"/>
      <w:r w:rsidR="00B1544A">
        <w:t xml:space="preserve"> to report </w:t>
      </w:r>
      <w:r w:rsidR="00B1544A" w:rsidRPr="009D7896">
        <w:rPr>
          <w:bCs/>
          <w:i/>
          <w:sz w:val="22"/>
          <w:szCs w:val="22"/>
        </w:rPr>
        <w:t>L</w:t>
      </w:r>
      <w:r w:rsidR="00B1544A" w:rsidRPr="009D7896">
        <w:rPr>
          <w:bCs/>
          <w:sz w:val="22"/>
          <w:szCs w:val="22"/>
          <w:vertAlign w:val="subscript"/>
        </w:rPr>
        <w:t>1</w:t>
      </w:r>
      <w:r w:rsidR="00B1544A">
        <w:rPr>
          <w:b/>
          <w:sz w:val="22"/>
          <w:szCs w:val="22"/>
          <w:vertAlign w:val="subscript"/>
        </w:rPr>
        <w:t xml:space="preserve"> </w:t>
      </w:r>
      <w:r w:rsidR="00B1544A">
        <w:t xml:space="preserve">estimates, with the exception of values from Regions 3 and 4 for which </w:t>
      </w:r>
      <w:r w:rsidR="00B1544A" w:rsidRPr="00BF132A">
        <w:rPr>
          <w:b/>
          <w:i/>
          <w:sz w:val="22"/>
          <w:szCs w:val="22"/>
        </w:rPr>
        <w:t>L</w:t>
      </w:r>
      <w:r w:rsidR="00B1544A" w:rsidRPr="004D3306">
        <w:rPr>
          <w:b/>
          <w:sz w:val="22"/>
          <w:szCs w:val="22"/>
          <w:vertAlign w:val="subscript"/>
        </w:rPr>
        <w:t>1</w:t>
      </w:r>
      <w:r w:rsidR="00B1544A">
        <w:rPr>
          <w:b/>
          <w:sz w:val="22"/>
          <w:szCs w:val="22"/>
          <w:vertAlign w:val="subscript"/>
        </w:rPr>
        <w:t xml:space="preserve"> </w:t>
      </w:r>
      <w:r w:rsidR="00B1544A">
        <w:t xml:space="preserve">corresponds to lengths at age 4. </w:t>
      </w:r>
    </w:p>
    <w:p w14:paraId="17F0A3FD" w14:textId="1BB8514E" w:rsidR="00ED2D34" w:rsidRDefault="00ED2D34" w:rsidP="001B618E">
      <w:pPr>
        <w:pStyle w:val="Heading1"/>
        <w:spacing w:after="0" w:line="360" w:lineRule="auto"/>
      </w:pPr>
      <w:r>
        <w:br w:type="page"/>
      </w:r>
    </w:p>
    <w:p w14:paraId="0913D311" w14:textId="77777777" w:rsidR="00911AD9" w:rsidRDefault="00911AD9" w:rsidP="001B618E">
      <w:pPr>
        <w:pStyle w:val="Heading1"/>
        <w:spacing w:after="0" w:line="360" w:lineRule="auto"/>
        <w:sectPr w:rsidR="00911AD9" w:rsidSect="00D31862">
          <w:pgSz w:w="15840" w:h="12240" w:orient="landscape" w:code="1"/>
          <w:pgMar w:top="1440" w:right="1440" w:bottom="1440" w:left="1440" w:header="720" w:footer="720" w:gutter="0"/>
          <w:cols w:space="720"/>
          <w:docGrid w:linePitch="360"/>
        </w:sectPr>
      </w:pPr>
    </w:p>
    <w:p w14:paraId="5DDAEE45" w14:textId="77777777" w:rsidR="009969BE" w:rsidRDefault="009969BE" w:rsidP="009969BE">
      <w:pPr>
        <w:pStyle w:val="Heading1"/>
        <w:rPr>
          <w:moveTo w:id="169" w:author="Punt, Andre (O&amp;A, Hobart)" w:date="2019-10-06T09:30:00Z"/>
        </w:rPr>
      </w:pPr>
      <w:moveToRangeStart w:id="170" w:author="Punt, Andre (O&amp;A, Hobart)" w:date="2019-10-06T09:30:00Z" w:name="move21246671"/>
      <w:moveTo w:id="171" w:author="Punt, Andre (O&amp;A, Hobart)" w:date="2019-10-06T09:30:00Z">
        <w:r>
          <w:lastRenderedPageBreak/>
          <w:t>Acknowledgments</w:t>
        </w:r>
        <w:commentRangeStart w:id="172"/>
      </w:moveTo>
    </w:p>
    <w:p w14:paraId="32F3B152" w14:textId="02E48E07" w:rsidR="009969BE" w:rsidRPr="005C6A45" w:rsidRDefault="009969BE">
      <w:pPr>
        <w:pStyle w:val="NormalWeb"/>
        <w:shd w:val="clear" w:color="auto" w:fill="FFFFFF"/>
        <w:jc w:val="both"/>
        <w:rPr>
          <w:moveTo w:id="173" w:author="Punt, Andre (O&amp;A, Hobart)" w:date="2019-10-06T09:30:00Z"/>
          <w:rFonts w:ascii="Arial" w:hAnsi="Arial" w:cs="Arial"/>
          <w:color w:val="222222"/>
        </w:rPr>
        <w:pPrChange w:id="174" w:author="Punt, Andre (O&amp;A, Hobart)" w:date="2019-10-06T09:31:00Z">
          <w:pPr>
            <w:pStyle w:val="NormalWeb"/>
            <w:shd w:val="clear" w:color="auto" w:fill="FFFFFF"/>
          </w:pPr>
        </w:pPrChange>
      </w:pPr>
      <w:moveTo w:id="175" w:author="Punt, Andre (O&amp;A, Hobart)" w:date="2019-10-06T09:30:00Z">
        <w:r>
          <w:t xml:space="preserve">The authors would like to thank Owen Hamel and Christine </w:t>
        </w:r>
        <w:proofErr w:type="spellStart"/>
        <w:r>
          <w:t>Stawitz</w:t>
        </w:r>
        <w:proofErr w:type="spellEnd"/>
        <w:r>
          <w:t xml:space="preserve"> of the Northwest Fisheries Science Center</w:t>
        </w:r>
      </w:moveTo>
      <w:ins w:id="176" w:author="Punt, Andre (O&amp;A, Hobart)" w:date="2019-10-06T09:31:00Z">
        <w:r>
          <w:t xml:space="preserve"> and two anonymous reviewers</w:t>
        </w:r>
      </w:ins>
      <w:moveTo w:id="177" w:author="Punt, Andre (O&amp;A, Hobart)" w:date="2019-10-06T09:30:00Z">
        <w:r>
          <w:t xml:space="preserve"> for their thoughtful comments that greatly improved this manuscript. We’d like to thank John Best (SAFS) for suggesting the GAM derivative method as a possible technique, and for the entire Pacific Sablefish Transboundary Assessment Team for their support and </w:t>
        </w:r>
        <w:r w:rsidRPr="0058548D">
          <w:t xml:space="preserve">feedback on this work. </w:t>
        </w:r>
        <w:r w:rsidRPr="00BF132A">
          <w:rPr>
            <w:lang w:val="en-AU"/>
          </w:rPr>
          <w:t xml:space="preserve">This publication was [partially] funded by the Joint Institute for the Study </w:t>
        </w:r>
        <w:r w:rsidRPr="005C6A45">
          <w:rPr>
            <w:lang w:val="en-AU"/>
          </w:rPr>
          <w:t xml:space="preserve">of the Atmosphere and Ocean (JISAO) under NOAA Cooperative agreement No. NA15OAR4320063, Contribution No. </w:t>
        </w:r>
        <w:r w:rsidRPr="00AB2A88">
          <w:rPr>
            <w:color w:val="222222"/>
          </w:rPr>
          <w:t>2019-103</w:t>
        </w:r>
        <w:r w:rsidRPr="005C6A45">
          <w:rPr>
            <w:color w:val="222222"/>
          </w:rPr>
          <w:t>0</w:t>
        </w:r>
        <w:r w:rsidRPr="005C6A45">
          <w:rPr>
            <w:lang w:val="en-AU"/>
          </w:rPr>
          <w:t>.</w:t>
        </w:r>
      </w:moveTo>
    </w:p>
    <w:moveToRangeEnd w:id="170"/>
    <w:p w14:paraId="062BEACA" w14:textId="77777777" w:rsidR="009969BE" w:rsidRDefault="009969BE" w:rsidP="001B618E">
      <w:pPr>
        <w:pStyle w:val="Heading1"/>
        <w:spacing w:after="0" w:line="360" w:lineRule="auto"/>
        <w:rPr>
          <w:ins w:id="178" w:author="Punt, Andre (O&amp;A, Hobart)" w:date="2019-10-06T09:30:00Z"/>
        </w:rPr>
      </w:pPr>
    </w:p>
    <w:p w14:paraId="44DAAD3E" w14:textId="16639A87" w:rsidR="00BB02E4" w:rsidRPr="004906F5" w:rsidRDefault="00BB02E4" w:rsidP="001B618E">
      <w:pPr>
        <w:pStyle w:val="Heading1"/>
        <w:spacing w:after="0" w:line="360" w:lineRule="auto"/>
      </w:pPr>
      <w:commentRangeStart w:id="179"/>
      <w:r w:rsidRPr="004906F5">
        <w:t>References</w:t>
      </w:r>
      <w:commentRangeEnd w:id="179"/>
      <w:r w:rsidR="004B5058">
        <w:rPr>
          <w:rStyle w:val="CommentReference"/>
          <w:b w:val="0"/>
        </w:rPr>
        <w:commentReference w:id="179"/>
      </w:r>
      <w:commentRangeEnd w:id="172"/>
      <w:r w:rsidR="009969BE">
        <w:rPr>
          <w:rStyle w:val="CommentReference"/>
          <w:b w:val="0"/>
        </w:rPr>
        <w:commentReference w:id="172"/>
      </w:r>
    </w:p>
    <w:p w14:paraId="19E2CECC" w14:textId="56E505C7" w:rsidR="009F29A5" w:rsidRPr="009F29A5" w:rsidRDefault="00BB02E4" w:rsidP="009F29A5">
      <w:pPr>
        <w:widowControl w:val="0"/>
        <w:autoSpaceDE w:val="0"/>
        <w:autoSpaceDN w:val="0"/>
        <w:adjustRightInd w:val="0"/>
        <w:spacing w:after="0" w:line="24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9F29A5" w:rsidRPr="009F29A5">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2D2415D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Austin, M.P., 2002. Spatial prediction of species distribution: An interface between ecological theory and statistical modelling. Ecol. Modell. https://doi.org/10.1016/S0304-3800(02)00205-3</w:t>
      </w:r>
    </w:p>
    <w:p w14:paraId="5C65C51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Baumann, H., Conover, D.O., 2011. Adaptation to climate change: Contrasting patterns of thermal-reaction-norm evolution in Pacific versus Atlantic silversides. Proc. R. Soc. B Biol. Sci. https://doi.org/10.1098/rspb.2010.2479</w:t>
      </w:r>
    </w:p>
    <w:p w14:paraId="47481A1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341CD5EB"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Conover, D.O., Present, T.M.C., Conover, D., Present, T.M.C., 1990. Countergradient Variation in Growth Rate : Compensation for Length of the Growing Season among Atlantic Silversides from Different Latitudes 83, 316–324.</w:t>
      </w:r>
    </w:p>
    <w:p w14:paraId="514766BF" w14:textId="1CF101C1" w:rsidR="009F29A5" w:rsidRPr="009F29A5" w:rsidRDefault="009F29A5">
      <w:pPr>
        <w:widowControl w:val="0"/>
        <w:autoSpaceDE w:val="0"/>
        <w:autoSpaceDN w:val="0"/>
        <w:adjustRightInd w:val="0"/>
        <w:spacing w:after="0" w:line="240" w:lineRule="auto"/>
        <w:ind w:left="480" w:hanging="480"/>
        <w:rPr>
          <w:noProof/>
        </w:rPr>
      </w:pPr>
      <w:r w:rsidRPr="009F29A5">
        <w:rPr>
          <w:noProof/>
        </w:rPr>
        <w:t>Cope, J.M., Punt, A.E., 2007. Erratum: Admitting ageing error when fitting growth curves: an example using the von Bertalanffy growth function with random effects. Can. J. Fish. Aquat. Sci. https://doi.org/10.1139/f07-095</w:t>
      </w:r>
    </w:p>
    <w:p w14:paraId="3B3D871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Cummins, P.F., Freeland, H.J., 2007. Variability of the North Pacific Current and its bifurcation. Prog. Oceanogr. 75, 253–265. https://doi.org/10.1016/j.pocean.2007.08.006</w:t>
      </w:r>
    </w:p>
    <w:p w14:paraId="4273CE0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Echave, K.B., Hanselman, D.H., Adkison, M.D., Sigler, M.F., 2012. Interdecadal Change in Growth of Sablefish (</w:t>
      </w:r>
      <w:r w:rsidRPr="009F29A5">
        <w:rPr>
          <w:i/>
          <w:iCs/>
          <w:noProof/>
        </w:rPr>
        <w:t>Anoplopoma fimbria</w:t>
      </w:r>
      <w:r w:rsidRPr="009F29A5">
        <w:rPr>
          <w:noProof/>
        </w:rPr>
        <w:t>) in the Northeast Pacific Ocean. Fish. Bull. 110, 361–374.</w:t>
      </w:r>
    </w:p>
    <w:p w14:paraId="6FB2B7A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Fenske, K.H., Berger, A.M., Connors, B., Cope, J., Cox, S.P., Haltuch, M., Hanselman, D.H., Kapur, M., Lacko, L., Lunsford, C., Rodgveller, C., Williams, B., 2019. Report on the 2018 International Sablefish Workshop. U.S. Dep. Commer., NOAA Tech. Memo. NMFS-AFSC-XXX, xx p. (No. NMFS-AFSC-387). Juneau, AK.</w:t>
      </w:r>
    </w:p>
    <w:p w14:paraId="363B8F5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Gertseva, V., Matson, S.E., Cope, J., 2017. Spatial growth variability in marine fish: Example from Northeast Pacific groundfish. ICES J. Mar. Sci. 74, 1602–1613. https://doi.org/10.1093/icesjms/fsx016</w:t>
      </w:r>
    </w:p>
    <w:p w14:paraId="25F65C7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 xml:space="preserve">Guthery, F.S., Burnham, K.P., Anderson, D.R., 2003. Model Selection and Multimodel </w:t>
      </w:r>
      <w:r w:rsidRPr="009F29A5">
        <w:rPr>
          <w:noProof/>
        </w:rPr>
        <w:lastRenderedPageBreak/>
        <w:t>Inference: A Practical Information-Theoretic Approach. J. Wildl. Manage. https://doi.org/10.2307/3802723</w:t>
      </w:r>
    </w:p>
    <w:p w14:paraId="7745F7A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Hanselman, D.H., Heifetz, J., Echave, K.B., Dressel, S.C., Jech, J.M., 2015. Move it or lose it: movement and mortality of sablefish tagged in Alaska. Can. J. Fish. Aquat. Sci. 72, 238–251. https://doi.org/10.1139/cjfas-2014-0251</w:t>
      </w:r>
    </w:p>
    <w:p w14:paraId="5239B06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Hanselman, D.H., Lunsford, C.R., Rodgveller, C.J., 2017. Assessment of the sablefish stock in Alaska in 2017. Natl. Mar. Fish. Serv. Auke Bay Mar. Stn. 11305 Glacier Highw. Juneau, AK 99801 576–717.</w:t>
      </w:r>
    </w:p>
    <w:p w14:paraId="0A3071C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Hilborn, R., Minte-Vera, C. V., 2008. Fisheries-induced changes in growth rates in marine fisheries: Are they significant?, in: Bulletin of Marine Science.</w:t>
      </w:r>
    </w:p>
    <w:p w14:paraId="7F8A82E9"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 xml:space="preserve">Jasonowicz, A.J., Goetz, F.W., Goetz, G.W., Nichols, K.M., 2017. Love the one you’re with: genomic evidence of panmixia in the sablefish ( </w:t>
      </w:r>
      <w:r w:rsidRPr="009F29A5">
        <w:rPr>
          <w:i/>
          <w:iCs/>
          <w:noProof/>
        </w:rPr>
        <w:t>Anoplopoma fimbria</w:t>
      </w:r>
      <w:r w:rsidRPr="009F29A5">
        <w:rPr>
          <w:noProof/>
        </w:rPr>
        <w:t xml:space="preserve"> ). Can. J. Fish. Aquat. Sci. 74, 377–387. https://doi.org/10.1139/cjfas-2016-0012</w:t>
      </w:r>
    </w:p>
    <w:p w14:paraId="7FCD22B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Johnson, K.F., Rudd, M.B., Pons, M., Akselrud, C.A., Lee, Q., Haltuch, M.A., Hamel, O.S., 2015. Status of the U.S. sablefish resource in 2015. 3National Marine Fisheries Service Northwest Fisheries Science Center 2725 Montlake Blvd. E. Seattle WA, 98122.</w:t>
      </w:r>
    </w:p>
    <w:p w14:paraId="7BBAEE3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Kim, H.J., Miller, A.J., McGowan, J., Carter, M.L., 2009. Coastal phytoplankton blooms in the Southern California Bight. Prog. Oceanogr. 82, 137–147. https://doi.org/10.1016/j.pocean.2009.05.002</w:t>
      </w:r>
    </w:p>
    <w:p w14:paraId="4D50FB4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King, J.R., McFarlane, G.A., Beamish, R.J., 2001. Incorporating the dynamics of marine systems into the stock assessment and management of sablefish. Prog. Oceanogr. 49, 619–639. https://doi.org/10.1016/S0079-6611(01)00044-1</w:t>
      </w:r>
    </w:p>
    <w:p w14:paraId="36C40000"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Kristensen, K., Nielsen, A., Berg, C., Skaug, H., Bell, B., 2016. TMB: Automatic Differentiation and Laplace Approximation. ournal Stat. Softw. 70, 1–21. https://doi.org/10.18637/jss.v070.i05</w:t>
      </w:r>
    </w:p>
    <w:p w14:paraId="1840BE7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Levins, R., 1968. Evolution in Changing Environments., Population Studies. Princeton University Press. https://doi.org/10.2307/2173276</w:t>
      </w:r>
    </w:p>
    <w:p w14:paraId="06D8ADF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Mackas, D.L., Thomson, R.E., Galbraith, M., 2011. Changes in the zooplankton community of the British Columbia continental margin, 1985-1999, and their covariation with oceanographic conditions. Can. J. Fish. Aquat. Sci. 58, 685–702. https://doi.org/10.1139/f01-009</w:t>
      </w:r>
    </w:p>
    <w:p w14:paraId="4197579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Mason, J.C., Beamish, R.J., McFarlane, G.A., 1983. Sexual Maturity, Fecundity, Spawning, and Early Life History of Sablefish ( Anoplopoma fimbria ) off the Pacific Coast of Canada. Can. J. Fish. Aquat. Sci. https://doi.org/10.1139/f83-247</w:t>
      </w:r>
    </w:p>
    <w:p w14:paraId="66081AC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McDevitt, M., 1990. Growth Analysis of Sablefish From Mark-Recapture Data From the Northeast Pacific. University of Washington.</w:t>
      </w:r>
    </w:p>
    <w:p w14:paraId="5FF8968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McGarvey, R., Fowler, A.J., 2002. Seasonal growth of King George whiting (Sillaginodes punctata) estimated from length-at-age samples of the legal-size harvest. Fish. Bull. 100, 545–558.</w:t>
      </w:r>
    </w:p>
    <w:p w14:paraId="5EB4203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Northwest Fisheries Science Center, 2019. West Coast Groundfish Bottom Trawl Survey Data - Annual West Coast time series groundfish trawl data collection survey from 2010-06-15 to 2010-08-15. [WWW Document].</w:t>
      </w:r>
    </w:p>
    <w:p w14:paraId="3F4405D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Pacific Fisheries Management Council (PFMC), 2013. Pacific Coast Fishery Ecosystem Plan for the U.S. Portion of the California Current Large Marine Ecosystem. Pacific Fish. Manag. Counc. 7700 NE Ambassad. Place, Suite 101, Portland, Oregon,97220.</w:t>
      </w:r>
    </w:p>
    <w:p w14:paraId="2FA1D81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 xml:space="preserve">Pörtner, H.O., Knust, R., 2007. Climate change affects marine fishes through the oxygen </w:t>
      </w:r>
      <w:r w:rsidRPr="009F29A5">
        <w:rPr>
          <w:noProof/>
        </w:rPr>
        <w:lastRenderedPageBreak/>
        <w:t>limitation of thermal tolerance. Science (80-. ). https://doi.org/10.1126/science.1135471</w:t>
      </w:r>
    </w:p>
    <w:p w14:paraId="6EEC886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 Development Core Team, 2016. R: A Language and Environment for Statistical Computing. R Found. Stat. Comput. https://doi.org/10.1007/978-3-540-74686-7</w:t>
      </w:r>
    </w:p>
    <w:p w14:paraId="033AD123"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Rodionov, S., Overland, J.E., 2005. Application of a sequential regime shift detection method to the Bering Sea ecosystem. ICES J. Mar. Sci. 62, 328–332. https://doi.org/10.1016/j.icesjms.2005.01.013</w:t>
      </w:r>
    </w:p>
    <w:p w14:paraId="0275D1DC"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Rodionov, S.N., 2004. A sequential algorithm for testing climate regime shifts. Geophys. Res. Lett. 31, 2–5. https://doi.org/10.1029/2004GL019448</w:t>
      </w:r>
    </w:p>
    <w:p w14:paraId="7D00837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Rutecki, L., Rodgveller, C.J., Lunsford, C.R., 2016. National Marine Fisheries Service Longline Survey Data Report and Survey History , 1990-2014. 17109 Lena Point Loop Road Juneau, AK 99801. https://doi.org/10.7289/V5/TM-AFSC-324</w:t>
      </w:r>
    </w:p>
    <w:p w14:paraId="17C16DC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Schnute, J., 2008. A Versatile Growth Model with Statistically Stable Parameters. Can. J. Fish. Aquat. Sci. 38, 1128–1140. https://doi.org/10.1139/f81-153</w:t>
      </w:r>
    </w:p>
    <w:p w14:paraId="729E65E7"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Shotwell, S.K., Hanselman, D.H., Belkin, I.M., 2014. Toward biophysical synergy: Investigating advection along the Polar Front to identify factors influencing Alaska sablefish recruitment. Deep. Res. Part II 107, 40–53. https://doi.org/10.1016/j.dsr2.2012.08.024</w:t>
      </w:r>
    </w:p>
    <w:p w14:paraId="41B8489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Siddon, E., Zador, S., 2018. Ecosystem Status Report 2018: Eastern Bering Sea. North Pacific Fish. Manag. Counc. 605 W. 4th Ave. Suite 306 Anchorage, AK 99301.</w:t>
      </w:r>
    </w:p>
    <w:p w14:paraId="55C6152F"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Simpson, G.L., 2018. Modelling palaeoecological time series using generalized additive models. bioRxiv. https://doi.org/10.1101/322248</w:t>
      </w:r>
    </w:p>
    <w:p w14:paraId="2B2792B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Somers, K.A., Pfeiffer, L., Miller, S., Morrison, W., 2018. Using Incentives to Reduce Bycatch and Discarding: Results Under the West Coast Catch Share Program. Coast. Manag. 46, 621–637. https://doi.org/10.1080/08920753.2018.1522492</w:t>
      </w:r>
    </w:p>
    <w:p w14:paraId="2834BD91"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Stawitz, C.C., Essington, T.E., Branch, T.A., Haltuch, M.A., Hollowed, A.B., Spencer, P.D., 2015. A state-space approach for detecting growth variation and application to North Pacific groundfish. Can. J. Fish. Aquat. Sci. 72, 1316–1328. https://doi.org/10.1139/cjfas-2014-0558</w:t>
      </w:r>
    </w:p>
    <w:p w14:paraId="0A592EE8"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Taylor, B.M., Brandl, S.J., Kapur, M., Robbins, W.D., Johnson, G., Huveneers, C., Renaud, P., Choat, J.H., 2018. Bottom-up processes mediated by social systems drive demographic traits of coral-reef fishes. Ecology 99, 642–651. https://doi.org/10.1002/ecy.2127</w:t>
      </w:r>
    </w:p>
    <w:p w14:paraId="1A693BD9"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Thorson, J.T., 2019. Guidance for decisions using the Vector Autoregressive Spatio-Temporal (VAST) package in stock, ecosystem, habitat and climate assessments. Fish. Res. 210, 143–161. https://doi.org/10.1016/j.fishres.2018.10.013</w:t>
      </w:r>
    </w:p>
    <w:p w14:paraId="5229A4D6"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von Bertalanffy, L., 1957. Quantitative Laws in Metabolism and Growth. Q. Rev. Biol. https://doi.org/10.1086/401873</w:t>
      </w:r>
    </w:p>
    <w:p w14:paraId="22A577A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Waite, J.N., Mueter, F.J., 2013. Spatial and temporal variability of chlorophyll-a concentrations in the coastal Gulf of Alaska, 1998-2011, using cloud-free reconstructions of SeaWiFS and MODIS-Aqua data. Prog. Oceanogr. 116, 179–192. https://doi.org/10.1016/j.pocean.2013.07.006</w:t>
      </w:r>
    </w:p>
    <w:p w14:paraId="40EB9682"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Wickham, H., Francois, R., Henry, L., Muller, K., 2019. dplyr: A Grammar of Data Manipulation.</w:t>
      </w:r>
    </w:p>
    <w:p w14:paraId="28F9E174"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Williams, A.J., Farley, J.H., Hoyle, S.D., Davies, C.R., Nicol, S.J., 2012. Spatial and sex-specific variation in growth of albacore tuna (Thunnus alalunga) across the South Pacific Ocean. PLoS One 7. https://doi.org/10.1371/journal.pone.0039318</w:t>
      </w:r>
    </w:p>
    <w:p w14:paraId="154AEC05"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 xml:space="preserve">Winton, M. V., Wuenschel, M.J., McBride, R.S., 2014. Investigating spatial variation and temperature effects on maturity of female winter flounder (Pseudopleuronectes americanus) </w:t>
      </w:r>
      <w:r w:rsidRPr="009F29A5">
        <w:rPr>
          <w:noProof/>
        </w:rPr>
        <w:lastRenderedPageBreak/>
        <w:t>using generalized additive models. Can. J. Fish. Aquat. Sci. https://doi.org/10.1139/cjfas-2013-0617</w:t>
      </w:r>
    </w:p>
    <w:p w14:paraId="764D3D3A"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Wood, S.N., 2011. Fast stable restricted maximum likelihood and marginal likelihood estimation of semiparametric generalized linear models. J. R. Stat. Soc. Ser. B Stat. Methodol. https://doi.org/10.1111/j.1467-9868.2010.00749.x</w:t>
      </w:r>
    </w:p>
    <w:p w14:paraId="0C32C9DE"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Wood, S.N., 2003. Thin plate regression splines. J. R. Stat. Soc. Ser. B Stat. Methodol. https://doi.org/10.1111/1467-9868.00374</w:t>
      </w:r>
    </w:p>
    <w:p w14:paraId="1376FD6D" w14:textId="77777777" w:rsidR="009F29A5" w:rsidRPr="009F29A5" w:rsidRDefault="009F29A5" w:rsidP="009F29A5">
      <w:pPr>
        <w:widowControl w:val="0"/>
        <w:autoSpaceDE w:val="0"/>
        <w:autoSpaceDN w:val="0"/>
        <w:adjustRightInd w:val="0"/>
        <w:spacing w:after="0" w:line="240" w:lineRule="auto"/>
        <w:ind w:left="480" w:hanging="480"/>
        <w:rPr>
          <w:noProof/>
        </w:rPr>
      </w:pPr>
      <w:r w:rsidRPr="009F29A5">
        <w:rPr>
          <w:noProof/>
        </w:rPr>
        <w:t>Wyeth, M.R., Kronlund, A.R., Elfert, M., 2005. Summary of the 2005 British Columbia Sablefish (Anoplopoma fimbria) Research and Assessment Survey Canadian Technical Report of Fisheries and Aquatic Sciences 2694. Science Branch, Pacific Region Pacific Biological Station Nanaimo, British Columbia V9T 6N7.</w:t>
      </w:r>
    </w:p>
    <w:p w14:paraId="38931F34" w14:textId="77777777" w:rsidR="00200CE2" w:rsidRDefault="00BB02E4" w:rsidP="001B618E">
      <w:pPr>
        <w:spacing w:after="0" w:line="240" w:lineRule="auto"/>
        <w:sectPr w:rsidR="00200CE2" w:rsidSect="00D31862">
          <w:pgSz w:w="12240" w:h="15840" w:code="1"/>
          <w:pgMar w:top="1440" w:right="1440" w:bottom="1440" w:left="1440" w:header="720" w:footer="720" w:gutter="0"/>
          <w:cols w:space="720"/>
          <w:docGrid w:linePitch="360"/>
        </w:sectPr>
      </w:pPr>
      <w:r w:rsidRPr="004906F5">
        <w:fldChar w:fldCharType="end"/>
      </w:r>
    </w:p>
    <w:p w14:paraId="695E1B34" w14:textId="600B7776" w:rsidR="00461B39" w:rsidDel="009969BE" w:rsidRDefault="00200CE2">
      <w:pPr>
        <w:pStyle w:val="Heading1"/>
        <w:rPr>
          <w:moveFrom w:id="180" w:author="Punt, Andre (O&amp;A, Hobart)" w:date="2019-10-06T09:30:00Z"/>
        </w:rPr>
      </w:pPr>
      <w:moveFromRangeStart w:id="181" w:author="Punt, Andre (O&amp;A, Hobart)" w:date="2019-10-06T09:30:00Z" w:name="move21246671"/>
      <w:moveFrom w:id="182" w:author="Punt, Andre (O&amp;A, Hobart)" w:date="2019-10-06T09:30:00Z">
        <w:r w:rsidDel="009969BE">
          <w:t>Acknowledgments</w:t>
        </w:r>
      </w:moveFrom>
    </w:p>
    <w:p w14:paraId="6A702E4F" w14:textId="13C471AC" w:rsidR="00200CE2" w:rsidRPr="005C6A45" w:rsidRDefault="00200CE2">
      <w:pPr>
        <w:pStyle w:val="Heading1"/>
        <w:rPr>
          <w:rFonts w:ascii="Arial" w:hAnsi="Arial" w:cs="Arial"/>
          <w:color w:val="222222"/>
        </w:rPr>
        <w:pPrChange w:id="183" w:author="Punt, Andre (O&amp;A, Hobart)" w:date="2019-10-06T09:30:00Z">
          <w:pPr>
            <w:pStyle w:val="NormalWeb"/>
            <w:shd w:val="clear" w:color="auto" w:fill="FFFFFF"/>
          </w:pPr>
        </w:pPrChange>
      </w:pPr>
      <w:moveFrom w:id="184" w:author="Punt, Andre (O&amp;A, Hobart)" w:date="2019-10-06T09:30:00Z">
        <w:r w:rsidDel="009969BE">
          <w:t xml:space="preserve">The authors would like to thank Owen Hamel and Christine Stawitz of the Northwest Fisheries Science Center for their thoughtful comments that greatly improved this manuscript. </w:t>
        </w:r>
        <w:r w:rsidR="00EC18D6" w:rsidDel="009969BE">
          <w:t xml:space="preserve">We’d like to thank John Best (SAFS) for suggesting the GAM derivative method as a possible technique, and for the entire Pacific Sablefish Transboundary Assessment Team for their support and </w:t>
        </w:r>
        <w:r w:rsidR="00EC18D6" w:rsidRPr="0058548D" w:rsidDel="009969BE">
          <w:t>feedback on this work.</w:t>
        </w:r>
        <w:r w:rsidR="00434476" w:rsidRPr="0058548D" w:rsidDel="009969BE">
          <w:t xml:space="preserve"> </w:t>
        </w:r>
        <w:r w:rsidR="0058548D" w:rsidRPr="00BF132A" w:rsidDel="009969BE">
          <w:rPr>
            <w:lang w:val="en-AU"/>
          </w:rPr>
          <w:t xml:space="preserve">This publication was [partially] funded by the Joint Institute for the Study </w:t>
        </w:r>
        <w:r w:rsidR="0058548D" w:rsidRPr="005C6A45" w:rsidDel="009969BE">
          <w:rPr>
            <w:lang w:val="en-AU"/>
          </w:rPr>
          <w:t>of the Atmosphere and Ocean (JISAO) under NOAA Cooperative agreement No. NA15OAR4320063, Contribution No.</w:t>
        </w:r>
        <w:r w:rsidR="005C6A45" w:rsidRPr="005C6A45" w:rsidDel="009969BE">
          <w:rPr>
            <w:lang w:val="en-AU"/>
          </w:rPr>
          <w:t xml:space="preserve"> </w:t>
        </w:r>
        <w:r w:rsidR="00AB2A88" w:rsidRPr="00AB2A88" w:rsidDel="009969BE">
          <w:rPr>
            <w:color w:val="222222"/>
          </w:rPr>
          <w:t>2019-103</w:t>
        </w:r>
        <w:r w:rsidR="005C6A45" w:rsidRPr="005C6A45" w:rsidDel="009969BE">
          <w:rPr>
            <w:color w:val="222222"/>
          </w:rPr>
          <w:t>0</w:t>
        </w:r>
        <w:r w:rsidR="0058548D" w:rsidRPr="005C6A45" w:rsidDel="009969BE">
          <w:rPr>
            <w:lang w:val="en-AU"/>
          </w:rPr>
          <w:t>.</w:t>
        </w:r>
      </w:moveFrom>
      <w:moveFromRangeEnd w:id="181"/>
    </w:p>
    <w:sectPr w:rsidR="00200CE2" w:rsidRPr="005C6A45" w:rsidSect="00037031">
      <w:type w:val="continuous"/>
      <w:pgSz w:w="12240" w:h="15840" w:code="1"/>
      <w:pgMar w:top="1440" w:right="6183"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7" w:author="Punt, Andre (O&amp;A, Hobart)" w:date="2019-10-06T09:10:00Z" w:initials="PA(H">
    <w:p w14:paraId="5A63B7C9" w14:textId="6284A3BA" w:rsidR="00BF0327" w:rsidRDefault="00BF0327">
      <w:pPr>
        <w:pStyle w:val="CommentText"/>
      </w:pPr>
      <w:r>
        <w:rPr>
          <w:rStyle w:val="CommentReference"/>
        </w:rPr>
        <w:annotationRef/>
      </w:r>
      <w:r>
        <w:t>What are these ages</w:t>
      </w:r>
    </w:p>
  </w:comment>
  <w:comment w:id="77" w:author="Punt, Andre (O&amp;A, Hobart)" w:date="2019-10-06T09:12:00Z" w:initials="PA(H">
    <w:p w14:paraId="04BF7F32" w14:textId="2C6AF03C" w:rsidR="00BF0327" w:rsidRDefault="00BF0327">
      <w:pPr>
        <w:pStyle w:val="CommentText"/>
      </w:pPr>
      <w:r>
        <w:rPr>
          <w:rStyle w:val="CommentReference"/>
        </w:rPr>
        <w:annotationRef/>
      </w:r>
      <w:r>
        <w:t>Move earlier</w:t>
      </w:r>
    </w:p>
  </w:comment>
  <w:comment w:id="91" w:author="Punt, Andre (O&amp;A, Hobart)" w:date="2019-10-06T09:18:00Z" w:initials="PA(H">
    <w:p w14:paraId="504A6275" w14:textId="2F921417" w:rsidR="00BF0327" w:rsidRDefault="00BF0327">
      <w:pPr>
        <w:pStyle w:val="CommentText"/>
      </w:pPr>
      <w:r>
        <w:rPr>
          <w:rStyle w:val="CommentReference"/>
        </w:rPr>
        <w:annotationRef/>
      </w:r>
      <w:r>
        <w:t>Order of figures</w:t>
      </w:r>
      <w:proofErr w:type="gramStart"/>
      <w:r>
        <w:t>..</w:t>
      </w:r>
      <w:proofErr w:type="gramEnd"/>
    </w:p>
  </w:comment>
  <w:comment w:id="120" w:author="Punt, Andre (O&amp;A, Hobart)" w:date="2019-10-06T09:36:00Z" w:initials="PA(H">
    <w:p w14:paraId="365A908C" w14:textId="6E91D4AF" w:rsidR="00BF0327" w:rsidRDefault="00BF0327">
      <w:pPr>
        <w:pStyle w:val="CommentText"/>
      </w:pPr>
      <w:r>
        <w:rPr>
          <w:rStyle w:val="CommentReference"/>
        </w:rPr>
        <w:annotationRef/>
      </w:r>
      <w:r>
        <w:t>Do you want to give a sense of how wrong ages can be?</w:t>
      </w:r>
    </w:p>
  </w:comment>
  <w:comment w:id="123" w:author="Melissa Haltuch" w:date="2019-10-07T09:31:00Z" w:initials="MH">
    <w:p w14:paraId="79EF4C26" w14:textId="4D24A924" w:rsidR="00B07CDB" w:rsidRDefault="00B07CDB">
      <w:pPr>
        <w:pStyle w:val="CommentText"/>
      </w:pPr>
      <w:r>
        <w:rPr>
          <w:rStyle w:val="CommentReference"/>
        </w:rPr>
        <w:annotationRef/>
      </w:r>
      <w:r>
        <w:t xml:space="preserve">And…seems like there should be some additional information here. Is this the distance beyond which migration is minimal? </w:t>
      </w:r>
    </w:p>
  </w:comment>
  <w:comment w:id="127" w:author="Punt, Andre (O&amp;A, Hobart)" w:date="2019-10-06T09:38:00Z" w:initials="PA(H">
    <w:p w14:paraId="178D4958" w14:textId="5B13EE89" w:rsidR="00BF0327" w:rsidRDefault="00BF0327">
      <w:pPr>
        <w:pStyle w:val="CommentText"/>
      </w:pPr>
      <w:r>
        <w:rPr>
          <w:rStyle w:val="CommentReference"/>
        </w:rPr>
        <w:annotationRef/>
      </w:r>
      <w:r>
        <w:t>Another Andre pet peeve – could it be done in the past</w:t>
      </w:r>
      <w:proofErr w:type="gramStart"/>
      <w:r>
        <w:t>..</w:t>
      </w:r>
      <w:proofErr w:type="gramEnd"/>
    </w:p>
  </w:comment>
  <w:comment w:id="128" w:author="Melissa Haltuch" w:date="2019-10-07T09:34:00Z" w:initials="MH">
    <w:p w14:paraId="2F8086B1" w14:textId="70B209C5" w:rsidR="00B07CDB" w:rsidRDefault="00B07CDB">
      <w:pPr>
        <w:pStyle w:val="CommentText"/>
      </w:pPr>
      <w:r>
        <w:rPr>
          <w:rStyle w:val="CommentReference"/>
        </w:rPr>
        <w:annotationRef/>
      </w:r>
      <w:r>
        <w:t>You could delete this as the idea is similar to that in the previous sentence.</w:t>
      </w:r>
    </w:p>
  </w:comment>
  <w:comment w:id="131" w:author="Melissa Haltuch" w:date="2019-10-07T09:35:00Z" w:initials="MH">
    <w:p w14:paraId="695BA730" w14:textId="576CC5A9" w:rsidR="00B07CDB" w:rsidRDefault="00B07CDB">
      <w:pPr>
        <w:pStyle w:val="CommentText"/>
      </w:pPr>
      <w:r>
        <w:rPr>
          <w:rStyle w:val="CommentReference"/>
        </w:rPr>
        <w:annotationRef/>
      </w:r>
      <w:r>
        <w:t xml:space="preserve">But the 36 degree breakpoint is quite a bit further north that the Bight. </w:t>
      </w:r>
      <w:r w:rsidR="00E64BAA">
        <w:t xml:space="preserve"> Have a look at the attached paper by Hickey, starting on p 203 and see if you want to add anything here. </w:t>
      </w:r>
    </w:p>
  </w:comment>
  <w:comment w:id="135" w:author="Melissa Haltuch" w:date="2019-10-07T09:41:00Z" w:initials="MH">
    <w:p w14:paraId="04D5C0CE" w14:textId="460A35D6" w:rsidR="00E64BAA" w:rsidRDefault="00E64BAA">
      <w:pPr>
        <w:pStyle w:val="CommentText"/>
      </w:pPr>
      <w:r>
        <w:rPr>
          <w:rStyle w:val="CommentReference"/>
        </w:rPr>
        <w:annotationRef/>
      </w:r>
      <w:r>
        <w:t>Should?</w:t>
      </w:r>
    </w:p>
  </w:comment>
  <w:comment w:id="179" w:author="Punt, Andre (O&amp;A, Hobart)" w:date="2019-10-06T09:27:00Z" w:initials="PA(H">
    <w:p w14:paraId="39BFA7DB" w14:textId="77777777" w:rsidR="00BF0327" w:rsidRDefault="00BF0327">
      <w:pPr>
        <w:pStyle w:val="CommentText"/>
      </w:pPr>
      <w:r>
        <w:rPr>
          <w:rStyle w:val="CommentReference"/>
        </w:rPr>
        <w:annotationRef/>
      </w:r>
      <w:r>
        <w:t xml:space="preserve">I hate automatic referencing so replace with text. I see </w:t>
      </w:r>
    </w:p>
    <w:p w14:paraId="321C4A3E" w14:textId="77777777" w:rsidR="00BF0327" w:rsidRDefault="00BF0327">
      <w:pPr>
        <w:pStyle w:val="CommentText"/>
      </w:pPr>
    </w:p>
    <w:p w14:paraId="6BD4D6EF" w14:textId="08975ECB" w:rsidR="00BF0327" w:rsidRDefault="00BF0327">
      <w:pPr>
        <w:pStyle w:val="CommentText"/>
      </w:pPr>
      <w:r>
        <w:t>unnecessary capitals (e.g. Beck et al)</w:t>
      </w:r>
    </w:p>
    <w:p w14:paraId="308DD56E" w14:textId="77777777" w:rsidR="00BF0327" w:rsidRDefault="00BF0327">
      <w:pPr>
        <w:pStyle w:val="CommentText"/>
      </w:pPr>
    </w:p>
    <w:p w14:paraId="014DEFE7" w14:textId="77777777" w:rsidR="00BF0327" w:rsidRDefault="00BF0327">
      <w:pPr>
        <w:pStyle w:val="CommentText"/>
      </w:pPr>
      <w:r>
        <w:t xml:space="preserve">Add URLs for reports. </w:t>
      </w:r>
    </w:p>
    <w:p w14:paraId="5FCE2132" w14:textId="77777777" w:rsidR="00BF0327" w:rsidRDefault="00BF0327">
      <w:pPr>
        <w:pStyle w:val="CommentText"/>
      </w:pPr>
    </w:p>
    <w:p w14:paraId="78D9C97C" w14:textId="40823F71" w:rsidR="00BF0327" w:rsidRDefault="00BF0327">
      <w:pPr>
        <w:pStyle w:val="CommentText"/>
      </w:pPr>
      <w:proofErr w:type="spellStart"/>
      <w:r>
        <w:t>Kirstensen</w:t>
      </w:r>
      <w:proofErr w:type="spellEnd"/>
      <w:r>
        <w:t xml:space="preserve"> et al. ends weirdly As does </w:t>
      </w:r>
      <w:proofErr w:type="spellStart"/>
      <w:r>
        <w:t>Portner</w:t>
      </w:r>
      <w:proofErr w:type="spellEnd"/>
      <w:r>
        <w:t xml:space="preserve">. </w:t>
      </w:r>
    </w:p>
    <w:p w14:paraId="5FC89C38" w14:textId="2E1DFA85" w:rsidR="00BF0327" w:rsidRDefault="00BF0327">
      <w:pPr>
        <w:pStyle w:val="CommentText"/>
      </w:pPr>
    </w:p>
    <w:p w14:paraId="4F20828D" w14:textId="1605C05E" w:rsidR="00BF0327" w:rsidRDefault="00BF0327">
      <w:pPr>
        <w:pStyle w:val="CommentText"/>
      </w:pPr>
      <w:r>
        <w:t>Correct the italics for species names if that was the case in the original title</w:t>
      </w:r>
    </w:p>
    <w:p w14:paraId="530C89A7" w14:textId="14FE3F94" w:rsidR="00BF0327" w:rsidRDefault="00BF0327">
      <w:pPr>
        <w:pStyle w:val="CommentText"/>
      </w:pPr>
    </w:p>
  </w:comment>
  <w:comment w:id="172" w:author="Punt, Andre (O&amp;A, Hobart)" w:date="2019-10-06T09:31:00Z" w:initials="PA(H">
    <w:p w14:paraId="1529459D" w14:textId="76E09E63" w:rsidR="00BF0327" w:rsidRDefault="00BF0327">
      <w:pPr>
        <w:pStyle w:val="CommentText"/>
      </w:pPr>
      <w:r>
        <w:rPr>
          <w:rStyle w:val="CommentReference"/>
        </w:rPr>
        <w:annotationRef/>
      </w:r>
      <w:r>
        <w:t xml:space="preserve">These sections should come before the tables and those before the figures. ALWAYS thanks the reviewers.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A63B7C9" w15:done="0"/>
  <w15:commentEx w15:paraId="04BF7F32" w15:done="0"/>
  <w15:commentEx w15:paraId="504A6275" w15:done="0"/>
  <w15:commentEx w15:paraId="365A908C" w15:done="0"/>
  <w15:commentEx w15:paraId="79EF4C26" w15:done="0"/>
  <w15:commentEx w15:paraId="178D4958" w15:done="0"/>
  <w15:commentEx w15:paraId="2F8086B1" w15:done="0"/>
  <w15:commentEx w15:paraId="695BA730" w15:done="0"/>
  <w15:commentEx w15:paraId="04D5C0CE" w15:done="0"/>
  <w15:commentEx w15:paraId="530C89A7" w15:done="0"/>
  <w15:commentEx w15:paraId="1529459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63B7C9" w16cid:durableId="21442DFB"/>
  <w16cid:commentId w16cid:paraId="04BF7F32" w16cid:durableId="21442E63"/>
  <w16cid:commentId w16cid:paraId="504A6275" w16cid:durableId="21442FD5"/>
  <w16cid:commentId w16cid:paraId="365A908C" w16cid:durableId="2144340A"/>
  <w16cid:commentId w16cid:paraId="178D4958" w16cid:durableId="21443491"/>
  <w16cid:commentId w16cid:paraId="530C89A7" w16cid:durableId="21443214"/>
  <w16cid:commentId w16cid:paraId="1529459D" w16cid:durableId="214432E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E04C6" w14:textId="77777777" w:rsidR="008170FD" w:rsidRDefault="008170FD" w:rsidP="00F50131">
      <w:pPr>
        <w:spacing w:after="0" w:line="240" w:lineRule="auto"/>
      </w:pPr>
      <w:r>
        <w:separator/>
      </w:r>
    </w:p>
  </w:endnote>
  <w:endnote w:type="continuationSeparator" w:id="0">
    <w:p w14:paraId="3F003C64" w14:textId="77777777" w:rsidR="008170FD" w:rsidRDefault="008170FD"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001758"/>
      <w:docPartObj>
        <w:docPartGallery w:val="Page Numbers (Bottom of Page)"/>
        <w:docPartUnique/>
      </w:docPartObj>
    </w:sdtPr>
    <w:sdtEndPr>
      <w:rPr>
        <w:noProof/>
      </w:rPr>
    </w:sdtEndPr>
    <w:sdtContent>
      <w:p w14:paraId="041015AF" w14:textId="47303B12" w:rsidR="00BF0327" w:rsidRDefault="00BF0327">
        <w:pPr>
          <w:pStyle w:val="Footer"/>
          <w:jc w:val="right"/>
        </w:pPr>
        <w:r>
          <w:fldChar w:fldCharType="begin"/>
        </w:r>
        <w:r>
          <w:instrText xml:space="preserve"> PAGE   \* MERGEFORMAT </w:instrText>
        </w:r>
        <w:r>
          <w:fldChar w:fldCharType="separate"/>
        </w:r>
        <w:r w:rsidR="001B76CE">
          <w:rPr>
            <w:noProof/>
          </w:rPr>
          <w:t>15</w:t>
        </w:r>
        <w:r>
          <w:rPr>
            <w:noProof/>
          </w:rPr>
          <w:fldChar w:fldCharType="end"/>
        </w:r>
      </w:p>
    </w:sdtContent>
  </w:sdt>
  <w:p w14:paraId="01996BCC" w14:textId="77777777" w:rsidR="00BF0327" w:rsidRDefault="00BF03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82BF4" w14:textId="1EAADB56" w:rsidR="00BF0327" w:rsidRDefault="00BF0327">
    <w:pPr>
      <w:pStyle w:val="Footer"/>
      <w:jc w:val="right"/>
    </w:pPr>
    <w:r>
      <w:fldChar w:fldCharType="begin"/>
    </w:r>
    <w:r>
      <w:instrText xml:space="preserve"> PAGE   \* MERGEFORMAT </w:instrText>
    </w:r>
    <w:r>
      <w:fldChar w:fldCharType="separate"/>
    </w:r>
    <w:r w:rsidR="001B76CE">
      <w:rPr>
        <w:noProof/>
      </w:rPr>
      <w:t>19</w:t>
    </w:r>
    <w:r>
      <w:rPr>
        <w:noProof/>
      </w:rPr>
      <w:fldChar w:fldCharType="end"/>
    </w:r>
  </w:p>
  <w:p w14:paraId="2D8C35D5" w14:textId="77777777" w:rsidR="00BF0327" w:rsidRDefault="00BF032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7574027"/>
      <w:docPartObj>
        <w:docPartGallery w:val="Page Numbers (Bottom of Page)"/>
        <w:docPartUnique/>
      </w:docPartObj>
    </w:sdtPr>
    <w:sdtEndPr>
      <w:rPr>
        <w:noProof/>
      </w:rPr>
    </w:sdtEndPr>
    <w:sdtContent>
      <w:p w14:paraId="7838837D" w14:textId="22D1B6E3" w:rsidR="00BF0327" w:rsidRDefault="00BF0327">
        <w:pPr>
          <w:pStyle w:val="Footer"/>
          <w:jc w:val="right"/>
        </w:pPr>
        <w:r>
          <w:fldChar w:fldCharType="begin"/>
        </w:r>
        <w:r>
          <w:instrText xml:space="preserve"> PAGE   \* MERGEFORMAT </w:instrText>
        </w:r>
        <w:r>
          <w:fldChar w:fldCharType="separate"/>
        </w:r>
        <w:r w:rsidR="001B76CE">
          <w:rPr>
            <w:noProof/>
          </w:rPr>
          <w:t>23</w:t>
        </w:r>
        <w:r>
          <w:rPr>
            <w:noProof/>
          </w:rPr>
          <w:fldChar w:fldCharType="end"/>
        </w:r>
      </w:p>
    </w:sdtContent>
  </w:sdt>
  <w:p w14:paraId="2B193F6F" w14:textId="77777777" w:rsidR="00BF0327" w:rsidRDefault="00BF03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8D1DE1" w14:textId="77777777" w:rsidR="008170FD" w:rsidRDefault="008170FD" w:rsidP="00F50131">
      <w:pPr>
        <w:spacing w:after="0" w:line="240" w:lineRule="auto"/>
      </w:pPr>
      <w:r>
        <w:separator/>
      </w:r>
    </w:p>
  </w:footnote>
  <w:footnote w:type="continuationSeparator" w:id="0">
    <w:p w14:paraId="06044C45" w14:textId="77777777" w:rsidR="008170FD" w:rsidRDefault="008170FD"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2E25B0"/>
    <w:multiLevelType w:val="multilevel"/>
    <w:tmpl w:val="19D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2571C7F"/>
    <w:multiLevelType w:val="hybridMultilevel"/>
    <w:tmpl w:val="1B04AB5A"/>
    <w:lvl w:ilvl="0" w:tplc="84F29712">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unt, Andre (O&amp;A, Hobart)">
    <w15:presenceInfo w15:providerId="AD" w15:userId="S::pun009@csiro.au::d8681b15-3db8-4e83-804f-b5df0bbac5ce"/>
  </w15:person>
  <w15:person w15:author="Melissa Haltuch">
    <w15:presenceInfo w15:providerId="None" w15:userId="Melissa Haltu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3DF7"/>
    <w:rsid w:val="0000580A"/>
    <w:rsid w:val="00010460"/>
    <w:rsid w:val="00011E4F"/>
    <w:rsid w:val="00012CAE"/>
    <w:rsid w:val="000157D3"/>
    <w:rsid w:val="00015DE8"/>
    <w:rsid w:val="0002109F"/>
    <w:rsid w:val="0002157C"/>
    <w:rsid w:val="00022CBF"/>
    <w:rsid w:val="00023B3D"/>
    <w:rsid w:val="00023BC7"/>
    <w:rsid w:val="00024702"/>
    <w:rsid w:val="00027205"/>
    <w:rsid w:val="00030AA4"/>
    <w:rsid w:val="00034C3F"/>
    <w:rsid w:val="00034F7B"/>
    <w:rsid w:val="00035951"/>
    <w:rsid w:val="00037031"/>
    <w:rsid w:val="00040589"/>
    <w:rsid w:val="00040834"/>
    <w:rsid w:val="00041153"/>
    <w:rsid w:val="00043307"/>
    <w:rsid w:val="00043BC2"/>
    <w:rsid w:val="00046080"/>
    <w:rsid w:val="00046EBA"/>
    <w:rsid w:val="00047BCB"/>
    <w:rsid w:val="00047DDC"/>
    <w:rsid w:val="00051E7E"/>
    <w:rsid w:val="000532F3"/>
    <w:rsid w:val="00054388"/>
    <w:rsid w:val="00054CB8"/>
    <w:rsid w:val="0005545E"/>
    <w:rsid w:val="00055553"/>
    <w:rsid w:val="00055CBF"/>
    <w:rsid w:val="00056722"/>
    <w:rsid w:val="000576D6"/>
    <w:rsid w:val="00062352"/>
    <w:rsid w:val="00064049"/>
    <w:rsid w:val="0006425B"/>
    <w:rsid w:val="000645CA"/>
    <w:rsid w:val="0006514B"/>
    <w:rsid w:val="00071A25"/>
    <w:rsid w:val="00072B99"/>
    <w:rsid w:val="00072BEE"/>
    <w:rsid w:val="00072D4E"/>
    <w:rsid w:val="000759C3"/>
    <w:rsid w:val="000766EE"/>
    <w:rsid w:val="00081261"/>
    <w:rsid w:val="00081EE8"/>
    <w:rsid w:val="0008625B"/>
    <w:rsid w:val="00086F4C"/>
    <w:rsid w:val="00090ACB"/>
    <w:rsid w:val="00095171"/>
    <w:rsid w:val="000A10CF"/>
    <w:rsid w:val="000A21DA"/>
    <w:rsid w:val="000A2704"/>
    <w:rsid w:val="000A40D5"/>
    <w:rsid w:val="000A4F0B"/>
    <w:rsid w:val="000B0FA0"/>
    <w:rsid w:val="000B1158"/>
    <w:rsid w:val="000B2851"/>
    <w:rsid w:val="000B4A0E"/>
    <w:rsid w:val="000B4A54"/>
    <w:rsid w:val="000B4B1F"/>
    <w:rsid w:val="000B5124"/>
    <w:rsid w:val="000B5B55"/>
    <w:rsid w:val="000B69FD"/>
    <w:rsid w:val="000C10D1"/>
    <w:rsid w:val="000C1BF2"/>
    <w:rsid w:val="000C1CD9"/>
    <w:rsid w:val="000C2205"/>
    <w:rsid w:val="000C31F1"/>
    <w:rsid w:val="000C37D6"/>
    <w:rsid w:val="000C47E4"/>
    <w:rsid w:val="000C6B26"/>
    <w:rsid w:val="000C6E8A"/>
    <w:rsid w:val="000D2048"/>
    <w:rsid w:val="000D255D"/>
    <w:rsid w:val="000D36AA"/>
    <w:rsid w:val="000D42C3"/>
    <w:rsid w:val="000D4543"/>
    <w:rsid w:val="000D57E8"/>
    <w:rsid w:val="000D71CD"/>
    <w:rsid w:val="000E0325"/>
    <w:rsid w:val="000E082B"/>
    <w:rsid w:val="000E24C4"/>
    <w:rsid w:val="000E391C"/>
    <w:rsid w:val="000E57B8"/>
    <w:rsid w:val="000E651C"/>
    <w:rsid w:val="000E654C"/>
    <w:rsid w:val="000E6A6C"/>
    <w:rsid w:val="000E79C7"/>
    <w:rsid w:val="000E7A4E"/>
    <w:rsid w:val="000F0C3E"/>
    <w:rsid w:val="000F3E6A"/>
    <w:rsid w:val="0010015D"/>
    <w:rsid w:val="0010075F"/>
    <w:rsid w:val="00101143"/>
    <w:rsid w:val="001011A0"/>
    <w:rsid w:val="00101B12"/>
    <w:rsid w:val="00101B63"/>
    <w:rsid w:val="00101D8E"/>
    <w:rsid w:val="00105775"/>
    <w:rsid w:val="00107177"/>
    <w:rsid w:val="001074B3"/>
    <w:rsid w:val="0011113B"/>
    <w:rsid w:val="001127D8"/>
    <w:rsid w:val="00113A0A"/>
    <w:rsid w:val="001142BC"/>
    <w:rsid w:val="00114FC5"/>
    <w:rsid w:val="0011561C"/>
    <w:rsid w:val="001161AF"/>
    <w:rsid w:val="00117953"/>
    <w:rsid w:val="0012111C"/>
    <w:rsid w:val="00121BC4"/>
    <w:rsid w:val="001232B1"/>
    <w:rsid w:val="001240C1"/>
    <w:rsid w:val="00126E61"/>
    <w:rsid w:val="00130990"/>
    <w:rsid w:val="001311F2"/>
    <w:rsid w:val="00132F6C"/>
    <w:rsid w:val="00133BB7"/>
    <w:rsid w:val="00135AEA"/>
    <w:rsid w:val="00135ED3"/>
    <w:rsid w:val="00137B84"/>
    <w:rsid w:val="00137EBD"/>
    <w:rsid w:val="001424C8"/>
    <w:rsid w:val="001441D1"/>
    <w:rsid w:val="00144B33"/>
    <w:rsid w:val="0014780A"/>
    <w:rsid w:val="00147E3F"/>
    <w:rsid w:val="001523D4"/>
    <w:rsid w:val="00152FA9"/>
    <w:rsid w:val="001545FB"/>
    <w:rsid w:val="00157DD3"/>
    <w:rsid w:val="00160DD0"/>
    <w:rsid w:val="00161E13"/>
    <w:rsid w:val="0016210F"/>
    <w:rsid w:val="0016320C"/>
    <w:rsid w:val="00163329"/>
    <w:rsid w:val="001645EA"/>
    <w:rsid w:val="00164BDA"/>
    <w:rsid w:val="0017234B"/>
    <w:rsid w:val="00175342"/>
    <w:rsid w:val="00175651"/>
    <w:rsid w:val="001770D8"/>
    <w:rsid w:val="001773F7"/>
    <w:rsid w:val="00180970"/>
    <w:rsid w:val="001824C5"/>
    <w:rsid w:val="001837FD"/>
    <w:rsid w:val="00184A9E"/>
    <w:rsid w:val="001866EE"/>
    <w:rsid w:val="00186954"/>
    <w:rsid w:val="00186DA6"/>
    <w:rsid w:val="001876DD"/>
    <w:rsid w:val="00191AED"/>
    <w:rsid w:val="00192831"/>
    <w:rsid w:val="00193066"/>
    <w:rsid w:val="001930FF"/>
    <w:rsid w:val="00194BA4"/>
    <w:rsid w:val="001958F3"/>
    <w:rsid w:val="001976BB"/>
    <w:rsid w:val="001A1B0A"/>
    <w:rsid w:val="001A1F35"/>
    <w:rsid w:val="001A375B"/>
    <w:rsid w:val="001A41C9"/>
    <w:rsid w:val="001A5A05"/>
    <w:rsid w:val="001B21D9"/>
    <w:rsid w:val="001B234F"/>
    <w:rsid w:val="001B2D8D"/>
    <w:rsid w:val="001B3AB6"/>
    <w:rsid w:val="001B45A3"/>
    <w:rsid w:val="001B6135"/>
    <w:rsid w:val="001B618E"/>
    <w:rsid w:val="001B76CE"/>
    <w:rsid w:val="001C0800"/>
    <w:rsid w:val="001C1426"/>
    <w:rsid w:val="001C1677"/>
    <w:rsid w:val="001C2BDC"/>
    <w:rsid w:val="001C3428"/>
    <w:rsid w:val="001C6B51"/>
    <w:rsid w:val="001C70C8"/>
    <w:rsid w:val="001C7EC3"/>
    <w:rsid w:val="001D0C06"/>
    <w:rsid w:val="001D20BB"/>
    <w:rsid w:val="001D25DD"/>
    <w:rsid w:val="001D28A9"/>
    <w:rsid w:val="001D6A18"/>
    <w:rsid w:val="001D7DC0"/>
    <w:rsid w:val="001E05C4"/>
    <w:rsid w:val="001E0B96"/>
    <w:rsid w:val="001E20BC"/>
    <w:rsid w:val="001E2818"/>
    <w:rsid w:val="001F4B4A"/>
    <w:rsid w:val="001F5DCE"/>
    <w:rsid w:val="001F735D"/>
    <w:rsid w:val="001F7686"/>
    <w:rsid w:val="00200CE2"/>
    <w:rsid w:val="00201B5B"/>
    <w:rsid w:val="0020519A"/>
    <w:rsid w:val="002052E5"/>
    <w:rsid w:val="00206327"/>
    <w:rsid w:val="002073D8"/>
    <w:rsid w:val="00207531"/>
    <w:rsid w:val="002102C6"/>
    <w:rsid w:val="0021088D"/>
    <w:rsid w:val="00212215"/>
    <w:rsid w:val="00212B1C"/>
    <w:rsid w:val="00214A13"/>
    <w:rsid w:val="002151D9"/>
    <w:rsid w:val="0021550D"/>
    <w:rsid w:val="00217CF2"/>
    <w:rsid w:val="00220F04"/>
    <w:rsid w:val="0022377B"/>
    <w:rsid w:val="002239EF"/>
    <w:rsid w:val="002252A1"/>
    <w:rsid w:val="0022535D"/>
    <w:rsid w:val="002268D8"/>
    <w:rsid w:val="002274CF"/>
    <w:rsid w:val="002278EA"/>
    <w:rsid w:val="00231872"/>
    <w:rsid w:val="0023196E"/>
    <w:rsid w:val="00231A55"/>
    <w:rsid w:val="00232621"/>
    <w:rsid w:val="00233376"/>
    <w:rsid w:val="00234930"/>
    <w:rsid w:val="00234EF2"/>
    <w:rsid w:val="00234F7E"/>
    <w:rsid w:val="002360BE"/>
    <w:rsid w:val="0023745F"/>
    <w:rsid w:val="0023766F"/>
    <w:rsid w:val="00241803"/>
    <w:rsid w:val="002458FC"/>
    <w:rsid w:val="00246216"/>
    <w:rsid w:val="00246B09"/>
    <w:rsid w:val="00247925"/>
    <w:rsid w:val="00247F68"/>
    <w:rsid w:val="002503E2"/>
    <w:rsid w:val="00250DF2"/>
    <w:rsid w:val="00250F98"/>
    <w:rsid w:val="00252A9F"/>
    <w:rsid w:val="0025379E"/>
    <w:rsid w:val="00254436"/>
    <w:rsid w:val="00254EB5"/>
    <w:rsid w:val="002554ED"/>
    <w:rsid w:val="00257626"/>
    <w:rsid w:val="00257CAD"/>
    <w:rsid w:val="00260039"/>
    <w:rsid w:val="002600CC"/>
    <w:rsid w:val="00261A35"/>
    <w:rsid w:val="00262084"/>
    <w:rsid w:val="002628A6"/>
    <w:rsid w:val="0026588C"/>
    <w:rsid w:val="00272120"/>
    <w:rsid w:val="002732D8"/>
    <w:rsid w:val="00273DF8"/>
    <w:rsid w:val="00274FD3"/>
    <w:rsid w:val="002758E0"/>
    <w:rsid w:val="00276042"/>
    <w:rsid w:val="00276779"/>
    <w:rsid w:val="00280246"/>
    <w:rsid w:val="00281B2C"/>
    <w:rsid w:val="00282758"/>
    <w:rsid w:val="00282DF2"/>
    <w:rsid w:val="00283D33"/>
    <w:rsid w:val="00284F86"/>
    <w:rsid w:val="00285614"/>
    <w:rsid w:val="0028653C"/>
    <w:rsid w:val="002866F4"/>
    <w:rsid w:val="002869DA"/>
    <w:rsid w:val="00287B91"/>
    <w:rsid w:val="00290ECE"/>
    <w:rsid w:val="00291BC9"/>
    <w:rsid w:val="00291EEB"/>
    <w:rsid w:val="002922F3"/>
    <w:rsid w:val="002934B0"/>
    <w:rsid w:val="00296472"/>
    <w:rsid w:val="00297019"/>
    <w:rsid w:val="002A0D40"/>
    <w:rsid w:val="002A1D4D"/>
    <w:rsid w:val="002A420E"/>
    <w:rsid w:val="002A5426"/>
    <w:rsid w:val="002A7BD5"/>
    <w:rsid w:val="002B0F75"/>
    <w:rsid w:val="002B12E4"/>
    <w:rsid w:val="002B12EC"/>
    <w:rsid w:val="002B159B"/>
    <w:rsid w:val="002B18CE"/>
    <w:rsid w:val="002B2781"/>
    <w:rsid w:val="002B36AF"/>
    <w:rsid w:val="002B3A98"/>
    <w:rsid w:val="002B3C33"/>
    <w:rsid w:val="002B485F"/>
    <w:rsid w:val="002B5E6B"/>
    <w:rsid w:val="002B6126"/>
    <w:rsid w:val="002B6150"/>
    <w:rsid w:val="002B7190"/>
    <w:rsid w:val="002B78B9"/>
    <w:rsid w:val="002C0447"/>
    <w:rsid w:val="002C0BDF"/>
    <w:rsid w:val="002C19CF"/>
    <w:rsid w:val="002C21EB"/>
    <w:rsid w:val="002C350B"/>
    <w:rsid w:val="002C6B59"/>
    <w:rsid w:val="002C6E0C"/>
    <w:rsid w:val="002D1062"/>
    <w:rsid w:val="002D1135"/>
    <w:rsid w:val="002D152E"/>
    <w:rsid w:val="002D188C"/>
    <w:rsid w:val="002D2153"/>
    <w:rsid w:val="002D4639"/>
    <w:rsid w:val="002D6E05"/>
    <w:rsid w:val="002D7F20"/>
    <w:rsid w:val="002E02EB"/>
    <w:rsid w:val="002E0D29"/>
    <w:rsid w:val="002E1DDC"/>
    <w:rsid w:val="002E3E62"/>
    <w:rsid w:val="002E3F25"/>
    <w:rsid w:val="002E421E"/>
    <w:rsid w:val="002E5AEF"/>
    <w:rsid w:val="002E623D"/>
    <w:rsid w:val="002E72F8"/>
    <w:rsid w:val="002E7B51"/>
    <w:rsid w:val="002F0BDE"/>
    <w:rsid w:val="002F11B0"/>
    <w:rsid w:val="002F2759"/>
    <w:rsid w:val="002F2C93"/>
    <w:rsid w:val="002F43F1"/>
    <w:rsid w:val="002F46D4"/>
    <w:rsid w:val="002F6DD3"/>
    <w:rsid w:val="0030040E"/>
    <w:rsid w:val="00301E9A"/>
    <w:rsid w:val="00303AFC"/>
    <w:rsid w:val="00304135"/>
    <w:rsid w:val="00305278"/>
    <w:rsid w:val="003052F2"/>
    <w:rsid w:val="003057E6"/>
    <w:rsid w:val="00305832"/>
    <w:rsid w:val="0030678F"/>
    <w:rsid w:val="003071B2"/>
    <w:rsid w:val="0030725B"/>
    <w:rsid w:val="00310C1A"/>
    <w:rsid w:val="0031135F"/>
    <w:rsid w:val="00311F47"/>
    <w:rsid w:val="00314058"/>
    <w:rsid w:val="003141F0"/>
    <w:rsid w:val="00316216"/>
    <w:rsid w:val="00320B89"/>
    <w:rsid w:val="00320D04"/>
    <w:rsid w:val="003219D9"/>
    <w:rsid w:val="0032228C"/>
    <w:rsid w:val="003223FA"/>
    <w:rsid w:val="003229CF"/>
    <w:rsid w:val="00322C06"/>
    <w:rsid w:val="00322DAC"/>
    <w:rsid w:val="0032668E"/>
    <w:rsid w:val="00327C25"/>
    <w:rsid w:val="00330BD9"/>
    <w:rsid w:val="003313E9"/>
    <w:rsid w:val="00331A46"/>
    <w:rsid w:val="00332024"/>
    <w:rsid w:val="00333E80"/>
    <w:rsid w:val="00333FDA"/>
    <w:rsid w:val="00334EE1"/>
    <w:rsid w:val="003351C8"/>
    <w:rsid w:val="003365DC"/>
    <w:rsid w:val="003368A1"/>
    <w:rsid w:val="00336DE3"/>
    <w:rsid w:val="00337245"/>
    <w:rsid w:val="003418AD"/>
    <w:rsid w:val="003426F8"/>
    <w:rsid w:val="003437BB"/>
    <w:rsid w:val="003438A6"/>
    <w:rsid w:val="00343963"/>
    <w:rsid w:val="00344618"/>
    <w:rsid w:val="0034490E"/>
    <w:rsid w:val="00347759"/>
    <w:rsid w:val="0035012C"/>
    <w:rsid w:val="00352282"/>
    <w:rsid w:val="00352E7D"/>
    <w:rsid w:val="003532CB"/>
    <w:rsid w:val="00357218"/>
    <w:rsid w:val="0035799C"/>
    <w:rsid w:val="00362196"/>
    <w:rsid w:val="003625DB"/>
    <w:rsid w:val="00362CA9"/>
    <w:rsid w:val="003640BA"/>
    <w:rsid w:val="00367814"/>
    <w:rsid w:val="00367BDB"/>
    <w:rsid w:val="00370000"/>
    <w:rsid w:val="003706FC"/>
    <w:rsid w:val="003737AC"/>
    <w:rsid w:val="00375D00"/>
    <w:rsid w:val="0037643E"/>
    <w:rsid w:val="003767BF"/>
    <w:rsid w:val="00377CE3"/>
    <w:rsid w:val="003806D1"/>
    <w:rsid w:val="00381271"/>
    <w:rsid w:val="00381D2A"/>
    <w:rsid w:val="0038329C"/>
    <w:rsid w:val="00383DB6"/>
    <w:rsid w:val="00385DC8"/>
    <w:rsid w:val="00387138"/>
    <w:rsid w:val="00390CEC"/>
    <w:rsid w:val="003916BA"/>
    <w:rsid w:val="003918D8"/>
    <w:rsid w:val="00392042"/>
    <w:rsid w:val="00392551"/>
    <w:rsid w:val="00393F1A"/>
    <w:rsid w:val="00395F82"/>
    <w:rsid w:val="003A11B9"/>
    <w:rsid w:val="003A76DA"/>
    <w:rsid w:val="003A7C48"/>
    <w:rsid w:val="003B2383"/>
    <w:rsid w:val="003B3520"/>
    <w:rsid w:val="003B4E84"/>
    <w:rsid w:val="003B5CE2"/>
    <w:rsid w:val="003B7477"/>
    <w:rsid w:val="003C031E"/>
    <w:rsid w:val="003C13A9"/>
    <w:rsid w:val="003C1A99"/>
    <w:rsid w:val="003C6423"/>
    <w:rsid w:val="003C6F9E"/>
    <w:rsid w:val="003D0FC7"/>
    <w:rsid w:val="003D1CAA"/>
    <w:rsid w:val="003D3AD9"/>
    <w:rsid w:val="003D44CE"/>
    <w:rsid w:val="003D604A"/>
    <w:rsid w:val="003D6955"/>
    <w:rsid w:val="003E4700"/>
    <w:rsid w:val="003E498F"/>
    <w:rsid w:val="003E5AB7"/>
    <w:rsid w:val="003E5BFB"/>
    <w:rsid w:val="003E64AE"/>
    <w:rsid w:val="003E6E79"/>
    <w:rsid w:val="003F06AE"/>
    <w:rsid w:val="003F2C17"/>
    <w:rsid w:val="003F3562"/>
    <w:rsid w:val="003F38CF"/>
    <w:rsid w:val="003F45C3"/>
    <w:rsid w:val="003F5C1D"/>
    <w:rsid w:val="003F6D4D"/>
    <w:rsid w:val="003F7577"/>
    <w:rsid w:val="00401105"/>
    <w:rsid w:val="0040193D"/>
    <w:rsid w:val="0040366B"/>
    <w:rsid w:val="00411364"/>
    <w:rsid w:val="004144D9"/>
    <w:rsid w:val="00414CCC"/>
    <w:rsid w:val="00414DC8"/>
    <w:rsid w:val="00416528"/>
    <w:rsid w:val="00420118"/>
    <w:rsid w:val="00421AA6"/>
    <w:rsid w:val="00422D4B"/>
    <w:rsid w:val="00424B2D"/>
    <w:rsid w:val="0042677E"/>
    <w:rsid w:val="00430C18"/>
    <w:rsid w:val="00430C46"/>
    <w:rsid w:val="00430D6A"/>
    <w:rsid w:val="0043253E"/>
    <w:rsid w:val="00432FC3"/>
    <w:rsid w:val="00434476"/>
    <w:rsid w:val="0043545A"/>
    <w:rsid w:val="00436D36"/>
    <w:rsid w:val="0043732C"/>
    <w:rsid w:val="0043794D"/>
    <w:rsid w:val="004409C6"/>
    <w:rsid w:val="00443498"/>
    <w:rsid w:val="0044373E"/>
    <w:rsid w:val="00445820"/>
    <w:rsid w:val="00446FD4"/>
    <w:rsid w:val="0044700A"/>
    <w:rsid w:val="004477B5"/>
    <w:rsid w:val="004505BB"/>
    <w:rsid w:val="00455F78"/>
    <w:rsid w:val="0045661E"/>
    <w:rsid w:val="00457B0D"/>
    <w:rsid w:val="00460C34"/>
    <w:rsid w:val="00460E61"/>
    <w:rsid w:val="004610B1"/>
    <w:rsid w:val="004613FD"/>
    <w:rsid w:val="00461B39"/>
    <w:rsid w:val="00463541"/>
    <w:rsid w:val="00466B36"/>
    <w:rsid w:val="00467591"/>
    <w:rsid w:val="00473F2A"/>
    <w:rsid w:val="00475733"/>
    <w:rsid w:val="00475B1C"/>
    <w:rsid w:val="00475E84"/>
    <w:rsid w:val="0047602E"/>
    <w:rsid w:val="00476E6A"/>
    <w:rsid w:val="00476FE7"/>
    <w:rsid w:val="0048431F"/>
    <w:rsid w:val="004862B8"/>
    <w:rsid w:val="004906F5"/>
    <w:rsid w:val="00490DD6"/>
    <w:rsid w:val="00491266"/>
    <w:rsid w:val="00493465"/>
    <w:rsid w:val="00493E13"/>
    <w:rsid w:val="00495DB8"/>
    <w:rsid w:val="004973C8"/>
    <w:rsid w:val="00497F73"/>
    <w:rsid w:val="004A03C4"/>
    <w:rsid w:val="004A2A12"/>
    <w:rsid w:val="004A630B"/>
    <w:rsid w:val="004A6F3D"/>
    <w:rsid w:val="004B046A"/>
    <w:rsid w:val="004B0E94"/>
    <w:rsid w:val="004B277C"/>
    <w:rsid w:val="004B3FA4"/>
    <w:rsid w:val="004B5058"/>
    <w:rsid w:val="004B52F9"/>
    <w:rsid w:val="004B74A5"/>
    <w:rsid w:val="004C0B46"/>
    <w:rsid w:val="004C0E4D"/>
    <w:rsid w:val="004C118F"/>
    <w:rsid w:val="004C1261"/>
    <w:rsid w:val="004C1F0B"/>
    <w:rsid w:val="004C1FEB"/>
    <w:rsid w:val="004C4020"/>
    <w:rsid w:val="004C7295"/>
    <w:rsid w:val="004C78D8"/>
    <w:rsid w:val="004D0927"/>
    <w:rsid w:val="004D2F33"/>
    <w:rsid w:val="004D32EA"/>
    <w:rsid w:val="004D3306"/>
    <w:rsid w:val="004D4C29"/>
    <w:rsid w:val="004D5185"/>
    <w:rsid w:val="004D72BD"/>
    <w:rsid w:val="004E0036"/>
    <w:rsid w:val="004E048A"/>
    <w:rsid w:val="004E1BF0"/>
    <w:rsid w:val="004E1E7E"/>
    <w:rsid w:val="004E2368"/>
    <w:rsid w:val="004E2BD9"/>
    <w:rsid w:val="004E2DEE"/>
    <w:rsid w:val="004E2FE6"/>
    <w:rsid w:val="004E384E"/>
    <w:rsid w:val="004E6CF4"/>
    <w:rsid w:val="004F2F0A"/>
    <w:rsid w:val="004F40D2"/>
    <w:rsid w:val="004F4F42"/>
    <w:rsid w:val="004F6DFB"/>
    <w:rsid w:val="004F6FFD"/>
    <w:rsid w:val="0050070A"/>
    <w:rsid w:val="00501E09"/>
    <w:rsid w:val="00503E71"/>
    <w:rsid w:val="00505127"/>
    <w:rsid w:val="00506197"/>
    <w:rsid w:val="00506BD6"/>
    <w:rsid w:val="00506E17"/>
    <w:rsid w:val="00511244"/>
    <w:rsid w:val="00511A2F"/>
    <w:rsid w:val="005130BB"/>
    <w:rsid w:val="00513905"/>
    <w:rsid w:val="00514549"/>
    <w:rsid w:val="00514739"/>
    <w:rsid w:val="0051589F"/>
    <w:rsid w:val="00515C26"/>
    <w:rsid w:val="00516C53"/>
    <w:rsid w:val="00517735"/>
    <w:rsid w:val="005226AD"/>
    <w:rsid w:val="00523065"/>
    <w:rsid w:val="005234B9"/>
    <w:rsid w:val="005257E0"/>
    <w:rsid w:val="005259C5"/>
    <w:rsid w:val="005279AD"/>
    <w:rsid w:val="00527F2F"/>
    <w:rsid w:val="00530F09"/>
    <w:rsid w:val="00531519"/>
    <w:rsid w:val="00533635"/>
    <w:rsid w:val="005359CF"/>
    <w:rsid w:val="0053714E"/>
    <w:rsid w:val="005377B8"/>
    <w:rsid w:val="00540318"/>
    <w:rsid w:val="00541DEF"/>
    <w:rsid w:val="00542B76"/>
    <w:rsid w:val="005430FD"/>
    <w:rsid w:val="005443E0"/>
    <w:rsid w:val="005453B8"/>
    <w:rsid w:val="00546272"/>
    <w:rsid w:val="0054799E"/>
    <w:rsid w:val="005514B8"/>
    <w:rsid w:val="00551B60"/>
    <w:rsid w:val="00552EF8"/>
    <w:rsid w:val="00552F66"/>
    <w:rsid w:val="0055586B"/>
    <w:rsid w:val="00555EB1"/>
    <w:rsid w:val="005571AE"/>
    <w:rsid w:val="00560355"/>
    <w:rsid w:val="00560DB0"/>
    <w:rsid w:val="005624A6"/>
    <w:rsid w:val="0056300A"/>
    <w:rsid w:val="00563C56"/>
    <w:rsid w:val="00564486"/>
    <w:rsid w:val="00565467"/>
    <w:rsid w:val="0057075F"/>
    <w:rsid w:val="00570DC0"/>
    <w:rsid w:val="005721C5"/>
    <w:rsid w:val="005742CD"/>
    <w:rsid w:val="005746C7"/>
    <w:rsid w:val="005754B9"/>
    <w:rsid w:val="0057578D"/>
    <w:rsid w:val="00575CEA"/>
    <w:rsid w:val="00575F70"/>
    <w:rsid w:val="0057606F"/>
    <w:rsid w:val="00577222"/>
    <w:rsid w:val="0058125D"/>
    <w:rsid w:val="005816B1"/>
    <w:rsid w:val="00581778"/>
    <w:rsid w:val="0058548D"/>
    <w:rsid w:val="00585ACF"/>
    <w:rsid w:val="00585C52"/>
    <w:rsid w:val="005866AE"/>
    <w:rsid w:val="00586BBE"/>
    <w:rsid w:val="005875F9"/>
    <w:rsid w:val="0059154F"/>
    <w:rsid w:val="00591DAA"/>
    <w:rsid w:val="00591FF0"/>
    <w:rsid w:val="005923EA"/>
    <w:rsid w:val="005937F2"/>
    <w:rsid w:val="0059460E"/>
    <w:rsid w:val="00594F68"/>
    <w:rsid w:val="00597517"/>
    <w:rsid w:val="005A05F5"/>
    <w:rsid w:val="005A0B2F"/>
    <w:rsid w:val="005A19AC"/>
    <w:rsid w:val="005A218E"/>
    <w:rsid w:val="005A2DF7"/>
    <w:rsid w:val="005A2F0F"/>
    <w:rsid w:val="005A39D0"/>
    <w:rsid w:val="005A4A3F"/>
    <w:rsid w:val="005A502C"/>
    <w:rsid w:val="005A5C86"/>
    <w:rsid w:val="005A62A5"/>
    <w:rsid w:val="005A756B"/>
    <w:rsid w:val="005B0F44"/>
    <w:rsid w:val="005B235A"/>
    <w:rsid w:val="005B42E2"/>
    <w:rsid w:val="005B4E96"/>
    <w:rsid w:val="005B623D"/>
    <w:rsid w:val="005B6C7D"/>
    <w:rsid w:val="005B6CE5"/>
    <w:rsid w:val="005B70FF"/>
    <w:rsid w:val="005C020F"/>
    <w:rsid w:val="005C1C7E"/>
    <w:rsid w:val="005C31BC"/>
    <w:rsid w:val="005C3506"/>
    <w:rsid w:val="005C3972"/>
    <w:rsid w:val="005C4FC5"/>
    <w:rsid w:val="005C55E6"/>
    <w:rsid w:val="005C5651"/>
    <w:rsid w:val="005C67E6"/>
    <w:rsid w:val="005C6A45"/>
    <w:rsid w:val="005C6AE3"/>
    <w:rsid w:val="005C76FF"/>
    <w:rsid w:val="005D095D"/>
    <w:rsid w:val="005D11A8"/>
    <w:rsid w:val="005D1F29"/>
    <w:rsid w:val="005D279D"/>
    <w:rsid w:val="005D4DA3"/>
    <w:rsid w:val="005D63A9"/>
    <w:rsid w:val="005D7596"/>
    <w:rsid w:val="005E0FFF"/>
    <w:rsid w:val="005F0B48"/>
    <w:rsid w:val="005F254B"/>
    <w:rsid w:val="005F2575"/>
    <w:rsid w:val="005F276A"/>
    <w:rsid w:val="005F4F04"/>
    <w:rsid w:val="005F55A2"/>
    <w:rsid w:val="005F5637"/>
    <w:rsid w:val="005F61EE"/>
    <w:rsid w:val="005F6268"/>
    <w:rsid w:val="005F68DF"/>
    <w:rsid w:val="00600B2A"/>
    <w:rsid w:val="006065D5"/>
    <w:rsid w:val="00611BB6"/>
    <w:rsid w:val="00612667"/>
    <w:rsid w:val="00612C17"/>
    <w:rsid w:val="00614748"/>
    <w:rsid w:val="00614FEF"/>
    <w:rsid w:val="00615029"/>
    <w:rsid w:val="006166CD"/>
    <w:rsid w:val="00616824"/>
    <w:rsid w:val="00621B07"/>
    <w:rsid w:val="00623282"/>
    <w:rsid w:val="0062357A"/>
    <w:rsid w:val="00623E1F"/>
    <w:rsid w:val="00624211"/>
    <w:rsid w:val="00624A72"/>
    <w:rsid w:val="00624B17"/>
    <w:rsid w:val="006264A4"/>
    <w:rsid w:val="00627092"/>
    <w:rsid w:val="006316F6"/>
    <w:rsid w:val="00632139"/>
    <w:rsid w:val="0063253B"/>
    <w:rsid w:val="00632DD4"/>
    <w:rsid w:val="0063752C"/>
    <w:rsid w:val="00637DFE"/>
    <w:rsid w:val="006406B7"/>
    <w:rsid w:val="0064248E"/>
    <w:rsid w:val="00642D5E"/>
    <w:rsid w:val="00642E3F"/>
    <w:rsid w:val="00644598"/>
    <w:rsid w:val="00646FE0"/>
    <w:rsid w:val="006478EB"/>
    <w:rsid w:val="00647FF6"/>
    <w:rsid w:val="0065303C"/>
    <w:rsid w:val="00655DDF"/>
    <w:rsid w:val="00655F5F"/>
    <w:rsid w:val="006560A9"/>
    <w:rsid w:val="0065673E"/>
    <w:rsid w:val="00656B62"/>
    <w:rsid w:val="006604E0"/>
    <w:rsid w:val="006610ED"/>
    <w:rsid w:val="0066138F"/>
    <w:rsid w:val="00661E95"/>
    <w:rsid w:val="00662741"/>
    <w:rsid w:val="006639BD"/>
    <w:rsid w:val="006665D1"/>
    <w:rsid w:val="0067044E"/>
    <w:rsid w:val="00670BFC"/>
    <w:rsid w:val="00672DDF"/>
    <w:rsid w:val="00674D52"/>
    <w:rsid w:val="00674E32"/>
    <w:rsid w:val="00675625"/>
    <w:rsid w:val="006762CD"/>
    <w:rsid w:val="006769D1"/>
    <w:rsid w:val="00677B4D"/>
    <w:rsid w:val="00681741"/>
    <w:rsid w:val="00683D81"/>
    <w:rsid w:val="0068598A"/>
    <w:rsid w:val="00687194"/>
    <w:rsid w:val="00692DB0"/>
    <w:rsid w:val="006948C1"/>
    <w:rsid w:val="00694D64"/>
    <w:rsid w:val="00695271"/>
    <w:rsid w:val="006954C4"/>
    <w:rsid w:val="0069630B"/>
    <w:rsid w:val="00697863"/>
    <w:rsid w:val="0069791F"/>
    <w:rsid w:val="006A0AAB"/>
    <w:rsid w:val="006A0C0E"/>
    <w:rsid w:val="006A0E2E"/>
    <w:rsid w:val="006A1870"/>
    <w:rsid w:val="006A39A3"/>
    <w:rsid w:val="006A3AFF"/>
    <w:rsid w:val="006A4ECF"/>
    <w:rsid w:val="006A5337"/>
    <w:rsid w:val="006A5803"/>
    <w:rsid w:val="006A59E8"/>
    <w:rsid w:val="006A5ACD"/>
    <w:rsid w:val="006A5C39"/>
    <w:rsid w:val="006A61A9"/>
    <w:rsid w:val="006B09E1"/>
    <w:rsid w:val="006B545D"/>
    <w:rsid w:val="006C1803"/>
    <w:rsid w:val="006C271B"/>
    <w:rsid w:val="006C4182"/>
    <w:rsid w:val="006C449C"/>
    <w:rsid w:val="006C4713"/>
    <w:rsid w:val="006C5792"/>
    <w:rsid w:val="006C67D2"/>
    <w:rsid w:val="006D019A"/>
    <w:rsid w:val="006D19D2"/>
    <w:rsid w:val="006D2A7D"/>
    <w:rsid w:val="006D4E17"/>
    <w:rsid w:val="006D560E"/>
    <w:rsid w:val="006D5924"/>
    <w:rsid w:val="006D6090"/>
    <w:rsid w:val="006D6165"/>
    <w:rsid w:val="006E0EB2"/>
    <w:rsid w:val="006E2C2C"/>
    <w:rsid w:val="006E4709"/>
    <w:rsid w:val="006E7F19"/>
    <w:rsid w:val="006F0FC8"/>
    <w:rsid w:val="006F1452"/>
    <w:rsid w:val="006F249A"/>
    <w:rsid w:val="006F3528"/>
    <w:rsid w:val="00702273"/>
    <w:rsid w:val="00706E76"/>
    <w:rsid w:val="00707024"/>
    <w:rsid w:val="0070719D"/>
    <w:rsid w:val="00707751"/>
    <w:rsid w:val="00707C59"/>
    <w:rsid w:val="00712332"/>
    <w:rsid w:val="00712DA0"/>
    <w:rsid w:val="00712F36"/>
    <w:rsid w:val="00713AC6"/>
    <w:rsid w:val="00713CA2"/>
    <w:rsid w:val="007145FD"/>
    <w:rsid w:val="00715ED3"/>
    <w:rsid w:val="007168B1"/>
    <w:rsid w:val="007176B2"/>
    <w:rsid w:val="00717B04"/>
    <w:rsid w:val="007200B4"/>
    <w:rsid w:val="0072075C"/>
    <w:rsid w:val="00721795"/>
    <w:rsid w:val="00724656"/>
    <w:rsid w:val="00724F58"/>
    <w:rsid w:val="00725F8A"/>
    <w:rsid w:val="00730B78"/>
    <w:rsid w:val="0073221D"/>
    <w:rsid w:val="00732D10"/>
    <w:rsid w:val="007332EF"/>
    <w:rsid w:val="0073661D"/>
    <w:rsid w:val="00740A0C"/>
    <w:rsid w:val="007426FC"/>
    <w:rsid w:val="00742C57"/>
    <w:rsid w:val="007438EA"/>
    <w:rsid w:val="0074747B"/>
    <w:rsid w:val="0075052F"/>
    <w:rsid w:val="00751302"/>
    <w:rsid w:val="00753206"/>
    <w:rsid w:val="00756B5F"/>
    <w:rsid w:val="00757002"/>
    <w:rsid w:val="007572D5"/>
    <w:rsid w:val="0076147B"/>
    <w:rsid w:val="00761C2B"/>
    <w:rsid w:val="00762364"/>
    <w:rsid w:val="00764D08"/>
    <w:rsid w:val="0076504C"/>
    <w:rsid w:val="007650C2"/>
    <w:rsid w:val="00766798"/>
    <w:rsid w:val="007671B8"/>
    <w:rsid w:val="007674FF"/>
    <w:rsid w:val="00767825"/>
    <w:rsid w:val="00782268"/>
    <w:rsid w:val="007858CE"/>
    <w:rsid w:val="0078640D"/>
    <w:rsid w:val="00786E5E"/>
    <w:rsid w:val="00790530"/>
    <w:rsid w:val="0079320C"/>
    <w:rsid w:val="007938F6"/>
    <w:rsid w:val="00794093"/>
    <w:rsid w:val="007A1261"/>
    <w:rsid w:val="007A17E6"/>
    <w:rsid w:val="007A3BAC"/>
    <w:rsid w:val="007A3DB6"/>
    <w:rsid w:val="007A52D3"/>
    <w:rsid w:val="007A65A3"/>
    <w:rsid w:val="007A6643"/>
    <w:rsid w:val="007A77A0"/>
    <w:rsid w:val="007B1EE2"/>
    <w:rsid w:val="007B663D"/>
    <w:rsid w:val="007C0AAA"/>
    <w:rsid w:val="007C0B53"/>
    <w:rsid w:val="007C19E2"/>
    <w:rsid w:val="007C3A1A"/>
    <w:rsid w:val="007C3C07"/>
    <w:rsid w:val="007C3FF6"/>
    <w:rsid w:val="007C4382"/>
    <w:rsid w:val="007C5D78"/>
    <w:rsid w:val="007C5DE5"/>
    <w:rsid w:val="007C6390"/>
    <w:rsid w:val="007C7C5C"/>
    <w:rsid w:val="007D1105"/>
    <w:rsid w:val="007D1370"/>
    <w:rsid w:val="007D19A2"/>
    <w:rsid w:val="007D25E8"/>
    <w:rsid w:val="007D4811"/>
    <w:rsid w:val="007D5D8B"/>
    <w:rsid w:val="007D5FD4"/>
    <w:rsid w:val="007D7911"/>
    <w:rsid w:val="007E0434"/>
    <w:rsid w:val="007E68BB"/>
    <w:rsid w:val="007E759C"/>
    <w:rsid w:val="007E7B4A"/>
    <w:rsid w:val="007E7F43"/>
    <w:rsid w:val="007F11A4"/>
    <w:rsid w:val="007F2E22"/>
    <w:rsid w:val="007F51DE"/>
    <w:rsid w:val="007F73B7"/>
    <w:rsid w:val="007F7701"/>
    <w:rsid w:val="00800100"/>
    <w:rsid w:val="00800DEA"/>
    <w:rsid w:val="00801F3C"/>
    <w:rsid w:val="0080232F"/>
    <w:rsid w:val="008038A0"/>
    <w:rsid w:val="0080393A"/>
    <w:rsid w:val="00803D30"/>
    <w:rsid w:val="00804CF1"/>
    <w:rsid w:val="00805C18"/>
    <w:rsid w:val="0080624F"/>
    <w:rsid w:val="00806417"/>
    <w:rsid w:val="00806C76"/>
    <w:rsid w:val="008074A5"/>
    <w:rsid w:val="008100A3"/>
    <w:rsid w:val="008102AB"/>
    <w:rsid w:val="00813F50"/>
    <w:rsid w:val="0081558E"/>
    <w:rsid w:val="008155CF"/>
    <w:rsid w:val="008170FD"/>
    <w:rsid w:val="00823BC6"/>
    <w:rsid w:val="0082416C"/>
    <w:rsid w:val="00825F33"/>
    <w:rsid w:val="008262D4"/>
    <w:rsid w:val="008270F1"/>
    <w:rsid w:val="00827AF5"/>
    <w:rsid w:val="008315B8"/>
    <w:rsid w:val="008317B5"/>
    <w:rsid w:val="008317B9"/>
    <w:rsid w:val="008322F4"/>
    <w:rsid w:val="0083413E"/>
    <w:rsid w:val="008341FE"/>
    <w:rsid w:val="008344C4"/>
    <w:rsid w:val="00840C5F"/>
    <w:rsid w:val="0084205B"/>
    <w:rsid w:val="00842A20"/>
    <w:rsid w:val="00845B83"/>
    <w:rsid w:val="00845D2A"/>
    <w:rsid w:val="0084759D"/>
    <w:rsid w:val="00850AF1"/>
    <w:rsid w:val="00850F85"/>
    <w:rsid w:val="00852696"/>
    <w:rsid w:val="00853E77"/>
    <w:rsid w:val="0085598F"/>
    <w:rsid w:val="008567BF"/>
    <w:rsid w:val="00857677"/>
    <w:rsid w:val="0085796C"/>
    <w:rsid w:val="00857EC0"/>
    <w:rsid w:val="00861F63"/>
    <w:rsid w:val="00862408"/>
    <w:rsid w:val="00862D4F"/>
    <w:rsid w:val="00863DF7"/>
    <w:rsid w:val="00865DA7"/>
    <w:rsid w:val="0087130E"/>
    <w:rsid w:val="008719C6"/>
    <w:rsid w:val="00871B3A"/>
    <w:rsid w:val="00872779"/>
    <w:rsid w:val="00873AEB"/>
    <w:rsid w:val="00873DA6"/>
    <w:rsid w:val="0087441B"/>
    <w:rsid w:val="0088027E"/>
    <w:rsid w:val="00882D1C"/>
    <w:rsid w:val="00883CE8"/>
    <w:rsid w:val="00883FFF"/>
    <w:rsid w:val="008849C3"/>
    <w:rsid w:val="00886155"/>
    <w:rsid w:val="00887E84"/>
    <w:rsid w:val="008924A8"/>
    <w:rsid w:val="00892D1B"/>
    <w:rsid w:val="0089352F"/>
    <w:rsid w:val="008936F5"/>
    <w:rsid w:val="008960B1"/>
    <w:rsid w:val="00896FAE"/>
    <w:rsid w:val="00897454"/>
    <w:rsid w:val="0089790E"/>
    <w:rsid w:val="008A1441"/>
    <w:rsid w:val="008A2B22"/>
    <w:rsid w:val="008A32E0"/>
    <w:rsid w:val="008A4098"/>
    <w:rsid w:val="008A53BD"/>
    <w:rsid w:val="008A56ED"/>
    <w:rsid w:val="008A590F"/>
    <w:rsid w:val="008A6648"/>
    <w:rsid w:val="008A679D"/>
    <w:rsid w:val="008A6F7E"/>
    <w:rsid w:val="008B2D6F"/>
    <w:rsid w:val="008B3D07"/>
    <w:rsid w:val="008B4B4A"/>
    <w:rsid w:val="008B5972"/>
    <w:rsid w:val="008C100E"/>
    <w:rsid w:val="008C3639"/>
    <w:rsid w:val="008C4635"/>
    <w:rsid w:val="008C7725"/>
    <w:rsid w:val="008C7E57"/>
    <w:rsid w:val="008D01D6"/>
    <w:rsid w:val="008D0425"/>
    <w:rsid w:val="008D0470"/>
    <w:rsid w:val="008D05D6"/>
    <w:rsid w:val="008D5E7B"/>
    <w:rsid w:val="008D77CB"/>
    <w:rsid w:val="008E0CE7"/>
    <w:rsid w:val="008E0FD7"/>
    <w:rsid w:val="008E58C1"/>
    <w:rsid w:val="008E6D3E"/>
    <w:rsid w:val="008F05D7"/>
    <w:rsid w:val="008F0D40"/>
    <w:rsid w:val="008F12DE"/>
    <w:rsid w:val="008F22A0"/>
    <w:rsid w:val="008F59B5"/>
    <w:rsid w:val="008F60C5"/>
    <w:rsid w:val="008F627F"/>
    <w:rsid w:val="00902FC3"/>
    <w:rsid w:val="00905488"/>
    <w:rsid w:val="0090579B"/>
    <w:rsid w:val="00906038"/>
    <w:rsid w:val="009062F8"/>
    <w:rsid w:val="00906A89"/>
    <w:rsid w:val="00906D30"/>
    <w:rsid w:val="00911AD9"/>
    <w:rsid w:val="00914C57"/>
    <w:rsid w:val="0091654B"/>
    <w:rsid w:val="009176CC"/>
    <w:rsid w:val="00920A4C"/>
    <w:rsid w:val="00921D6E"/>
    <w:rsid w:val="00922BA3"/>
    <w:rsid w:val="009245F5"/>
    <w:rsid w:val="00924E93"/>
    <w:rsid w:val="00925923"/>
    <w:rsid w:val="009263FE"/>
    <w:rsid w:val="00927A47"/>
    <w:rsid w:val="00927DFA"/>
    <w:rsid w:val="00927EE3"/>
    <w:rsid w:val="009308CB"/>
    <w:rsid w:val="00931609"/>
    <w:rsid w:val="00932BEA"/>
    <w:rsid w:val="00934441"/>
    <w:rsid w:val="00935164"/>
    <w:rsid w:val="009364BC"/>
    <w:rsid w:val="00941818"/>
    <w:rsid w:val="00942717"/>
    <w:rsid w:val="009446B6"/>
    <w:rsid w:val="00947C23"/>
    <w:rsid w:val="00950CDF"/>
    <w:rsid w:val="0095270A"/>
    <w:rsid w:val="00952B81"/>
    <w:rsid w:val="00956016"/>
    <w:rsid w:val="00957C06"/>
    <w:rsid w:val="00957F10"/>
    <w:rsid w:val="0096493F"/>
    <w:rsid w:val="0096581C"/>
    <w:rsid w:val="00966A65"/>
    <w:rsid w:val="009701B3"/>
    <w:rsid w:val="00971118"/>
    <w:rsid w:val="00972ACF"/>
    <w:rsid w:val="00972E6C"/>
    <w:rsid w:val="0097653B"/>
    <w:rsid w:val="009778C1"/>
    <w:rsid w:val="00981A9D"/>
    <w:rsid w:val="009834CB"/>
    <w:rsid w:val="009835A8"/>
    <w:rsid w:val="00984839"/>
    <w:rsid w:val="009874B2"/>
    <w:rsid w:val="00987ACA"/>
    <w:rsid w:val="009913FD"/>
    <w:rsid w:val="00991E7A"/>
    <w:rsid w:val="00992E9D"/>
    <w:rsid w:val="00994FE7"/>
    <w:rsid w:val="0099655D"/>
    <w:rsid w:val="009969BE"/>
    <w:rsid w:val="00997CA2"/>
    <w:rsid w:val="009A101B"/>
    <w:rsid w:val="009A1553"/>
    <w:rsid w:val="009A23F1"/>
    <w:rsid w:val="009A2626"/>
    <w:rsid w:val="009A34CD"/>
    <w:rsid w:val="009A3744"/>
    <w:rsid w:val="009A39C5"/>
    <w:rsid w:val="009A3D41"/>
    <w:rsid w:val="009A4F3C"/>
    <w:rsid w:val="009A5D38"/>
    <w:rsid w:val="009B03C6"/>
    <w:rsid w:val="009B1088"/>
    <w:rsid w:val="009B1588"/>
    <w:rsid w:val="009B28AB"/>
    <w:rsid w:val="009B2BA1"/>
    <w:rsid w:val="009B35C1"/>
    <w:rsid w:val="009B4FB5"/>
    <w:rsid w:val="009B66C2"/>
    <w:rsid w:val="009B7E55"/>
    <w:rsid w:val="009C21AD"/>
    <w:rsid w:val="009C2692"/>
    <w:rsid w:val="009C2770"/>
    <w:rsid w:val="009C334D"/>
    <w:rsid w:val="009C34F2"/>
    <w:rsid w:val="009C3829"/>
    <w:rsid w:val="009C3DE6"/>
    <w:rsid w:val="009C51E9"/>
    <w:rsid w:val="009C64B7"/>
    <w:rsid w:val="009C7B88"/>
    <w:rsid w:val="009D0759"/>
    <w:rsid w:val="009D3309"/>
    <w:rsid w:val="009D5078"/>
    <w:rsid w:val="009D5F24"/>
    <w:rsid w:val="009D7443"/>
    <w:rsid w:val="009D75F5"/>
    <w:rsid w:val="009D7896"/>
    <w:rsid w:val="009E0898"/>
    <w:rsid w:val="009E288B"/>
    <w:rsid w:val="009E361C"/>
    <w:rsid w:val="009E402C"/>
    <w:rsid w:val="009E490C"/>
    <w:rsid w:val="009E50E8"/>
    <w:rsid w:val="009E51A1"/>
    <w:rsid w:val="009E6008"/>
    <w:rsid w:val="009F0300"/>
    <w:rsid w:val="009F0B03"/>
    <w:rsid w:val="009F1890"/>
    <w:rsid w:val="009F1AA9"/>
    <w:rsid w:val="009F1E35"/>
    <w:rsid w:val="009F29A5"/>
    <w:rsid w:val="009F5D8A"/>
    <w:rsid w:val="009F5E6D"/>
    <w:rsid w:val="009F68F2"/>
    <w:rsid w:val="009F6E32"/>
    <w:rsid w:val="009F78DF"/>
    <w:rsid w:val="00A025ED"/>
    <w:rsid w:val="00A03831"/>
    <w:rsid w:val="00A04F68"/>
    <w:rsid w:val="00A0545B"/>
    <w:rsid w:val="00A073B6"/>
    <w:rsid w:val="00A076F1"/>
    <w:rsid w:val="00A100BC"/>
    <w:rsid w:val="00A1156A"/>
    <w:rsid w:val="00A1303A"/>
    <w:rsid w:val="00A13D12"/>
    <w:rsid w:val="00A14245"/>
    <w:rsid w:val="00A14559"/>
    <w:rsid w:val="00A15B42"/>
    <w:rsid w:val="00A15FC8"/>
    <w:rsid w:val="00A16C95"/>
    <w:rsid w:val="00A16F98"/>
    <w:rsid w:val="00A2072F"/>
    <w:rsid w:val="00A21CD5"/>
    <w:rsid w:val="00A220A1"/>
    <w:rsid w:val="00A22BF1"/>
    <w:rsid w:val="00A22F47"/>
    <w:rsid w:val="00A235D8"/>
    <w:rsid w:val="00A23F50"/>
    <w:rsid w:val="00A24A4C"/>
    <w:rsid w:val="00A25644"/>
    <w:rsid w:val="00A26B70"/>
    <w:rsid w:val="00A303B4"/>
    <w:rsid w:val="00A313A5"/>
    <w:rsid w:val="00A32004"/>
    <w:rsid w:val="00A33E5C"/>
    <w:rsid w:val="00A35AEB"/>
    <w:rsid w:val="00A37F5C"/>
    <w:rsid w:val="00A40A0E"/>
    <w:rsid w:val="00A41BB8"/>
    <w:rsid w:val="00A438F1"/>
    <w:rsid w:val="00A443AD"/>
    <w:rsid w:val="00A445E7"/>
    <w:rsid w:val="00A44F12"/>
    <w:rsid w:val="00A46BB7"/>
    <w:rsid w:val="00A50116"/>
    <w:rsid w:val="00A50DB7"/>
    <w:rsid w:val="00A50E4B"/>
    <w:rsid w:val="00A51BDE"/>
    <w:rsid w:val="00A528BA"/>
    <w:rsid w:val="00A55BE7"/>
    <w:rsid w:val="00A56EFE"/>
    <w:rsid w:val="00A60CA7"/>
    <w:rsid w:val="00A616BC"/>
    <w:rsid w:val="00A63DA7"/>
    <w:rsid w:val="00A649CB"/>
    <w:rsid w:val="00A65B55"/>
    <w:rsid w:val="00A679AC"/>
    <w:rsid w:val="00A70944"/>
    <w:rsid w:val="00A71419"/>
    <w:rsid w:val="00A72017"/>
    <w:rsid w:val="00A720E2"/>
    <w:rsid w:val="00A729D3"/>
    <w:rsid w:val="00A75AC1"/>
    <w:rsid w:val="00A767F7"/>
    <w:rsid w:val="00A77355"/>
    <w:rsid w:val="00A77394"/>
    <w:rsid w:val="00A77A77"/>
    <w:rsid w:val="00A77BD4"/>
    <w:rsid w:val="00A8116E"/>
    <w:rsid w:val="00A834A2"/>
    <w:rsid w:val="00A837CD"/>
    <w:rsid w:val="00A83B9D"/>
    <w:rsid w:val="00A857DB"/>
    <w:rsid w:val="00A9055E"/>
    <w:rsid w:val="00A905FF"/>
    <w:rsid w:val="00A90E3A"/>
    <w:rsid w:val="00A95169"/>
    <w:rsid w:val="00A9532D"/>
    <w:rsid w:val="00AA00EF"/>
    <w:rsid w:val="00AA0890"/>
    <w:rsid w:val="00AA0B9F"/>
    <w:rsid w:val="00AA168A"/>
    <w:rsid w:val="00AA3CA5"/>
    <w:rsid w:val="00AA41DF"/>
    <w:rsid w:val="00AA54DB"/>
    <w:rsid w:val="00AA564B"/>
    <w:rsid w:val="00AA6414"/>
    <w:rsid w:val="00AB1FBA"/>
    <w:rsid w:val="00AB2804"/>
    <w:rsid w:val="00AB2A88"/>
    <w:rsid w:val="00AB3A3F"/>
    <w:rsid w:val="00AB3E57"/>
    <w:rsid w:val="00AB4CA9"/>
    <w:rsid w:val="00AB4D89"/>
    <w:rsid w:val="00AB4FA7"/>
    <w:rsid w:val="00AB58CE"/>
    <w:rsid w:val="00AB6887"/>
    <w:rsid w:val="00AC02E6"/>
    <w:rsid w:val="00AC07CF"/>
    <w:rsid w:val="00AC174C"/>
    <w:rsid w:val="00AC1DD4"/>
    <w:rsid w:val="00AC2082"/>
    <w:rsid w:val="00AC488E"/>
    <w:rsid w:val="00AD0570"/>
    <w:rsid w:val="00AD0AC7"/>
    <w:rsid w:val="00AD1295"/>
    <w:rsid w:val="00AD2C73"/>
    <w:rsid w:val="00AD45C5"/>
    <w:rsid w:val="00AD52F6"/>
    <w:rsid w:val="00AD5763"/>
    <w:rsid w:val="00AD75A8"/>
    <w:rsid w:val="00AE049E"/>
    <w:rsid w:val="00AE062D"/>
    <w:rsid w:val="00AE181E"/>
    <w:rsid w:val="00AE373C"/>
    <w:rsid w:val="00AE4031"/>
    <w:rsid w:val="00AE4E48"/>
    <w:rsid w:val="00AE4F20"/>
    <w:rsid w:val="00AE5182"/>
    <w:rsid w:val="00AE7DBA"/>
    <w:rsid w:val="00AF1875"/>
    <w:rsid w:val="00AF2270"/>
    <w:rsid w:val="00AF2717"/>
    <w:rsid w:val="00AF28E0"/>
    <w:rsid w:val="00AF458B"/>
    <w:rsid w:val="00AF4913"/>
    <w:rsid w:val="00AF635C"/>
    <w:rsid w:val="00AF7365"/>
    <w:rsid w:val="00B003C7"/>
    <w:rsid w:val="00B00740"/>
    <w:rsid w:val="00B00F21"/>
    <w:rsid w:val="00B0174F"/>
    <w:rsid w:val="00B0287C"/>
    <w:rsid w:val="00B03260"/>
    <w:rsid w:val="00B03F3F"/>
    <w:rsid w:val="00B04E49"/>
    <w:rsid w:val="00B06507"/>
    <w:rsid w:val="00B06C3A"/>
    <w:rsid w:val="00B07A6F"/>
    <w:rsid w:val="00B07CDB"/>
    <w:rsid w:val="00B10712"/>
    <w:rsid w:val="00B11828"/>
    <w:rsid w:val="00B11A55"/>
    <w:rsid w:val="00B1327B"/>
    <w:rsid w:val="00B1424C"/>
    <w:rsid w:val="00B1544A"/>
    <w:rsid w:val="00B16544"/>
    <w:rsid w:val="00B16645"/>
    <w:rsid w:val="00B16E31"/>
    <w:rsid w:val="00B17CAE"/>
    <w:rsid w:val="00B17EFA"/>
    <w:rsid w:val="00B22F5E"/>
    <w:rsid w:val="00B23510"/>
    <w:rsid w:val="00B24C55"/>
    <w:rsid w:val="00B274FD"/>
    <w:rsid w:val="00B27A77"/>
    <w:rsid w:val="00B27C79"/>
    <w:rsid w:val="00B27FEE"/>
    <w:rsid w:val="00B303A7"/>
    <w:rsid w:val="00B30926"/>
    <w:rsid w:val="00B34995"/>
    <w:rsid w:val="00B350F8"/>
    <w:rsid w:val="00B35BCB"/>
    <w:rsid w:val="00B362D7"/>
    <w:rsid w:val="00B40272"/>
    <w:rsid w:val="00B40341"/>
    <w:rsid w:val="00B41546"/>
    <w:rsid w:val="00B417D4"/>
    <w:rsid w:val="00B4189A"/>
    <w:rsid w:val="00B4245B"/>
    <w:rsid w:val="00B4317E"/>
    <w:rsid w:val="00B43B37"/>
    <w:rsid w:val="00B43EA8"/>
    <w:rsid w:val="00B44652"/>
    <w:rsid w:val="00B4644F"/>
    <w:rsid w:val="00B46C34"/>
    <w:rsid w:val="00B520E8"/>
    <w:rsid w:val="00B52B30"/>
    <w:rsid w:val="00B52D91"/>
    <w:rsid w:val="00B53149"/>
    <w:rsid w:val="00B53A85"/>
    <w:rsid w:val="00B54EDD"/>
    <w:rsid w:val="00B561EA"/>
    <w:rsid w:val="00B566C3"/>
    <w:rsid w:val="00B5675D"/>
    <w:rsid w:val="00B56DC4"/>
    <w:rsid w:val="00B60E76"/>
    <w:rsid w:val="00B614FB"/>
    <w:rsid w:val="00B61E81"/>
    <w:rsid w:val="00B6218A"/>
    <w:rsid w:val="00B62684"/>
    <w:rsid w:val="00B62B5E"/>
    <w:rsid w:val="00B64E40"/>
    <w:rsid w:val="00B65918"/>
    <w:rsid w:val="00B67671"/>
    <w:rsid w:val="00B67BB0"/>
    <w:rsid w:val="00B72F46"/>
    <w:rsid w:val="00B73EA5"/>
    <w:rsid w:val="00B74A22"/>
    <w:rsid w:val="00B77FCF"/>
    <w:rsid w:val="00B8111C"/>
    <w:rsid w:val="00B815FF"/>
    <w:rsid w:val="00B82719"/>
    <w:rsid w:val="00B82748"/>
    <w:rsid w:val="00B834E2"/>
    <w:rsid w:val="00B84EEF"/>
    <w:rsid w:val="00B8591D"/>
    <w:rsid w:val="00B86910"/>
    <w:rsid w:val="00B90467"/>
    <w:rsid w:val="00B917C8"/>
    <w:rsid w:val="00B91A35"/>
    <w:rsid w:val="00B91B45"/>
    <w:rsid w:val="00B91C24"/>
    <w:rsid w:val="00B9373C"/>
    <w:rsid w:val="00B94D25"/>
    <w:rsid w:val="00B9623A"/>
    <w:rsid w:val="00B96D87"/>
    <w:rsid w:val="00BA7A0A"/>
    <w:rsid w:val="00BB02E4"/>
    <w:rsid w:val="00BB0FD7"/>
    <w:rsid w:val="00BB7C15"/>
    <w:rsid w:val="00BB7E4C"/>
    <w:rsid w:val="00BC119C"/>
    <w:rsid w:val="00BC2A1A"/>
    <w:rsid w:val="00BC4226"/>
    <w:rsid w:val="00BC6F19"/>
    <w:rsid w:val="00BD06D8"/>
    <w:rsid w:val="00BD0ECD"/>
    <w:rsid w:val="00BD3500"/>
    <w:rsid w:val="00BD380D"/>
    <w:rsid w:val="00BD3892"/>
    <w:rsid w:val="00BD4FEC"/>
    <w:rsid w:val="00BD6121"/>
    <w:rsid w:val="00BD69F5"/>
    <w:rsid w:val="00BE093A"/>
    <w:rsid w:val="00BE0DD3"/>
    <w:rsid w:val="00BE49DA"/>
    <w:rsid w:val="00BE4EC5"/>
    <w:rsid w:val="00BE53B7"/>
    <w:rsid w:val="00BE59CB"/>
    <w:rsid w:val="00BE6039"/>
    <w:rsid w:val="00BE6203"/>
    <w:rsid w:val="00BE6536"/>
    <w:rsid w:val="00BF0327"/>
    <w:rsid w:val="00BF132A"/>
    <w:rsid w:val="00BF14AE"/>
    <w:rsid w:val="00BF222D"/>
    <w:rsid w:val="00BF33B8"/>
    <w:rsid w:val="00BF3A89"/>
    <w:rsid w:val="00BF4FB7"/>
    <w:rsid w:val="00BF5AD8"/>
    <w:rsid w:val="00BF5E1D"/>
    <w:rsid w:val="00BF6D53"/>
    <w:rsid w:val="00BF7179"/>
    <w:rsid w:val="00BF7FA1"/>
    <w:rsid w:val="00C022FC"/>
    <w:rsid w:val="00C028AA"/>
    <w:rsid w:val="00C028BF"/>
    <w:rsid w:val="00C0421D"/>
    <w:rsid w:val="00C044D0"/>
    <w:rsid w:val="00C04C22"/>
    <w:rsid w:val="00C050D7"/>
    <w:rsid w:val="00C0694A"/>
    <w:rsid w:val="00C11643"/>
    <w:rsid w:val="00C116AB"/>
    <w:rsid w:val="00C11749"/>
    <w:rsid w:val="00C11B78"/>
    <w:rsid w:val="00C1213E"/>
    <w:rsid w:val="00C12722"/>
    <w:rsid w:val="00C13128"/>
    <w:rsid w:val="00C14891"/>
    <w:rsid w:val="00C171D8"/>
    <w:rsid w:val="00C17679"/>
    <w:rsid w:val="00C17C15"/>
    <w:rsid w:val="00C17F5C"/>
    <w:rsid w:val="00C21424"/>
    <w:rsid w:val="00C240B4"/>
    <w:rsid w:val="00C2505F"/>
    <w:rsid w:val="00C2617A"/>
    <w:rsid w:val="00C27622"/>
    <w:rsid w:val="00C2778F"/>
    <w:rsid w:val="00C277A8"/>
    <w:rsid w:val="00C277EA"/>
    <w:rsid w:val="00C27800"/>
    <w:rsid w:val="00C27E3A"/>
    <w:rsid w:val="00C30B09"/>
    <w:rsid w:val="00C31944"/>
    <w:rsid w:val="00C330E3"/>
    <w:rsid w:val="00C33784"/>
    <w:rsid w:val="00C34BB1"/>
    <w:rsid w:val="00C37393"/>
    <w:rsid w:val="00C409C1"/>
    <w:rsid w:val="00C40B51"/>
    <w:rsid w:val="00C40E68"/>
    <w:rsid w:val="00C40EE8"/>
    <w:rsid w:val="00C41D19"/>
    <w:rsid w:val="00C4256E"/>
    <w:rsid w:val="00C426B1"/>
    <w:rsid w:val="00C4270A"/>
    <w:rsid w:val="00C45993"/>
    <w:rsid w:val="00C46280"/>
    <w:rsid w:val="00C479B0"/>
    <w:rsid w:val="00C520E4"/>
    <w:rsid w:val="00C53E09"/>
    <w:rsid w:val="00C53F0B"/>
    <w:rsid w:val="00C5457E"/>
    <w:rsid w:val="00C55222"/>
    <w:rsid w:val="00C5570A"/>
    <w:rsid w:val="00C55A5D"/>
    <w:rsid w:val="00C55BB5"/>
    <w:rsid w:val="00C560E0"/>
    <w:rsid w:val="00C56542"/>
    <w:rsid w:val="00C56964"/>
    <w:rsid w:val="00C576FF"/>
    <w:rsid w:val="00C61A6B"/>
    <w:rsid w:val="00C64FF7"/>
    <w:rsid w:val="00C651F4"/>
    <w:rsid w:val="00C65F22"/>
    <w:rsid w:val="00C6606C"/>
    <w:rsid w:val="00C700C7"/>
    <w:rsid w:val="00C700EA"/>
    <w:rsid w:val="00C70F75"/>
    <w:rsid w:val="00C757A0"/>
    <w:rsid w:val="00C7661B"/>
    <w:rsid w:val="00C77238"/>
    <w:rsid w:val="00C778A2"/>
    <w:rsid w:val="00C828F6"/>
    <w:rsid w:val="00C82C3C"/>
    <w:rsid w:val="00C82FC1"/>
    <w:rsid w:val="00C8377A"/>
    <w:rsid w:val="00C85DA0"/>
    <w:rsid w:val="00C87747"/>
    <w:rsid w:val="00C87B6A"/>
    <w:rsid w:val="00C87D44"/>
    <w:rsid w:val="00C9033A"/>
    <w:rsid w:val="00C91C53"/>
    <w:rsid w:val="00C9472F"/>
    <w:rsid w:val="00C94EBC"/>
    <w:rsid w:val="00C954DB"/>
    <w:rsid w:val="00C97279"/>
    <w:rsid w:val="00CA03C3"/>
    <w:rsid w:val="00CA1E81"/>
    <w:rsid w:val="00CA2D51"/>
    <w:rsid w:val="00CA2D55"/>
    <w:rsid w:val="00CA48E9"/>
    <w:rsid w:val="00CA52C0"/>
    <w:rsid w:val="00CA5BFA"/>
    <w:rsid w:val="00CA78EC"/>
    <w:rsid w:val="00CB133C"/>
    <w:rsid w:val="00CB15E0"/>
    <w:rsid w:val="00CB267E"/>
    <w:rsid w:val="00CB7C57"/>
    <w:rsid w:val="00CC21D8"/>
    <w:rsid w:val="00CC2377"/>
    <w:rsid w:val="00CC240E"/>
    <w:rsid w:val="00CC4BA6"/>
    <w:rsid w:val="00CC4ED3"/>
    <w:rsid w:val="00CC628D"/>
    <w:rsid w:val="00CC62AB"/>
    <w:rsid w:val="00CC7936"/>
    <w:rsid w:val="00CD03F1"/>
    <w:rsid w:val="00CD1DC6"/>
    <w:rsid w:val="00CD2254"/>
    <w:rsid w:val="00CD26BB"/>
    <w:rsid w:val="00CD3EA6"/>
    <w:rsid w:val="00CD479F"/>
    <w:rsid w:val="00CE3A12"/>
    <w:rsid w:val="00CE4A1D"/>
    <w:rsid w:val="00CE4FB8"/>
    <w:rsid w:val="00CE53F2"/>
    <w:rsid w:val="00CE5705"/>
    <w:rsid w:val="00CE5DA5"/>
    <w:rsid w:val="00CF43DC"/>
    <w:rsid w:val="00CF44FC"/>
    <w:rsid w:val="00CF64E2"/>
    <w:rsid w:val="00D0002E"/>
    <w:rsid w:val="00D025B8"/>
    <w:rsid w:val="00D02E61"/>
    <w:rsid w:val="00D103E8"/>
    <w:rsid w:val="00D10DE4"/>
    <w:rsid w:val="00D12A77"/>
    <w:rsid w:val="00D12C60"/>
    <w:rsid w:val="00D12C7C"/>
    <w:rsid w:val="00D15237"/>
    <w:rsid w:val="00D15776"/>
    <w:rsid w:val="00D16C49"/>
    <w:rsid w:val="00D1784D"/>
    <w:rsid w:val="00D178A2"/>
    <w:rsid w:val="00D20838"/>
    <w:rsid w:val="00D21CB5"/>
    <w:rsid w:val="00D24852"/>
    <w:rsid w:val="00D30CB6"/>
    <w:rsid w:val="00D3144F"/>
    <w:rsid w:val="00D31862"/>
    <w:rsid w:val="00D32D01"/>
    <w:rsid w:val="00D335A9"/>
    <w:rsid w:val="00D33BAA"/>
    <w:rsid w:val="00D34DA0"/>
    <w:rsid w:val="00D36395"/>
    <w:rsid w:val="00D36C5F"/>
    <w:rsid w:val="00D37FC3"/>
    <w:rsid w:val="00D40DEF"/>
    <w:rsid w:val="00D4232C"/>
    <w:rsid w:val="00D44411"/>
    <w:rsid w:val="00D44E39"/>
    <w:rsid w:val="00D45B35"/>
    <w:rsid w:val="00D467BA"/>
    <w:rsid w:val="00D5146B"/>
    <w:rsid w:val="00D55863"/>
    <w:rsid w:val="00D55A0E"/>
    <w:rsid w:val="00D57199"/>
    <w:rsid w:val="00D57C1C"/>
    <w:rsid w:val="00D57DB5"/>
    <w:rsid w:val="00D60AC2"/>
    <w:rsid w:val="00D60AD8"/>
    <w:rsid w:val="00D62509"/>
    <w:rsid w:val="00D63223"/>
    <w:rsid w:val="00D63C6D"/>
    <w:rsid w:val="00D66940"/>
    <w:rsid w:val="00D70D44"/>
    <w:rsid w:val="00D7177D"/>
    <w:rsid w:val="00D72180"/>
    <w:rsid w:val="00D72B7C"/>
    <w:rsid w:val="00D7352E"/>
    <w:rsid w:val="00D73DFA"/>
    <w:rsid w:val="00D74412"/>
    <w:rsid w:val="00D74FFB"/>
    <w:rsid w:val="00D75A95"/>
    <w:rsid w:val="00D76119"/>
    <w:rsid w:val="00D76CC8"/>
    <w:rsid w:val="00D7747A"/>
    <w:rsid w:val="00D77A70"/>
    <w:rsid w:val="00D8052C"/>
    <w:rsid w:val="00D80D5C"/>
    <w:rsid w:val="00D825F3"/>
    <w:rsid w:val="00D8319D"/>
    <w:rsid w:val="00D873DD"/>
    <w:rsid w:val="00D87B6B"/>
    <w:rsid w:val="00D90467"/>
    <w:rsid w:val="00D91843"/>
    <w:rsid w:val="00D94719"/>
    <w:rsid w:val="00D949F9"/>
    <w:rsid w:val="00D965FB"/>
    <w:rsid w:val="00D9693B"/>
    <w:rsid w:val="00D96D0F"/>
    <w:rsid w:val="00DA0B59"/>
    <w:rsid w:val="00DA25A6"/>
    <w:rsid w:val="00DA2612"/>
    <w:rsid w:val="00DA564E"/>
    <w:rsid w:val="00DA6257"/>
    <w:rsid w:val="00DB1412"/>
    <w:rsid w:val="00DB1D12"/>
    <w:rsid w:val="00DB20FC"/>
    <w:rsid w:val="00DB2D68"/>
    <w:rsid w:val="00DB3C75"/>
    <w:rsid w:val="00DB4444"/>
    <w:rsid w:val="00DB4524"/>
    <w:rsid w:val="00DB460C"/>
    <w:rsid w:val="00DB4EBF"/>
    <w:rsid w:val="00DB5769"/>
    <w:rsid w:val="00DB6987"/>
    <w:rsid w:val="00DB6C27"/>
    <w:rsid w:val="00DB73DC"/>
    <w:rsid w:val="00DC1E7D"/>
    <w:rsid w:val="00DC1EDD"/>
    <w:rsid w:val="00DC249D"/>
    <w:rsid w:val="00DC2699"/>
    <w:rsid w:val="00DC2CFC"/>
    <w:rsid w:val="00DC46F0"/>
    <w:rsid w:val="00DC591D"/>
    <w:rsid w:val="00DC5CC5"/>
    <w:rsid w:val="00DD63A2"/>
    <w:rsid w:val="00DD6D0D"/>
    <w:rsid w:val="00DE3720"/>
    <w:rsid w:val="00DE448A"/>
    <w:rsid w:val="00DE5327"/>
    <w:rsid w:val="00DE75CD"/>
    <w:rsid w:val="00DF03FD"/>
    <w:rsid w:val="00DF076A"/>
    <w:rsid w:val="00DF154B"/>
    <w:rsid w:val="00DF1D91"/>
    <w:rsid w:val="00DF23BF"/>
    <w:rsid w:val="00DF246C"/>
    <w:rsid w:val="00DF3DC4"/>
    <w:rsid w:val="00DF4725"/>
    <w:rsid w:val="00DF53DB"/>
    <w:rsid w:val="00DF580A"/>
    <w:rsid w:val="00DF7A11"/>
    <w:rsid w:val="00E00E51"/>
    <w:rsid w:val="00E022D1"/>
    <w:rsid w:val="00E02C5F"/>
    <w:rsid w:val="00E03826"/>
    <w:rsid w:val="00E03AC6"/>
    <w:rsid w:val="00E03CCB"/>
    <w:rsid w:val="00E04E95"/>
    <w:rsid w:val="00E0587C"/>
    <w:rsid w:val="00E05953"/>
    <w:rsid w:val="00E06754"/>
    <w:rsid w:val="00E06A5A"/>
    <w:rsid w:val="00E119C9"/>
    <w:rsid w:val="00E11D94"/>
    <w:rsid w:val="00E11EFB"/>
    <w:rsid w:val="00E14252"/>
    <w:rsid w:val="00E15DF3"/>
    <w:rsid w:val="00E2026F"/>
    <w:rsid w:val="00E20C70"/>
    <w:rsid w:val="00E20E6D"/>
    <w:rsid w:val="00E21EB4"/>
    <w:rsid w:val="00E237EF"/>
    <w:rsid w:val="00E239DB"/>
    <w:rsid w:val="00E23A55"/>
    <w:rsid w:val="00E23E3B"/>
    <w:rsid w:val="00E245D3"/>
    <w:rsid w:val="00E251C9"/>
    <w:rsid w:val="00E262AD"/>
    <w:rsid w:val="00E263D4"/>
    <w:rsid w:val="00E273B9"/>
    <w:rsid w:val="00E275EB"/>
    <w:rsid w:val="00E27E76"/>
    <w:rsid w:val="00E314A1"/>
    <w:rsid w:val="00E315C6"/>
    <w:rsid w:val="00E3160E"/>
    <w:rsid w:val="00E33F72"/>
    <w:rsid w:val="00E3743B"/>
    <w:rsid w:val="00E37F79"/>
    <w:rsid w:val="00E41395"/>
    <w:rsid w:val="00E4187E"/>
    <w:rsid w:val="00E424C1"/>
    <w:rsid w:val="00E42F5B"/>
    <w:rsid w:val="00E42F9D"/>
    <w:rsid w:val="00E43064"/>
    <w:rsid w:val="00E47D30"/>
    <w:rsid w:val="00E50B74"/>
    <w:rsid w:val="00E52C94"/>
    <w:rsid w:val="00E53E91"/>
    <w:rsid w:val="00E56DA5"/>
    <w:rsid w:val="00E57469"/>
    <w:rsid w:val="00E61645"/>
    <w:rsid w:val="00E62438"/>
    <w:rsid w:val="00E63843"/>
    <w:rsid w:val="00E64BAA"/>
    <w:rsid w:val="00E64CAF"/>
    <w:rsid w:val="00E65D7F"/>
    <w:rsid w:val="00E67A9E"/>
    <w:rsid w:val="00E707B2"/>
    <w:rsid w:val="00E70941"/>
    <w:rsid w:val="00E71083"/>
    <w:rsid w:val="00E73552"/>
    <w:rsid w:val="00E736E8"/>
    <w:rsid w:val="00E74D86"/>
    <w:rsid w:val="00E75BBC"/>
    <w:rsid w:val="00E80D7E"/>
    <w:rsid w:val="00E812B7"/>
    <w:rsid w:val="00E815F4"/>
    <w:rsid w:val="00E83451"/>
    <w:rsid w:val="00E86935"/>
    <w:rsid w:val="00E86BA0"/>
    <w:rsid w:val="00E86CA8"/>
    <w:rsid w:val="00E875A2"/>
    <w:rsid w:val="00E878D9"/>
    <w:rsid w:val="00E908CE"/>
    <w:rsid w:val="00E90F7D"/>
    <w:rsid w:val="00E92C2C"/>
    <w:rsid w:val="00E93218"/>
    <w:rsid w:val="00E93A24"/>
    <w:rsid w:val="00E9478C"/>
    <w:rsid w:val="00E96395"/>
    <w:rsid w:val="00E96E28"/>
    <w:rsid w:val="00E96E82"/>
    <w:rsid w:val="00E97386"/>
    <w:rsid w:val="00E9782A"/>
    <w:rsid w:val="00EA01EA"/>
    <w:rsid w:val="00EA1004"/>
    <w:rsid w:val="00EA2C4E"/>
    <w:rsid w:val="00EA34F6"/>
    <w:rsid w:val="00EA3BBD"/>
    <w:rsid w:val="00EA6CA6"/>
    <w:rsid w:val="00EA72E3"/>
    <w:rsid w:val="00EA745A"/>
    <w:rsid w:val="00EB20EF"/>
    <w:rsid w:val="00EB375F"/>
    <w:rsid w:val="00EB497B"/>
    <w:rsid w:val="00EB5DF5"/>
    <w:rsid w:val="00EB62A9"/>
    <w:rsid w:val="00EB79B0"/>
    <w:rsid w:val="00EB7A8E"/>
    <w:rsid w:val="00EB7D3D"/>
    <w:rsid w:val="00EC0FDD"/>
    <w:rsid w:val="00EC18D6"/>
    <w:rsid w:val="00EC3E93"/>
    <w:rsid w:val="00EC5D55"/>
    <w:rsid w:val="00EC6F77"/>
    <w:rsid w:val="00EC7554"/>
    <w:rsid w:val="00EC76A7"/>
    <w:rsid w:val="00ED082B"/>
    <w:rsid w:val="00ED1B73"/>
    <w:rsid w:val="00ED2D34"/>
    <w:rsid w:val="00ED2D44"/>
    <w:rsid w:val="00ED788B"/>
    <w:rsid w:val="00EE0A09"/>
    <w:rsid w:val="00EE0A9B"/>
    <w:rsid w:val="00EE22ED"/>
    <w:rsid w:val="00EE33E5"/>
    <w:rsid w:val="00EE423C"/>
    <w:rsid w:val="00EE7487"/>
    <w:rsid w:val="00EE7F97"/>
    <w:rsid w:val="00EF1C91"/>
    <w:rsid w:val="00EF214D"/>
    <w:rsid w:val="00EF4D74"/>
    <w:rsid w:val="00EF4F82"/>
    <w:rsid w:val="00EF6111"/>
    <w:rsid w:val="00EF678E"/>
    <w:rsid w:val="00EF7684"/>
    <w:rsid w:val="00F0163E"/>
    <w:rsid w:val="00F01C40"/>
    <w:rsid w:val="00F04304"/>
    <w:rsid w:val="00F04534"/>
    <w:rsid w:val="00F04629"/>
    <w:rsid w:val="00F07A49"/>
    <w:rsid w:val="00F07D97"/>
    <w:rsid w:val="00F103C7"/>
    <w:rsid w:val="00F104E6"/>
    <w:rsid w:val="00F125AF"/>
    <w:rsid w:val="00F13628"/>
    <w:rsid w:val="00F138AA"/>
    <w:rsid w:val="00F14091"/>
    <w:rsid w:val="00F160D6"/>
    <w:rsid w:val="00F16646"/>
    <w:rsid w:val="00F202ED"/>
    <w:rsid w:val="00F218DA"/>
    <w:rsid w:val="00F2278E"/>
    <w:rsid w:val="00F229FB"/>
    <w:rsid w:val="00F23EAD"/>
    <w:rsid w:val="00F253EA"/>
    <w:rsid w:val="00F25AB3"/>
    <w:rsid w:val="00F26C2E"/>
    <w:rsid w:val="00F277A3"/>
    <w:rsid w:val="00F3033D"/>
    <w:rsid w:val="00F30676"/>
    <w:rsid w:val="00F30A20"/>
    <w:rsid w:val="00F315C8"/>
    <w:rsid w:val="00F31919"/>
    <w:rsid w:val="00F33728"/>
    <w:rsid w:val="00F3466B"/>
    <w:rsid w:val="00F352BF"/>
    <w:rsid w:val="00F375F6"/>
    <w:rsid w:val="00F40060"/>
    <w:rsid w:val="00F42678"/>
    <w:rsid w:val="00F44969"/>
    <w:rsid w:val="00F44B12"/>
    <w:rsid w:val="00F46C6D"/>
    <w:rsid w:val="00F50131"/>
    <w:rsid w:val="00F502D0"/>
    <w:rsid w:val="00F5067E"/>
    <w:rsid w:val="00F50A4B"/>
    <w:rsid w:val="00F51711"/>
    <w:rsid w:val="00F521CD"/>
    <w:rsid w:val="00F529E2"/>
    <w:rsid w:val="00F538F2"/>
    <w:rsid w:val="00F5448F"/>
    <w:rsid w:val="00F54EAA"/>
    <w:rsid w:val="00F61012"/>
    <w:rsid w:val="00F63B4A"/>
    <w:rsid w:val="00F645DA"/>
    <w:rsid w:val="00F65EE9"/>
    <w:rsid w:val="00F66EB8"/>
    <w:rsid w:val="00F676E3"/>
    <w:rsid w:val="00F708C8"/>
    <w:rsid w:val="00F70916"/>
    <w:rsid w:val="00F70DA9"/>
    <w:rsid w:val="00F71D02"/>
    <w:rsid w:val="00F738BC"/>
    <w:rsid w:val="00F74490"/>
    <w:rsid w:val="00F75BC7"/>
    <w:rsid w:val="00F76757"/>
    <w:rsid w:val="00F77ACF"/>
    <w:rsid w:val="00F80A7B"/>
    <w:rsid w:val="00F81334"/>
    <w:rsid w:val="00F82595"/>
    <w:rsid w:val="00F82A07"/>
    <w:rsid w:val="00F82C1D"/>
    <w:rsid w:val="00F82EB2"/>
    <w:rsid w:val="00F86C07"/>
    <w:rsid w:val="00F91040"/>
    <w:rsid w:val="00F919FB"/>
    <w:rsid w:val="00F91AA8"/>
    <w:rsid w:val="00F922C3"/>
    <w:rsid w:val="00F92D25"/>
    <w:rsid w:val="00F93863"/>
    <w:rsid w:val="00F93C67"/>
    <w:rsid w:val="00F94063"/>
    <w:rsid w:val="00F946EC"/>
    <w:rsid w:val="00F94F28"/>
    <w:rsid w:val="00F955FB"/>
    <w:rsid w:val="00F96D86"/>
    <w:rsid w:val="00F96E2F"/>
    <w:rsid w:val="00F978C8"/>
    <w:rsid w:val="00F97AC5"/>
    <w:rsid w:val="00FA0991"/>
    <w:rsid w:val="00FA1B5B"/>
    <w:rsid w:val="00FA1DC2"/>
    <w:rsid w:val="00FA35CE"/>
    <w:rsid w:val="00FA3AA1"/>
    <w:rsid w:val="00FA3BA8"/>
    <w:rsid w:val="00FA454D"/>
    <w:rsid w:val="00FB079C"/>
    <w:rsid w:val="00FB0B61"/>
    <w:rsid w:val="00FB10EE"/>
    <w:rsid w:val="00FB1765"/>
    <w:rsid w:val="00FB3D0D"/>
    <w:rsid w:val="00FB4C98"/>
    <w:rsid w:val="00FB55F0"/>
    <w:rsid w:val="00FB5BF5"/>
    <w:rsid w:val="00FB5C26"/>
    <w:rsid w:val="00FB724B"/>
    <w:rsid w:val="00FC0B0C"/>
    <w:rsid w:val="00FC0DCB"/>
    <w:rsid w:val="00FC2884"/>
    <w:rsid w:val="00FC2C60"/>
    <w:rsid w:val="00FC2CF3"/>
    <w:rsid w:val="00FC55DC"/>
    <w:rsid w:val="00FC6A65"/>
    <w:rsid w:val="00FC71E3"/>
    <w:rsid w:val="00FD1CD3"/>
    <w:rsid w:val="00FD1EBA"/>
    <w:rsid w:val="00FD20B7"/>
    <w:rsid w:val="00FD22C9"/>
    <w:rsid w:val="00FD66D6"/>
    <w:rsid w:val="00FD7872"/>
    <w:rsid w:val="00FE01FF"/>
    <w:rsid w:val="00FE3528"/>
    <w:rsid w:val="00FE3F18"/>
    <w:rsid w:val="00FE3F58"/>
    <w:rsid w:val="00FE4275"/>
    <w:rsid w:val="00FE4723"/>
    <w:rsid w:val="00FE4B8E"/>
    <w:rsid w:val="00FE60FA"/>
    <w:rsid w:val="00FE67CC"/>
    <w:rsid w:val="00FF0F16"/>
    <w:rsid w:val="00FF414A"/>
    <w:rsid w:val="00FF4C28"/>
    <w:rsid w:val="00FF6DAF"/>
    <w:rsid w:val="00FF7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985233B6-793D-49ED-B9F2-B7017170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paragraph" w:styleId="Heading3">
    <w:name w:val="heading 3"/>
    <w:basedOn w:val="Heading2"/>
    <w:next w:val="Normal"/>
    <w:link w:val="Heading3Char"/>
    <w:uiPriority w:val="9"/>
    <w:unhideWhenUsed/>
    <w:qFormat/>
    <w:rsid w:val="009176CC"/>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 w:type="character" w:styleId="LineNumber">
    <w:name w:val="line number"/>
    <w:basedOn w:val="DefaultParagraphFont"/>
    <w:uiPriority w:val="99"/>
    <w:semiHidden/>
    <w:unhideWhenUsed/>
    <w:rsid w:val="007D19A2"/>
  </w:style>
  <w:style w:type="character" w:customStyle="1" w:styleId="Heading3Char">
    <w:name w:val="Heading 3 Char"/>
    <w:basedOn w:val="DefaultParagraphFont"/>
    <w:link w:val="Heading3"/>
    <w:uiPriority w:val="9"/>
    <w:rsid w:val="009176CC"/>
    <w:rPr>
      <w:rFonts w:ascii="Times New Roman" w:eastAsiaTheme="majorEastAsia" w:hAnsi="Times New Roman" w:cs="Times New Roman"/>
      <w:i/>
      <w:sz w:val="24"/>
      <w:szCs w:val="24"/>
    </w:rPr>
  </w:style>
  <w:style w:type="character" w:customStyle="1" w:styleId="nlmarticle-title">
    <w:name w:val="nlm_article-title"/>
    <w:basedOn w:val="DefaultParagraphFont"/>
    <w:rsid w:val="002C350B"/>
  </w:style>
  <w:style w:type="character" w:customStyle="1" w:styleId="contribdegrees">
    <w:name w:val="contribdegrees"/>
    <w:basedOn w:val="DefaultParagraphFont"/>
    <w:rsid w:val="002C350B"/>
  </w:style>
  <w:style w:type="character" w:styleId="FollowedHyperlink">
    <w:name w:val="FollowedHyperlink"/>
    <w:basedOn w:val="DefaultParagraphFont"/>
    <w:uiPriority w:val="99"/>
    <w:semiHidden/>
    <w:unhideWhenUsed/>
    <w:rsid w:val="003A7C48"/>
    <w:rPr>
      <w:color w:val="954F72" w:themeColor="followedHyperlink"/>
      <w:u w:val="single"/>
    </w:rPr>
  </w:style>
  <w:style w:type="paragraph" w:styleId="NoSpacing">
    <w:name w:val="No Spacing"/>
    <w:uiPriority w:val="1"/>
    <w:qFormat/>
    <w:rsid w:val="005D7596"/>
    <w:pPr>
      <w:spacing w:after="0" w:line="240" w:lineRule="auto"/>
    </w:pPr>
    <w:rPr>
      <w:rFonts w:ascii="Times New Roman" w:hAnsi="Times New Roman" w:cs="Times New Roman"/>
      <w:sz w:val="24"/>
      <w:szCs w:val="24"/>
    </w:rPr>
  </w:style>
  <w:style w:type="character" w:customStyle="1" w:styleId="UnresolvedMention2">
    <w:name w:val="Unresolved Mention2"/>
    <w:basedOn w:val="DefaultParagraphFont"/>
    <w:uiPriority w:val="99"/>
    <w:semiHidden/>
    <w:unhideWhenUsed/>
    <w:rsid w:val="00A77355"/>
    <w:rPr>
      <w:color w:val="605E5C"/>
      <w:shd w:val="clear" w:color="auto" w:fill="E1DFDD"/>
    </w:rPr>
  </w:style>
  <w:style w:type="character" w:customStyle="1" w:styleId="UnresolvedMention3">
    <w:name w:val="Unresolved Mention3"/>
    <w:basedOn w:val="DefaultParagraphFont"/>
    <w:uiPriority w:val="99"/>
    <w:semiHidden/>
    <w:unhideWhenUsed/>
    <w:rsid w:val="00D873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4816">
      <w:bodyDiv w:val="1"/>
      <w:marLeft w:val="0"/>
      <w:marRight w:val="0"/>
      <w:marTop w:val="0"/>
      <w:marBottom w:val="0"/>
      <w:divBdr>
        <w:top w:val="none" w:sz="0" w:space="0" w:color="auto"/>
        <w:left w:val="none" w:sz="0" w:space="0" w:color="auto"/>
        <w:bottom w:val="none" w:sz="0" w:space="0" w:color="auto"/>
        <w:right w:val="none" w:sz="0" w:space="0" w:color="auto"/>
      </w:divBdr>
    </w:div>
    <w:div w:id="28576747">
      <w:bodyDiv w:val="1"/>
      <w:marLeft w:val="0"/>
      <w:marRight w:val="0"/>
      <w:marTop w:val="0"/>
      <w:marBottom w:val="0"/>
      <w:divBdr>
        <w:top w:val="none" w:sz="0" w:space="0" w:color="auto"/>
        <w:left w:val="none" w:sz="0" w:space="0" w:color="auto"/>
        <w:bottom w:val="none" w:sz="0" w:space="0" w:color="auto"/>
        <w:right w:val="none" w:sz="0" w:space="0" w:color="auto"/>
      </w:divBdr>
    </w:div>
    <w:div w:id="128016412">
      <w:bodyDiv w:val="1"/>
      <w:marLeft w:val="0"/>
      <w:marRight w:val="0"/>
      <w:marTop w:val="0"/>
      <w:marBottom w:val="0"/>
      <w:divBdr>
        <w:top w:val="none" w:sz="0" w:space="0" w:color="auto"/>
        <w:left w:val="none" w:sz="0" w:space="0" w:color="auto"/>
        <w:bottom w:val="none" w:sz="0" w:space="0" w:color="auto"/>
        <w:right w:val="none" w:sz="0" w:space="0" w:color="auto"/>
      </w:divBdr>
    </w:div>
    <w:div w:id="150490093">
      <w:bodyDiv w:val="1"/>
      <w:marLeft w:val="0"/>
      <w:marRight w:val="0"/>
      <w:marTop w:val="0"/>
      <w:marBottom w:val="0"/>
      <w:divBdr>
        <w:top w:val="none" w:sz="0" w:space="0" w:color="auto"/>
        <w:left w:val="none" w:sz="0" w:space="0" w:color="auto"/>
        <w:bottom w:val="none" w:sz="0" w:space="0" w:color="auto"/>
        <w:right w:val="none" w:sz="0" w:space="0" w:color="auto"/>
      </w:divBdr>
    </w:div>
    <w:div w:id="173418174">
      <w:bodyDiv w:val="1"/>
      <w:marLeft w:val="0"/>
      <w:marRight w:val="0"/>
      <w:marTop w:val="0"/>
      <w:marBottom w:val="0"/>
      <w:divBdr>
        <w:top w:val="none" w:sz="0" w:space="0" w:color="auto"/>
        <w:left w:val="none" w:sz="0" w:space="0" w:color="auto"/>
        <w:bottom w:val="none" w:sz="0" w:space="0" w:color="auto"/>
        <w:right w:val="none" w:sz="0" w:space="0" w:color="auto"/>
      </w:divBdr>
    </w:div>
    <w:div w:id="175967848">
      <w:bodyDiv w:val="1"/>
      <w:marLeft w:val="0"/>
      <w:marRight w:val="0"/>
      <w:marTop w:val="0"/>
      <w:marBottom w:val="0"/>
      <w:divBdr>
        <w:top w:val="none" w:sz="0" w:space="0" w:color="auto"/>
        <w:left w:val="none" w:sz="0" w:space="0" w:color="auto"/>
        <w:bottom w:val="none" w:sz="0" w:space="0" w:color="auto"/>
        <w:right w:val="none" w:sz="0" w:space="0" w:color="auto"/>
      </w:divBdr>
    </w:div>
    <w:div w:id="216357863">
      <w:bodyDiv w:val="1"/>
      <w:marLeft w:val="0"/>
      <w:marRight w:val="0"/>
      <w:marTop w:val="0"/>
      <w:marBottom w:val="0"/>
      <w:divBdr>
        <w:top w:val="none" w:sz="0" w:space="0" w:color="auto"/>
        <w:left w:val="none" w:sz="0" w:space="0" w:color="auto"/>
        <w:bottom w:val="none" w:sz="0" w:space="0" w:color="auto"/>
        <w:right w:val="none" w:sz="0" w:space="0" w:color="auto"/>
      </w:divBdr>
    </w:div>
    <w:div w:id="235286740">
      <w:bodyDiv w:val="1"/>
      <w:marLeft w:val="0"/>
      <w:marRight w:val="0"/>
      <w:marTop w:val="0"/>
      <w:marBottom w:val="0"/>
      <w:divBdr>
        <w:top w:val="none" w:sz="0" w:space="0" w:color="auto"/>
        <w:left w:val="none" w:sz="0" w:space="0" w:color="auto"/>
        <w:bottom w:val="none" w:sz="0" w:space="0" w:color="auto"/>
        <w:right w:val="none" w:sz="0" w:space="0" w:color="auto"/>
      </w:divBdr>
    </w:div>
    <w:div w:id="252708208">
      <w:bodyDiv w:val="1"/>
      <w:marLeft w:val="0"/>
      <w:marRight w:val="0"/>
      <w:marTop w:val="0"/>
      <w:marBottom w:val="0"/>
      <w:divBdr>
        <w:top w:val="none" w:sz="0" w:space="0" w:color="auto"/>
        <w:left w:val="none" w:sz="0" w:space="0" w:color="auto"/>
        <w:bottom w:val="none" w:sz="0" w:space="0" w:color="auto"/>
        <w:right w:val="none" w:sz="0" w:space="0" w:color="auto"/>
      </w:divBdr>
    </w:div>
    <w:div w:id="257564310">
      <w:bodyDiv w:val="1"/>
      <w:marLeft w:val="0"/>
      <w:marRight w:val="0"/>
      <w:marTop w:val="0"/>
      <w:marBottom w:val="0"/>
      <w:divBdr>
        <w:top w:val="none" w:sz="0" w:space="0" w:color="auto"/>
        <w:left w:val="none" w:sz="0" w:space="0" w:color="auto"/>
        <w:bottom w:val="none" w:sz="0" w:space="0" w:color="auto"/>
        <w:right w:val="none" w:sz="0" w:space="0" w:color="auto"/>
      </w:divBdr>
    </w:div>
    <w:div w:id="273173440">
      <w:bodyDiv w:val="1"/>
      <w:marLeft w:val="0"/>
      <w:marRight w:val="0"/>
      <w:marTop w:val="0"/>
      <w:marBottom w:val="0"/>
      <w:divBdr>
        <w:top w:val="none" w:sz="0" w:space="0" w:color="auto"/>
        <w:left w:val="none" w:sz="0" w:space="0" w:color="auto"/>
        <w:bottom w:val="none" w:sz="0" w:space="0" w:color="auto"/>
        <w:right w:val="none" w:sz="0" w:space="0" w:color="auto"/>
      </w:divBdr>
    </w:div>
    <w:div w:id="290550688">
      <w:bodyDiv w:val="1"/>
      <w:marLeft w:val="0"/>
      <w:marRight w:val="0"/>
      <w:marTop w:val="0"/>
      <w:marBottom w:val="0"/>
      <w:divBdr>
        <w:top w:val="none" w:sz="0" w:space="0" w:color="auto"/>
        <w:left w:val="none" w:sz="0" w:space="0" w:color="auto"/>
        <w:bottom w:val="none" w:sz="0" w:space="0" w:color="auto"/>
        <w:right w:val="none" w:sz="0" w:space="0" w:color="auto"/>
      </w:divBdr>
    </w:div>
    <w:div w:id="303432507">
      <w:bodyDiv w:val="1"/>
      <w:marLeft w:val="0"/>
      <w:marRight w:val="0"/>
      <w:marTop w:val="0"/>
      <w:marBottom w:val="0"/>
      <w:divBdr>
        <w:top w:val="none" w:sz="0" w:space="0" w:color="auto"/>
        <w:left w:val="none" w:sz="0" w:space="0" w:color="auto"/>
        <w:bottom w:val="none" w:sz="0" w:space="0" w:color="auto"/>
        <w:right w:val="none" w:sz="0" w:space="0" w:color="auto"/>
      </w:divBdr>
    </w:div>
    <w:div w:id="330451076">
      <w:bodyDiv w:val="1"/>
      <w:marLeft w:val="0"/>
      <w:marRight w:val="0"/>
      <w:marTop w:val="0"/>
      <w:marBottom w:val="0"/>
      <w:divBdr>
        <w:top w:val="none" w:sz="0" w:space="0" w:color="auto"/>
        <w:left w:val="none" w:sz="0" w:space="0" w:color="auto"/>
        <w:bottom w:val="none" w:sz="0" w:space="0" w:color="auto"/>
        <w:right w:val="none" w:sz="0" w:space="0" w:color="auto"/>
      </w:divBdr>
    </w:div>
    <w:div w:id="357584733">
      <w:bodyDiv w:val="1"/>
      <w:marLeft w:val="0"/>
      <w:marRight w:val="0"/>
      <w:marTop w:val="0"/>
      <w:marBottom w:val="0"/>
      <w:divBdr>
        <w:top w:val="none" w:sz="0" w:space="0" w:color="auto"/>
        <w:left w:val="none" w:sz="0" w:space="0" w:color="auto"/>
        <w:bottom w:val="none" w:sz="0" w:space="0" w:color="auto"/>
        <w:right w:val="none" w:sz="0" w:space="0" w:color="auto"/>
      </w:divBdr>
    </w:div>
    <w:div w:id="371809534">
      <w:bodyDiv w:val="1"/>
      <w:marLeft w:val="0"/>
      <w:marRight w:val="0"/>
      <w:marTop w:val="0"/>
      <w:marBottom w:val="0"/>
      <w:divBdr>
        <w:top w:val="none" w:sz="0" w:space="0" w:color="auto"/>
        <w:left w:val="none" w:sz="0" w:space="0" w:color="auto"/>
        <w:bottom w:val="none" w:sz="0" w:space="0" w:color="auto"/>
        <w:right w:val="none" w:sz="0" w:space="0" w:color="auto"/>
      </w:divBdr>
      <w:divsChild>
        <w:div w:id="966080968">
          <w:marLeft w:val="0"/>
          <w:marRight w:val="0"/>
          <w:marTop w:val="0"/>
          <w:marBottom w:val="0"/>
          <w:divBdr>
            <w:top w:val="none" w:sz="0" w:space="0" w:color="auto"/>
            <w:left w:val="none" w:sz="0" w:space="0" w:color="auto"/>
            <w:bottom w:val="none" w:sz="0" w:space="0" w:color="auto"/>
            <w:right w:val="none" w:sz="0" w:space="0" w:color="auto"/>
          </w:divBdr>
          <w:divsChild>
            <w:div w:id="148601205">
              <w:marLeft w:val="0"/>
              <w:marRight w:val="0"/>
              <w:marTop w:val="0"/>
              <w:marBottom w:val="0"/>
              <w:divBdr>
                <w:top w:val="none" w:sz="0" w:space="0" w:color="auto"/>
                <w:left w:val="none" w:sz="0" w:space="0" w:color="auto"/>
                <w:bottom w:val="none" w:sz="0" w:space="0" w:color="auto"/>
                <w:right w:val="none" w:sz="0" w:space="0" w:color="auto"/>
              </w:divBdr>
              <w:divsChild>
                <w:div w:id="142894401">
                  <w:marLeft w:val="0"/>
                  <w:marRight w:val="0"/>
                  <w:marTop w:val="0"/>
                  <w:marBottom w:val="0"/>
                  <w:divBdr>
                    <w:top w:val="none" w:sz="0" w:space="0" w:color="auto"/>
                    <w:left w:val="none" w:sz="0" w:space="0" w:color="auto"/>
                    <w:bottom w:val="none" w:sz="0" w:space="0" w:color="auto"/>
                    <w:right w:val="none" w:sz="0" w:space="0" w:color="auto"/>
                  </w:divBdr>
                  <w:divsChild>
                    <w:div w:id="871960611">
                      <w:marLeft w:val="0"/>
                      <w:marRight w:val="0"/>
                      <w:marTop w:val="0"/>
                      <w:marBottom w:val="0"/>
                      <w:divBdr>
                        <w:top w:val="none" w:sz="0" w:space="0" w:color="auto"/>
                        <w:left w:val="none" w:sz="0" w:space="0" w:color="auto"/>
                        <w:bottom w:val="none" w:sz="0" w:space="0" w:color="auto"/>
                        <w:right w:val="none" w:sz="0" w:space="0" w:color="auto"/>
                      </w:divBdr>
                      <w:divsChild>
                        <w:div w:id="516696308">
                          <w:marLeft w:val="0"/>
                          <w:marRight w:val="0"/>
                          <w:marTop w:val="0"/>
                          <w:marBottom w:val="0"/>
                          <w:divBdr>
                            <w:top w:val="none" w:sz="0" w:space="0" w:color="auto"/>
                            <w:left w:val="none" w:sz="0" w:space="0" w:color="auto"/>
                            <w:bottom w:val="none" w:sz="0" w:space="0" w:color="auto"/>
                            <w:right w:val="none" w:sz="0" w:space="0" w:color="auto"/>
                          </w:divBdr>
                          <w:divsChild>
                            <w:div w:id="427047827">
                              <w:marLeft w:val="0"/>
                              <w:marRight w:val="0"/>
                              <w:marTop w:val="0"/>
                              <w:marBottom w:val="0"/>
                              <w:divBdr>
                                <w:top w:val="none" w:sz="0" w:space="0" w:color="auto"/>
                                <w:left w:val="none" w:sz="0" w:space="0" w:color="auto"/>
                                <w:bottom w:val="none" w:sz="0" w:space="0" w:color="auto"/>
                                <w:right w:val="none" w:sz="0" w:space="0" w:color="auto"/>
                              </w:divBdr>
                              <w:divsChild>
                                <w:div w:id="405418969">
                                  <w:marLeft w:val="0"/>
                                  <w:marRight w:val="0"/>
                                  <w:marTop w:val="0"/>
                                  <w:marBottom w:val="0"/>
                                  <w:divBdr>
                                    <w:top w:val="none" w:sz="0" w:space="0" w:color="auto"/>
                                    <w:left w:val="none" w:sz="0" w:space="0" w:color="auto"/>
                                    <w:bottom w:val="none" w:sz="0" w:space="0" w:color="auto"/>
                                    <w:right w:val="none" w:sz="0" w:space="0" w:color="auto"/>
                                  </w:divBdr>
                                  <w:divsChild>
                                    <w:div w:id="177624247">
                                      <w:marLeft w:val="0"/>
                                      <w:marRight w:val="0"/>
                                      <w:marTop w:val="0"/>
                                      <w:marBottom w:val="0"/>
                                      <w:divBdr>
                                        <w:top w:val="none" w:sz="0" w:space="0" w:color="auto"/>
                                        <w:left w:val="none" w:sz="0" w:space="0" w:color="auto"/>
                                        <w:bottom w:val="none" w:sz="0" w:space="0" w:color="auto"/>
                                        <w:right w:val="none" w:sz="0" w:space="0" w:color="auto"/>
                                      </w:divBdr>
                                      <w:divsChild>
                                        <w:div w:id="901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17589">
                              <w:marLeft w:val="0"/>
                              <w:marRight w:val="0"/>
                              <w:marTop w:val="0"/>
                              <w:marBottom w:val="0"/>
                              <w:divBdr>
                                <w:top w:val="none" w:sz="0" w:space="0" w:color="auto"/>
                                <w:left w:val="none" w:sz="0" w:space="0" w:color="auto"/>
                                <w:bottom w:val="none" w:sz="0" w:space="0" w:color="auto"/>
                                <w:right w:val="none" w:sz="0" w:space="0" w:color="auto"/>
                              </w:divBdr>
                              <w:divsChild>
                                <w:div w:id="823085666">
                                  <w:marLeft w:val="0"/>
                                  <w:marRight w:val="0"/>
                                  <w:marTop w:val="0"/>
                                  <w:marBottom w:val="0"/>
                                  <w:divBdr>
                                    <w:top w:val="none" w:sz="0" w:space="0" w:color="auto"/>
                                    <w:left w:val="none" w:sz="0" w:space="0" w:color="auto"/>
                                    <w:bottom w:val="none" w:sz="0" w:space="0" w:color="auto"/>
                                    <w:right w:val="none" w:sz="0" w:space="0" w:color="auto"/>
                                  </w:divBdr>
                                  <w:divsChild>
                                    <w:div w:id="1436559551">
                                      <w:marLeft w:val="0"/>
                                      <w:marRight w:val="0"/>
                                      <w:marTop w:val="0"/>
                                      <w:marBottom w:val="0"/>
                                      <w:divBdr>
                                        <w:top w:val="none" w:sz="0" w:space="0" w:color="auto"/>
                                        <w:left w:val="none" w:sz="0" w:space="0" w:color="auto"/>
                                        <w:bottom w:val="none" w:sz="0" w:space="0" w:color="auto"/>
                                        <w:right w:val="none" w:sz="0" w:space="0" w:color="auto"/>
                                      </w:divBdr>
                                      <w:divsChild>
                                        <w:div w:id="775173876">
                                          <w:marLeft w:val="0"/>
                                          <w:marRight w:val="0"/>
                                          <w:marTop w:val="0"/>
                                          <w:marBottom w:val="0"/>
                                          <w:divBdr>
                                            <w:top w:val="none" w:sz="0" w:space="0" w:color="auto"/>
                                            <w:left w:val="none" w:sz="0" w:space="0" w:color="auto"/>
                                            <w:bottom w:val="none" w:sz="0" w:space="0" w:color="auto"/>
                                            <w:right w:val="none" w:sz="0" w:space="0" w:color="auto"/>
                                          </w:divBdr>
                                          <w:divsChild>
                                            <w:div w:id="7042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9209833">
          <w:marLeft w:val="0"/>
          <w:marRight w:val="0"/>
          <w:marTop w:val="0"/>
          <w:marBottom w:val="0"/>
          <w:divBdr>
            <w:top w:val="none" w:sz="0" w:space="0" w:color="auto"/>
            <w:left w:val="none" w:sz="0" w:space="0" w:color="auto"/>
            <w:bottom w:val="none" w:sz="0" w:space="0" w:color="auto"/>
            <w:right w:val="none" w:sz="0" w:space="0" w:color="auto"/>
          </w:divBdr>
          <w:divsChild>
            <w:div w:id="20682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3148">
      <w:bodyDiv w:val="1"/>
      <w:marLeft w:val="0"/>
      <w:marRight w:val="0"/>
      <w:marTop w:val="0"/>
      <w:marBottom w:val="0"/>
      <w:divBdr>
        <w:top w:val="none" w:sz="0" w:space="0" w:color="auto"/>
        <w:left w:val="none" w:sz="0" w:space="0" w:color="auto"/>
        <w:bottom w:val="none" w:sz="0" w:space="0" w:color="auto"/>
        <w:right w:val="none" w:sz="0" w:space="0" w:color="auto"/>
      </w:divBdr>
    </w:div>
    <w:div w:id="397821167">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634025973">
      <w:bodyDiv w:val="1"/>
      <w:marLeft w:val="0"/>
      <w:marRight w:val="0"/>
      <w:marTop w:val="0"/>
      <w:marBottom w:val="0"/>
      <w:divBdr>
        <w:top w:val="none" w:sz="0" w:space="0" w:color="auto"/>
        <w:left w:val="none" w:sz="0" w:space="0" w:color="auto"/>
        <w:bottom w:val="none" w:sz="0" w:space="0" w:color="auto"/>
        <w:right w:val="none" w:sz="0" w:space="0" w:color="auto"/>
      </w:divBdr>
    </w:div>
    <w:div w:id="694505972">
      <w:bodyDiv w:val="1"/>
      <w:marLeft w:val="0"/>
      <w:marRight w:val="0"/>
      <w:marTop w:val="0"/>
      <w:marBottom w:val="0"/>
      <w:divBdr>
        <w:top w:val="none" w:sz="0" w:space="0" w:color="auto"/>
        <w:left w:val="none" w:sz="0" w:space="0" w:color="auto"/>
        <w:bottom w:val="none" w:sz="0" w:space="0" w:color="auto"/>
        <w:right w:val="none" w:sz="0" w:space="0" w:color="auto"/>
      </w:divBdr>
    </w:div>
    <w:div w:id="727807139">
      <w:bodyDiv w:val="1"/>
      <w:marLeft w:val="0"/>
      <w:marRight w:val="0"/>
      <w:marTop w:val="0"/>
      <w:marBottom w:val="0"/>
      <w:divBdr>
        <w:top w:val="none" w:sz="0" w:space="0" w:color="auto"/>
        <w:left w:val="none" w:sz="0" w:space="0" w:color="auto"/>
        <w:bottom w:val="none" w:sz="0" w:space="0" w:color="auto"/>
        <w:right w:val="none" w:sz="0" w:space="0" w:color="auto"/>
      </w:divBdr>
    </w:div>
    <w:div w:id="738600759">
      <w:bodyDiv w:val="1"/>
      <w:marLeft w:val="0"/>
      <w:marRight w:val="0"/>
      <w:marTop w:val="0"/>
      <w:marBottom w:val="0"/>
      <w:divBdr>
        <w:top w:val="none" w:sz="0" w:space="0" w:color="auto"/>
        <w:left w:val="none" w:sz="0" w:space="0" w:color="auto"/>
        <w:bottom w:val="none" w:sz="0" w:space="0" w:color="auto"/>
        <w:right w:val="none" w:sz="0" w:space="0" w:color="auto"/>
      </w:divBdr>
    </w:div>
    <w:div w:id="768159654">
      <w:bodyDiv w:val="1"/>
      <w:marLeft w:val="0"/>
      <w:marRight w:val="0"/>
      <w:marTop w:val="0"/>
      <w:marBottom w:val="0"/>
      <w:divBdr>
        <w:top w:val="none" w:sz="0" w:space="0" w:color="auto"/>
        <w:left w:val="none" w:sz="0" w:space="0" w:color="auto"/>
        <w:bottom w:val="none" w:sz="0" w:space="0" w:color="auto"/>
        <w:right w:val="none" w:sz="0" w:space="0" w:color="auto"/>
      </w:divBdr>
    </w:div>
    <w:div w:id="819273448">
      <w:bodyDiv w:val="1"/>
      <w:marLeft w:val="0"/>
      <w:marRight w:val="0"/>
      <w:marTop w:val="0"/>
      <w:marBottom w:val="0"/>
      <w:divBdr>
        <w:top w:val="none" w:sz="0" w:space="0" w:color="auto"/>
        <w:left w:val="none" w:sz="0" w:space="0" w:color="auto"/>
        <w:bottom w:val="none" w:sz="0" w:space="0" w:color="auto"/>
        <w:right w:val="none" w:sz="0" w:space="0" w:color="auto"/>
      </w:divBdr>
    </w:div>
    <w:div w:id="860557232">
      <w:bodyDiv w:val="1"/>
      <w:marLeft w:val="0"/>
      <w:marRight w:val="0"/>
      <w:marTop w:val="0"/>
      <w:marBottom w:val="0"/>
      <w:divBdr>
        <w:top w:val="none" w:sz="0" w:space="0" w:color="auto"/>
        <w:left w:val="none" w:sz="0" w:space="0" w:color="auto"/>
        <w:bottom w:val="none" w:sz="0" w:space="0" w:color="auto"/>
        <w:right w:val="none" w:sz="0" w:space="0" w:color="auto"/>
      </w:divBdr>
    </w:div>
    <w:div w:id="905457720">
      <w:bodyDiv w:val="1"/>
      <w:marLeft w:val="0"/>
      <w:marRight w:val="0"/>
      <w:marTop w:val="0"/>
      <w:marBottom w:val="0"/>
      <w:divBdr>
        <w:top w:val="none" w:sz="0" w:space="0" w:color="auto"/>
        <w:left w:val="none" w:sz="0" w:space="0" w:color="auto"/>
        <w:bottom w:val="none" w:sz="0" w:space="0" w:color="auto"/>
        <w:right w:val="none" w:sz="0" w:space="0" w:color="auto"/>
      </w:divBdr>
    </w:div>
    <w:div w:id="1020202727">
      <w:bodyDiv w:val="1"/>
      <w:marLeft w:val="0"/>
      <w:marRight w:val="0"/>
      <w:marTop w:val="0"/>
      <w:marBottom w:val="0"/>
      <w:divBdr>
        <w:top w:val="none" w:sz="0" w:space="0" w:color="auto"/>
        <w:left w:val="none" w:sz="0" w:space="0" w:color="auto"/>
        <w:bottom w:val="none" w:sz="0" w:space="0" w:color="auto"/>
        <w:right w:val="none" w:sz="0" w:space="0" w:color="auto"/>
      </w:divBdr>
    </w:div>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128937599">
      <w:bodyDiv w:val="1"/>
      <w:marLeft w:val="0"/>
      <w:marRight w:val="0"/>
      <w:marTop w:val="0"/>
      <w:marBottom w:val="0"/>
      <w:divBdr>
        <w:top w:val="none" w:sz="0" w:space="0" w:color="auto"/>
        <w:left w:val="none" w:sz="0" w:space="0" w:color="auto"/>
        <w:bottom w:val="none" w:sz="0" w:space="0" w:color="auto"/>
        <w:right w:val="none" w:sz="0" w:space="0" w:color="auto"/>
      </w:divBdr>
    </w:div>
    <w:div w:id="1136412870">
      <w:bodyDiv w:val="1"/>
      <w:marLeft w:val="0"/>
      <w:marRight w:val="0"/>
      <w:marTop w:val="0"/>
      <w:marBottom w:val="0"/>
      <w:divBdr>
        <w:top w:val="none" w:sz="0" w:space="0" w:color="auto"/>
        <w:left w:val="none" w:sz="0" w:space="0" w:color="auto"/>
        <w:bottom w:val="none" w:sz="0" w:space="0" w:color="auto"/>
        <w:right w:val="none" w:sz="0" w:space="0" w:color="auto"/>
      </w:divBdr>
    </w:div>
    <w:div w:id="1193300178">
      <w:bodyDiv w:val="1"/>
      <w:marLeft w:val="0"/>
      <w:marRight w:val="0"/>
      <w:marTop w:val="0"/>
      <w:marBottom w:val="0"/>
      <w:divBdr>
        <w:top w:val="none" w:sz="0" w:space="0" w:color="auto"/>
        <w:left w:val="none" w:sz="0" w:space="0" w:color="auto"/>
        <w:bottom w:val="none" w:sz="0" w:space="0" w:color="auto"/>
        <w:right w:val="none" w:sz="0" w:space="0" w:color="auto"/>
      </w:divBdr>
    </w:div>
    <w:div w:id="1193882979">
      <w:bodyDiv w:val="1"/>
      <w:marLeft w:val="0"/>
      <w:marRight w:val="0"/>
      <w:marTop w:val="0"/>
      <w:marBottom w:val="0"/>
      <w:divBdr>
        <w:top w:val="none" w:sz="0" w:space="0" w:color="auto"/>
        <w:left w:val="none" w:sz="0" w:space="0" w:color="auto"/>
        <w:bottom w:val="none" w:sz="0" w:space="0" w:color="auto"/>
        <w:right w:val="none" w:sz="0" w:space="0" w:color="auto"/>
      </w:divBdr>
    </w:div>
    <w:div w:id="1256547651">
      <w:bodyDiv w:val="1"/>
      <w:marLeft w:val="0"/>
      <w:marRight w:val="0"/>
      <w:marTop w:val="0"/>
      <w:marBottom w:val="0"/>
      <w:divBdr>
        <w:top w:val="none" w:sz="0" w:space="0" w:color="auto"/>
        <w:left w:val="none" w:sz="0" w:space="0" w:color="auto"/>
        <w:bottom w:val="none" w:sz="0" w:space="0" w:color="auto"/>
        <w:right w:val="none" w:sz="0" w:space="0" w:color="auto"/>
      </w:divBdr>
    </w:div>
    <w:div w:id="1287614948">
      <w:bodyDiv w:val="1"/>
      <w:marLeft w:val="0"/>
      <w:marRight w:val="0"/>
      <w:marTop w:val="0"/>
      <w:marBottom w:val="0"/>
      <w:divBdr>
        <w:top w:val="none" w:sz="0" w:space="0" w:color="auto"/>
        <w:left w:val="none" w:sz="0" w:space="0" w:color="auto"/>
        <w:bottom w:val="none" w:sz="0" w:space="0" w:color="auto"/>
        <w:right w:val="none" w:sz="0" w:space="0" w:color="auto"/>
      </w:divBdr>
    </w:div>
    <w:div w:id="1341544222">
      <w:bodyDiv w:val="1"/>
      <w:marLeft w:val="0"/>
      <w:marRight w:val="0"/>
      <w:marTop w:val="0"/>
      <w:marBottom w:val="0"/>
      <w:divBdr>
        <w:top w:val="none" w:sz="0" w:space="0" w:color="auto"/>
        <w:left w:val="none" w:sz="0" w:space="0" w:color="auto"/>
        <w:bottom w:val="none" w:sz="0" w:space="0" w:color="auto"/>
        <w:right w:val="none" w:sz="0" w:space="0" w:color="auto"/>
      </w:divBdr>
    </w:div>
    <w:div w:id="1503858584">
      <w:bodyDiv w:val="1"/>
      <w:marLeft w:val="0"/>
      <w:marRight w:val="0"/>
      <w:marTop w:val="0"/>
      <w:marBottom w:val="0"/>
      <w:divBdr>
        <w:top w:val="none" w:sz="0" w:space="0" w:color="auto"/>
        <w:left w:val="none" w:sz="0" w:space="0" w:color="auto"/>
        <w:bottom w:val="none" w:sz="0" w:space="0" w:color="auto"/>
        <w:right w:val="none" w:sz="0" w:space="0" w:color="auto"/>
      </w:divBdr>
    </w:div>
    <w:div w:id="1510363104">
      <w:bodyDiv w:val="1"/>
      <w:marLeft w:val="0"/>
      <w:marRight w:val="0"/>
      <w:marTop w:val="0"/>
      <w:marBottom w:val="0"/>
      <w:divBdr>
        <w:top w:val="none" w:sz="0" w:space="0" w:color="auto"/>
        <w:left w:val="none" w:sz="0" w:space="0" w:color="auto"/>
        <w:bottom w:val="none" w:sz="0" w:space="0" w:color="auto"/>
        <w:right w:val="none" w:sz="0" w:space="0" w:color="auto"/>
      </w:divBdr>
    </w:div>
    <w:div w:id="1551918470">
      <w:bodyDiv w:val="1"/>
      <w:marLeft w:val="0"/>
      <w:marRight w:val="0"/>
      <w:marTop w:val="0"/>
      <w:marBottom w:val="0"/>
      <w:divBdr>
        <w:top w:val="none" w:sz="0" w:space="0" w:color="auto"/>
        <w:left w:val="none" w:sz="0" w:space="0" w:color="auto"/>
        <w:bottom w:val="none" w:sz="0" w:space="0" w:color="auto"/>
        <w:right w:val="none" w:sz="0" w:space="0" w:color="auto"/>
      </w:divBdr>
    </w:div>
    <w:div w:id="1566066776">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1684087909">
      <w:bodyDiv w:val="1"/>
      <w:marLeft w:val="0"/>
      <w:marRight w:val="0"/>
      <w:marTop w:val="0"/>
      <w:marBottom w:val="0"/>
      <w:divBdr>
        <w:top w:val="none" w:sz="0" w:space="0" w:color="auto"/>
        <w:left w:val="none" w:sz="0" w:space="0" w:color="auto"/>
        <w:bottom w:val="none" w:sz="0" w:space="0" w:color="auto"/>
        <w:right w:val="none" w:sz="0" w:space="0" w:color="auto"/>
      </w:divBdr>
    </w:div>
    <w:div w:id="1735661708">
      <w:bodyDiv w:val="1"/>
      <w:marLeft w:val="0"/>
      <w:marRight w:val="0"/>
      <w:marTop w:val="0"/>
      <w:marBottom w:val="0"/>
      <w:divBdr>
        <w:top w:val="none" w:sz="0" w:space="0" w:color="auto"/>
        <w:left w:val="none" w:sz="0" w:space="0" w:color="auto"/>
        <w:bottom w:val="none" w:sz="0" w:space="0" w:color="auto"/>
        <w:right w:val="none" w:sz="0" w:space="0" w:color="auto"/>
      </w:divBdr>
    </w:div>
    <w:div w:id="2066175667">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 w:id="2128501295">
      <w:bodyDiv w:val="1"/>
      <w:marLeft w:val="0"/>
      <w:marRight w:val="0"/>
      <w:marTop w:val="0"/>
      <w:marBottom w:val="0"/>
      <w:divBdr>
        <w:top w:val="none" w:sz="0" w:space="0" w:color="auto"/>
        <w:left w:val="none" w:sz="0" w:space="0" w:color="auto"/>
        <w:bottom w:val="none" w:sz="0" w:space="0" w:color="auto"/>
        <w:right w:val="none" w:sz="0" w:space="0" w:color="auto"/>
      </w:divBdr>
    </w:div>
    <w:div w:id="2137068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apurm@uw.edu" TargetMode="External"/><Relationship Id="rId13" Type="http://schemas.openxmlformats.org/officeDocument/2006/relationships/footer" Target="footer2.xml"/><Relationship Id="rId18" Type="http://schemas.openxmlformats.org/officeDocument/2006/relationships/image" Target="media/image6.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ata.amerigeoss.org/en_AU/dataset/major-ocean-currents-arrowpolys-30m-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087B4-CE7A-4530-8C0F-C282CACA0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29</Pages>
  <Words>29069</Words>
  <Characters>165696</Characters>
  <Application>Microsoft Office Word</Application>
  <DocSecurity>0</DocSecurity>
  <Lines>1380</Lines>
  <Paragraphs>388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194377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Melissa Haltuch</cp:lastModifiedBy>
  <cp:revision>5</cp:revision>
  <cp:lastPrinted>2019-05-20T17:47:00Z</cp:lastPrinted>
  <dcterms:created xsi:type="dcterms:W3CDTF">2019-10-07T16:08:00Z</dcterms:created>
  <dcterms:modified xsi:type="dcterms:W3CDTF">2019-10-07T16:49:00Z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