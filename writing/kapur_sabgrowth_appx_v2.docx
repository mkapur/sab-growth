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pPr>
        <w:pStyle w:val="Heading1"/>
        <w:spacing w:line="240" w:lineRule="auto"/>
        <w:pPrChange w:id="0" w:author="Maia Kapur" w:date="2019-05-13T09:18:00Z">
          <w:pPr>
            <w:pStyle w:val="Heading1"/>
          </w:pPr>
        </w:pPrChange>
      </w:pPr>
      <w:r>
        <w:t>Appendix</w:t>
      </w:r>
      <w:r w:rsidR="006F0B3F">
        <w:t xml:space="preserve"> A</w:t>
      </w:r>
      <w:r>
        <w:t xml:space="preserve"> – Details of the Individual-Based Model (IBM)</w:t>
      </w:r>
    </w:p>
    <w:p w14:paraId="1C8F02C8" w14:textId="2CFDD503" w:rsidR="001F239F" w:rsidRDefault="001F239F">
      <w:pPr>
        <w:spacing w:line="240" w:lineRule="auto"/>
        <w:jc w:val="both"/>
        <w:pPrChange w:id="1" w:author="Maia Kapur" w:date="2019-05-13T09:18:00Z">
          <w:pPr>
            <w:jc w:val="both"/>
          </w:pPr>
        </w:pPrChange>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pPr>
        <w:spacing w:line="240" w:lineRule="auto"/>
        <w:pPrChange w:id="2" w:author="Maia Kapur" w:date="2019-05-13T09:18:00Z">
          <w:pPr/>
        </w:pPrChange>
      </w:pPr>
    </w:p>
    <w:p w14:paraId="6E62AF20" w14:textId="64F74517" w:rsidR="007C6A64" w:rsidRDefault="00EC667E">
      <w:pPr>
        <w:pStyle w:val="Heading1"/>
        <w:spacing w:line="240" w:lineRule="auto"/>
        <w:pPrChange w:id="3" w:author="Maia Kapur" w:date="2019-05-13T09:18:00Z">
          <w:pPr>
            <w:pStyle w:val="Heading1"/>
          </w:pPr>
        </w:pPrChange>
      </w:pPr>
      <w:r>
        <w:t>A.1 G</w:t>
      </w:r>
      <w:r w:rsidR="001F239F" w:rsidRPr="001F239F">
        <w:t xml:space="preserve">eneration of </w:t>
      </w:r>
      <w:r w:rsidR="001F239F">
        <w:t>age-length data</w:t>
      </w:r>
    </w:p>
    <w:p w14:paraId="0AA713F1" w14:textId="3B75387D" w:rsidR="007C6A64" w:rsidRDefault="007C6A64">
      <w:pPr>
        <w:spacing w:line="240" w:lineRule="auto"/>
        <w:jc w:val="both"/>
        <w:rPr>
          <w:rFonts w:eastAsiaTheme="minorEastAsia"/>
        </w:rPr>
        <w:pPrChange w:id="4" w:author="Maia Kapur" w:date="2019-05-13T09:18:00Z">
          <w:pPr>
            <w:jc w:val="both"/>
          </w:pPr>
        </w:pPrChange>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ins w:id="5" w:author="Punt, Andre (O&amp;A, Hobart)" w:date="2019-04-22T06:15:00Z">
        <w:r w:rsidR="0085512E">
          <w:rPr>
            <w:rFonts w:eastAsiaTheme="minorEastAsia"/>
          </w:rPr>
          <w:t xml:space="preserve"> Section </w:t>
        </w:r>
      </w:ins>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p>
    <w:p w14:paraId="348737BA" w14:textId="21E6E4DD" w:rsidR="007C6A64" w:rsidRPr="007C6A64" w:rsidRDefault="007C6A64">
      <w:pPr>
        <w:spacing w:line="240" w:lineRule="auto"/>
        <w:pPrChange w:id="6" w:author="Maia Kapur" w:date="2019-05-13T09:18:00Z">
          <w:pPr/>
        </w:pPrChange>
      </w:pPr>
    </w:p>
    <w:p w14:paraId="0E62BF6F" w14:textId="2DF30F95" w:rsidR="007C6A64" w:rsidRPr="007C6A64" w:rsidRDefault="00EC667E">
      <w:pPr>
        <w:pStyle w:val="Heading2"/>
        <w:numPr>
          <w:ilvl w:val="0"/>
          <w:numId w:val="0"/>
        </w:numPr>
        <w:spacing w:line="240" w:lineRule="auto"/>
        <w:pPrChange w:id="7" w:author="Maia Kapur" w:date="2019-05-13T09:18:00Z">
          <w:pPr>
            <w:pStyle w:val="Heading2"/>
            <w:numPr>
              <w:ilvl w:val="0"/>
              <w:numId w:val="0"/>
            </w:numPr>
            <w:ind w:left="0" w:firstLine="0"/>
          </w:pPr>
        </w:pPrChange>
      </w:pPr>
      <w:r>
        <w:t>A.1.1. G</w:t>
      </w:r>
      <w:r w:rsidR="007C6A64" w:rsidRPr="007C6A64">
        <w:t xml:space="preserve">rowth </w:t>
      </w:r>
    </w:p>
    <w:p w14:paraId="70FE9190" w14:textId="30F08463" w:rsidR="00D566DD" w:rsidRDefault="001F239F">
      <w:pPr>
        <w:spacing w:line="240" w:lineRule="auto"/>
        <w:jc w:val="both"/>
        <w:pPrChange w:id="8" w:author="Maia Kapur" w:date="2019-05-13T09:18:00Z">
          <w:pPr>
            <w:jc w:val="both"/>
          </w:pPr>
        </w:pPrChange>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00DCD28E" w:rsidR="00EC667E" w:rsidRDefault="002A23C0">
      <w:pPr>
        <w:keepNext/>
        <w:spacing w:before="120" w:after="120" w:line="240" w:lineRule="auto"/>
        <w:contextualSpacing w:val="0"/>
        <w:pPrChange w:id="9" w:author="Maia Kapur" w:date="2019-05-13T09:18:00Z">
          <w:pPr>
            <w:keepNext/>
            <w:spacing w:before="120" w:after="120"/>
            <w:contextualSpacing w:val="0"/>
          </w:pPr>
        </w:pPrChange>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282071">
        <w:rPr>
          <w:noProof/>
        </w:rPr>
        <w:t>1</w:t>
      </w:r>
      <w:r w:rsidR="00BA4C54">
        <w:rPr>
          <w:noProof/>
        </w:rPr>
        <w:fldChar w:fldCharType="end"/>
      </w:r>
    </w:p>
    <w:p w14:paraId="1711F8FD" w14:textId="553CC3BA" w:rsidR="00CE5099" w:rsidRDefault="00EC667E">
      <w:pPr>
        <w:spacing w:line="240" w:lineRule="auto"/>
        <w:jc w:val="both"/>
        <w:rPr>
          <w:rFonts w:eastAsiaTheme="minorEastAsia"/>
        </w:rPr>
        <w:pPrChange w:id="10" w:author="Maia Kapur" w:date="2019-05-13T09:18:00Z">
          <w:pPr>
            <w:jc w:val="both"/>
          </w:pPr>
        </w:pPrChange>
      </w:pPr>
      <w:r>
        <w:t>w</w:t>
      </w:r>
      <w:r w:rsidR="001F239F">
        <w:t xml:space="preserve">here </w:t>
      </w:r>
      <m:oMath>
        <m:sSub>
          <m:sSubPr>
            <m:ctrlPr>
              <w:rPr>
                <w:rFonts w:ascii="Cambria Math" w:hAnsi="Cambria Math"/>
              </w:rPr>
            </m:ctrlPr>
          </m:sSubPr>
          <m:e>
            <m:r>
              <w:rPr>
                <w:rFonts w:ascii="Cambria Math" w:hAnsi="Cambria Math"/>
              </w:rPr>
              <m:t>L</m:t>
            </m:r>
          </m:e>
          <m:sub>
            <m:r>
              <w:ins w:id="11" w:author="Punt, Andre (O&amp;A, Hobart)" w:date="2019-04-22T06:15:00Z">
                <m:rPr>
                  <m:sty m:val="p"/>
                </m:rPr>
                <w:rPr>
                  <w:rFonts w:ascii="Cambria Math" w:hAnsi="Cambria Math"/>
                </w:rPr>
                <m:t>1/</m:t>
              </w:ins>
            </m:r>
            <m:r>
              <w:del w:id="12" w:author="Punt, Andre (O&amp;A, Hobart)" w:date="2019-04-22T06:15:00Z">
                <m:rPr>
                  <m:sty m:val="p"/>
                </m:rPr>
                <w:rPr>
                  <w:rFonts w:ascii="Cambria Math" w:hAnsi="Cambria Math"/>
                </w:rPr>
                <m:t>1</m:t>
              </w:del>
            </m:r>
            <m:r>
              <m:rPr>
                <m:sty m:val="p"/>
              </m:rPr>
              <w:rPr>
                <w:rFonts w:ascii="Cambria Math" w:hAnsi="Cambria Math"/>
              </w:rPr>
              <m:t>,2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ins w:id="13" w:author="Punt, Andre (O&amp;A, Hobart)" w:date="2019-04-22T06:15:00Z">
                <m:rPr>
                  <m:sty m:val="p"/>
                </m:rPr>
                <w:rPr>
                  <w:rFonts w:ascii="Cambria Math" w:hAnsi="Cambria Math"/>
                </w:rPr>
                <m:t>/</m:t>
              </w:ins>
            </m:r>
            <m:r>
              <w:del w:id="14" w:author="Punt, Andre (O&amp;A, Hobart)" w:date="2019-04-22T06:15:00Z">
                <m:rPr>
                  <m:sty m:val="p"/>
                </m:rPr>
                <w:rPr>
                  <w:rFonts w:ascii="Cambria Math" w:hAnsi="Cambria Math"/>
                </w:rPr>
                <m:t>,</m:t>
              </w:del>
            </m:r>
            <m:r>
              <m:rPr>
                <m:sty m:val="p"/>
              </m:rPr>
              <w:rPr>
                <w:rFonts w:ascii="Cambria Math" w:hAnsi="Cambria Math"/>
              </w:rPr>
              <m:t>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del w:id="15" w:author="Punt, Andre (O&amp;A, Hobart)" w:date="2019-04-22T06:15:00Z">
        <w:r w:rsidR="00F43D94" w:rsidDel="0085512E">
          <w:rPr>
            <w:rFonts w:eastAsiaTheme="minorEastAsia"/>
          </w:rPr>
          <w:delText>a</w:delText>
        </w:r>
        <w:r w:rsidR="0046625D" w:rsidRPr="00FC654D" w:rsidDel="0085512E">
          <w:rPr>
            <w:rFonts w:eastAsiaTheme="minorEastAsia"/>
          </w:rPr>
          <w:delText>n</w:delText>
        </w:r>
        <w:r w:rsidR="001F239F" w:rsidRPr="00FC654D" w:rsidDel="0085512E">
          <w:rPr>
            <w:rFonts w:eastAsiaTheme="minorEastAsia"/>
          </w:rPr>
          <w:delText xml:space="preserve"> </w:delText>
        </w:r>
      </w:del>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6A6F3749" w:rsidR="00EC667E" w:rsidRDefault="002A23C0">
      <w:pPr>
        <w:pStyle w:val="Caption"/>
        <w:pPrChange w:id="16" w:author="Maia Kapur" w:date="2019-05-13T09:18:00Z">
          <w:pPr>
            <w:pStyle w:val="Caption"/>
            <w:spacing w:line="360" w:lineRule="auto"/>
          </w:pPr>
        </w:pPrChange>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del w:id="17" w:author="Maia Kapur" w:date="2019-05-13T18:02:00Z">
                          <w:rPr>
                            <w:rFonts w:ascii="Cambria Math" w:hAnsi="Cambria Math"/>
                          </w:rPr>
                          <m:t>(</m:t>
                        </w:del>
                      </m:r>
                      <m:r>
                        <w:rPr>
                          <w:rFonts w:ascii="Cambria Math" w:hAnsi="Cambria Math"/>
                        </w:rPr>
                        <m:t>L</m:t>
                      </m:r>
                    </m:e>
                    <m:sub>
                      <m:r>
                        <w:rPr>
                          <w:rFonts w:ascii="Cambria Math" w:hAnsi="Cambria Math"/>
                        </w:rPr>
                        <m:t>i,a-1</m:t>
                      </m:r>
                    </m:sub>
                  </m:sSub>
                  <m:r>
                    <w:rPr>
                      <w:rFonts w:ascii="Cambria Math" w:hAnsi="Cambria Math"/>
                    </w:rPr>
                    <m:t>+</m:t>
                  </m:r>
                  <m:r>
                    <w:ins w:id="18" w:author="Maia Kapur" w:date="2019-05-13T18:02:00Z">
                      <w:rPr>
                        <w:rFonts w:ascii="Cambria Math" w:hAnsi="Cambria Math"/>
                      </w:rPr>
                      <m:t>(</m:t>
                    </w:ins>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r>
                    <m:rPr>
                      <m:sty m:val="p"/>
                    </m:rPr>
                    <w:rPr>
                      <w:rStyle w:val="CommentReference"/>
                      <w:rFonts w:eastAsiaTheme="minorHAnsi"/>
                      <w:iCs w:val="0"/>
                      <w:spacing w:val="0"/>
                      <w:kern w:val="0"/>
                      <w:lang w:val="en-US"/>
                    </w:rPr>
                    <w:commentReference w:id="19"/>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pPr>
        <w:pStyle w:val="Caption"/>
        <w:jc w:val="both"/>
        <w:pPrChange w:id="21" w:author="Maia Kapur" w:date="2019-05-13T09:18:00Z">
          <w:pPr>
            <w:pStyle w:val="Caption"/>
            <w:spacing w:line="360" w:lineRule="auto"/>
            <w:jc w:val="both"/>
          </w:pPr>
        </w:pPrChange>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pPr>
        <w:pStyle w:val="Heading2"/>
        <w:numPr>
          <w:ilvl w:val="0"/>
          <w:numId w:val="0"/>
        </w:numPr>
        <w:spacing w:line="240" w:lineRule="auto"/>
        <w:rPr>
          <w:lang w:val="en"/>
        </w:rPr>
        <w:pPrChange w:id="22" w:author="Maia Kapur" w:date="2019-05-13T09:18:00Z">
          <w:pPr>
            <w:pStyle w:val="Heading2"/>
            <w:numPr>
              <w:ilvl w:val="0"/>
              <w:numId w:val="0"/>
            </w:numPr>
            <w:ind w:left="0" w:firstLine="0"/>
          </w:pPr>
        </w:pPrChange>
      </w:pPr>
      <w:r>
        <w:rPr>
          <w:lang w:val="en"/>
        </w:rPr>
        <w:t>A.1.2 S</w:t>
      </w:r>
      <w:r w:rsidR="0077345F">
        <w:rPr>
          <w:lang w:val="en"/>
        </w:rPr>
        <w:t>urvival</w:t>
      </w:r>
    </w:p>
    <w:p w14:paraId="55A1902C" w14:textId="4566B955" w:rsidR="00D55CA8" w:rsidRPr="00755BB2" w:rsidRDefault="0077345F">
      <w:pPr>
        <w:spacing w:line="240" w:lineRule="auto"/>
        <w:jc w:val="both"/>
        <w:rPr>
          <w:lang w:val="en"/>
        </w:rPr>
        <w:pPrChange w:id="23" w:author="Maia Kapur" w:date="2019-05-13T09:18:00Z">
          <w:pPr>
            <w:jc w:val="both"/>
          </w:pPr>
        </w:pPrChange>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w:t>
      </w:r>
      <w:del w:id="24" w:author="Punt, Andre (O&amp;A, Hobart)" w:date="2019-04-22T06:16:00Z">
        <w:r w:rsidR="00D55CA8" w:rsidDel="0085512E">
          <w:rPr>
            <w:lang w:val="en"/>
          </w:rPr>
          <w:delText xml:space="preserve">our simulation </w:delText>
        </w:r>
      </w:del>
      <w:r w:rsidR="00D55CA8">
        <w:rPr>
          <w:lang w:val="en"/>
        </w:rPr>
        <w:t>consists only of natural mortality (set to 0.25</w:t>
      </w:r>
      <w:ins w:id="25" w:author="Punt, Andre (O&amp;A, Hobart)" w:date="2019-04-22T06:16:00Z">
        <w:r w:rsidR="0085512E">
          <w:rPr>
            <w:lang w:val="en"/>
          </w:rPr>
          <w:t>yr</w:t>
        </w:r>
        <w:r w:rsidR="0085512E" w:rsidRPr="0085512E">
          <w:rPr>
            <w:vertAlign w:val="superscript"/>
            <w:lang w:val="en"/>
            <w:rPrChange w:id="26" w:author="Punt, Andre (O&amp;A, Hobart)" w:date="2019-04-22T06:16:00Z">
              <w:rPr>
                <w:lang w:val="en"/>
              </w:rPr>
            </w:rPrChange>
          </w:rPr>
          <w:t>-1</w:t>
        </w:r>
      </w:ins>
      <w:r w:rsidR="00D55CA8">
        <w:rPr>
          <w:lang w:val="en"/>
        </w:rPr>
        <w:t xml:space="preserve"> for all ages for all years) as there is no fishery, thus fishing mortality (typically denoted </w:t>
      </w:r>
      <w:r w:rsidR="00D55CA8">
        <w:rPr>
          <w:i/>
          <w:lang w:val="en"/>
        </w:rPr>
        <w:t>F</w:t>
      </w:r>
      <w:r w:rsidR="00D55CA8">
        <w:rPr>
          <w:lang w:val="en"/>
        </w:rPr>
        <w:t xml:space="preserve">) and selectivity </w:t>
      </w:r>
      <w:del w:id="27" w:author="Punt, Andre (O&amp;A, Hobart)" w:date="2019-04-22T06:17:00Z">
        <w:r w:rsidR="00D55CA8" w:rsidDel="0085512E">
          <w:rPr>
            <w:lang w:val="en"/>
          </w:rPr>
          <w:delText xml:space="preserve">can be </w:delText>
        </w:r>
      </w:del>
      <w:ins w:id="28" w:author="Punt, Andre (O&amp;A, Hobart)" w:date="2019-04-22T06:17:00Z">
        <w:r w:rsidR="0085512E">
          <w:rPr>
            <w:lang w:val="en"/>
          </w:rPr>
          <w:t xml:space="preserve">are </w:t>
        </w:r>
      </w:ins>
      <w:r w:rsidR="00D55CA8">
        <w:rPr>
          <w:lang w:val="en"/>
        </w:rPr>
        <w:t xml:space="preserve">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pPr>
        <w:spacing w:line="240" w:lineRule="auto"/>
        <w:jc w:val="both"/>
        <w:rPr>
          <w:lang w:val="en"/>
        </w:rPr>
        <w:pPrChange w:id="29" w:author="Maia Kapur" w:date="2019-05-13T09:18:00Z">
          <w:pPr>
            <w:jc w:val="both"/>
          </w:pPr>
        </w:pPrChange>
      </w:pPr>
    </w:p>
    <w:p w14:paraId="4E87ECCA" w14:textId="438C42C5" w:rsidR="0077345F" w:rsidRDefault="002A23C0">
      <w:pPr>
        <w:pStyle w:val="Caption"/>
        <w:pPrChange w:id="30" w:author="Maia Kapur" w:date="2019-05-13T09:18:00Z">
          <w:pPr>
            <w:pStyle w:val="Caption"/>
            <w:spacing w:line="360" w:lineRule="auto"/>
          </w:pPr>
        </w:pPrChange>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r>
              <m:rPr>
                <m:sty m:val="p"/>
              </m:rPr>
              <w:rPr>
                <w:rStyle w:val="CommentReference"/>
                <w:rFonts w:eastAsiaTheme="minorHAnsi"/>
                <w:iCs w:val="0"/>
                <w:spacing w:val="0"/>
                <w:kern w:val="0"/>
                <w:lang w:val="en-US"/>
              </w:rPr>
              <w:commentReference w:id="31"/>
            </m:r>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pPr>
        <w:pStyle w:val="Caption"/>
        <w:jc w:val="right"/>
        <w:pPrChange w:id="32" w:author="Maia Kapur" w:date="2019-05-13T09:18:00Z">
          <w:pPr>
            <w:pStyle w:val="Caption"/>
            <w:spacing w:line="360" w:lineRule="auto"/>
            <w:jc w:val="right"/>
          </w:pPr>
        </w:pPrChange>
      </w:pPr>
      <w:r>
        <w:rPr>
          <w:iCs w:val="0"/>
          <w:szCs w:val="24"/>
        </w:rPr>
        <w:tab/>
      </w:r>
      <w:r>
        <w:rPr>
          <w:iCs w:val="0"/>
          <w:szCs w:val="24"/>
        </w:rPr>
        <w:tab/>
      </w:r>
      <w:r>
        <w:rPr>
          <w:iCs w:val="0"/>
          <w:szCs w:val="24"/>
        </w:rPr>
        <w:tab/>
      </w:r>
    </w:p>
    <w:p w14:paraId="7A394D50" w14:textId="5B284563" w:rsidR="007C6A64" w:rsidRDefault="008663D8">
      <w:pPr>
        <w:pStyle w:val="Heading2"/>
        <w:numPr>
          <w:ilvl w:val="0"/>
          <w:numId w:val="0"/>
        </w:numPr>
        <w:spacing w:line="240" w:lineRule="auto"/>
        <w:pPrChange w:id="33" w:author="Maia Kapur" w:date="2019-05-13T09:18:00Z">
          <w:pPr>
            <w:pStyle w:val="Heading2"/>
            <w:numPr>
              <w:ilvl w:val="0"/>
              <w:numId w:val="0"/>
            </w:numPr>
            <w:ind w:left="0" w:firstLine="0"/>
          </w:pPr>
        </w:pPrChange>
      </w:pPr>
      <w:r>
        <w:t xml:space="preserve">A.1.3 </w:t>
      </w:r>
      <w:r w:rsidR="004E56FA">
        <w:t>Recruitment</w:t>
      </w:r>
    </w:p>
    <w:p w14:paraId="537C5BC5" w14:textId="420B2AC6" w:rsidR="00702A14" w:rsidRPr="00702A14" w:rsidRDefault="00A875F3">
      <w:pPr>
        <w:spacing w:line="240" w:lineRule="auto"/>
        <w:jc w:val="both"/>
        <w:pPrChange w:id="34" w:author="Maia Kapur" w:date="2019-05-13T09:18:00Z">
          <w:pPr>
            <w:jc w:val="both"/>
          </w:pPr>
        </w:pPrChange>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del w:id="35" w:author="Punt, Andre (O&amp;A, Hobart)" w:date="2019-04-22T06:18:00Z">
        <w:r w:rsidDel="0085512E">
          <w:delText xml:space="preserve">which </w:delText>
        </w:r>
      </w:del>
      <w:ins w:id="36" w:author="Punt, Andre (O&amp;A, Hobart)" w:date="2019-04-22T06:18:00Z">
        <w:r w:rsidR="0085512E">
          <w:t xml:space="preserve">that </w:t>
        </w:r>
      </w:ins>
      <w:r>
        <w:t xml:space="preserve">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w:t>
      </w:r>
      <w:commentRangeStart w:id="37"/>
      <w:r w:rsidR="006123F9">
        <w:t>age</w:t>
      </w:r>
      <w:commentRangeEnd w:id="37"/>
      <w:r w:rsidR="0085512E">
        <w:rPr>
          <w:rStyle w:val="CommentReference"/>
          <w:rFonts w:eastAsiaTheme="minorHAnsi"/>
          <w:spacing w:val="0"/>
          <w:kern w:val="0"/>
        </w:rPr>
        <w:commentReference w:id="37"/>
      </w:r>
      <w:r w:rsidR="006123F9">
        <w:t xml:space="preserv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r w:rsidR="00D22326" w:rsidRPr="00544F67">
        <w:rPr>
          <w:i/>
        </w:rPr>
        <w:t>R</w:t>
      </w:r>
      <w:r w:rsidR="00D22326" w:rsidRPr="00544F67">
        <w:rPr>
          <w:i/>
          <w:vertAlign w:val="subscript"/>
        </w:rPr>
        <w:t>y</w:t>
      </w:r>
      <w:r w:rsidR="00544F67">
        <w:rPr>
          <w:vertAlign w:val="subscript"/>
        </w:rPr>
        <w:t xml:space="preserve"> </w:t>
      </w:r>
      <w:r w:rsidR="00702A14">
        <w:t xml:space="preserve">is the sum of the </w:t>
      </w:r>
      <w:commentRangeStart w:id="38"/>
      <w:r w:rsidR="00702A14">
        <w:t>product of the maturity ogive a</w:t>
      </w:r>
      <w:commentRangeEnd w:id="38"/>
      <w:r w:rsidR="0085512E">
        <w:rPr>
          <w:rStyle w:val="CommentReference"/>
          <w:rFonts w:eastAsiaTheme="minorHAnsi"/>
          <w:spacing w:val="0"/>
          <w:kern w:val="0"/>
        </w:rPr>
        <w:commentReference w:id="38"/>
      </w:r>
      <w:r w:rsidR="00702A14">
        <w:t>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del w:id="39" w:author="Punt, Andre (O&amp;A, Hobart)" w:date="2019-04-22T06:19:00Z">
        <w:r w:rsidR="00702A14" w:rsidDel="0085512E">
          <w:delText xml:space="preserve">in </w:delText>
        </w:r>
      </w:del>
      <w:ins w:id="40" w:author="Punt, Andre (O&amp;A, Hobart)" w:date="2019-04-22T06:19:00Z">
        <w:r w:rsidR="0085512E">
          <w:t xml:space="preserve">for </w:t>
        </w:r>
      </w:ins>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pPr>
        <w:spacing w:line="240" w:lineRule="auto"/>
        <w:jc w:val="both"/>
        <w:rPr>
          <w:rFonts w:ascii="Cambria Math" w:hAnsi="Cambria Math"/>
        </w:rPr>
        <w:pPrChange w:id="41" w:author="Maia Kapur" w:date="2019-05-13T09:18:00Z">
          <w:pPr>
            <w:jc w:val="both"/>
          </w:pPr>
        </w:pPrChange>
      </w:pPr>
      <w:commentRangeStart w:id="42"/>
      <w:r>
        <w:lastRenderedPageBreak/>
        <w:t>happens</w:t>
      </w:r>
      <w:commentRangeEnd w:id="42"/>
      <w:r w:rsidR="0085512E">
        <w:rPr>
          <w:rStyle w:val="CommentReference"/>
          <w:rFonts w:eastAsiaTheme="minorHAnsi"/>
          <w:spacing w:val="0"/>
          <w:kern w:val="0"/>
        </w:rPr>
        <w:commentReference w:id="42"/>
      </w:r>
      <w:r>
        <w:t xml:space="preserve">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2A23C0">
      <w:pPr>
        <w:pStyle w:val="Caption"/>
        <w:rPr>
          <w:rFonts w:ascii="Cambria Math" w:hAnsi="Cambria Math"/>
          <w:szCs w:val="24"/>
        </w:rPr>
        <w:pPrChange w:id="43"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App. Equation</w:t>
      </w:r>
      <w:commentRangeStart w:id="44"/>
      <w:r w:rsidR="00162700" w:rsidRPr="00E7326A">
        <w:rPr>
          <w:rFonts w:ascii="Cambria Math" w:hAnsi="Cambria Math"/>
          <w:szCs w:val="24"/>
        </w:rPr>
        <w:t xml:space="preserve"> </w:t>
      </w:r>
      <w:commentRangeEnd w:id="44"/>
      <w:r w:rsidR="0085512E">
        <w:rPr>
          <w:rStyle w:val="CommentReference"/>
          <w:rFonts w:eastAsiaTheme="minorHAnsi"/>
          <w:iCs w:val="0"/>
          <w:spacing w:val="0"/>
          <w:kern w:val="0"/>
          <w:lang w:val="en-US"/>
        </w:rPr>
        <w:commentReference w:id="44"/>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2A23C0">
      <w:pPr>
        <w:pStyle w:val="Caption"/>
        <w:rPr>
          <w:rFonts w:ascii="Cambria Math" w:hAnsi="Cambria Math"/>
          <w:szCs w:val="24"/>
        </w:rPr>
        <w:pPrChange w:id="45"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p w14:paraId="58FCE005" w14:textId="5B0CCF72" w:rsidR="00D22326" w:rsidRPr="00E7326A" w:rsidRDefault="002A23C0">
      <w:pPr>
        <w:pStyle w:val="Caption"/>
        <w:rPr>
          <w:rFonts w:ascii="Cambria Math" w:hAnsi="Cambria Math"/>
          <w:szCs w:val="24"/>
        </w:rPr>
        <w:pPrChange w:id="46"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r>
                    <m:rPr>
                      <m:sty m:val="p"/>
                    </m:rPr>
                    <w:rPr>
                      <w:rStyle w:val="CommentReference"/>
                      <w:rFonts w:eastAsiaTheme="minorHAnsi"/>
                      <w:iCs w:val="0"/>
                      <w:spacing w:val="0"/>
                      <w:kern w:val="0"/>
                      <w:lang w:val="en-US"/>
                    </w:rPr>
                    <w:commentReference w:id="47"/>
                  </m:r>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2A23C0">
      <w:pPr>
        <w:pStyle w:val="Caption"/>
        <w:rPr>
          <w:rFonts w:ascii="Cambria Math" w:hAnsi="Cambria Math"/>
          <w:szCs w:val="24"/>
        </w:rPr>
        <w:pPrChange w:id="48"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r>
              <m:rPr>
                <m:sty m:val="p"/>
              </m:rPr>
              <w:rPr>
                <w:rStyle w:val="CommentReference"/>
                <w:rFonts w:eastAsiaTheme="minorHAnsi"/>
                <w:iCs w:val="0"/>
                <w:spacing w:val="0"/>
                <w:kern w:val="0"/>
                <w:lang w:val="en-US"/>
              </w:rPr>
              <w:commentReference w:id="49"/>
            </m:r>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2A23C0">
      <w:pPr>
        <w:pStyle w:val="Caption"/>
        <w:rPr>
          <w:rFonts w:ascii="Cambria Math" w:hAnsi="Cambria Math"/>
          <w:szCs w:val="24"/>
        </w:rPr>
        <w:pPrChange w:id="50" w:author="Maia Kapur" w:date="2019-05-13T09:18:00Z">
          <w:pPr>
            <w:pStyle w:val="Caption"/>
            <w:spacing w:line="360" w:lineRule="auto"/>
          </w:pPr>
        </w:pPrChange>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w:p>
    <w:p w14:paraId="62A9F394" w14:textId="065595E2" w:rsidR="00E9779C" w:rsidRPr="004A00CA" w:rsidRDefault="002A37FF">
      <w:pPr>
        <w:pStyle w:val="Heading2"/>
        <w:numPr>
          <w:ilvl w:val="0"/>
          <w:numId w:val="0"/>
        </w:numPr>
        <w:rPr>
          <w:rFonts w:eastAsiaTheme="minorEastAsia"/>
        </w:rPr>
        <w:pPrChange w:id="51" w:author="Maia Kapur" w:date="2019-05-13T09:19:00Z">
          <w:pPr>
            <w:pStyle w:val="Heading1"/>
          </w:pPr>
        </w:pPrChange>
      </w:pPr>
      <w:bookmarkStart w:id="52"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52"/>
    </w:p>
    <w:p w14:paraId="4D4A0EF0" w14:textId="1E895A2F" w:rsidR="00E85F98" w:rsidRDefault="00E9779C">
      <w:pPr>
        <w:spacing w:line="240" w:lineRule="auto"/>
        <w:jc w:val="both"/>
        <w:rPr>
          <w:ins w:id="53" w:author="Maia Kapur" w:date="2019-05-13T09:12:00Z"/>
        </w:rPr>
        <w:sectPr w:rsidR="00E85F98" w:rsidSect="00976DBF">
          <w:footerReference w:type="default" r:id="rId11"/>
          <w:pgSz w:w="12240" w:h="15840"/>
          <w:pgMar w:top="1440" w:right="1440" w:bottom="1440" w:left="1440" w:header="720" w:footer="720" w:gutter="0"/>
          <w:lnNumType w:countBy="1" w:restart="continuous"/>
          <w:cols w:space="720"/>
          <w:docGrid w:linePitch="360"/>
        </w:sectPr>
        <w:pPrChange w:id="54" w:author="Maia Kapur" w:date="2019-05-13T09:18:00Z">
          <w:pPr>
            <w:jc w:val="both"/>
          </w:pPr>
        </w:pPrChange>
      </w:pPr>
      <w:r>
        <w:t xml:space="preserve">The simulation testing component required generation of datasets that comprised variation in fish </w:t>
      </w:r>
      <w:del w:id="55" w:author="Maia Kapur" w:date="2019-05-13T10:04:00Z">
        <w:r w:rsidDel="00BA49B6">
          <w:delText>size</w:delText>
        </w:r>
      </w:del>
      <w:ins w:id="56" w:author="Maia Kapur" w:date="2019-05-13T10:04:00Z">
        <w:r w:rsidR="00BA49B6">
          <w:t>length</w:t>
        </w:r>
      </w:ins>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del w:id="57" w:author="Maia Kapur" w:date="2019-05-13T10:04:00Z">
        <w:r w:rsidR="00900625" w:rsidDel="00BA49B6">
          <w:delText>three</w:delText>
        </w:r>
        <w:r w:rsidR="00CA30EE" w:rsidDel="00BA49B6">
          <w:delText xml:space="preserve"> </w:delText>
        </w:r>
      </w:del>
      <w:ins w:id="58" w:author="Maia Kapur" w:date="2019-05-13T10:04:00Z">
        <w:r w:rsidR="00BA49B6">
          <w:t xml:space="preserve">two </w:t>
        </w:r>
      </w:ins>
      <w:r w:rsidR="00CA30EE">
        <w:t>growth “</w:t>
      </w:r>
      <w:del w:id="59" w:author="Maia Kapur" w:date="2019-05-13T10:04:00Z">
        <w:r w:rsidR="00CA30EE" w:rsidDel="00BA49B6">
          <w:delText>regimes</w:delText>
        </w:r>
      </w:del>
      <w:ins w:id="60" w:author="Maia Kapur" w:date="2019-05-13T10:04:00Z">
        <w:r w:rsidR="00BA49B6">
          <w:t>Regimes</w:t>
        </w:r>
      </w:ins>
      <w:r w:rsidR="00CA30EE">
        <w:t>”</w:t>
      </w:r>
      <w:r w:rsidR="00E01183">
        <w:t xml:space="preserve">. </w:t>
      </w:r>
      <w:del w:id="61" w:author="Maia Kapur" w:date="2019-05-13T10:05:00Z">
        <w:r w:rsidR="00900625" w:rsidDel="00BA49B6">
          <w:delText>Parameters for Regime 1 are similar to Pacific billfish; values for Regimes 2 and 3 were chosen to present either high or low contrast (respectively) in the size at maximum age compared to Regime 1.</w:delText>
        </w:r>
      </w:del>
      <w:ins w:id="62" w:author="Maia Kapur" w:date="2019-05-13T10:05:00Z">
        <w:r w:rsidR="00BA49B6">
          <w:t xml:space="preserve">Our synthetic </w:t>
        </w:r>
      </w:ins>
      <w:ins w:id="63" w:author="Maia Kapur" w:date="2019-05-13T10:08:00Z">
        <w:r w:rsidR="00E85F98">
          <w:t>populations</w:t>
        </w:r>
      </w:ins>
      <w:ins w:id="64" w:author="Maia Kapur" w:date="2019-05-13T10:05:00Z">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30% between regions; </w:t>
        </w:r>
        <w:proofErr w:type="gramStart"/>
        <w:r w:rsidR="00BA49B6">
          <w:t xml:space="preserve">we  </w:t>
        </w:r>
      </w:ins>
      <w:ins w:id="65" w:author="Maia Kapur" w:date="2019-05-13T10:06:00Z">
        <w:r w:rsidR="00BA49B6">
          <w:t>used</w:t>
        </w:r>
        <w:proofErr w:type="gramEnd"/>
        <w:r w:rsidR="00BA49B6">
          <w:t xml:space="preserve"> a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ins>
      <w:r w:rsidR="00900625">
        <w:t xml:space="preserve"> Other parameters were held constant across regimes. Spatial scenarios tested are described in</w:t>
      </w:r>
      <w:ins w:id="66" w:author="Punt, Andre (O&amp;A, Hobart)" w:date="2019-04-22T06:22:00Z">
        <w:r w:rsidR="0085512E">
          <w:t xml:space="preserve"> </w:t>
        </w:r>
      </w:ins>
      <w:del w:id="67" w:author="Punt, Andre (O&amp;A, Hobart)" w:date="2019-04-22T06:22:00Z">
        <w:r w:rsidR="00900625" w:rsidDel="0085512E">
          <w:delText xml:space="preserve"> the main manuscript, </w:delText>
        </w:r>
      </w:del>
      <w:r w:rsidR="00900625">
        <w:t>Table 1</w:t>
      </w:r>
      <w:ins w:id="68" w:author="Punt, Andre (O&amp;A, Hobart)" w:date="2019-04-22T06:22:00Z">
        <w:r w:rsidR="0085512E">
          <w:t xml:space="preserve"> of the main text</w:t>
        </w:r>
      </w:ins>
      <w:r w:rsidR="00900625">
        <w:t xml:space="preserve">. </w:t>
      </w:r>
      <w:del w:id="69" w:author="Maia Kapur" w:date="2019-05-13T10:08:00Z">
        <w:r w:rsidR="00900625" w:rsidDel="00E85F98">
          <w:rPr>
            <w:rFonts w:eastAsiaTheme="minorEastAsia"/>
          </w:rPr>
          <w:delText xml:space="preserve">In all except the final (break-at-edge) and non-spatial scenarios, the latitude and longitude of fish grown under Regime 1 are </w:delText>
        </w:r>
        <w:r w:rsidR="00900625" w:rsidDel="00E85F98">
          <w:delText>sampled independently and at random from a uniform distribution between 0° and 25°; for simulations with spatial variation, fish grown under Regime</w:delText>
        </w:r>
      </w:del>
      <w:del w:id="70" w:author="Maia Kapur" w:date="2019-05-13T10:06:00Z">
        <w:r w:rsidR="00900625" w:rsidDel="00E85F98">
          <w:delText>s</w:delText>
        </w:r>
      </w:del>
      <w:del w:id="71" w:author="Maia Kapur" w:date="2019-05-13T10:08:00Z">
        <w:r w:rsidR="00900625" w:rsidDel="00E85F98">
          <w:delText xml:space="preserve"> 2 </w:delText>
        </w:r>
      </w:del>
      <w:del w:id="72" w:author="Maia Kapur" w:date="2019-05-13T10:06:00Z">
        <w:r w:rsidR="00900625" w:rsidDel="00E85F98">
          <w:delText xml:space="preserve">and 3 </w:delText>
        </w:r>
      </w:del>
      <w:del w:id="73" w:author="Maia Kapur" w:date="2019-05-13T10:08:00Z">
        <w:r w:rsidR="00900625" w:rsidDel="00E85F98">
          <w:delText xml:space="preserve">have </w:delText>
        </w:r>
        <w:r w:rsidR="00900625" w:rsidDel="00E85F98">
          <w:rPr>
            <w:rFonts w:eastAsiaTheme="minorEastAsia"/>
          </w:rPr>
          <w:delText xml:space="preserve">latitude and longitude </w:delText>
        </w:r>
        <w:r w:rsidR="00900625" w:rsidDel="00E85F98">
          <w:delText xml:space="preserve">sampled the same way from 25° to 50°. In the final scenario, fish simulated under life history Regime 1 </w:delText>
        </w:r>
        <w:r w:rsidR="00900625" w:rsidDel="00E85F98">
          <w:rPr>
            <w:rFonts w:eastAsiaTheme="minorEastAsia"/>
          </w:rPr>
          <w:delText xml:space="preserve">are assigned latitudes and longitudes </w:delText>
        </w:r>
        <w:r w:rsidR="00900625" w:rsidDel="00E85F98">
          <w:delText>sampled independently and at random from a uniform distribution from 1° to 49°, and those simulated under Regime 2 have coordinates sampled similarly with both latitude and longitude bounded from 49° to 50°.</w:delText>
        </w:r>
      </w:del>
      <w:ins w:id="74" w:author="Maia Kapur" w:date="2019-05-13T10:07:00Z">
        <w:r w:rsidR="00E85F98">
          <w:rPr>
            <w:rFonts w:eastAsiaTheme="minorEastAsia"/>
          </w:rPr>
          <w:t>To simulate spatial zones, fish locations were sampled from a uniform distribution with boundaries specific to a certain growth Regime. In all except Scenario 4, where the break is located at 49</w:t>
        </w:r>
        <w:r w:rsidR="00E85F98">
          <w:t xml:space="preserve">° </w:t>
        </w:r>
        <w:r w:rsidR="00E85F98">
          <w:rPr>
            <w:rFonts w:eastAsiaTheme="minorEastAsia"/>
          </w:rPr>
          <w:t xml:space="preserve">and non-spatial scenarios, the latitude and longitude of fish grown under Regime 1 were </w:t>
        </w:r>
        <w:r w:rsidR="00E85F98">
          <w:t xml:space="preserve">sampled independently and at random from a uniform distribution between 0° and 25°; for simulations with spatial variation, fish grown under Regime 2 have </w:t>
        </w:r>
        <w:r w:rsidR="00E85F98">
          <w:rPr>
            <w:rFonts w:eastAsiaTheme="minorEastAsia"/>
          </w:rPr>
          <w:t xml:space="preserve">latitude and longitude </w:t>
        </w:r>
        <w:r w:rsidR="00E85F98">
          <w:t xml:space="preserve">sampled uniformly from 25° to 50°. In Scenario 4, fish simulated under life history Regime 1 </w:t>
        </w:r>
        <w:r w:rsidR="00E85F98">
          <w:rPr>
            <w:rFonts w:eastAsiaTheme="minorEastAsia"/>
          </w:rPr>
          <w:t xml:space="preserve">were assigned latitudes and longitudes </w:t>
        </w:r>
        <w:r w:rsidR="00E85F98">
          <w:t xml:space="preserve">sampled independently and at random from a uniform distribution from 1° to 49°, and those simulated under Regime 2 have coordinates sampled similarly with both latitude and longitude ranging from 49° to 50°. </w:t>
        </w:r>
      </w:ins>
    </w:p>
    <w:p w14:paraId="55464E25" w14:textId="516EF24B" w:rsidR="00887F22" w:rsidDel="00855A9D" w:rsidRDefault="00887F22">
      <w:pPr>
        <w:spacing w:line="240" w:lineRule="auto"/>
        <w:jc w:val="both"/>
        <w:rPr>
          <w:del w:id="75" w:author="Maia Kapur" w:date="2019-05-13T09:19:00Z"/>
        </w:rPr>
        <w:sectPr w:rsidR="00887F22" w:rsidDel="00855A9D" w:rsidSect="00976DBF">
          <w:pgSz w:w="12240" w:h="15840"/>
          <w:pgMar w:top="1440" w:right="1440" w:bottom="1440" w:left="1440" w:header="720" w:footer="720" w:gutter="0"/>
          <w:lnNumType w:countBy="1" w:restart="continuous"/>
          <w:cols w:space="720"/>
          <w:docGrid w:linePitch="360"/>
        </w:sectPr>
        <w:pPrChange w:id="76" w:author="Maia Kapur" w:date="2019-05-13T09:18:00Z">
          <w:pPr>
            <w:jc w:val="both"/>
          </w:pPr>
        </w:pPrChange>
      </w:pPr>
    </w:p>
    <w:p w14:paraId="7C66F253" w14:textId="1FF1DF94" w:rsidR="00900625" w:rsidRDefault="00900625">
      <w:pPr>
        <w:spacing w:line="240" w:lineRule="auto"/>
        <w:jc w:val="both"/>
        <w:pPrChange w:id="77" w:author="Maia Kapur" w:date="2019-05-13T09:18:00Z">
          <w:pPr>
            <w:jc w:val="both"/>
          </w:pPr>
        </w:pPrChange>
      </w:pPr>
    </w:p>
    <w:p w14:paraId="23F2198D" w14:textId="77777777" w:rsidR="005A41F0" w:rsidRDefault="005A41F0">
      <w:pPr>
        <w:spacing w:line="240" w:lineRule="auto"/>
        <w:jc w:val="both"/>
        <w:pPrChange w:id="78" w:author="Maia Kapur" w:date="2019-05-13T09:18:00Z">
          <w:pPr>
            <w:jc w:val="both"/>
          </w:pPr>
        </w:pPrChange>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pPr>
        <w:spacing w:line="240" w:lineRule="auto"/>
        <w:jc w:val="both"/>
        <w:pPrChange w:id="79" w:author="Maia Kapur" w:date="2019-05-13T09:18:00Z">
          <w:pPr>
            <w:jc w:val="both"/>
          </w:pPr>
        </w:pPrChange>
      </w:pPr>
    </w:p>
    <w:p w14:paraId="49A074EE" w14:textId="3043FC18" w:rsidR="005A41F0" w:rsidRDefault="00F37BDF" w:rsidP="0090493F">
      <w:pPr>
        <w:pStyle w:val="Caption"/>
        <w:jc w:val="both"/>
        <w:sectPr w:rsidR="005A41F0" w:rsidSect="00976DBF">
          <w:pgSz w:w="12240" w:h="15840"/>
          <w:pgMar w:top="1440" w:right="1440" w:bottom="1440" w:left="1440" w:header="720" w:footer="720" w:gutter="0"/>
          <w:lnNumType w:countBy="1" w:restart="continuous"/>
          <w:cols w:space="720"/>
          <w:docGrid w:linePitch="360"/>
        </w:sectPr>
      </w:pPr>
      <w:bookmarkStart w:id="80" w:name="_Ref6556365"/>
      <w:r>
        <w:t>Figure A</w:t>
      </w:r>
      <w:r>
        <w:fldChar w:fldCharType="begin"/>
      </w:r>
      <w:r>
        <w:instrText xml:space="preserve"> SEQ Figure_A \* ARABIC </w:instrText>
      </w:r>
      <w:r>
        <w:fldChar w:fldCharType="separate"/>
      </w:r>
      <w:r w:rsidR="006920A2">
        <w:rPr>
          <w:noProof/>
        </w:rPr>
        <w:t>1</w:t>
      </w:r>
      <w:r>
        <w:fldChar w:fldCharType="end"/>
      </w:r>
      <w:bookmarkEnd w:id="80"/>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pPr>
        <w:pStyle w:val="Caption"/>
        <w:pPrChange w:id="81" w:author="Maia Kapur" w:date="2019-05-13T09:18:00Z">
          <w:pPr>
            <w:pStyle w:val="Caption"/>
            <w:spacing w:line="360" w:lineRule="auto"/>
          </w:pPr>
        </w:pPrChange>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2A23C0">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1CBF266" w:rsidR="00041698" w:rsidRDefault="00041698">
            <w:pPr>
              <w:pStyle w:val="Caption"/>
            </w:pPr>
            <w:del w:id="82" w:author="Maia Kapur" w:date="2019-05-13T10:01:00Z">
              <w:r w:rsidDel="00EE0E9B">
                <w:delText xml:space="preserve">Size </w:delText>
              </w:r>
            </w:del>
            <w:ins w:id="83" w:author="Maia Kapur" w:date="2019-05-13T10:01:00Z">
              <w:r w:rsidR="00EE0E9B">
                <w:t xml:space="preserve">Length </w:t>
              </w:r>
            </w:ins>
            <w:r>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6152FCDA" w:rsidR="002E43FF" w:rsidRDefault="002E43FF">
            <w:pPr>
              <w:pStyle w:val="Caption"/>
            </w:pPr>
            <w:r>
              <w:t>62</w:t>
            </w:r>
            <w:del w:id="84" w:author="Maia Kapur" w:date="2019-05-13T09:13:00Z">
              <w:r w:rsidDel="002B773C">
                <w:delText>.7</w:delText>
              </w:r>
            </w:del>
            <w:r>
              <w:t xml:space="preserve"> (Regime</w:t>
            </w:r>
            <w:del w:id="85" w:author="Maia Kapur" w:date="2019-05-13T09:56:00Z">
              <w:r w:rsidR="00514264" w:rsidDel="00D0511B">
                <w:delText>s</w:delText>
              </w:r>
            </w:del>
            <w:r>
              <w:t xml:space="preserve"> 1</w:t>
            </w:r>
            <w:del w:id="86" w:author="Maia Kapur" w:date="2019-05-13T09:56:00Z">
              <w:r w:rsidR="00514264" w:rsidDel="00D0511B">
                <w:delText>, 3</w:delText>
              </w:r>
            </w:del>
            <w:r>
              <w:t>)</w:t>
            </w:r>
          </w:p>
          <w:p w14:paraId="7C883FF3" w14:textId="6BF1D2FE" w:rsidR="00041698" w:rsidRDefault="002E43FF">
            <w:pPr>
              <w:pStyle w:val="Caption"/>
            </w:pPr>
            <w:del w:id="87" w:author="Maia Kapur" w:date="2019-05-13T09:14:00Z">
              <w:r w:rsidDel="002B773C">
                <w:delText xml:space="preserve">50 </w:delText>
              </w:r>
            </w:del>
            <w:ins w:id="88" w:author="Maia Kapur" w:date="2019-05-13T09:14:00Z">
              <w:r w:rsidR="002B773C">
                <w:t xml:space="preserve">74 </w:t>
              </w:r>
            </w:ins>
            <w:r>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2A23C0">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5D3B52E7" w:rsidR="00FC654D" w:rsidRDefault="00EE0E9B">
            <w:pPr>
              <w:pStyle w:val="Caption"/>
            </w:pPr>
            <w:ins w:id="89" w:author="Maia Kapur" w:date="2019-05-13T10:01:00Z">
              <w:r>
                <w:t xml:space="preserve">Length </w:t>
              </w:r>
            </w:ins>
            <w:del w:id="90" w:author="Maia Kapur" w:date="2019-05-13T10:01:00Z">
              <w:r w:rsidR="00FC654D" w:rsidDel="00EE0E9B">
                <w:delText xml:space="preserve">Size </w:delText>
              </w:r>
            </w:del>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56E1E58F" w:rsidR="00FC654D" w:rsidRDefault="00FC654D">
            <w:pPr>
              <w:pStyle w:val="Caption"/>
            </w:pPr>
            <w:del w:id="91" w:author="Maia Kapur" w:date="2019-05-13T09:14:00Z">
              <w:r w:rsidDel="002B773C">
                <w:delText>216.7</w:delText>
              </w:r>
            </w:del>
            <w:ins w:id="92" w:author="Maia Kapur" w:date="2019-05-13T09:14:00Z">
              <w:r w:rsidR="002B773C">
                <w:t>215</w:t>
              </w:r>
            </w:ins>
            <w:r>
              <w:t xml:space="preserve"> (Regime 1)</w:t>
            </w:r>
          </w:p>
          <w:p w14:paraId="368A4C42" w14:textId="0E9BA3B8" w:rsidR="00FC654D" w:rsidRDefault="00FC654D">
            <w:pPr>
              <w:pStyle w:val="Caption"/>
            </w:pPr>
            <w:del w:id="93" w:author="Maia Kapur" w:date="2019-05-13T09:14:00Z">
              <w:r w:rsidDel="002B773C">
                <w:delText xml:space="preserve">350 </w:delText>
              </w:r>
            </w:del>
            <w:ins w:id="94" w:author="Maia Kapur" w:date="2019-05-13T09:14:00Z">
              <w:r w:rsidR="002B773C">
                <w:t xml:space="preserve">258 </w:t>
              </w:r>
            </w:ins>
            <w:r>
              <w:t>(Regime 2)</w:t>
            </w:r>
          </w:p>
          <w:p w14:paraId="6D07A106" w14:textId="106E6248" w:rsidR="00514264" w:rsidRPr="00514264" w:rsidRDefault="00514264">
            <w:pPr>
              <w:spacing w:line="240" w:lineRule="auto"/>
              <w:rPr>
                <w:lang w:val="en"/>
              </w:rPr>
            </w:pPr>
            <w:del w:id="95" w:author="Maia Kapur" w:date="2019-05-13T09:13:00Z">
              <w:r w:rsidDel="002B773C">
                <w:rPr>
                  <w:lang w:val="en"/>
                </w:rPr>
                <w:delText>248 (Regime 3)</w:delText>
              </w:r>
            </w:del>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commentRangeStart w:id="96"/>
            <w:r>
              <w:t>k</w:t>
            </w:r>
            <w:commentRangeEnd w:id="96"/>
            <w:r w:rsidR="0085512E">
              <w:rPr>
                <w:rStyle w:val="CommentReference"/>
                <w:rFonts w:eastAsiaTheme="minorHAnsi"/>
                <w:iCs w:val="0"/>
                <w:spacing w:val="0"/>
                <w:kern w:val="0"/>
                <w:lang w:val="en-US"/>
              </w:rPr>
              <w:commentReference w:id="96"/>
            </w:r>
          </w:p>
        </w:tc>
        <w:tc>
          <w:tcPr>
            <w:tcW w:w="3434" w:type="dxa"/>
          </w:tcPr>
          <w:p w14:paraId="63E25E52" w14:textId="56B0483E" w:rsidR="00FC654D" w:rsidRDefault="00A878C2">
            <w:pPr>
              <w:pStyle w:val="Caption"/>
            </w:pPr>
            <w:r>
              <w:t xml:space="preserve">Growth </w:t>
            </w:r>
            <w:r w:rsidRPr="00204691">
              <w:t>coefficient</w:t>
            </w:r>
            <w:ins w:id="97" w:author="Maia Kapur" w:date="2019-05-13T10:01:00Z">
              <w:r w:rsidR="00204691" w:rsidRPr="00204691">
                <w:t xml:space="preserve"> </w:t>
              </w:r>
              <w:r w:rsidR="00204691" w:rsidRPr="00204691">
                <w:rPr>
                  <w:rPrChange w:id="98" w:author="Maia Kapur" w:date="2019-05-13T10:01:00Z">
                    <w:rPr>
                      <w:b/>
                    </w:rPr>
                  </w:rPrChange>
                </w:rPr>
                <w:t xml:space="preserve">(years </w:t>
              </w:r>
              <w:r w:rsidR="00204691" w:rsidRPr="00204691">
                <w:rPr>
                  <w:vertAlign w:val="superscript"/>
                  <w:rPrChange w:id="99" w:author="Maia Kapur" w:date="2019-05-13T10:01:00Z">
                    <w:rPr>
                      <w:b/>
                      <w:vertAlign w:val="superscript"/>
                    </w:rPr>
                  </w:rPrChange>
                </w:rPr>
                <w:t>-1</w:t>
              </w:r>
              <w:r w:rsidR="00204691" w:rsidRPr="00204691">
                <w:rPr>
                  <w:rPrChange w:id="100" w:author="Maia Kapur" w:date="2019-05-13T10:01:00Z">
                    <w:rPr>
                      <w:b/>
                    </w:rPr>
                  </w:rPrChange>
                </w:rPr>
                <w:t>)</w:t>
              </w:r>
            </w:ins>
          </w:p>
        </w:tc>
        <w:tc>
          <w:tcPr>
            <w:tcW w:w="2321" w:type="dxa"/>
          </w:tcPr>
          <w:p w14:paraId="1B245080" w14:textId="77777777" w:rsidR="00D5715F" w:rsidRDefault="00FC654D">
            <w:pPr>
              <w:pStyle w:val="Caption"/>
            </w:pPr>
            <w:r>
              <w:t>0.25</w:t>
            </w:r>
            <w:del w:id="101" w:author="Maia Kapur" w:date="2019-05-13T09:13:00Z">
              <w:r w:rsidDel="002B773C">
                <w:delText>8</w:delText>
              </w:r>
            </w:del>
            <w:r>
              <w:t xml:space="preserve"> (Regime 1)</w:t>
            </w:r>
          </w:p>
          <w:p w14:paraId="765AACA7" w14:textId="20769C7B" w:rsidR="00D5715F" w:rsidDel="002B773C" w:rsidRDefault="00FC654D">
            <w:pPr>
              <w:pStyle w:val="Caption"/>
              <w:rPr>
                <w:del w:id="102" w:author="Maia Kapur" w:date="2019-05-13T09:13:00Z"/>
              </w:rPr>
            </w:pPr>
            <w:r>
              <w:t>0.</w:t>
            </w:r>
            <w:ins w:id="103" w:author="Maia Kapur" w:date="2019-05-13T09:13:00Z">
              <w:r w:rsidR="002B773C">
                <w:t>25</w:t>
              </w:r>
            </w:ins>
            <w:del w:id="104" w:author="Maia Kapur" w:date="2019-05-13T09:13:00Z">
              <w:r w:rsidDel="002B773C">
                <w:delText>45</w:delText>
              </w:r>
            </w:del>
            <w:r>
              <w:t xml:space="preserve"> (Regime 2)</w:t>
            </w:r>
          </w:p>
          <w:p w14:paraId="7E495251" w14:textId="3E656EAB" w:rsidR="00AE1859" w:rsidRPr="002E43FF" w:rsidRDefault="00AE1859">
            <w:pPr>
              <w:pStyle w:val="Caption"/>
            </w:pPr>
            <w:del w:id="105" w:author="Maia Kapur" w:date="2019-05-13T09:13:00Z">
              <w:r w:rsidDel="002B773C">
                <w:delText>0.3 (Regime 3)</w:delText>
              </w:r>
            </w:del>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106" w:name="_Hlk5259652"/>
        <w:tc>
          <w:tcPr>
            <w:tcW w:w="1448" w:type="dxa"/>
          </w:tcPr>
          <w:p w14:paraId="013B473B" w14:textId="23F468FF" w:rsidR="00FC654D" w:rsidRDefault="002A23C0">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06"/>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2A23C0">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6A457055" w:rsidR="00FC654D" w:rsidRPr="007E1CCD" w:rsidRDefault="002A23C0">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ins w:id="107" w:author="Maia Kapur" w:date="2019-05-13T09:58:00Z">
              <w:r w:rsidR="0089321B">
                <w:t xml:space="preserve"> (g/cm)</w:t>
              </w:r>
            </w:ins>
          </w:p>
        </w:tc>
        <w:tc>
          <w:tcPr>
            <w:tcW w:w="2321" w:type="dxa"/>
          </w:tcPr>
          <w:p w14:paraId="7B7BD103" w14:textId="5632A0F1" w:rsidR="00FC654D" w:rsidRDefault="00FC654D">
            <w:pPr>
              <w:pStyle w:val="Caption"/>
            </w:pPr>
            <w:r>
              <w:t>1.35e-6</w:t>
            </w:r>
            <w:ins w:id="108" w:author="Maia Kapur" w:date="2019-05-13T09:58:00Z">
              <w:r w:rsidR="0089321B">
                <w:t xml:space="preserve"> </w:t>
              </w:r>
            </w:ins>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w:t>
            </w:r>
            <w:commentRangeStart w:id="109"/>
            <w:commentRangeStart w:id="110"/>
            <w:r>
              <w:t>427</w:t>
            </w:r>
            <w:commentRangeEnd w:id="109"/>
            <w:r w:rsidR="0085512E">
              <w:rPr>
                <w:rStyle w:val="CommentReference"/>
                <w:rFonts w:eastAsiaTheme="minorHAnsi"/>
                <w:iCs w:val="0"/>
                <w:spacing w:val="0"/>
                <w:kern w:val="0"/>
                <w:lang w:val="en-US"/>
              </w:rPr>
              <w:commentReference w:id="109"/>
            </w:r>
            <w:commentRangeEnd w:id="110"/>
            <w:r w:rsidR="0089321B">
              <w:rPr>
                <w:rStyle w:val="CommentReference"/>
                <w:rFonts w:eastAsiaTheme="minorHAnsi"/>
                <w:iCs w:val="0"/>
                <w:spacing w:val="0"/>
                <w:kern w:val="0"/>
                <w:lang w:val="en-US"/>
              </w:rPr>
              <w:commentReference w:id="110"/>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ins w:id="111" w:author="Punt, Andre (O&amp;A, Hobart)" w:date="2019-04-22T06:23:00Z">
              <w:r w:rsidR="0085512E">
                <w:t xml:space="preserve"> (yr</w:t>
              </w:r>
              <w:r w:rsidR="0085512E" w:rsidRPr="0085512E">
                <w:rPr>
                  <w:vertAlign w:val="superscript"/>
                  <w:rPrChange w:id="112" w:author="Punt, Andre (O&amp;A, Hobart)" w:date="2019-04-22T06:23:00Z">
                    <w:rPr/>
                  </w:rPrChange>
                </w:rPr>
                <w:t>-1</w:t>
              </w:r>
              <w:r w:rsidR="0085512E">
                <w:t>)</w:t>
              </w:r>
            </w:ins>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985465" w:rsidRDefault="00FC654D">
            <w:pPr>
              <w:pStyle w:val="Caption"/>
              <w:jc w:val="center"/>
              <w:rPr>
                <w:i/>
                <w:rPrChange w:id="113" w:author="Maia Kapur" w:date="2019-05-13T10:09:00Z">
                  <w:rPr/>
                </w:rPrChange>
              </w:rPr>
            </w:pPr>
            <w:r w:rsidRPr="00985465">
              <w:rPr>
                <w:i/>
                <w:rPrChange w:id="114" w:author="Maia Kapur" w:date="2019-05-13T10:09:00Z">
                  <w:rPr/>
                </w:rPrChange>
              </w:rPr>
              <w:t>L</w:t>
            </w:r>
            <w:r w:rsidRPr="00985465">
              <w:rPr>
                <w:i/>
                <w:vertAlign w:val="subscript"/>
                <w:rPrChange w:id="115" w:author="Maia Kapur" w:date="2019-05-13T10:09:00Z">
                  <w:rPr>
                    <w:vertAlign w:val="subscript"/>
                  </w:rPr>
                </w:rPrChange>
              </w:rPr>
              <w:t>50</w:t>
            </w:r>
          </w:p>
        </w:tc>
        <w:tc>
          <w:tcPr>
            <w:tcW w:w="3434" w:type="dxa"/>
          </w:tcPr>
          <w:p w14:paraId="76D5FA36" w14:textId="16D10319" w:rsidR="00FC654D" w:rsidRDefault="00FC654D">
            <w:pPr>
              <w:pStyle w:val="Caption"/>
            </w:pPr>
            <w:r>
              <w:t>Length at 50% maturity</w:t>
            </w:r>
            <w:ins w:id="116" w:author="Maia Kapur" w:date="2019-05-13T09:58:00Z">
              <w:r w:rsidR="0089321B">
                <w:t xml:space="preserve"> (cm)</w:t>
              </w:r>
            </w:ins>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2A23C0">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5EE5BC74" w:rsidR="00CF36A9" w:rsidRDefault="007B4FD6" w:rsidP="00855A9D">
      <w:pPr>
        <w:pStyle w:val="Caption"/>
      </w:pPr>
      <w:r>
        <w:t>Table A</w:t>
      </w:r>
      <w:r>
        <w:fldChar w:fldCharType="begin"/>
      </w:r>
      <w:r>
        <w:instrText xml:space="preserve"> SEQ Table_A \* ARABIC </w:instrText>
      </w:r>
      <w:r>
        <w:fldChar w:fldCharType="separate"/>
      </w:r>
      <w:r w:rsidR="00D437F5">
        <w:rPr>
          <w:noProof/>
        </w:rPr>
        <w:t>1</w:t>
      </w:r>
      <w:r>
        <w:fldChar w:fldCharType="end"/>
      </w:r>
      <w:r w:rsidR="00041698">
        <w:t xml:space="preserve">. Parameter symbols, definitions and values used in the simulation study. </w:t>
      </w:r>
    </w:p>
    <w:p w14:paraId="7F1E7A4A" w14:textId="77777777" w:rsidR="00D437F5" w:rsidRDefault="00D437F5" w:rsidP="00222845">
      <w:pPr>
        <w:pStyle w:val="Heading1"/>
        <w:spacing w:line="240" w:lineRule="auto"/>
        <w:rPr>
          <w:ins w:id="117" w:author="Maia Kapur" w:date="2019-05-13T09:59:00Z"/>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243" w:type="dxa"/>
        <w:tblLook w:val="04A0" w:firstRow="1" w:lastRow="0" w:firstColumn="1" w:lastColumn="0" w:noHBand="0" w:noVBand="1"/>
        <w:tblPrChange w:id="118" w:author="Maia Kapur" w:date="2019-05-13T10:00:00Z">
          <w:tblPr>
            <w:tblStyle w:val="TableGrid"/>
            <w:tblW w:w="9350" w:type="dxa"/>
            <w:tblLook w:val="04A0" w:firstRow="1" w:lastRow="0" w:firstColumn="1" w:lastColumn="0" w:noHBand="0" w:noVBand="1"/>
          </w:tblPr>
        </w:tblPrChange>
      </w:tblPr>
      <w:tblGrid>
        <w:gridCol w:w="2163"/>
        <w:gridCol w:w="2215"/>
        <w:gridCol w:w="1317"/>
        <w:gridCol w:w="1400"/>
        <w:gridCol w:w="2148"/>
        <w:tblGridChange w:id="119">
          <w:tblGrid>
            <w:gridCol w:w="2188"/>
            <w:gridCol w:w="2241"/>
            <w:gridCol w:w="1332"/>
            <w:gridCol w:w="1416"/>
            <w:gridCol w:w="2173"/>
          </w:tblGrid>
        </w:tblGridChange>
      </w:tblGrid>
      <w:tr w:rsidR="00D437F5" w:rsidRPr="00A45FE7" w14:paraId="254BD9B5" w14:textId="77777777" w:rsidTr="00A45FE7">
        <w:trPr>
          <w:trHeight w:val="9"/>
          <w:ins w:id="120" w:author="Maia Kapur" w:date="2019-05-13T10:00:00Z"/>
          <w:trPrChange w:id="121" w:author="Maia Kapur" w:date="2019-05-13T10:00:00Z">
            <w:trPr>
              <w:trHeight w:val="11"/>
            </w:trPr>
          </w:trPrChange>
        </w:trPr>
        <w:tc>
          <w:tcPr>
            <w:tcW w:w="2163" w:type="dxa"/>
            <w:tcPrChange w:id="122" w:author="Maia Kapur" w:date="2019-05-13T10:00:00Z">
              <w:tcPr>
                <w:tcW w:w="2188" w:type="dxa"/>
              </w:tcPr>
            </w:tcPrChange>
          </w:tcPr>
          <w:p w14:paraId="5FDC8340" w14:textId="77777777" w:rsidR="00D437F5" w:rsidRPr="00A45FE7" w:rsidRDefault="00D437F5">
            <w:pPr>
              <w:spacing w:line="240" w:lineRule="auto"/>
              <w:rPr>
                <w:ins w:id="123" w:author="Maia Kapur" w:date="2019-05-13T10:00:00Z"/>
                <w:b/>
              </w:rPr>
              <w:pPrChange w:id="124" w:author="Maia Kapur" w:date="2019-05-13T10:00:00Z">
                <w:pPr/>
              </w:pPrChange>
            </w:pPr>
            <w:ins w:id="125" w:author="Maia Kapur" w:date="2019-05-13T10:00:00Z">
              <w:r w:rsidRPr="00A45FE7">
                <w:rPr>
                  <w:b/>
                </w:rPr>
                <w:lastRenderedPageBreak/>
                <w:t>Scenario Number</w:t>
              </w:r>
            </w:ins>
          </w:p>
        </w:tc>
        <w:tc>
          <w:tcPr>
            <w:tcW w:w="2215" w:type="dxa"/>
            <w:tcPrChange w:id="126" w:author="Maia Kapur" w:date="2019-05-13T10:00:00Z">
              <w:tcPr>
                <w:tcW w:w="2241" w:type="dxa"/>
              </w:tcPr>
            </w:tcPrChange>
          </w:tcPr>
          <w:p w14:paraId="29A411AE" w14:textId="77777777" w:rsidR="00D437F5" w:rsidRPr="00A45FE7" w:rsidRDefault="00D437F5">
            <w:pPr>
              <w:spacing w:line="240" w:lineRule="auto"/>
              <w:rPr>
                <w:ins w:id="127" w:author="Maia Kapur" w:date="2019-05-13T10:00:00Z"/>
                <w:b/>
              </w:rPr>
              <w:pPrChange w:id="128" w:author="Maia Kapur" w:date="2019-05-13T10:00:00Z">
                <w:pPr/>
              </w:pPrChange>
            </w:pPr>
            <w:ins w:id="129" w:author="Maia Kapur" w:date="2019-05-13T10:00:00Z">
              <w:r w:rsidRPr="00A45FE7">
                <w:rPr>
                  <w:b/>
                </w:rPr>
                <w:t>Scenario Description</w:t>
              </w:r>
            </w:ins>
          </w:p>
        </w:tc>
        <w:tc>
          <w:tcPr>
            <w:tcW w:w="1317" w:type="dxa"/>
            <w:tcPrChange w:id="130" w:author="Maia Kapur" w:date="2019-05-13T10:00:00Z">
              <w:tcPr>
                <w:tcW w:w="1332" w:type="dxa"/>
              </w:tcPr>
            </w:tcPrChange>
          </w:tcPr>
          <w:p w14:paraId="16471B7A" w14:textId="77777777" w:rsidR="00D437F5" w:rsidRPr="00A45FE7" w:rsidRDefault="00D437F5">
            <w:pPr>
              <w:spacing w:line="240" w:lineRule="auto"/>
              <w:rPr>
                <w:ins w:id="131" w:author="Maia Kapur" w:date="2019-05-13T10:00:00Z"/>
                <w:b/>
              </w:rPr>
              <w:pPrChange w:id="132" w:author="Maia Kapur" w:date="2019-05-13T10:00:00Z">
                <w:pPr/>
              </w:pPrChange>
            </w:pPr>
            <w:ins w:id="133" w:author="Maia Kapur" w:date="2019-05-13T10:00:00Z">
              <w:r w:rsidRPr="00A45FE7">
                <w:rPr>
                  <w:b/>
                </w:rPr>
                <w:t>True Break Points</w:t>
              </w:r>
            </w:ins>
          </w:p>
        </w:tc>
        <w:tc>
          <w:tcPr>
            <w:tcW w:w="1400" w:type="dxa"/>
            <w:tcPrChange w:id="134" w:author="Maia Kapur" w:date="2019-05-13T10:00:00Z">
              <w:tcPr>
                <w:tcW w:w="1416" w:type="dxa"/>
              </w:tcPr>
            </w:tcPrChange>
          </w:tcPr>
          <w:p w14:paraId="40F5D3F0" w14:textId="77777777" w:rsidR="00D437F5" w:rsidRPr="00A45FE7" w:rsidRDefault="00D437F5">
            <w:pPr>
              <w:spacing w:line="240" w:lineRule="auto"/>
              <w:rPr>
                <w:ins w:id="135" w:author="Maia Kapur" w:date="2019-05-13T10:00:00Z"/>
                <w:b/>
              </w:rPr>
              <w:pPrChange w:id="136" w:author="Maia Kapur" w:date="2019-05-13T10:00:00Z">
                <w:pPr/>
              </w:pPrChange>
            </w:pPr>
            <w:commentRangeStart w:id="137"/>
            <w:ins w:id="138" w:author="Maia Kapur" w:date="2019-05-13T10:00:00Z">
              <w:r w:rsidRPr="00A45FE7">
                <w:rPr>
                  <w:b/>
                </w:rPr>
                <w:t>Coverage probability for L</w:t>
              </w:r>
              <w:r w:rsidRPr="00A45FE7">
                <w:rPr>
                  <w:b/>
                  <w:vertAlign w:val="subscript"/>
                </w:rPr>
                <w:t>1,</w:t>
              </w:r>
              <w:r w:rsidRPr="00A45FE7">
                <w:rPr>
                  <w:b/>
                </w:rPr>
                <w:t xml:space="preserve"> L</w:t>
              </w:r>
              <w:r w:rsidRPr="00A45FE7">
                <w:rPr>
                  <w:b/>
                  <w:vertAlign w:val="subscript"/>
                </w:rPr>
                <w:t>2</w:t>
              </w:r>
              <w:commentRangeEnd w:id="137"/>
              <w:r w:rsidRPr="00A45FE7">
                <w:rPr>
                  <w:rStyle w:val="CommentReference"/>
                  <w:sz w:val="24"/>
                  <w:szCs w:val="24"/>
                  <w:rPrChange w:id="139" w:author="Maia Kapur" w:date="2019-05-13T10:00:00Z">
                    <w:rPr>
                      <w:rStyle w:val="CommentReference"/>
                    </w:rPr>
                  </w:rPrChange>
                </w:rPr>
                <w:commentReference w:id="137"/>
              </w:r>
            </w:ins>
          </w:p>
        </w:tc>
        <w:tc>
          <w:tcPr>
            <w:tcW w:w="2148" w:type="dxa"/>
            <w:tcPrChange w:id="140" w:author="Maia Kapur" w:date="2019-05-13T10:00:00Z">
              <w:tcPr>
                <w:tcW w:w="2173" w:type="dxa"/>
              </w:tcPr>
            </w:tcPrChange>
          </w:tcPr>
          <w:p w14:paraId="31D07601" w14:textId="77777777" w:rsidR="00D437F5" w:rsidRPr="00A45FE7" w:rsidDel="009C2770" w:rsidRDefault="00D437F5">
            <w:pPr>
              <w:spacing w:line="240" w:lineRule="auto"/>
              <w:rPr>
                <w:ins w:id="141" w:author="Maia Kapur" w:date="2019-05-13T10:00:00Z"/>
                <w:b/>
              </w:rPr>
              <w:pPrChange w:id="142" w:author="Maia Kapur" w:date="2019-05-13T10:00:00Z">
                <w:pPr/>
              </w:pPrChange>
            </w:pPr>
            <w:ins w:id="143" w:author="Maia Kapur" w:date="2019-05-13T10:00:00Z">
              <w:r w:rsidRPr="00A45FE7">
                <w:rPr>
                  <w:b/>
                </w:rPr>
                <w:t>Proportion correct latitude, longitude, year</w:t>
              </w:r>
            </w:ins>
          </w:p>
        </w:tc>
      </w:tr>
      <w:tr w:rsidR="00D437F5" w:rsidRPr="00A45FE7" w14:paraId="7CECF20E" w14:textId="77777777" w:rsidTr="00A45FE7">
        <w:trPr>
          <w:trHeight w:val="9"/>
          <w:ins w:id="144" w:author="Maia Kapur" w:date="2019-05-13T10:00:00Z"/>
          <w:trPrChange w:id="145" w:author="Maia Kapur" w:date="2019-05-13T10:00:00Z">
            <w:trPr>
              <w:trHeight w:val="11"/>
            </w:trPr>
          </w:trPrChange>
        </w:trPr>
        <w:tc>
          <w:tcPr>
            <w:tcW w:w="2163" w:type="dxa"/>
            <w:tcPrChange w:id="146" w:author="Maia Kapur" w:date="2019-05-13T10:00:00Z">
              <w:tcPr>
                <w:tcW w:w="2188" w:type="dxa"/>
              </w:tcPr>
            </w:tcPrChange>
          </w:tcPr>
          <w:p w14:paraId="69EBCA52" w14:textId="77777777" w:rsidR="00D437F5" w:rsidRPr="00A45FE7" w:rsidRDefault="00D437F5">
            <w:pPr>
              <w:spacing w:line="240" w:lineRule="auto"/>
              <w:rPr>
                <w:ins w:id="147" w:author="Maia Kapur" w:date="2019-05-13T10:00:00Z"/>
              </w:rPr>
              <w:pPrChange w:id="148" w:author="Maia Kapur" w:date="2019-05-13T10:00:00Z">
                <w:pPr/>
              </w:pPrChange>
            </w:pPr>
            <w:ins w:id="149" w:author="Maia Kapur" w:date="2019-05-13T10:00:00Z">
              <w:r w:rsidRPr="00A45FE7">
                <w:t>1</w:t>
              </w:r>
            </w:ins>
          </w:p>
        </w:tc>
        <w:tc>
          <w:tcPr>
            <w:tcW w:w="2215" w:type="dxa"/>
            <w:tcPrChange w:id="150" w:author="Maia Kapur" w:date="2019-05-13T10:00:00Z">
              <w:tcPr>
                <w:tcW w:w="2241" w:type="dxa"/>
              </w:tcPr>
            </w:tcPrChange>
          </w:tcPr>
          <w:p w14:paraId="15BD9644" w14:textId="77777777" w:rsidR="00D437F5" w:rsidRPr="00A45FE7" w:rsidRDefault="00D437F5">
            <w:pPr>
              <w:spacing w:line="240" w:lineRule="auto"/>
              <w:rPr>
                <w:ins w:id="151" w:author="Maia Kapur" w:date="2019-05-13T10:00:00Z"/>
              </w:rPr>
              <w:pPrChange w:id="152" w:author="Maia Kapur" w:date="2019-05-13T10:00:00Z">
                <w:pPr/>
              </w:pPrChange>
            </w:pPr>
            <w:ins w:id="153" w:author="Maia Kapur" w:date="2019-05-13T10:00:00Z">
              <w:r w:rsidRPr="00A45FE7">
                <w:t>No spatial breaks</w:t>
              </w:r>
            </w:ins>
          </w:p>
        </w:tc>
        <w:tc>
          <w:tcPr>
            <w:tcW w:w="1317" w:type="dxa"/>
            <w:tcPrChange w:id="154" w:author="Maia Kapur" w:date="2019-05-13T10:00:00Z">
              <w:tcPr>
                <w:tcW w:w="1332" w:type="dxa"/>
              </w:tcPr>
            </w:tcPrChange>
          </w:tcPr>
          <w:p w14:paraId="253A6674" w14:textId="77777777" w:rsidR="00D437F5" w:rsidRPr="00A45FE7" w:rsidRDefault="00D437F5">
            <w:pPr>
              <w:spacing w:line="240" w:lineRule="auto"/>
              <w:rPr>
                <w:ins w:id="155" w:author="Maia Kapur" w:date="2019-05-13T10:00:00Z"/>
              </w:rPr>
              <w:pPrChange w:id="156" w:author="Maia Kapur" w:date="2019-05-13T10:00:00Z">
                <w:pPr/>
              </w:pPrChange>
            </w:pPr>
            <w:ins w:id="157" w:author="Maia Kapur" w:date="2019-05-13T10:00:00Z">
              <w:r w:rsidRPr="00A45FE7">
                <w:t>None</w:t>
              </w:r>
            </w:ins>
          </w:p>
        </w:tc>
        <w:tc>
          <w:tcPr>
            <w:tcW w:w="1400" w:type="dxa"/>
            <w:tcPrChange w:id="158" w:author="Maia Kapur" w:date="2019-05-13T10:00:00Z">
              <w:tcPr>
                <w:tcW w:w="1416" w:type="dxa"/>
              </w:tcPr>
            </w:tcPrChange>
          </w:tcPr>
          <w:p w14:paraId="4C792903" w14:textId="77777777" w:rsidR="00D437F5" w:rsidRPr="00A45FE7" w:rsidRDefault="00D437F5">
            <w:pPr>
              <w:spacing w:line="240" w:lineRule="auto"/>
              <w:rPr>
                <w:ins w:id="159" w:author="Maia Kapur" w:date="2019-05-13T10:00:00Z"/>
              </w:rPr>
              <w:pPrChange w:id="160" w:author="Maia Kapur" w:date="2019-05-13T10:00:00Z">
                <w:pPr/>
              </w:pPrChange>
            </w:pPr>
            <w:ins w:id="161" w:author="Maia Kapur" w:date="2019-05-13T10:00:00Z">
              <w:r w:rsidRPr="00A45FE7">
                <w:t>0.99, 0.32</w:t>
              </w:r>
            </w:ins>
          </w:p>
        </w:tc>
        <w:tc>
          <w:tcPr>
            <w:tcW w:w="2148" w:type="dxa"/>
            <w:tcPrChange w:id="162" w:author="Maia Kapur" w:date="2019-05-13T10:00:00Z">
              <w:tcPr>
                <w:tcW w:w="2173" w:type="dxa"/>
              </w:tcPr>
            </w:tcPrChange>
          </w:tcPr>
          <w:p w14:paraId="5F272CC2" w14:textId="77777777" w:rsidR="00D437F5" w:rsidRPr="00A45FE7" w:rsidRDefault="00D437F5">
            <w:pPr>
              <w:spacing w:line="240" w:lineRule="auto"/>
              <w:rPr>
                <w:ins w:id="163" w:author="Maia Kapur" w:date="2019-05-13T10:00:00Z"/>
              </w:rPr>
              <w:pPrChange w:id="164" w:author="Maia Kapur" w:date="2019-05-13T10:00:00Z">
                <w:pPr/>
              </w:pPrChange>
            </w:pPr>
            <w:ins w:id="165" w:author="Maia Kapur" w:date="2019-05-13T10:00:00Z">
              <w:r w:rsidRPr="00A45FE7">
                <w:t>0.91, 0.84, 0.74</w:t>
              </w:r>
            </w:ins>
          </w:p>
        </w:tc>
      </w:tr>
      <w:tr w:rsidR="00D437F5" w:rsidRPr="00A45FE7" w14:paraId="1A561C3D" w14:textId="77777777" w:rsidTr="00A45FE7">
        <w:trPr>
          <w:trHeight w:val="9"/>
          <w:ins w:id="166" w:author="Maia Kapur" w:date="2019-05-13T10:00:00Z"/>
          <w:trPrChange w:id="167" w:author="Maia Kapur" w:date="2019-05-13T10:00:00Z">
            <w:trPr>
              <w:trHeight w:val="11"/>
            </w:trPr>
          </w:trPrChange>
        </w:trPr>
        <w:tc>
          <w:tcPr>
            <w:tcW w:w="2163" w:type="dxa"/>
            <w:tcPrChange w:id="168" w:author="Maia Kapur" w:date="2019-05-13T10:00:00Z">
              <w:tcPr>
                <w:tcW w:w="2188" w:type="dxa"/>
              </w:tcPr>
            </w:tcPrChange>
          </w:tcPr>
          <w:p w14:paraId="290EEC49" w14:textId="77777777" w:rsidR="00D437F5" w:rsidRPr="00A45FE7" w:rsidRDefault="00D437F5">
            <w:pPr>
              <w:spacing w:line="240" w:lineRule="auto"/>
              <w:rPr>
                <w:ins w:id="169" w:author="Maia Kapur" w:date="2019-05-13T10:00:00Z"/>
              </w:rPr>
              <w:pPrChange w:id="170" w:author="Maia Kapur" w:date="2019-05-13T10:00:00Z">
                <w:pPr/>
              </w:pPrChange>
            </w:pPr>
            <w:ins w:id="171" w:author="Maia Kapur" w:date="2019-05-13T10:00:00Z">
              <w:r w:rsidRPr="00A45FE7">
                <w:t>2</w:t>
              </w:r>
            </w:ins>
          </w:p>
        </w:tc>
        <w:tc>
          <w:tcPr>
            <w:tcW w:w="2215" w:type="dxa"/>
            <w:tcPrChange w:id="172" w:author="Maia Kapur" w:date="2019-05-13T10:00:00Z">
              <w:tcPr>
                <w:tcW w:w="2241" w:type="dxa"/>
              </w:tcPr>
            </w:tcPrChange>
          </w:tcPr>
          <w:p w14:paraId="3C8B8742" w14:textId="77777777" w:rsidR="00D437F5" w:rsidRPr="00A45FE7" w:rsidRDefault="00D437F5">
            <w:pPr>
              <w:spacing w:line="240" w:lineRule="auto"/>
              <w:rPr>
                <w:ins w:id="173" w:author="Maia Kapur" w:date="2019-05-13T10:00:00Z"/>
              </w:rPr>
              <w:pPrChange w:id="174" w:author="Maia Kapur" w:date="2019-05-13T10:00:00Z">
                <w:pPr/>
              </w:pPrChange>
            </w:pPr>
            <w:ins w:id="175" w:author="Maia Kapur" w:date="2019-05-13T10:00:00Z">
              <w:r w:rsidRPr="00A45FE7">
                <w:t>Single, spatial break in middle of range, with no overlap and strong contrast</w:t>
              </w:r>
            </w:ins>
          </w:p>
        </w:tc>
        <w:tc>
          <w:tcPr>
            <w:tcW w:w="1317" w:type="dxa"/>
            <w:tcPrChange w:id="176" w:author="Maia Kapur" w:date="2019-05-13T10:00:00Z">
              <w:tcPr>
                <w:tcW w:w="1332" w:type="dxa"/>
              </w:tcPr>
            </w:tcPrChange>
          </w:tcPr>
          <w:p w14:paraId="4FD0C78B" w14:textId="77777777" w:rsidR="00D437F5" w:rsidRPr="00A45FE7" w:rsidRDefault="00D437F5">
            <w:pPr>
              <w:spacing w:line="240" w:lineRule="auto"/>
              <w:rPr>
                <w:ins w:id="177" w:author="Maia Kapur" w:date="2019-05-13T10:00:00Z"/>
              </w:rPr>
              <w:pPrChange w:id="178" w:author="Maia Kapur" w:date="2019-05-13T10:00:00Z">
                <w:pPr/>
              </w:pPrChange>
            </w:pPr>
            <w:ins w:id="179" w:author="Maia Kapur" w:date="2019-05-13T10:00:00Z">
              <w:r w:rsidRPr="00A45FE7">
                <w:t>25° Latitude and 25° Longitude</w:t>
              </w:r>
            </w:ins>
          </w:p>
        </w:tc>
        <w:tc>
          <w:tcPr>
            <w:tcW w:w="1400" w:type="dxa"/>
            <w:tcPrChange w:id="180" w:author="Maia Kapur" w:date="2019-05-13T10:00:00Z">
              <w:tcPr>
                <w:tcW w:w="1416" w:type="dxa"/>
              </w:tcPr>
            </w:tcPrChange>
          </w:tcPr>
          <w:p w14:paraId="1783EDCD" w14:textId="77777777" w:rsidR="00D437F5" w:rsidRPr="00A45FE7" w:rsidRDefault="00D437F5">
            <w:pPr>
              <w:spacing w:line="240" w:lineRule="auto"/>
              <w:rPr>
                <w:ins w:id="181" w:author="Maia Kapur" w:date="2019-05-13T10:00:00Z"/>
              </w:rPr>
              <w:pPrChange w:id="182" w:author="Maia Kapur" w:date="2019-05-13T10:00:00Z">
                <w:pPr/>
              </w:pPrChange>
            </w:pPr>
            <w:ins w:id="183" w:author="Maia Kapur" w:date="2019-05-13T10:00:00Z">
              <w:r w:rsidRPr="00A45FE7">
                <w:t>0.63, 0.25</w:t>
              </w:r>
            </w:ins>
          </w:p>
        </w:tc>
        <w:tc>
          <w:tcPr>
            <w:tcW w:w="2148" w:type="dxa"/>
            <w:tcPrChange w:id="184" w:author="Maia Kapur" w:date="2019-05-13T10:00:00Z">
              <w:tcPr>
                <w:tcW w:w="2173" w:type="dxa"/>
              </w:tcPr>
            </w:tcPrChange>
          </w:tcPr>
          <w:p w14:paraId="3B467DD5" w14:textId="77777777" w:rsidR="00D437F5" w:rsidRPr="00A45FE7" w:rsidRDefault="00D437F5">
            <w:pPr>
              <w:spacing w:line="240" w:lineRule="auto"/>
              <w:rPr>
                <w:ins w:id="185" w:author="Maia Kapur" w:date="2019-05-13T10:00:00Z"/>
              </w:rPr>
              <w:pPrChange w:id="186" w:author="Maia Kapur" w:date="2019-05-13T10:00:00Z">
                <w:pPr/>
              </w:pPrChange>
            </w:pPr>
            <w:ins w:id="187" w:author="Maia Kapur" w:date="2019-05-13T10:00:00Z">
              <w:r w:rsidRPr="00A45FE7">
                <w:t>0.0.5, 0.3, 0.89</w:t>
              </w:r>
            </w:ins>
          </w:p>
        </w:tc>
      </w:tr>
      <w:tr w:rsidR="00D437F5" w:rsidRPr="00A45FE7" w14:paraId="06BB36DA" w14:textId="77777777" w:rsidTr="00A45FE7">
        <w:trPr>
          <w:trHeight w:val="9"/>
          <w:ins w:id="188" w:author="Maia Kapur" w:date="2019-05-13T10:00:00Z"/>
          <w:trPrChange w:id="189" w:author="Maia Kapur" w:date="2019-05-13T10:00:00Z">
            <w:trPr>
              <w:trHeight w:val="11"/>
            </w:trPr>
          </w:trPrChange>
        </w:trPr>
        <w:tc>
          <w:tcPr>
            <w:tcW w:w="2163" w:type="dxa"/>
            <w:tcPrChange w:id="190" w:author="Maia Kapur" w:date="2019-05-13T10:00:00Z">
              <w:tcPr>
                <w:tcW w:w="2188" w:type="dxa"/>
              </w:tcPr>
            </w:tcPrChange>
          </w:tcPr>
          <w:p w14:paraId="74860B0D" w14:textId="77777777" w:rsidR="00D437F5" w:rsidRPr="00A45FE7" w:rsidRDefault="00D437F5">
            <w:pPr>
              <w:spacing w:line="240" w:lineRule="auto"/>
              <w:rPr>
                <w:ins w:id="191" w:author="Maia Kapur" w:date="2019-05-13T10:00:00Z"/>
              </w:rPr>
              <w:pPrChange w:id="192" w:author="Maia Kapur" w:date="2019-05-13T10:00:00Z">
                <w:pPr/>
              </w:pPrChange>
            </w:pPr>
            <w:ins w:id="193" w:author="Maia Kapur" w:date="2019-05-13T10:00:00Z">
              <w:r w:rsidRPr="00A45FE7">
                <w:t>3</w:t>
              </w:r>
            </w:ins>
          </w:p>
        </w:tc>
        <w:tc>
          <w:tcPr>
            <w:tcW w:w="2215" w:type="dxa"/>
            <w:tcPrChange w:id="194" w:author="Maia Kapur" w:date="2019-05-13T10:00:00Z">
              <w:tcPr>
                <w:tcW w:w="2241" w:type="dxa"/>
              </w:tcPr>
            </w:tcPrChange>
          </w:tcPr>
          <w:p w14:paraId="5562E915" w14:textId="77777777" w:rsidR="00D437F5" w:rsidRPr="00A45FE7" w:rsidRDefault="00D437F5">
            <w:pPr>
              <w:spacing w:line="240" w:lineRule="auto"/>
              <w:rPr>
                <w:ins w:id="195" w:author="Maia Kapur" w:date="2019-05-13T10:00:00Z"/>
              </w:rPr>
              <w:pPrChange w:id="196" w:author="Maia Kapur" w:date="2019-05-13T10:00:00Z">
                <w:pPr/>
              </w:pPrChange>
            </w:pPr>
            <w:ins w:id="197" w:author="Maia Kapur" w:date="2019-05-13T10:00:00Z">
              <w:r w:rsidRPr="00A45FE7">
                <w:t>Single spatial break with some overlap</w:t>
              </w:r>
            </w:ins>
          </w:p>
        </w:tc>
        <w:tc>
          <w:tcPr>
            <w:tcW w:w="1317" w:type="dxa"/>
            <w:tcPrChange w:id="198" w:author="Maia Kapur" w:date="2019-05-13T10:00:00Z">
              <w:tcPr>
                <w:tcW w:w="1332" w:type="dxa"/>
              </w:tcPr>
            </w:tcPrChange>
          </w:tcPr>
          <w:p w14:paraId="4E94B21B" w14:textId="77777777" w:rsidR="00D437F5" w:rsidRPr="00A45FE7" w:rsidRDefault="00D437F5">
            <w:pPr>
              <w:spacing w:line="240" w:lineRule="auto"/>
              <w:rPr>
                <w:ins w:id="199" w:author="Maia Kapur" w:date="2019-05-13T10:00:00Z"/>
              </w:rPr>
              <w:pPrChange w:id="200" w:author="Maia Kapur" w:date="2019-05-13T10:00:00Z">
                <w:pPr/>
              </w:pPrChange>
            </w:pPr>
            <w:ins w:id="201" w:author="Maia Kapur" w:date="2019-05-13T10:00:00Z">
              <w:r w:rsidRPr="00A45FE7">
                <w:t>Between 20° and 25° Latitude</w:t>
              </w:r>
            </w:ins>
          </w:p>
        </w:tc>
        <w:tc>
          <w:tcPr>
            <w:tcW w:w="1400" w:type="dxa"/>
            <w:tcPrChange w:id="202" w:author="Maia Kapur" w:date="2019-05-13T10:00:00Z">
              <w:tcPr>
                <w:tcW w:w="1416" w:type="dxa"/>
              </w:tcPr>
            </w:tcPrChange>
          </w:tcPr>
          <w:p w14:paraId="398189BB" w14:textId="77777777" w:rsidR="00D437F5" w:rsidRPr="00A45FE7" w:rsidRDefault="00D437F5">
            <w:pPr>
              <w:spacing w:line="240" w:lineRule="auto"/>
              <w:rPr>
                <w:ins w:id="203" w:author="Maia Kapur" w:date="2019-05-13T10:00:00Z"/>
              </w:rPr>
              <w:pPrChange w:id="204" w:author="Maia Kapur" w:date="2019-05-13T10:00:00Z">
                <w:pPr/>
              </w:pPrChange>
            </w:pPr>
            <w:ins w:id="205" w:author="Maia Kapur" w:date="2019-05-13T10:00:00Z">
              <w:r w:rsidRPr="00A45FE7">
                <w:t>0.32, 0.19</w:t>
              </w:r>
            </w:ins>
          </w:p>
        </w:tc>
        <w:tc>
          <w:tcPr>
            <w:tcW w:w="2148" w:type="dxa"/>
            <w:tcPrChange w:id="206" w:author="Maia Kapur" w:date="2019-05-13T10:00:00Z">
              <w:tcPr>
                <w:tcW w:w="2173" w:type="dxa"/>
              </w:tcPr>
            </w:tcPrChange>
          </w:tcPr>
          <w:p w14:paraId="398D8F32" w14:textId="77777777" w:rsidR="00D437F5" w:rsidRPr="00A45FE7" w:rsidRDefault="00D437F5">
            <w:pPr>
              <w:spacing w:line="240" w:lineRule="auto"/>
              <w:rPr>
                <w:ins w:id="207" w:author="Maia Kapur" w:date="2019-05-13T10:00:00Z"/>
              </w:rPr>
              <w:pPrChange w:id="208" w:author="Maia Kapur" w:date="2019-05-13T10:00:00Z">
                <w:pPr/>
              </w:pPrChange>
            </w:pPr>
            <w:ins w:id="209" w:author="Maia Kapur" w:date="2019-05-13T10:00:00Z">
              <w:r w:rsidRPr="00A45FE7">
                <w:t>0.92, 0.91, 0.89</w:t>
              </w:r>
            </w:ins>
          </w:p>
        </w:tc>
      </w:tr>
      <w:tr w:rsidR="00D437F5" w:rsidRPr="00A45FE7" w14:paraId="773AAFEF" w14:textId="77777777" w:rsidTr="00A45FE7">
        <w:trPr>
          <w:trHeight w:val="9"/>
          <w:ins w:id="210" w:author="Maia Kapur" w:date="2019-05-13T10:00:00Z"/>
          <w:trPrChange w:id="211" w:author="Maia Kapur" w:date="2019-05-13T10:00:00Z">
            <w:trPr>
              <w:trHeight w:val="11"/>
            </w:trPr>
          </w:trPrChange>
        </w:trPr>
        <w:tc>
          <w:tcPr>
            <w:tcW w:w="2163" w:type="dxa"/>
            <w:tcPrChange w:id="212" w:author="Maia Kapur" w:date="2019-05-13T10:00:00Z">
              <w:tcPr>
                <w:tcW w:w="2188" w:type="dxa"/>
              </w:tcPr>
            </w:tcPrChange>
          </w:tcPr>
          <w:p w14:paraId="5733F9D3" w14:textId="77777777" w:rsidR="00D437F5" w:rsidRPr="00A45FE7" w:rsidRDefault="00D437F5">
            <w:pPr>
              <w:spacing w:line="240" w:lineRule="auto"/>
              <w:rPr>
                <w:ins w:id="213" w:author="Maia Kapur" w:date="2019-05-13T10:00:00Z"/>
              </w:rPr>
              <w:pPrChange w:id="214" w:author="Maia Kapur" w:date="2019-05-13T10:00:00Z">
                <w:pPr/>
              </w:pPrChange>
            </w:pPr>
            <w:ins w:id="215" w:author="Maia Kapur" w:date="2019-05-13T10:00:00Z">
              <w:r w:rsidRPr="00A45FE7">
                <w:t>4</w:t>
              </w:r>
            </w:ins>
          </w:p>
        </w:tc>
        <w:tc>
          <w:tcPr>
            <w:tcW w:w="2215" w:type="dxa"/>
            <w:tcPrChange w:id="216" w:author="Maia Kapur" w:date="2019-05-13T10:00:00Z">
              <w:tcPr>
                <w:tcW w:w="2241" w:type="dxa"/>
              </w:tcPr>
            </w:tcPrChange>
          </w:tcPr>
          <w:p w14:paraId="0003E913" w14:textId="77777777" w:rsidR="00D437F5" w:rsidRPr="00A45FE7" w:rsidRDefault="00D437F5">
            <w:pPr>
              <w:spacing w:line="240" w:lineRule="auto"/>
              <w:rPr>
                <w:ins w:id="217" w:author="Maia Kapur" w:date="2019-05-13T10:00:00Z"/>
              </w:rPr>
              <w:pPrChange w:id="218" w:author="Maia Kapur" w:date="2019-05-13T10:00:00Z">
                <w:pPr/>
              </w:pPrChange>
            </w:pPr>
            <w:ins w:id="219" w:author="Maia Kapur" w:date="2019-05-13T10:00:00Z">
              <w:r w:rsidRPr="00A45FE7">
                <w:t xml:space="preserve">Single spatial break at edge of range with no overlap </w:t>
              </w:r>
            </w:ins>
          </w:p>
        </w:tc>
        <w:tc>
          <w:tcPr>
            <w:tcW w:w="1317" w:type="dxa"/>
            <w:tcPrChange w:id="220" w:author="Maia Kapur" w:date="2019-05-13T10:00:00Z">
              <w:tcPr>
                <w:tcW w:w="1332" w:type="dxa"/>
              </w:tcPr>
            </w:tcPrChange>
          </w:tcPr>
          <w:p w14:paraId="31113414" w14:textId="77777777" w:rsidR="00D437F5" w:rsidRPr="00A45FE7" w:rsidRDefault="00D437F5">
            <w:pPr>
              <w:spacing w:line="240" w:lineRule="auto"/>
              <w:rPr>
                <w:ins w:id="221" w:author="Maia Kapur" w:date="2019-05-13T10:00:00Z"/>
              </w:rPr>
              <w:pPrChange w:id="222" w:author="Maia Kapur" w:date="2019-05-13T10:00:00Z">
                <w:pPr/>
              </w:pPrChange>
            </w:pPr>
            <w:ins w:id="223" w:author="Maia Kapur" w:date="2019-05-13T10:00:00Z">
              <w:r w:rsidRPr="00A45FE7">
                <w:t>49° Latitude</w:t>
              </w:r>
            </w:ins>
          </w:p>
          <w:p w14:paraId="7C07A341" w14:textId="77777777" w:rsidR="00D437F5" w:rsidRPr="00A45FE7" w:rsidRDefault="00D437F5">
            <w:pPr>
              <w:spacing w:line="240" w:lineRule="auto"/>
              <w:rPr>
                <w:ins w:id="224" w:author="Maia Kapur" w:date="2019-05-13T10:00:00Z"/>
              </w:rPr>
              <w:pPrChange w:id="225" w:author="Maia Kapur" w:date="2019-05-13T10:00:00Z">
                <w:pPr/>
              </w:pPrChange>
            </w:pPr>
          </w:p>
        </w:tc>
        <w:tc>
          <w:tcPr>
            <w:tcW w:w="1400" w:type="dxa"/>
            <w:tcPrChange w:id="226" w:author="Maia Kapur" w:date="2019-05-13T10:00:00Z">
              <w:tcPr>
                <w:tcW w:w="1416" w:type="dxa"/>
              </w:tcPr>
            </w:tcPrChange>
          </w:tcPr>
          <w:p w14:paraId="4C0EE0EC" w14:textId="77777777" w:rsidR="00D437F5" w:rsidRPr="00A45FE7" w:rsidRDefault="00D437F5">
            <w:pPr>
              <w:spacing w:line="240" w:lineRule="auto"/>
              <w:rPr>
                <w:ins w:id="227" w:author="Maia Kapur" w:date="2019-05-13T10:00:00Z"/>
              </w:rPr>
              <w:pPrChange w:id="228" w:author="Maia Kapur" w:date="2019-05-13T10:00:00Z">
                <w:pPr/>
              </w:pPrChange>
            </w:pPr>
            <w:ins w:id="229" w:author="Maia Kapur" w:date="2019-05-13T10:00:00Z">
              <w:r w:rsidRPr="00A45FE7">
                <w:t>0.09, 0.05</w:t>
              </w:r>
            </w:ins>
          </w:p>
        </w:tc>
        <w:tc>
          <w:tcPr>
            <w:tcW w:w="2148" w:type="dxa"/>
            <w:tcPrChange w:id="230" w:author="Maia Kapur" w:date="2019-05-13T10:00:00Z">
              <w:tcPr>
                <w:tcW w:w="2173" w:type="dxa"/>
              </w:tcPr>
            </w:tcPrChange>
          </w:tcPr>
          <w:p w14:paraId="71D799F8" w14:textId="77777777" w:rsidR="00D437F5" w:rsidRPr="00A45FE7" w:rsidRDefault="00D437F5">
            <w:pPr>
              <w:spacing w:line="240" w:lineRule="auto"/>
              <w:rPr>
                <w:ins w:id="231" w:author="Maia Kapur" w:date="2019-05-13T10:00:00Z"/>
              </w:rPr>
              <w:pPrChange w:id="232" w:author="Maia Kapur" w:date="2019-05-13T10:00:00Z">
                <w:pPr/>
              </w:pPrChange>
            </w:pPr>
            <w:ins w:id="233" w:author="Maia Kapur" w:date="2019-05-13T10:00:00Z">
              <w:r w:rsidRPr="00A45FE7">
                <w:t>0.04, 0.04, 0.86</w:t>
              </w:r>
            </w:ins>
          </w:p>
        </w:tc>
      </w:tr>
      <w:tr w:rsidR="00D437F5" w:rsidRPr="00A45FE7" w14:paraId="0648F431" w14:textId="77777777" w:rsidTr="00A45FE7">
        <w:trPr>
          <w:trHeight w:val="9"/>
          <w:ins w:id="234" w:author="Maia Kapur" w:date="2019-05-13T10:00:00Z"/>
          <w:trPrChange w:id="235" w:author="Maia Kapur" w:date="2019-05-13T10:00:00Z">
            <w:trPr>
              <w:trHeight w:val="11"/>
            </w:trPr>
          </w:trPrChange>
        </w:trPr>
        <w:tc>
          <w:tcPr>
            <w:tcW w:w="2163" w:type="dxa"/>
            <w:tcPrChange w:id="236" w:author="Maia Kapur" w:date="2019-05-13T10:00:00Z">
              <w:tcPr>
                <w:tcW w:w="2188" w:type="dxa"/>
              </w:tcPr>
            </w:tcPrChange>
          </w:tcPr>
          <w:p w14:paraId="217C52F2" w14:textId="77777777" w:rsidR="00D437F5" w:rsidRPr="00A45FE7" w:rsidRDefault="00D437F5">
            <w:pPr>
              <w:spacing w:line="240" w:lineRule="auto"/>
              <w:rPr>
                <w:ins w:id="237" w:author="Maia Kapur" w:date="2019-05-13T10:00:00Z"/>
              </w:rPr>
              <w:pPrChange w:id="238" w:author="Maia Kapur" w:date="2019-05-13T10:00:00Z">
                <w:pPr/>
              </w:pPrChange>
            </w:pPr>
            <w:ins w:id="239" w:author="Maia Kapur" w:date="2019-05-13T10:00:00Z">
              <w:r w:rsidRPr="00A45FE7">
                <w:t>5</w:t>
              </w:r>
            </w:ins>
          </w:p>
        </w:tc>
        <w:tc>
          <w:tcPr>
            <w:tcW w:w="2215" w:type="dxa"/>
            <w:tcPrChange w:id="240" w:author="Maia Kapur" w:date="2019-05-13T10:00:00Z">
              <w:tcPr>
                <w:tcW w:w="2241" w:type="dxa"/>
              </w:tcPr>
            </w:tcPrChange>
          </w:tcPr>
          <w:p w14:paraId="3986CFC7" w14:textId="77777777" w:rsidR="00D437F5" w:rsidRPr="00A45FE7" w:rsidRDefault="00D437F5">
            <w:pPr>
              <w:spacing w:line="240" w:lineRule="auto"/>
              <w:rPr>
                <w:ins w:id="241" w:author="Maia Kapur" w:date="2019-05-13T10:00:00Z"/>
              </w:rPr>
              <w:pPrChange w:id="242" w:author="Maia Kapur" w:date="2019-05-13T10:00:00Z">
                <w:pPr/>
              </w:pPrChange>
            </w:pPr>
            <w:ins w:id="243" w:author="Maia Kapur" w:date="2019-05-13T10:00:00Z">
              <w:r w:rsidRPr="00A45FE7">
                <w:t>Single temporal break at year 50 (of 100); no spatial variability</w:t>
              </w:r>
            </w:ins>
          </w:p>
        </w:tc>
        <w:tc>
          <w:tcPr>
            <w:tcW w:w="1317" w:type="dxa"/>
            <w:tcPrChange w:id="244" w:author="Maia Kapur" w:date="2019-05-13T10:00:00Z">
              <w:tcPr>
                <w:tcW w:w="1332" w:type="dxa"/>
              </w:tcPr>
            </w:tcPrChange>
          </w:tcPr>
          <w:p w14:paraId="03DDD22C" w14:textId="77777777" w:rsidR="00D437F5" w:rsidRPr="00A45FE7" w:rsidRDefault="00D437F5">
            <w:pPr>
              <w:spacing w:line="240" w:lineRule="auto"/>
              <w:rPr>
                <w:ins w:id="245" w:author="Maia Kapur" w:date="2019-05-13T10:00:00Z"/>
              </w:rPr>
              <w:pPrChange w:id="246" w:author="Maia Kapur" w:date="2019-05-13T10:00:00Z">
                <w:pPr/>
              </w:pPrChange>
            </w:pPr>
            <w:ins w:id="247" w:author="Maia Kapur" w:date="2019-05-13T10:00:00Z">
              <w:r w:rsidRPr="00A45FE7">
                <w:t>None for latitude or longitude; all fish under Regime 1 from years 0 to 49 and Regime 2 thereafter</w:t>
              </w:r>
            </w:ins>
          </w:p>
        </w:tc>
        <w:tc>
          <w:tcPr>
            <w:tcW w:w="1400" w:type="dxa"/>
            <w:tcPrChange w:id="248" w:author="Maia Kapur" w:date="2019-05-13T10:00:00Z">
              <w:tcPr>
                <w:tcW w:w="1416" w:type="dxa"/>
              </w:tcPr>
            </w:tcPrChange>
          </w:tcPr>
          <w:p w14:paraId="6FD4A365" w14:textId="77777777" w:rsidR="00D437F5" w:rsidRPr="00A45FE7" w:rsidRDefault="00D437F5">
            <w:pPr>
              <w:spacing w:line="240" w:lineRule="auto"/>
              <w:rPr>
                <w:ins w:id="249" w:author="Maia Kapur" w:date="2019-05-13T10:00:00Z"/>
              </w:rPr>
              <w:pPrChange w:id="250" w:author="Maia Kapur" w:date="2019-05-13T10:00:00Z">
                <w:pPr/>
              </w:pPrChange>
            </w:pPr>
            <w:ins w:id="251" w:author="Maia Kapur" w:date="2019-05-13T10:00:00Z">
              <w:r w:rsidRPr="00A45FE7">
                <w:t>0.81, 0.36</w:t>
              </w:r>
            </w:ins>
          </w:p>
        </w:tc>
        <w:tc>
          <w:tcPr>
            <w:tcW w:w="2148" w:type="dxa"/>
            <w:tcPrChange w:id="252" w:author="Maia Kapur" w:date="2019-05-13T10:00:00Z">
              <w:tcPr>
                <w:tcW w:w="2173" w:type="dxa"/>
              </w:tcPr>
            </w:tcPrChange>
          </w:tcPr>
          <w:p w14:paraId="4B8D497C" w14:textId="77777777" w:rsidR="00D437F5" w:rsidRPr="00A45FE7" w:rsidRDefault="00D437F5">
            <w:pPr>
              <w:spacing w:line="240" w:lineRule="auto"/>
              <w:rPr>
                <w:ins w:id="253" w:author="Maia Kapur" w:date="2019-05-13T10:00:00Z"/>
              </w:rPr>
              <w:pPrChange w:id="254" w:author="Maia Kapur" w:date="2019-05-13T10:00:00Z">
                <w:pPr/>
              </w:pPrChange>
            </w:pPr>
            <w:ins w:id="255" w:author="Maia Kapur" w:date="2019-05-13T10:00:00Z">
              <w:r w:rsidRPr="00A45FE7">
                <w:t>0.93, 0.94, 0.56</w:t>
              </w:r>
            </w:ins>
          </w:p>
        </w:tc>
      </w:tr>
    </w:tbl>
    <w:p w14:paraId="422AD68E" w14:textId="7C297DF5" w:rsidR="00855A9D" w:rsidRDefault="00D437F5">
      <w:pPr>
        <w:pStyle w:val="Caption"/>
        <w:rPr>
          <w:ins w:id="256" w:author="Maia Kapur" w:date="2019-05-13T09:18:00Z"/>
          <w:i/>
          <w:iCs w:val="0"/>
        </w:rPr>
        <w:sectPr w:rsidR="00855A9D" w:rsidSect="00976DBF">
          <w:pgSz w:w="12240" w:h="15840"/>
          <w:pgMar w:top="1440" w:right="1440" w:bottom="1440" w:left="1440" w:header="720" w:footer="720" w:gutter="0"/>
          <w:lnNumType w:countBy="1" w:restart="continuous"/>
          <w:cols w:space="720"/>
          <w:docGrid w:linePitch="360"/>
        </w:sectPr>
        <w:pPrChange w:id="257" w:author="Maia Kapur" w:date="2019-05-13T09:59:00Z">
          <w:pPr>
            <w:pStyle w:val="Heading1"/>
            <w:spacing w:line="240" w:lineRule="auto"/>
          </w:pPr>
        </w:pPrChange>
      </w:pPr>
      <w:ins w:id="258" w:author="Maia Kapur" w:date="2019-05-13T09:59:00Z">
        <w:r>
          <w:t>Table A</w:t>
        </w:r>
        <w:r>
          <w:fldChar w:fldCharType="begin"/>
        </w:r>
        <w:r>
          <w:instrText xml:space="preserve"> SEQ Table_A \* ARABIC </w:instrText>
        </w:r>
      </w:ins>
      <w:r>
        <w:fldChar w:fldCharType="separate"/>
      </w:r>
      <w:ins w:id="259" w:author="Maia Kapur" w:date="2019-05-13T09:59:00Z">
        <w:r>
          <w:rPr>
            <w:noProof/>
          </w:rPr>
          <w:t>2</w:t>
        </w:r>
        <w:r>
          <w:fldChar w:fldCharType="end"/>
        </w:r>
      </w:ins>
      <w:ins w:id="260" w:author="Maia Kapur" w:date="2019-05-13T11:47:00Z">
        <w:r w:rsidR="00920B04">
          <w:t>.</w:t>
        </w:r>
      </w:ins>
      <w:ins w:id="261" w:author="Maia Kapur" w:date="2019-05-13T10:00:00Z">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ins>
    </w:p>
    <w:p w14:paraId="05476C02" w14:textId="2B4CF39F" w:rsidR="00CF36A9" w:rsidRPr="00CF36A9" w:rsidDel="0057595A" w:rsidRDefault="00CF36A9">
      <w:pPr>
        <w:pStyle w:val="Heading1"/>
        <w:spacing w:line="240" w:lineRule="auto"/>
        <w:rPr>
          <w:del w:id="262" w:author="Maia Kapur" w:date="2019-05-13T09:17:00Z"/>
          <w:lang w:val="en"/>
        </w:rPr>
        <w:pPrChange w:id="263" w:author="Maia Kapur" w:date="2019-05-13T09:18:00Z">
          <w:pPr>
            <w:pStyle w:val="Heading1"/>
          </w:pPr>
        </w:pPrChange>
      </w:pPr>
      <w:del w:id="264" w:author="Maia Kapur" w:date="2019-05-13T09:17:00Z">
        <w:r w:rsidDel="0057595A">
          <w:rPr>
            <w:lang w:val="en"/>
          </w:rPr>
          <w:lastRenderedPageBreak/>
          <w:delText>References</w:delText>
        </w:r>
      </w:del>
    </w:p>
    <w:p w14:paraId="3683CA4A" w14:textId="3CD1B4D9" w:rsidR="007E1CCD" w:rsidRPr="007E1CCD" w:rsidDel="0057595A" w:rsidRDefault="001F239F">
      <w:pPr>
        <w:widowControl w:val="0"/>
        <w:autoSpaceDE w:val="0"/>
        <w:autoSpaceDN w:val="0"/>
        <w:adjustRightInd w:val="0"/>
        <w:spacing w:line="240" w:lineRule="auto"/>
        <w:ind w:left="480" w:hanging="480"/>
        <w:rPr>
          <w:del w:id="265" w:author="Maia Kapur" w:date="2019-05-13T09:17:00Z"/>
          <w:noProof/>
        </w:rPr>
        <w:pPrChange w:id="266" w:author="Maia Kapur" w:date="2019-05-13T09:18:00Z">
          <w:pPr>
            <w:widowControl w:val="0"/>
            <w:autoSpaceDE w:val="0"/>
            <w:autoSpaceDN w:val="0"/>
            <w:adjustRightInd w:val="0"/>
            <w:ind w:left="480" w:hanging="480"/>
          </w:pPr>
        </w:pPrChange>
      </w:pPr>
      <w:del w:id="267" w:author="Maia Kapur" w:date="2019-05-13T09:17:00Z">
        <w:r w:rsidDel="0057595A">
          <w:fldChar w:fldCharType="begin" w:fldLock="1"/>
        </w:r>
        <w:r w:rsidRPr="00855A9D" w:rsidDel="0057595A">
          <w:delInstrText xml:space="preserve">ADDIN Mendeley Bibliography CSL_BIBLIOGRAPHY </w:delInstrText>
        </w:r>
        <w:r w:rsidDel="0057595A">
          <w:fldChar w:fldCharType="separate"/>
        </w:r>
        <w:r w:rsidR="007E1CCD" w:rsidRPr="007E1CCD" w:rsidDel="0057595A">
          <w:rPr>
            <w:noProof/>
          </w:rPr>
          <w:delText>Beverton, R.J.H., Holt, S.J., 1957. On the Dynamics of Exploited Fish Populations, Fisheries Investigations Series 2: Sea Fisheries. https://doi.org/10.1007/BF00044132</w:delText>
        </w:r>
      </w:del>
    </w:p>
    <w:p w14:paraId="45D4B3E2" w14:textId="796A28A6" w:rsidR="0057595A" w:rsidRPr="007E1CCD" w:rsidDel="0057595A" w:rsidRDefault="007E1CCD">
      <w:pPr>
        <w:widowControl w:val="0"/>
        <w:autoSpaceDE w:val="0"/>
        <w:autoSpaceDN w:val="0"/>
        <w:adjustRightInd w:val="0"/>
        <w:spacing w:line="240" w:lineRule="auto"/>
        <w:ind w:left="480" w:hanging="480"/>
        <w:rPr>
          <w:del w:id="268" w:author="Maia Kapur" w:date="2019-05-13T09:17:00Z"/>
          <w:noProof/>
        </w:rPr>
        <w:pPrChange w:id="269" w:author="Maia Kapur" w:date="2019-05-13T09:18:00Z">
          <w:pPr>
            <w:widowControl w:val="0"/>
            <w:autoSpaceDE w:val="0"/>
            <w:autoSpaceDN w:val="0"/>
            <w:adjustRightInd w:val="0"/>
            <w:ind w:left="480" w:hanging="480"/>
          </w:pPr>
        </w:pPrChange>
      </w:pPr>
      <w:del w:id="270" w:author="Maia Kapur" w:date="2019-05-13T09:17:00Z">
        <w:r w:rsidRPr="007E1CCD" w:rsidDel="0057595A">
          <w:rPr>
            <w:noProof/>
          </w:rPr>
          <w:delText>Rodionov, S.N., 2004. A sequential algorithm for testing climate regime shifts. Geophys. Res. Lett. 31, 2–5. https://doi.org/10.1029/2004GL019448</w:delText>
        </w:r>
      </w:del>
    </w:p>
    <w:p w14:paraId="55DEAE97" w14:textId="3F9B0B80" w:rsidR="001F239F" w:rsidRDefault="001F239F" w:rsidP="00222845">
      <w:pPr>
        <w:pStyle w:val="Heading1"/>
        <w:spacing w:line="240" w:lineRule="auto"/>
        <w:rPr>
          <w:ins w:id="271" w:author="Maia Kapur" w:date="2019-05-13T10:00:00Z"/>
        </w:rPr>
      </w:pPr>
      <w:del w:id="272" w:author="Maia Kapur" w:date="2019-05-13T09:17:00Z">
        <w:r w:rsidDel="0057595A">
          <w:fldChar w:fldCharType="end"/>
        </w:r>
      </w:del>
      <w:del w:id="273" w:author="Maia Kapur" w:date="2019-05-13T09:18:00Z">
        <w:r w:rsidR="006F0B3F" w:rsidDel="00855A9D">
          <w:delText>Appendix B</w:delText>
        </w:r>
      </w:del>
      <w:ins w:id="274" w:author="Maia Kapur" w:date="2019-05-13T09:18:00Z">
        <w:r w:rsidR="00855A9D">
          <w:rPr>
            <w:lang w:val="en"/>
          </w:rPr>
          <w:t>A.2</w:t>
        </w:r>
      </w:ins>
      <w:r w:rsidR="006F0B3F">
        <w:t xml:space="preserve"> – Additional </w:t>
      </w:r>
      <w:del w:id="275" w:author="Maia Kapur" w:date="2019-05-13T09:19:00Z">
        <w:r w:rsidR="006F0B3F" w:rsidDel="00855A9D">
          <w:delText xml:space="preserve">figures </w:delText>
        </w:r>
      </w:del>
      <w:ins w:id="276" w:author="Maia Kapur" w:date="2019-05-13T09:19:00Z">
        <w:r w:rsidR="00855A9D">
          <w:t xml:space="preserve">tables and figures </w:t>
        </w:r>
      </w:ins>
      <w:r w:rsidR="006F0B3F">
        <w:t>from the GAM-based analysis of sablefish size at age.</w:t>
      </w:r>
    </w:p>
    <w:p w14:paraId="3A14F369" w14:textId="77777777" w:rsidR="009C23E1" w:rsidRPr="00CE63AF" w:rsidRDefault="009C23E1">
      <w:pPr>
        <w:rPr>
          <w:ins w:id="277" w:author="Maia Kapur" w:date="2019-05-13T09:19:00Z"/>
        </w:rPr>
        <w:pPrChange w:id="278" w:author="Maia Kapur" w:date="2019-05-13T10:00:00Z">
          <w:pPr>
            <w:pStyle w:val="Heading1"/>
            <w:spacing w:line="240" w:lineRule="auto"/>
          </w:pPr>
        </w:pPrChange>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79" w:author="Maia Kapur" w:date="2019-05-13T09:20:00Z">
          <w:tblPr>
            <w:tblW w:w="2880" w:type="dxa"/>
            <w:tblLook w:val="04A0" w:firstRow="1" w:lastRow="0" w:firstColumn="1" w:lastColumn="0" w:noHBand="0" w:noVBand="1"/>
          </w:tblPr>
        </w:tblPrChange>
      </w:tblPr>
      <w:tblGrid>
        <w:gridCol w:w="960"/>
        <w:gridCol w:w="960"/>
        <w:gridCol w:w="960"/>
        <w:tblGridChange w:id="280">
          <w:tblGrid>
            <w:gridCol w:w="960"/>
            <w:gridCol w:w="960"/>
            <w:gridCol w:w="960"/>
          </w:tblGrid>
        </w:tblGridChange>
      </w:tblGrid>
      <w:tr w:rsidR="00855A9D" w:rsidRPr="00855A9D" w14:paraId="1ED83AAE" w14:textId="77777777" w:rsidTr="00855A9D">
        <w:trPr>
          <w:trHeight w:val="300"/>
          <w:ins w:id="281" w:author="Maia Kapur" w:date="2019-05-13T09:19:00Z"/>
          <w:trPrChange w:id="282" w:author="Maia Kapur" w:date="2019-05-13T09:20:00Z">
            <w:trPr>
              <w:trHeight w:val="300"/>
            </w:trPr>
          </w:trPrChange>
        </w:trPr>
        <w:tc>
          <w:tcPr>
            <w:tcW w:w="960" w:type="dxa"/>
            <w:shd w:val="clear" w:color="auto" w:fill="auto"/>
            <w:noWrap/>
            <w:vAlign w:val="bottom"/>
            <w:hideMark/>
            <w:tcPrChange w:id="283" w:author="Maia Kapur" w:date="2019-05-13T09:20:00Z">
              <w:tcPr>
                <w:tcW w:w="960" w:type="dxa"/>
                <w:tcBorders>
                  <w:top w:val="nil"/>
                  <w:left w:val="nil"/>
                  <w:bottom w:val="nil"/>
                  <w:right w:val="nil"/>
                </w:tcBorders>
                <w:shd w:val="clear" w:color="auto" w:fill="auto"/>
                <w:noWrap/>
                <w:vAlign w:val="bottom"/>
                <w:hideMark/>
              </w:tcPr>
            </w:tcPrChange>
          </w:tcPr>
          <w:p w14:paraId="7B5292C0" w14:textId="77777777" w:rsidR="00855A9D" w:rsidRPr="00855A9D" w:rsidRDefault="00855A9D" w:rsidP="00EF78D2">
            <w:pPr>
              <w:spacing w:line="240" w:lineRule="auto"/>
              <w:contextualSpacing w:val="0"/>
              <w:rPr>
                <w:ins w:id="284" w:author="Maia Kapur" w:date="2019-05-13T09:19:00Z"/>
                <w:rFonts w:eastAsia="Times New Roman"/>
                <w:b/>
                <w:color w:val="000000"/>
                <w:spacing w:val="0"/>
                <w:kern w:val="0"/>
                <w:rPrChange w:id="285" w:author="Maia Kapur" w:date="2019-05-13T09:19:00Z">
                  <w:rPr>
                    <w:ins w:id="286" w:author="Maia Kapur" w:date="2019-05-13T09:19:00Z"/>
                    <w:rFonts w:ascii="Calibri" w:eastAsia="Times New Roman" w:hAnsi="Calibri" w:cs="Calibri"/>
                    <w:color w:val="000000"/>
                    <w:spacing w:val="0"/>
                    <w:kern w:val="0"/>
                    <w:sz w:val="22"/>
                    <w:szCs w:val="22"/>
                  </w:rPr>
                </w:rPrChange>
              </w:rPr>
            </w:pPr>
            <w:ins w:id="287" w:author="Maia Kapur" w:date="2019-05-13T09:19:00Z">
              <w:r w:rsidRPr="00855A9D">
                <w:rPr>
                  <w:rFonts w:eastAsia="Times New Roman"/>
                  <w:b/>
                  <w:color w:val="000000"/>
                  <w:spacing w:val="0"/>
                  <w:kern w:val="0"/>
                  <w:rPrChange w:id="288" w:author="Maia Kapur" w:date="2019-05-13T09:19:00Z">
                    <w:rPr>
                      <w:rFonts w:ascii="Calibri" w:eastAsia="Times New Roman" w:hAnsi="Calibri" w:cs="Calibri"/>
                      <w:color w:val="000000"/>
                      <w:spacing w:val="0"/>
                      <w:kern w:val="0"/>
                      <w:sz w:val="22"/>
                      <w:szCs w:val="22"/>
                    </w:rPr>
                  </w:rPrChange>
                </w:rPr>
                <w:t>Age</w:t>
              </w:r>
            </w:ins>
          </w:p>
        </w:tc>
        <w:tc>
          <w:tcPr>
            <w:tcW w:w="960" w:type="dxa"/>
            <w:shd w:val="clear" w:color="auto" w:fill="auto"/>
            <w:noWrap/>
            <w:vAlign w:val="bottom"/>
            <w:hideMark/>
            <w:tcPrChange w:id="289" w:author="Maia Kapur" w:date="2019-05-13T09:20:00Z">
              <w:tcPr>
                <w:tcW w:w="960" w:type="dxa"/>
                <w:tcBorders>
                  <w:top w:val="nil"/>
                  <w:left w:val="nil"/>
                  <w:bottom w:val="nil"/>
                  <w:right w:val="nil"/>
                </w:tcBorders>
                <w:shd w:val="clear" w:color="auto" w:fill="auto"/>
                <w:noWrap/>
                <w:vAlign w:val="bottom"/>
                <w:hideMark/>
              </w:tcPr>
            </w:tcPrChange>
          </w:tcPr>
          <w:p w14:paraId="29D4D1AD" w14:textId="77777777" w:rsidR="00855A9D" w:rsidRPr="00855A9D" w:rsidRDefault="00855A9D" w:rsidP="00EF78D2">
            <w:pPr>
              <w:spacing w:line="240" w:lineRule="auto"/>
              <w:contextualSpacing w:val="0"/>
              <w:rPr>
                <w:ins w:id="290" w:author="Maia Kapur" w:date="2019-05-13T09:19:00Z"/>
                <w:rFonts w:eastAsia="Times New Roman"/>
                <w:b/>
                <w:color w:val="000000"/>
                <w:spacing w:val="0"/>
                <w:kern w:val="0"/>
                <w:rPrChange w:id="291" w:author="Maia Kapur" w:date="2019-05-13T09:19:00Z">
                  <w:rPr>
                    <w:ins w:id="292" w:author="Maia Kapur" w:date="2019-05-13T09:19:00Z"/>
                    <w:rFonts w:ascii="Calibri" w:eastAsia="Times New Roman" w:hAnsi="Calibri" w:cs="Calibri"/>
                    <w:color w:val="000000"/>
                    <w:spacing w:val="0"/>
                    <w:kern w:val="0"/>
                    <w:sz w:val="22"/>
                    <w:szCs w:val="22"/>
                  </w:rPr>
                </w:rPrChange>
              </w:rPr>
            </w:pPr>
            <w:ins w:id="293" w:author="Maia Kapur" w:date="2019-05-13T09:19:00Z">
              <w:r w:rsidRPr="00855A9D">
                <w:rPr>
                  <w:rFonts w:eastAsia="Times New Roman"/>
                  <w:b/>
                  <w:color w:val="000000"/>
                  <w:spacing w:val="0"/>
                  <w:kern w:val="0"/>
                  <w:rPrChange w:id="294" w:author="Maia Kapur" w:date="2019-05-13T09:19:00Z">
                    <w:rPr>
                      <w:rFonts w:ascii="Calibri" w:eastAsia="Times New Roman" w:hAnsi="Calibri" w:cs="Calibri"/>
                      <w:color w:val="000000"/>
                      <w:spacing w:val="0"/>
                      <w:kern w:val="0"/>
                      <w:sz w:val="22"/>
                      <w:szCs w:val="22"/>
                    </w:rPr>
                  </w:rPrChange>
                </w:rPr>
                <w:t>Sex</w:t>
              </w:r>
            </w:ins>
          </w:p>
        </w:tc>
        <w:tc>
          <w:tcPr>
            <w:tcW w:w="960" w:type="dxa"/>
            <w:shd w:val="clear" w:color="auto" w:fill="auto"/>
            <w:noWrap/>
            <w:vAlign w:val="bottom"/>
            <w:hideMark/>
            <w:tcPrChange w:id="295" w:author="Maia Kapur" w:date="2019-05-13T09:20:00Z">
              <w:tcPr>
                <w:tcW w:w="960" w:type="dxa"/>
                <w:tcBorders>
                  <w:top w:val="nil"/>
                  <w:left w:val="nil"/>
                  <w:bottom w:val="nil"/>
                  <w:right w:val="nil"/>
                </w:tcBorders>
                <w:shd w:val="clear" w:color="auto" w:fill="auto"/>
                <w:noWrap/>
                <w:vAlign w:val="bottom"/>
                <w:hideMark/>
              </w:tcPr>
            </w:tcPrChange>
          </w:tcPr>
          <w:p w14:paraId="647CB27C" w14:textId="610C0CAC" w:rsidR="00855A9D" w:rsidRPr="00855A9D" w:rsidRDefault="00855A9D" w:rsidP="00EF78D2">
            <w:pPr>
              <w:spacing w:line="240" w:lineRule="auto"/>
              <w:contextualSpacing w:val="0"/>
              <w:rPr>
                <w:ins w:id="296" w:author="Maia Kapur" w:date="2019-05-13T09:19:00Z"/>
                <w:rFonts w:eastAsia="Times New Roman"/>
                <w:b/>
                <w:color w:val="000000"/>
                <w:spacing w:val="0"/>
                <w:kern w:val="0"/>
                <w:rPrChange w:id="297" w:author="Maia Kapur" w:date="2019-05-13T09:19:00Z">
                  <w:rPr>
                    <w:ins w:id="298" w:author="Maia Kapur" w:date="2019-05-13T09:19:00Z"/>
                    <w:rFonts w:ascii="Calibri" w:eastAsia="Times New Roman" w:hAnsi="Calibri" w:cs="Calibri"/>
                    <w:color w:val="000000"/>
                    <w:spacing w:val="0"/>
                    <w:kern w:val="0"/>
                    <w:sz w:val="22"/>
                    <w:szCs w:val="22"/>
                  </w:rPr>
                </w:rPrChange>
              </w:rPr>
            </w:pPr>
            <w:ins w:id="299" w:author="Maia Kapur" w:date="2019-05-13T09:19:00Z">
              <w:r w:rsidRPr="00855A9D">
                <w:rPr>
                  <w:rFonts w:eastAsia="Times New Roman"/>
                  <w:b/>
                  <w:color w:val="000000"/>
                  <w:spacing w:val="0"/>
                  <w:kern w:val="0"/>
                  <w:rPrChange w:id="300" w:author="Maia Kapur" w:date="2019-05-13T09:19:00Z">
                    <w:rPr>
                      <w:rFonts w:eastAsia="Times New Roman"/>
                      <w:color w:val="000000"/>
                      <w:spacing w:val="0"/>
                      <w:kern w:val="0"/>
                    </w:rPr>
                  </w:rPrChange>
                </w:rPr>
                <w:t>n</w:t>
              </w:r>
            </w:ins>
          </w:p>
        </w:tc>
      </w:tr>
      <w:tr w:rsidR="00855A9D" w:rsidRPr="00855A9D" w14:paraId="43FF6070" w14:textId="77777777" w:rsidTr="00855A9D">
        <w:trPr>
          <w:trHeight w:val="300"/>
          <w:ins w:id="301" w:author="Maia Kapur" w:date="2019-05-13T09:19:00Z"/>
          <w:trPrChange w:id="302" w:author="Maia Kapur" w:date="2019-05-13T09:20:00Z">
            <w:trPr>
              <w:trHeight w:val="300"/>
            </w:trPr>
          </w:trPrChange>
        </w:trPr>
        <w:tc>
          <w:tcPr>
            <w:tcW w:w="960" w:type="dxa"/>
            <w:shd w:val="clear" w:color="auto" w:fill="auto"/>
            <w:noWrap/>
            <w:vAlign w:val="bottom"/>
            <w:hideMark/>
            <w:tcPrChange w:id="303" w:author="Maia Kapur" w:date="2019-05-13T09:20:00Z">
              <w:tcPr>
                <w:tcW w:w="960" w:type="dxa"/>
                <w:tcBorders>
                  <w:top w:val="nil"/>
                  <w:left w:val="nil"/>
                  <w:bottom w:val="nil"/>
                  <w:right w:val="nil"/>
                </w:tcBorders>
                <w:shd w:val="clear" w:color="auto" w:fill="auto"/>
                <w:noWrap/>
                <w:vAlign w:val="bottom"/>
                <w:hideMark/>
              </w:tcPr>
            </w:tcPrChange>
          </w:tcPr>
          <w:p w14:paraId="684FF3CF" w14:textId="77777777" w:rsidR="00855A9D" w:rsidRPr="00855A9D" w:rsidRDefault="00855A9D" w:rsidP="00EF78D2">
            <w:pPr>
              <w:spacing w:line="240" w:lineRule="auto"/>
              <w:contextualSpacing w:val="0"/>
              <w:jc w:val="right"/>
              <w:rPr>
                <w:ins w:id="304" w:author="Maia Kapur" w:date="2019-05-13T09:19:00Z"/>
                <w:rFonts w:eastAsia="Times New Roman"/>
                <w:color w:val="000000"/>
                <w:spacing w:val="0"/>
                <w:kern w:val="0"/>
                <w:rPrChange w:id="305" w:author="Maia Kapur" w:date="2019-05-13T09:19:00Z">
                  <w:rPr>
                    <w:ins w:id="306" w:author="Maia Kapur" w:date="2019-05-13T09:19:00Z"/>
                    <w:rFonts w:ascii="Calibri" w:eastAsia="Times New Roman" w:hAnsi="Calibri" w:cs="Calibri"/>
                    <w:color w:val="000000"/>
                    <w:spacing w:val="0"/>
                    <w:kern w:val="0"/>
                    <w:sz w:val="22"/>
                    <w:szCs w:val="22"/>
                  </w:rPr>
                </w:rPrChange>
              </w:rPr>
            </w:pPr>
            <w:ins w:id="307" w:author="Maia Kapur" w:date="2019-05-13T09:19:00Z">
              <w:r w:rsidRPr="00855A9D">
                <w:rPr>
                  <w:rFonts w:eastAsia="Times New Roman"/>
                  <w:color w:val="000000"/>
                  <w:spacing w:val="0"/>
                  <w:kern w:val="0"/>
                  <w:rPrChange w:id="308" w:author="Maia Kapur" w:date="2019-05-13T09:19:00Z">
                    <w:rPr>
                      <w:rFonts w:ascii="Calibri" w:eastAsia="Times New Roman" w:hAnsi="Calibri" w:cs="Calibri"/>
                      <w:color w:val="000000"/>
                      <w:spacing w:val="0"/>
                      <w:kern w:val="0"/>
                      <w:sz w:val="22"/>
                      <w:szCs w:val="22"/>
                    </w:rPr>
                  </w:rPrChange>
                </w:rPr>
                <w:t>4</w:t>
              </w:r>
            </w:ins>
          </w:p>
        </w:tc>
        <w:tc>
          <w:tcPr>
            <w:tcW w:w="960" w:type="dxa"/>
            <w:shd w:val="clear" w:color="auto" w:fill="auto"/>
            <w:noWrap/>
            <w:vAlign w:val="bottom"/>
            <w:hideMark/>
            <w:tcPrChange w:id="309" w:author="Maia Kapur" w:date="2019-05-13T09:20:00Z">
              <w:tcPr>
                <w:tcW w:w="960" w:type="dxa"/>
                <w:tcBorders>
                  <w:top w:val="nil"/>
                  <w:left w:val="nil"/>
                  <w:bottom w:val="nil"/>
                  <w:right w:val="nil"/>
                </w:tcBorders>
                <w:shd w:val="clear" w:color="auto" w:fill="auto"/>
                <w:noWrap/>
                <w:vAlign w:val="bottom"/>
                <w:hideMark/>
              </w:tcPr>
            </w:tcPrChange>
          </w:tcPr>
          <w:p w14:paraId="5E493ACB" w14:textId="77777777" w:rsidR="00855A9D" w:rsidRPr="00855A9D" w:rsidRDefault="00855A9D" w:rsidP="00EF78D2">
            <w:pPr>
              <w:spacing w:line="240" w:lineRule="auto"/>
              <w:contextualSpacing w:val="0"/>
              <w:rPr>
                <w:ins w:id="310" w:author="Maia Kapur" w:date="2019-05-13T09:19:00Z"/>
                <w:rFonts w:eastAsia="Times New Roman"/>
                <w:color w:val="000000"/>
                <w:spacing w:val="0"/>
                <w:kern w:val="0"/>
                <w:rPrChange w:id="311" w:author="Maia Kapur" w:date="2019-05-13T09:19:00Z">
                  <w:rPr>
                    <w:ins w:id="312" w:author="Maia Kapur" w:date="2019-05-13T09:19:00Z"/>
                    <w:rFonts w:ascii="Calibri" w:eastAsia="Times New Roman" w:hAnsi="Calibri" w:cs="Calibri"/>
                    <w:color w:val="000000"/>
                    <w:spacing w:val="0"/>
                    <w:kern w:val="0"/>
                    <w:sz w:val="22"/>
                    <w:szCs w:val="22"/>
                  </w:rPr>
                </w:rPrChange>
              </w:rPr>
            </w:pPr>
            <w:ins w:id="313" w:author="Maia Kapur" w:date="2019-05-13T09:19:00Z">
              <w:r w:rsidRPr="00855A9D">
                <w:rPr>
                  <w:rFonts w:eastAsia="Times New Roman"/>
                  <w:color w:val="000000"/>
                  <w:spacing w:val="0"/>
                  <w:kern w:val="0"/>
                  <w:rPrChange w:id="31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315" w:author="Maia Kapur" w:date="2019-05-13T09:20:00Z">
              <w:tcPr>
                <w:tcW w:w="960" w:type="dxa"/>
                <w:tcBorders>
                  <w:top w:val="nil"/>
                  <w:left w:val="nil"/>
                  <w:bottom w:val="nil"/>
                  <w:right w:val="nil"/>
                </w:tcBorders>
                <w:shd w:val="clear" w:color="auto" w:fill="auto"/>
                <w:noWrap/>
                <w:vAlign w:val="bottom"/>
                <w:hideMark/>
              </w:tcPr>
            </w:tcPrChange>
          </w:tcPr>
          <w:p w14:paraId="3A615B7B" w14:textId="77777777" w:rsidR="00855A9D" w:rsidRPr="00855A9D" w:rsidRDefault="00855A9D" w:rsidP="00EF78D2">
            <w:pPr>
              <w:spacing w:line="240" w:lineRule="auto"/>
              <w:contextualSpacing w:val="0"/>
              <w:jc w:val="right"/>
              <w:rPr>
                <w:ins w:id="316" w:author="Maia Kapur" w:date="2019-05-13T09:19:00Z"/>
                <w:rFonts w:eastAsia="Times New Roman"/>
                <w:color w:val="000000"/>
                <w:spacing w:val="0"/>
                <w:kern w:val="0"/>
                <w:rPrChange w:id="317" w:author="Maia Kapur" w:date="2019-05-13T09:19:00Z">
                  <w:rPr>
                    <w:ins w:id="318" w:author="Maia Kapur" w:date="2019-05-13T09:19:00Z"/>
                    <w:rFonts w:ascii="Calibri" w:eastAsia="Times New Roman" w:hAnsi="Calibri" w:cs="Calibri"/>
                    <w:color w:val="000000"/>
                    <w:spacing w:val="0"/>
                    <w:kern w:val="0"/>
                    <w:sz w:val="22"/>
                    <w:szCs w:val="22"/>
                  </w:rPr>
                </w:rPrChange>
              </w:rPr>
            </w:pPr>
            <w:ins w:id="319" w:author="Maia Kapur" w:date="2019-05-13T09:19:00Z">
              <w:r w:rsidRPr="00855A9D">
                <w:rPr>
                  <w:rFonts w:eastAsia="Times New Roman"/>
                  <w:color w:val="000000"/>
                  <w:spacing w:val="0"/>
                  <w:kern w:val="0"/>
                  <w:rPrChange w:id="320" w:author="Maia Kapur" w:date="2019-05-13T09:19:00Z">
                    <w:rPr>
                      <w:rFonts w:ascii="Calibri" w:eastAsia="Times New Roman" w:hAnsi="Calibri" w:cs="Calibri"/>
                      <w:color w:val="000000"/>
                      <w:spacing w:val="0"/>
                      <w:kern w:val="0"/>
                      <w:sz w:val="22"/>
                      <w:szCs w:val="22"/>
                    </w:rPr>
                  </w:rPrChange>
                </w:rPr>
                <w:t>4366</w:t>
              </w:r>
            </w:ins>
          </w:p>
        </w:tc>
      </w:tr>
      <w:tr w:rsidR="00855A9D" w:rsidRPr="00855A9D" w14:paraId="3885CA02" w14:textId="77777777" w:rsidTr="00855A9D">
        <w:trPr>
          <w:trHeight w:val="300"/>
          <w:ins w:id="321" w:author="Maia Kapur" w:date="2019-05-13T09:19:00Z"/>
          <w:trPrChange w:id="322" w:author="Maia Kapur" w:date="2019-05-13T09:20:00Z">
            <w:trPr>
              <w:trHeight w:val="300"/>
            </w:trPr>
          </w:trPrChange>
        </w:trPr>
        <w:tc>
          <w:tcPr>
            <w:tcW w:w="960" w:type="dxa"/>
            <w:shd w:val="clear" w:color="auto" w:fill="auto"/>
            <w:noWrap/>
            <w:vAlign w:val="bottom"/>
            <w:hideMark/>
            <w:tcPrChange w:id="323" w:author="Maia Kapur" w:date="2019-05-13T09:20:00Z">
              <w:tcPr>
                <w:tcW w:w="960" w:type="dxa"/>
                <w:tcBorders>
                  <w:top w:val="nil"/>
                  <w:left w:val="nil"/>
                  <w:bottom w:val="nil"/>
                  <w:right w:val="nil"/>
                </w:tcBorders>
                <w:shd w:val="clear" w:color="auto" w:fill="auto"/>
                <w:noWrap/>
                <w:vAlign w:val="bottom"/>
                <w:hideMark/>
              </w:tcPr>
            </w:tcPrChange>
          </w:tcPr>
          <w:p w14:paraId="372391F6" w14:textId="77777777" w:rsidR="00855A9D" w:rsidRPr="00855A9D" w:rsidRDefault="00855A9D" w:rsidP="00EF78D2">
            <w:pPr>
              <w:spacing w:line="240" w:lineRule="auto"/>
              <w:contextualSpacing w:val="0"/>
              <w:jc w:val="right"/>
              <w:rPr>
                <w:ins w:id="324" w:author="Maia Kapur" w:date="2019-05-13T09:19:00Z"/>
                <w:rFonts w:eastAsia="Times New Roman"/>
                <w:color w:val="000000"/>
                <w:spacing w:val="0"/>
                <w:kern w:val="0"/>
                <w:rPrChange w:id="325" w:author="Maia Kapur" w:date="2019-05-13T09:19:00Z">
                  <w:rPr>
                    <w:ins w:id="326" w:author="Maia Kapur" w:date="2019-05-13T09:19:00Z"/>
                    <w:rFonts w:ascii="Calibri" w:eastAsia="Times New Roman" w:hAnsi="Calibri" w:cs="Calibri"/>
                    <w:color w:val="000000"/>
                    <w:spacing w:val="0"/>
                    <w:kern w:val="0"/>
                    <w:sz w:val="22"/>
                    <w:szCs w:val="22"/>
                  </w:rPr>
                </w:rPrChange>
              </w:rPr>
            </w:pPr>
            <w:ins w:id="327" w:author="Maia Kapur" w:date="2019-05-13T09:19:00Z">
              <w:r w:rsidRPr="00855A9D">
                <w:rPr>
                  <w:rFonts w:eastAsia="Times New Roman"/>
                  <w:color w:val="000000"/>
                  <w:spacing w:val="0"/>
                  <w:kern w:val="0"/>
                  <w:rPrChange w:id="328" w:author="Maia Kapur" w:date="2019-05-13T09:19:00Z">
                    <w:rPr>
                      <w:rFonts w:ascii="Calibri" w:eastAsia="Times New Roman" w:hAnsi="Calibri" w:cs="Calibri"/>
                      <w:color w:val="000000"/>
                      <w:spacing w:val="0"/>
                      <w:kern w:val="0"/>
                      <w:sz w:val="22"/>
                      <w:szCs w:val="22"/>
                    </w:rPr>
                  </w:rPrChange>
                </w:rPr>
                <w:t>4</w:t>
              </w:r>
            </w:ins>
          </w:p>
        </w:tc>
        <w:tc>
          <w:tcPr>
            <w:tcW w:w="960" w:type="dxa"/>
            <w:shd w:val="clear" w:color="auto" w:fill="auto"/>
            <w:noWrap/>
            <w:vAlign w:val="bottom"/>
            <w:hideMark/>
            <w:tcPrChange w:id="329" w:author="Maia Kapur" w:date="2019-05-13T09:20:00Z">
              <w:tcPr>
                <w:tcW w:w="960" w:type="dxa"/>
                <w:tcBorders>
                  <w:top w:val="nil"/>
                  <w:left w:val="nil"/>
                  <w:bottom w:val="nil"/>
                  <w:right w:val="nil"/>
                </w:tcBorders>
                <w:shd w:val="clear" w:color="auto" w:fill="auto"/>
                <w:noWrap/>
                <w:vAlign w:val="bottom"/>
                <w:hideMark/>
              </w:tcPr>
            </w:tcPrChange>
          </w:tcPr>
          <w:p w14:paraId="6AA36C12" w14:textId="77777777" w:rsidR="00855A9D" w:rsidRPr="00855A9D" w:rsidRDefault="00855A9D" w:rsidP="00EF78D2">
            <w:pPr>
              <w:spacing w:line="240" w:lineRule="auto"/>
              <w:contextualSpacing w:val="0"/>
              <w:rPr>
                <w:ins w:id="330" w:author="Maia Kapur" w:date="2019-05-13T09:19:00Z"/>
                <w:rFonts w:eastAsia="Times New Roman"/>
                <w:color w:val="000000"/>
                <w:spacing w:val="0"/>
                <w:kern w:val="0"/>
                <w:rPrChange w:id="331" w:author="Maia Kapur" w:date="2019-05-13T09:19:00Z">
                  <w:rPr>
                    <w:ins w:id="332" w:author="Maia Kapur" w:date="2019-05-13T09:19:00Z"/>
                    <w:rFonts w:ascii="Calibri" w:eastAsia="Times New Roman" w:hAnsi="Calibri" w:cs="Calibri"/>
                    <w:color w:val="000000"/>
                    <w:spacing w:val="0"/>
                    <w:kern w:val="0"/>
                    <w:sz w:val="22"/>
                    <w:szCs w:val="22"/>
                  </w:rPr>
                </w:rPrChange>
              </w:rPr>
            </w:pPr>
            <w:ins w:id="333" w:author="Maia Kapur" w:date="2019-05-13T09:19:00Z">
              <w:r w:rsidRPr="00855A9D">
                <w:rPr>
                  <w:rFonts w:eastAsia="Times New Roman"/>
                  <w:color w:val="000000"/>
                  <w:spacing w:val="0"/>
                  <w:kern w:val="0"/>
                  <w:rPrChange w:id="33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335" w:author="Maia Kapur" w:date="2019-05-13T09:20:00Z">
              <w:tcPr>
                <w:tcW w:w="960" w:type="dxa"/>
                <w:tcBorders>
                  <w:top w:val="nil"/>
                  <w:left w:val="nil"/>
                  <w:bottom w:val="nil"/>
                  <w:right w:val="nil"/>
                </w:tcBorders>
                <w:shd w:val="clear" w:color="auto" w:fill="auto"/>
                <w:noWrap/>
                <w:vAlign w:val="bottom"/>
                <w:hideMark/>
              </w:tcPr>
            </w:tcPrChange>
          </w:tcPr>
          <w:p w14:paraId="1A75E959" w14:textId="77777777" w:rsidR="00855A9D" w:rsidRPr="00855A9D" w:rsidRDefault="00855A9D" w:rsidP="00EF78D2">
            <w:pPr>
              <w:spacing w:line="240" w:lineRule="auto"/>
              <w:contextualSpacing w:val="0"/>
              <w:jc w:val="right"/>
              <w:rPr>
                <w:ins w:id="336" w:author="Maia Kapur" w:date="2019-05-13T09:19:00Z"/>
                <w:rFonts w:eastAsia="Times New Roman"/>
                <w:color w:val="000000"/>
                <w:spacing w:val="0"/>
                <w:kern w:val="0"/>
                <w:rPrChange w:id="337" w:author="Maia Kapur" w:date="2019-05-13T09:19:00Z">
                  <w:rPr>
                    <w:ins w:id="338" w:author="Maia Kapur" w:date="2019-05-13T09:19:00Z"/>
                    <w:rFonts w:ascii="Calibri" w:eastAsia="Times New Roman" w:hAnsi="Calibri" w:cs="Calibri"/>
                    <w:color w:val="000000"/>
                    <w:spacing w:val="0"/>
                    <w:kern w:val="0"/>
                    <w:sz w:val="22"/>
                    <w:szCs w:val="22"/>
                  </w:rPr>
                </w:rPrChange>
              </w:rPr>
            </w:pPr>
            <w:ins w:id="339" w:author="Maia Kapur" w:date="2019-05-13T09:19:00Z">
              <w:r w:rsidRPr="00855A9D">
                <w:rPr>
                  <w:rFonts w:eastAsia="Times New Roman"/>
                  <w:color w:val="000000"/>
                  <w:spacing w:val="0"/>
                  <w:kern w:val="0"/>
                  <w:rPrChange w:id="340" w:author="Maia Kapur" w:date="2019-05-13T09:19:00Z">
                    <w:rPr>
                      <w:rFonts w:ascii="Calibri" w:eastAsia="Times New Roman" w:hAnsi="Calibri" w:cs="Calibri"/>
                      <w:color w:val="000000"/>
                      <w:spacing w:val="0"/>
                      <w:kern w:val="0"/>
                      <w:sz w:val="22"/>
                      <w:szCs w:val="22"/>
                    </w:rPr>
                  </w:rPrChange>
                </w:rPr>
                <w:t>3204</w:t>
              </w:r>
            </w:ins>
          </w:p>
        </w:tc>
      </w:tr>
      <w:tr w:rsidR="00855A9D" w:rsidRPr="00855A9D" w14:paraId="1E3EB1A4" w14:textId="77777777" w:rsidTr="00855A9D">
        <w:trPr>
          <w:trHeight w:val="300"/>
          <w:ins w:id="341" w:author="Maia Kapur" w:date="2019-05-13T09:19:00Z"/>
          <w:trPrChange w:id="342" w:author="Maia Kapur" w:date="2019-05-13T09:20:00Z">
            <w:trPr>
              <w:trHeight w:val="300"/>
            </w:trPr>
          </w:trPrChange>
        </w:trPr>
        <w:tc>
          <w:tcPr>
            <w:tcW w:w="960" w:type="dxa"/>
            <w:shd w:val="clear" w:color="auto" w:fill="auto"/>
            <w:noWrap/>
            <w:vAlign w:val="bottom"/>
            <w:hideMark/>
            <w:tcPrChange w:id="343" w:author="Maia Kapur" w:date="2019-05-13T09:20:00Z">
              <w:tcPr>
                <w:tcW w:w="960" w:type="dxa"/>
                <w:tcBorders>
                  <w:top w:val="nil"/>
                  <w:left w:val="nil"/>
                  <w:bottom w:val="nil"/>
                  <w:right w:val="nil"/>
                </w:tcBorders>
                <w:shd w:val="clear" w:color="auto" w:fill="auto"/>
                <w:noWrap/>
                <w:vAlign w:val="bottom"/>
                <w:hideMark/>
              </w:tcPr>
            </w:tcPrChange>
          </w:tcPr>
          <w:p w14:paraId="7FA37DEC" w14:textId="77777777" w:rsidR="00855A9D" w:rsidRPr="00855A9D" w:rsidRDefault="00855A9D" w:rsidP="00EF78D2">
            <w:pPr>
              <w:spacing w:line="240" w:lineRule="auto"/>
              <w:contextualSpacing w:val="0"/>
              <w:jc w:val="right"/>
              <w:rPr>
                <w:ins w:id="344" w:author="Maia Kapur" w:date="2019-05-13T09:19:00Z"/>
                <w:rFonts w:eastAsia="Times New Roman"/>
                <w:color w:val="000000"/>
                <w:spacing w:val="0"/>
                <w:kern w:val="0"/>
                <w:rPrChange w:id="345" w:author="Maia Kapur" w:date="2019-05-13T09:19:00Z">
                  <w:rPr>
                    <w:ins w:id="346" w:author="Maia Kapur" w:date="2019-05-13T09:19:00Z"/>
                    <w:rFonts w:ascii="Calibri" w:eastAsia="Times New Roman" w:hAnsi="Calibri" w:cs="Calibri"/>
                    <w:color w:val="000000"/>
                    <w:spacing w:val="0"/>
                    <w:kern w:val="0"/>
                    <w:sz w:val="22"/>
                    <w:szCs w:val="22"/>
                  </w:rPr>
                </w:rPrChange>
              </w:rPr>
            </w:pPr>
            <w:ins w:id="347" w:author="Maia Kapur" w:date="2019-05-13T09:19:00Z">
              <w:r w:rsidRPr="00855A9D">
                <w:rPr>
                  <w:rFonts w:eastAsia="Times New Roman"/>
                  <w:color w:val="000000"/>
                  <w:spacing w:val="0"/>
                  <w:kern w:val="0"/>
                  <w:rPrChange w:id="348" w:author="Maia Kapur" w:date="2019-05-13T09:19:00Z">
                    <w:rPr>
                      <w:rFonts w:ascii="Calibri" w:eastAsia="Times New Roman" w:hAnsi="Calibri" w:cs="Calibri"/>
                      <w:color w:val="000000"/>
                      <w:spacing w:val="0"/>
                      <w:kern w:val="0"/>
                      <w:sz w:val="22"/>
                      <w:szCs w:val="22"/>
                    </w:rPr>
                  </w:rPrChange>
                </w:rPr>
                <w:t>6</w:t>
              </w:r>
            </w:ins>
          </w:p>
        </w:tc>
        <w:tc>
          <w:tcPr>
            <w:tcW w:w="960" w:type="dxa"/>
            <w:shd w:val="clear" w:color="auto" w:fill="auto"/>
            <w:noWrap/>
            <w:vAlign w:val="bottom"/>
            <w:hideMark/>
            <w:tcPrChange w:id="349" w:author="Maia Kapur" w:date="2019-05-13T09:20:00Z">
              <w:tcPr>
                <w:tcW w:w="960" w:type="dxa"/>
                <w:tcBorders>
                  <w:top w:val="nil"/>
                  <w:left w:val="nil"/>
                  <w:bottom w:val="nil"/>
                  <w:right w:val="nil"/>
                </w:tcBorders>
                <w:shd w:val="clear" w:color="auto" w:fill="auto"/>
                <w:noWrap/>
                <w:vAlign w:val="bottom"/>
                <w:hideMark/>
              </w:tcPr>
            </w:tcPrChange>
          </w:tcPr>
          <w:p w14:paraId="3E22C6B6" w14:textId="77777777" w:rsidR="00855A9D" w:rsidRPr="00855A9D" w:rsidRDefault="00855A9D" w:rsidP="00EF78D2">
            <w:pPr>
              <w:spacing w:line="240" w:lineRule="auto"/>
              <w:contextualSpacing w:val="0"/>
              <w:rPr>
                <w:ins w:id="350" w:author="Maia Kapur" w:date="2019-05-13T09:19:00Z"/>
                <w:rFonts w:eastAsia="Times New Roman"/>
                <w:color w:val="000000"/>
                <w:spacing w:val="0"/>
                <w:kern w:val="0"/>
                <w:rPrChange w:id="351" w:author="Maia Kapur" w:date="2019-05-13T09:19:00Z">
                  <w:rPr>
                    <w:ins w:id="352" w:author="Maia Kapur" w:date="2019-05-13T09:19:00Z"/>
                    <w:rFonts w:ascii="Calibri" w:eastAsia="Times New Roman" w:hAnsi="Calibri" w:cs="Calibri"/>
                    <w:color w:val="000000"/>
                    <w:spacing w:val="0"/>
                    <w:kern w:val="0"/>
                    <w:sz w:val="22"/>
                    <w:szCs w:val="22"/>
                  </w:rPr>
                </w:rPrChange>
              </w:rPr>
            </w:pPr>
            <w:ins w:id="353" w:author="Maia Kapur" w:date="2019-05-13T09:19:00Z">
              <w:r w:rsidRPr="00855A9D">
                <w:rPr>
                  <w:rFonts w:eastAsia="Times New Roman"/>
                  <w:color w:val="000000"/>
                  <w:spacing w:val="0"/>
                  <w:kern w:val="0"/>
                  <w:rPrChange w:id="35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355" w:author="Maia Kapur" w:date="2019-05-13T09:20:00Z">
              <w:tcPr>
                <w:tcW w:w="960" w:type="dxa"/>
                <w:tcBorders>
                  <w:top w:val="nil"/>
                  <w:left w:val="nil"/>
                  <w:bottom w:val="nil"/>
                  <w:right w:val="nil"/>
                </w:tcBorders>
                <w:shd w:val="clear" w:color="auto" w:fill="auto"/>
                <w:noWrap/>
                <w:vAlign w:val="bottom"/>
                <w:hideMark/>
              </w:tcPr>
            </w:tcPrChange>
          </w:tcPr>
          <w:p w14:paraId="572E173F" w14:textId="77777777" w:rsidR="00855A9D" w:rsidRPr="00855A9D" w:rsidRDefault="00855A9D" w:rsidP="00EF78D2">
            <w:pPr>
              <w:spacing w:line="240" w:lineRule="auto"/>
              <w:contextualSpacing w:val="0"/>
              <w:jc w:val="right"/>
              <w:rPr>
                <w:ins w:id="356" w:author="Maia Kapur" w:date="2019-05-13T09:19:00Z"/>
                <w:rFonts w:eastAsia="Times New Roman"/>
                <w:color w:val="000000"/>
                <w:spacing w:val="0"/>
                <w:kern w:val="0"/>
                <w:rPrChange w:id="357" w:author="Maia Kapur" w:date="2019-05-13T09:19:00Z">
                  <w:rPr>
                    <w:ins w:id="358" w:author="Maia Kapur" w:date="2019-05-13T09:19:00Z"/>
                    <w:rFonts w:ascii="Calibri" w:eastAsia="Times New Roman" w:hAnsi="Calibri" w:cs="Calibri"/>
                    <w:color w:val="000000"/>
                    <w:spacing w:val="0"/>
                    <w:kern w:val="0"/>
                    <w:sz w:val="22"/>
                    <w:szCs w:val="22"/>
                  </w:rPr>
                </w:rPrChange>
              </w:rPr>
            </w:pPr>
            <w:ins w:id="359" w:author="Maia Kapur" w:date="2019-05-13T09:19:00Z">
              <w:r w:rsidRPr="00855A9D">
                <w:rPr>
                  <w:rFonts w:eastAsia="Times New Roman"/>
                  <w:color w:val="000000"/>
                  <w:spacing w:val="0"/>
                  <w:kern w:val="0"/>
                  <w:rPrChange w:id="360" w:author="Maia Kapur" w:date="2019-05-13T09:19:00Z">
                    <w:rPr>
                      <w:rFonts w:ascii="Calibri" w:eastAsia="Times New Roman" w:hAnsi="Calibri" w:cs="Calibri"/>
                      <w:color w:val="000000"/>
                      <w:spacing w:val="0"/>
                      <w:kern w:val="0"/>
                      <w:sz w:val="22"/>
                      <w:szCs w:val="22"/>
                    </w:rPr>
                  </w:rPrChange>
                </w:rPr>
                <w:t>4413</w:t>
              </w:r>
            </w:ins>
          </w:p>
        </w:tc>
      </w:tr>
      <w:tr w:rsidR="00855A9D" w:rsidRPr="00855A9D" w14:paraId="284D3539" w14:textId="77777777" w:rsidTr="00855A9D">
        <w:trPr>
          <w:trHeight w:val="300"/>
          <w:ins w:id="361" w:author="Maia Kapur" w:date="2019-05-13T09:19:00Z"/>
          <w:trPrChange w:id="362" w:author="Maia Kapur" w:date="2019-05-13T09:20:00Z">
            <w:trPr>
              <w:trHeight w:val="300"/>
            </w:trPr>
          </w:trPrChange>
        </w:trPr>
        <w:tc>
          <w:tcPr>
            <w:tcW w:w="960" w:type="dxa"/>
            <w:shd w:val="clear" w:color="auto" w:fill="auto"/>
            <w:noWrap/>
            <w:vAlign w:val="bottom"/>
            <w:hideMark/>
            <w:tcPrChange w:id="363" w:author="Maia Kapur" w:date="2019-05-13T09:20:00Z">
              <w:tcPr>
                <w:tcW w:w="960" w:type="dxa"/>
                <w:tcBorders>
                  <w:top w:val="nil"/>
                  <w:left w:val="nil"/>
                  <w:bottom w:val="nil"/>
                  <w:right w:val="nil"/>
                </w:tcBorders>
                <w:shd w:val="clear" w:color="auto" w:fill="auto"/>
                <w:noWrap/>
                <w:vAlign w:val="bottom"/>
                <w:hideMark/>
              </w:tcPr>
            </w:tcPrChange>
          </w:tcPr>
          <w:p w14:paraId="6631ADAD" w14:textId="77777777" w:rsidR="00855A9D" w:rsidRPr="00855A9D" w:rsidRDefault="00855A9D" w:rsidP="00EF78D2">
            <w:pPr>
              <w:spacing w:line="240" w:lineRule="auto"/>
              <w:contextualSpacing w:val="0"/>
              <w:jc w:val="right"/>
              <w:rPr>
                <w:ins w:id="364" w:author="Maia Kapur" w:date="2019-05-13T09:19:00Z"/>
                <w:rFonts w:eastAsia="Times New Roman"/>
                <w:color w:val="000000"/>
                <w:spacing w:val="0"/>
                <w:kern w:val="0"/>
                <w:rPrChange w:id="365" w:author="Maia Kapur" w:date="2019-05-13T09:19:00Z">
                  <w:rPr>
                    <w:ins w:id="366" w:author="Maia Kapur" w:date="2019-05-13T09:19:00Z"/>
                    <w:rFonts w:ascii="Calibri" w:eastAsia="Times New Roman" w:hAnsi="Calibri" w:cs="Calibri"/>
                    <w:color w:val="000000"/>
                    <w:spacing w:val="0"/>
                    <w:kern w:val="0"/>
                    <w:sz w:val="22"/>
                    <w:szCs w:val="22"/>
                  </w:rPr>
                </w:rPrChange>
              </w:rPr>
            </w:pPr>
            <w:ins w:id="367" w:author="Maia Kapur" w:date="2019-05-13T09:19:00Z">
              <w:r w:rsidRPr="00855A9D">
                <w:rPr>
                  <w:rFonts w:eastAsia="Times New Roman"/>
                  <w:color w:val="000000"/>
                  <w:spacing w:val="0"/>
                  <w:kern w:val="0"/>
                  <w:rPrChange w:id="368" w:author="Maia Kapur" w:date="2019-05-13T09:19:00Z">
                    <w:rPr>
                      <w:rFonts w:ascii="Calibri" w:eastAsia="Times New Roman" w:hAnsi="Calibri" w:cs="Calibri"/>
                      <w:color w:val="000000"/>
                      <w:spacing w:val="0"/>
                      <w:kern w:val="0"/>
                      <w:sz w:val="22"/>
                      <w:szCs w:val="22"/>
                    </w:rPr>
                  </w:rPrChange>
                </w:rPr>
                <w:t>6</w:t>
              </w:r>
            </w:ins>
          </w:p>
        </w:tc>
        <w:tc>
          <w:tcPr>
            <w:tcW w:w="960" w:type="dxa"/>
            <w:shd w:val="clear" w:color="auto" w:fill="auto"/>
            <w:noWrap/>
            <w:vAlign w:val="bottom"/>
            <w:hideMark/>
            <w:tcPrChange w:id="369" w:author="Maia Kapur" w:date="2019-05-13T09:20:00Z">
              <w:tcPr>
                <w:tcW w:w="960" w:type="dxa"/>
                <w:tcBorders>
                  <w:top w:val="nil"/>
                  <w:left w:val="nil"/>
                  <w:bottom w:val="nil"/>
                  <w:right w:val="nil"/>
                </w:tcBorders>
                <w:shd w:val="clear" w:color="auto" w:fill="auto"/>
                <w:noWrap/>
                <w:vAlign w:val="bottom"/>
                <w:hideMark/>
              </w:tcPr>
            </w:tcPrChange>
          </w:tcPr>
          <w:p w14:paraId="1AE0C288" w14:textId="77777777" w:rsidR="00855A9D" w:rsidRPr="00855A9D" w:rsidRDefault="00855A9D" w:rsidP="00EF78D2">
            <w:pPr>
              <w:spacing w:line="240" w:lineRule="auto"/>
              <w:contextualSpacing w:val="0"/>
              <w:rPr>
                <w:ins w:id="370" w:author="Maia Kapur" w:date="2019-05-13T09:19:00Z"/>
                <w:rFonts w:eastAsia="Times New Roman"/>
                <w:color w:val="000000"/>
                <w:spacing w:val="0"/>
                <w:kern w:val="0"/>
                <w:rPrChange w:id="371" w:author="Maia Kapur" w:date="2019-05-13T09:19:00Z">
                  <w:rPr>
                    <w:ins w:id="372" w:author="Maia Kapur" w:date="2019-05-13T09:19:00Z"/>
                    <w:rFonts w:ascii="Calibri" w:eastAsia="Times New Roman" w:hAnsi="Calibri" w:cs="Calibri"/>
                    <w:color w:val="000000"/>
                    <w:spacing w:val="0"/>
                    <w:kern w:val="0"/>
                    <w:sz w:val="22"/>
                    <w:szCs w:val="22"/>
                  </w:rPr>
                </w:rPrChange>
              </w:rPr>
            </w:pPr>
            <w:ins w:id="373" w:author="Maia Kapur" w:date="2019-05-13T09:19:00Z">
              <w:r w:rsidRPr="00855A9D">
                <w:rPr>
                  <w:rFonts w:eastAsia="Times New Roman"/>
                  <w:color w:val="000000"/>
                  <w:spacing w:val="0"/>
                  <w:kern w:val="0"/>
                  <w:rPrChange w:id="37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375" w:author="Maia Kapur" w:date="2019-05-13T09:20:00Z">
              <w:tcPr>
                <w:tcW w:w="960" w:type="dxa"/>
                <w:tcBorders>
                  <w:top w:val="nil"/>
                  <w:left w:val="nil"/>
                  <w:bottom w:val="nil"/>
                  <w:right w:val="nil"/>
                </w:tcBorders>
                <w:shd w:val="clear" w:color="auto" w:fill="auto"/>
                <w:noWrap/>
                <w:vAlign w:val="bottom"/>
                <w:hideMark/>
              </w:tcPr>
            </w:tcPrChange>
          </w:tcPr>
          <w:p w14:paraId="3B939879" w14:textId="77777777" w:rsidR="00855A9D" w:rsidRPr="00855A9D" w:rsidRDefault="00855A9D" w:rsidP="00EF78D2">
            <w:pPr>
              <w:spacing w:line="240" w:lineRule="auto"/>
              <w:contextualSpacing w:val="0"/>
              <w:jc w:val="right"/>
              <w:rPr>
                <w:ins w:id="376" w:author="Maia Kapur" w:date="2019-05-13T09:19:00Z"/>
                <w:rFonts w:eastAsia="Times New Roman"/>
                <w:color w:val="000000"/>
                <w:spacing w:val="0"/>
                <w:kern w:val="0"/>
                <w:rPrChange w:id="377" w:author="Maia Kapur" w:date="2019-05-13T09:19:00Z">
                  <w:rPr>
                    <w:ins w:id="378" w:author="Maia Kapur" w:date="2019-05-13T09:19:00Z"/>
                    <w:rFonts w:ascii="Calibri" w:eastAsia="Times New Roman" w:hAnsi="Calibri" w:cs="Calibri"/>
                    <w:color w:val="000000"/>
                    <w:spacing w:val="0"/>
                    <w:kern w:val="0"/>
                    <w:sz w:val="22"/>
                    <w:szCs w:val="22"/>
                  </w:rPr>
                </w:rPrChange>
              </w:rPr>
            </w:pPr>
            <w:ins w:id="379" w:author="Maia Kapur" w:date="2019-05-13T09:19:00Z">
              <w:r w:rsidRPr="00855A9D">
                <w:rPr>
                  <w:rFonts w:eastAsia="Times New Roman"/>
                  <w:color w:val="000000"/>
                  <w:spacing w:val="0"/>
                  <w:kern w:val="0"/>
                  <w:rPrChange w:id="380" w:author="Maia Kapur" w:date="2019-05-13T09:19:00Z">
                    <w:rPr>
                      <w:rFonts w:ascii="Calibri" w:eastAsia="Times New Roman" w:hAnsi="Calibri" w:cs="Calibri"/>
                      <w:color w:val="000000"/>
                      <w:spacing w:val="0"/>
                      <w:kern w:val="0"/>
                      <w:sz w:val="22"/>
                      <w:szCs w:val="22"/>
                    </w:rPr>
                  </w:rPrChange>
                </w:rPr>
                <w:t>3404</w:t>
              </w:r>
            </w:ins>
          </w:p>
        </w:tc>
      </w:tr>
      <w:tr w:rsidR="00855A9D" w:rsidRPr="00855A9D" w14:paraId="14A2A842" w14:textId="77777777" w:rsidTr="00855A9D">
        <w:trPr>
          <w:trHeight w:val="300"/>
          <w:ins w:id="381" w:author="Maia Kapur" w:date="2019-05-13T09:19:00Z"/>
          <w:trPrChange w:id="382" w:author="Maia Kapur" w:date="2019-05-13T09:20:00Z">
            <w:trPr>
              <w:trHeight w:val="300"/>
            </w:trPr>
          </w:trPrChange>
        </w:trPr>
        <w:tc>
          <w:tcPr>
            <w:tcW w:w="960" w:type="dxa"/>
            <w:shd w:val="clear" w:color="auto" w:fill="auto"/>
            <w:noWrap/>
            <w:vAlign w:val="bottom"/>
            <w:hideMark/>
            <w:tcPrChange w:id="383" w:author="Maia Kapur" w:date="2019-05-13T09:20:00Z">
              <w:tcPr>
                <w:tcW w:w="960" w:type="dxa"/>
                <w:tcBorders>
                  <w:top w:val="nil"/>
                  <w:left w:val="nil"/>
                  <w:bottom w:val="nil"/>
                  <w:right w:val="nil"/>
                </w:tcBorders>
                <w:shd w:val="clear" w:color="auto" w:fill="auto"/>
                <w:noWrap/>
                <w:vAlign w:val="bottom"/>
                <w:hideMark/>
              </w:tcPr>
            </w:tcPrChange>
          </w:tcPr>
          <w:p w14:paraId="34FF8853" w14:textId="77777777" w:rsidR="00855A9D" w:rsidRPr="00855A9D" w:rsidRDefault="00855A9D" w:rsidP="00EF78D2">
            <w:pPr>
              <w:spacing w:line="240" w:lineRule="auto"/>
              <w:contextualSpacing w:val="0"/>
              <w:jc w:val="right"/>
              <w:rPr>
                <w:ins w:id="384" w:author="Maia Kapur" w:date="2019-05-13T09:19:00Z"/>
                <w:rFonts w:eastAsia="Times New Roman"/>
                <w:color w:val="000000"/>
                <w:spacing w:val="0"/>
                <w:kern w:val="0"/>
                <w:rPrChange w:id="385" w:author="Maia Kapur" w:date="2019-05-13T09:19:00Z">
                  <w:rPr>
                    <w:ins w:id="386" w:author="Maia Kapur" w:date="2019-05-13T09:19:00Z"/>
                    <w:rFonts w:ascii="Calibri" w:eastAsia="Times New Roman" w:hAnsi="Calibri" w:cs="Calibri"/>
                    <w:color w:val="000000"/>
                    <w:spacing w:val="0"/>
                    <w:kern w:val="0"/>
                    <w:sz w:val="22"/>
                    <w:szCs w:val="22"/>
                  </w:rPr>
                </w:rPrChange>
              </w:rPr>
            </w:pPr>
            <w:ins w:id="387" w:author="Maia Kapur" w:date="2019-05-13T09:19:00Z">
              <w:r w:rsidRPr="00855A9D">
                <w:rPr>
                  <w:rFonts w:eastAsia="Times New Roman"/>
                  <w:color w:val="000000"/>
                  <w:spacing w:val="0"/>
                  <w:kern w:val="0"/>
                  <w:rPrChange w:id="388" w:author="Maia Kapur" w:date="2019-05-13T09:19:00Z">
                    <w:rPr>
                      <w:rFonts w:ascii="Calibri" w:eastAsia="Times New Roman" w:hAnsi="Calibri" w:cs="Calibri"/>
                      <w:color w:val="000000"/>
                      <w:spacing w:val="0"/>
                      <w:kern w:val="0"/>
                      <w:sz w:val="22"/>
                      <w:szCs w:val="22"/>
                    </w:rPr>
                  </w:rPrChange>
                </w:rPr>
                <w:t>10</w:t>
              </w:r>
            </w:ins>
          </w:p>
        </w:tc>
        <w:tc>
          <w:tcPr>
            <w:tcW w:w="960" w:type="dxa"/>
            <w:shd w:val="clear" w:color="auto" w:fill="auto"/>
            <w:noWrap/>
            <w:vAlign w:val="bottom"/>
            <w:hideMark/>
            <w:tcPrChange w:id="389" w:author="Maia Kapur" w:date="2019-05-13T09:20:00Z">
              <w:tcPr>
                <w:tcW w:w="960" w:type="dxa"/>
                <w:tcBorders>
                  <w:top w:val="nil"/>
                  <w:left w:val="nil"/>
                  <w:bottom w:val="nil"/>
                  <w:right w:val="nil"/>
                </w:tcBorders>
                <w:shd w:val="clear" w:color="auto" w:fill="auto"/>
                <w:noWrap/>
                <w:vAlign w:val="bottom"/>
                <w:hideMark/>
              </w:tcPr>
            </w:tcPrChange>
          </w:tcPr>
          <w:p w14:paraId="4A1DAFF8" w14:textId="77777777" w:rsidR="00855A9D" w:rsidRPr="00855A9D" w:rsidRDefault="00855A9D" w:rsidP="00EF78D2">
            <w:pPr>
              <w:spacing w:line="240" w:lineRule="auto"/>
              <w:contextualSpacing w:val="0"/>
              <w:rPr>
                <w:ins w:id="390" w:author="Maia Kapur" w:date="2019-05-13T09:19:00Z"/>
                <w:rFonts w:eastAsia="Times New Roman"/>
                <w:color w:val="000000"/>
                <w:spacing w:val="0"/>
                <w:kern w:val="0"/>
                <w:rPrChange w:id="391" w:author="Maia Kapur" w:date="2019-05-13T09:19:00Z">
                  <w:rPr>
                    <w:ins w:id="392" w:author="Maia Kapur" w:date="2019-05-13T09:19:00Z"/>
                    <w:rFonts w:ascii="Calibri" w:eastAsia="Times New Roman" w:hAnsi="Calibri" w:cs="Calibri"/>
                    <w:color w:val="000000"/>
                    <w:spacing w:val="0"/>
                    <w:kern w:val="0"/>
                    <w:sz w:val="22"/>
                    <w:szCs w:val="22"/>
                  </w:rPr>
                </w:rPrChange>
              </w:rPr>
            </w:pPr>
            <w:ins w:id="393" w:author="Maia Kapur" w:date="2019-05-13T09:19:00Z">
              <w:r w:rsidRPr="00855A9D">
                <w:rPr>
                  <w:rFonts w:eastAsia="Times New Roman"/>
                  <w:color w:val="000000"/>
                  <w:spacing w:val="0"/>
                  <w:kern w:val="0"/>
                  <w:rPrChange w:id="39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395" w:author="Maia Kapur" w:date="2019-05-13T09:20:00Z">
              <w:tcPr>
                <w:tcW w:w="960" w:type="dxa"/>
                <w:tcBorders>
                  <w:top w:val="nil"/>
                  <w:left w:val="nil"/>
                  <w:bottom w:val="nil"/>
                  <w:right w:val="nil"/>
                </w:tcBorders>
                <w:shd w:val="clear" w:color="auto" w:fill="auto"/>
                <w:noWrap/>
                <w:vAlign w:val="bottom"/>
                <w:hideMark/>
              </w:tcPr>
            </w:tcPrChange>
          </w:tcPr>
          <w:p w14:paraId="6FF4926F" w14:textId="77777777" w:rsidR="00855A9D" w:rsidRPr="00855A9D" w:rsidRDefault="00855A9D" w:rsidP="00EF78D2">
            <w:pPr>
              <w:spacing w:line="240" w:lineRule="auto"/>
              <w:contextualSpacing w:val="0"/>
              <w:jc w:val="right"/>
              <w:rPr>
                <w:ins w:id="396" w:author="Maia Kapur" w:date="2019-05-13T09:19:00Z"/>
                <w:rFonts w:eastAsia="Times New Roman"/>
                <w:color w:val="000000"/>
                <w:spacing w:val="0"/>
                <w:kern w:val="0"/>
                <w:rPrChange w:id="397" w:author="Maia Kapur" w:date="2019-05-13T09:19:00Z">
                  <w:rPr>
                    <w:ins w:id="398" w:author="Maia Kapur" w:date="2019-05-13T09:19:00Z"/>
                    <w:rFonts w:ascii="Calibri" w:eastAsia="Times New Roman" w:hAnsi="Calibri" w:cs="Calibri"/>
                    <w:color w:val="000000"/>
                    <w:spacing w:val="0"/>
                    <w:kern w:val="0"/>
                    <w:sz w:val="22"/>
                    <w:szCs w:val="22"/>
                  </w:rPr>
                </w:rPrChange>
              </w:rPr>
            </w:pPr>
            <w:ins w:id="399" w:author="Maia Kapur" w:date="2019-05-13T09:19:00Z">
              <w:r w:rsidRPr="00855A9D">
                <w:rPr>
                  <w:rFonts w:eastAsia="Times New Roman"/>
                  <w:color w:val="000000"/>
                  <w:spacing w:val="0"/>
                  <w:kern w:val="0"/>
                  <w:rPrChange w:id="400" w:author="Maia Kapur" w:date="2019-05-13T09:19:00Z">
                    <w:rPr>
                      <w:rFonts w:ascii="Calibri" w:eastAsia="Times New Roman" w:hAnsi="Calibri" w:cs="Calibri"/>
                      <w:color w:val="000000"/>
                      <w:spacing w:val="0"/>
                      <w:kern w:val="0"/>
                      <w:sz w:val="22"/>
                      <w:szCs w:val="22"/>
                    </w:rPr>
                  </w:rPrChange>
                </w:rPr>
                <w:t>2064</w:t>
              </w:r>
            </w:ins>
          </w:p>
        </w:tc>
      </w:tr>
      <w:tr w:rsidR="00855A9D" w:rsidRPr="00855A9D" w14:paraId="75B6265C" w14:textId="77777777" w:rsidTr="00855A9D">
        <w:trPr>
          <w:trHeight w:val="300"/>
          <w:ins w:id="401" w:author="Maia Kapur" w:date="2019-05-13T09:19:00Z"/>
          <w:trPrChange w:id="402" w:author="Maia Kapur" w:date="2019-05-13T09:20:00Z">
            <w:trPr>
              <w:trHeight w:val="300"/>
            </w:trPr>
          </w:trPrChange>
        </w:trPr>
        <w:tc>
          <w:tcPr>
            <w:tcW w:w="960" w:type="dxa"/>
            <w:shd w:val="clear" w:color="auto" w:fill="auto"/>
            <w:noWrap/>
            <w:vAlign w:val="bottom"/>
            <w:hideMark/>
            <w:tcPrChange w:id="403" w:author="Maia Kapur" w:date="2019-05-13T09:20:00Z">
              <w:tcPr>
                <w:tcW w:w="960" w:type="dxa"/>
                <w:tcBorders>
                  <w:top w:val="nil"/>
                  <w:left w:val="nil"/>
                  <w:bottom w:val="nil"/>
                  <w:right w:val="nil"/>
                </w:tcBorders>
                <w:shd w:val="clear" w:color="auto" w:fill="auto"/>
                <w:noWrap/>
                <w:vAlign w:val="bottom"/>
                <w:hideMark/>
              </w:tcPr>
            </w:tcPrChange>
          </w:tcPr>
          <w:p w14:paraId="3F1DB03D" w14:textId="77777777" w:rsidR="00855A9D" w:rsidRPr="00855A9D" w:rsidRDefault="00855A9D" w:rsidP="00EF78D2">
            <w:pPr>
              <w:spacing w:line="240" w:lineRule="auto"/>
              <w:contextualSpacing w:val="0"/>
              <w:jc w:val="right"/>
              <w:rPr>
                <w:ins w:id="404" w:author="Maia Kapur" w:date="2019-05-13T09:19:00Z"/>
                <w:rFonts w:eastAsia="Times New Roman"/>
                <w:color w:val="000000"/>
                <w:spacing w:val="0"/>
                <w:kern w:val="0"/>
                <w:rPrChange w:id="405" w:author="Maia Kapur" w:date="2019-05-13T09:19:00Z">
                  <w:rPr>
                    <w:ins w:id="406" w:author="Maia Kapur" w:date="2019-05-13T09:19:00Z"/>
                    <w:rFonts w:ascii="Calibri" w:eastAsia="Times New Roman" w:hAnsi="Calibri" w:cs="Calibri"/>
                    <w:color w:val="000000"/>
                    <w:spacing w:val="0"/>
                    <w:kern w:val="0"/>
                    <w:sz w:val="22"/>
                    <w:szCs w:val="22"/>
                  </w:rPr>
                </w:rPrChange>
              </w:rPr>
            </w:pPr>
            <w:ins w:id="407" w:author="Maia Kapur" w:date="2019-05-13T09:19:00Z">
              <w:r w:rsidRPr="00855A9D">
                <w:rPr>
                  <w:rFonts w:eastAsia="Times New Roman"/>
                  <w:color w:val="000000"/>
                  <w:spacing w:val="0"/>
                  <w:kern w:val="0"/>
                  <w:rPrChange w:id="408" w:author="Maia Kapur" w:date="2019-05-13T09:19:00Z">
                    <w:rPr>
                      <w:rFonts w:ascii="Calibri" w:eastAsia="Times New Roman" w:hAnsi="Calibri" w:cs="Calibri"/>
                      <w:color w:val="000000"/>
                      <w:spacing w:val="0"/>
                      <w:kern w:val="0"/>
                      <w:sz w:val="22"/>
                      <w:szCs w:val="22"/>
                    </w:rPr>
                  </w:rPrChange>
                </w:rPr>
                <w:t>10</w:t>
              </w:r>
            </w:ins>
          </w:p>
        </w:tc>
        <w:tc>
          <w:tcPr>
            <w:tcW w:w="960" w:type="dxa"/>
            <w:shd w:val="clear" w:color="auto" w:fill="auto"/>
            <w:noWrap/>
            <w:vAlign w:val="bottom"/>
            <w:hideMark/>
            <w:tcPrChange w:id="409" w:author="Maia Kapur" w:date="2019-05-13T09:20:00Z">
              <w:tcPr>
                <w:tcW w:w="960" w:type="dxa"/>
                <w:tcBorders>
                  <w:top w:val="nil"/>
                  <w:left w:val="nil"/>
                  <w:bottom w:val="nil"/>
                  <w:right w:val="nil"/>
                </w:tcBorders>
                <w:shd w:val="clear" w:color="auto" w:fill="auto"/>
                <w:noWrap/>
                <w:vAlign w:val="bottom"/>
                <w:hideMark/>
              </w:tcPr>
            </w:tcPrChange>
          </w:tcPr>
          <w:p w14:paraId="70FED9D7" w14:textId="77777777" w:rsidR="00855A9D" w:rsidRPr="00855A9D" w:rsidRDefault="00855A9D" w:rsidP="00EF78D2">
            <w:pPr>
              <w:spacing w:line="240" w:lineRule="auto"/>
              <w:contextualSpacing w:val="0"/>
              <w:rPr>
                <w:ins w:id="410" w:author="Maia Kapur" w:date="2019-05-13T09:19:00Z"/>
                <w:rFonts w:eastAsia="Times New Roman"/>
                <w:color w:val="000000"/>
                <w:spacing w:val="0"/>
                <w:kern w:val="0"/>
                <w:rPrChange w:id="411" w:author="Maia Kapur" w:date="2019-05-13T09:19:00Z">
                  <w:rPr>
                    <w:ins w:id="412" w:author="Maia Kapur" w:date="2019-05-13T09:19:00Z"/>
                    <w:rFonts w:ascii="Calibri" w:eastAsia="Times New Roman" w:hAnsi="Calibri" w:cs="Calibri"/>
                    <w:color w:val="000000"/>
                    <w:spacing w:val="0"/>
                    <w:kern w:val="0"/>
                    <w:sz w:val="22"/>
                    <w:szCs w:val="22"/>
                  </w:rPr>
                </w:rPrChange>
              </w:rPr>
            </w:pPr>
            <w:ins w:id="413" w:author="Maia Kapur" w:date="2019-05-13T09:19:00Z">
              <w:r w:rsidRPr="00855A9D">
                <w:rPr>
                  <w:rFonts w:eastAsia="Times New Roman"/>
                  <w:color w:val="000000"/>
                  <w:spacing w:val="0"/>
                  <w:kern w:val="0"/>
                  <w:rPrChange w:id="41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415" w:author="Maia Kapur" w:date="2019-05-13T09:20:00Z">
              <w:tcPr>
                <w:tcW w:w="960" w:type="dxa"/>
                <w:tcBorders>
                  <w:top w:val="nil"/>
                  <w:left w:val="nil"/>
                  <w:bottom w:val="nil"/>
                  <w:right w:val="nil"/>
                </w:tcBorders>
                <w:shd w:val="clear" w:color="auto" w:fill="auto"/>
                <w:noWrap/>
                <w:vAlign w:val="bottom"/>
                <w:hideMark/>
              </w:tcPr>
            </w:tcPrChange>
          </w:tcPr>
          <w:p w14:paraId="7BF80A75" w14:textId="77777777" w:rsidR="00855A9D" w:rsidRPr="00855A9D" w:rsidRDefault="00855A9D" w:rsidP="00EF78D2">
            <w:pPr>
              <w:spacing w:line="240" w:lineRule="auto"/>
              <w:contextualSpacing w:val="0"/>
              <w:jc w:val="right"/>
              <w:rPr>
                <w:ins w:id="416" w:author="Maia Kapur" w:date="2019-05-13T09:19:00Z"/>
                <w:rFonts w:eastAsia="Times New Roman"/>
                <w:color w:val="000000"/>
                <w:spacing w:val="0"/>
                <w:kern w:val="0"/>
                <w:rPrChange w:id="417" w:author="Maia Kapur" w:date="2019-05-13T09:19:00Z">
                  <w:rPr>
                    <w:ins w:id="418" w:author="Maia Kapur" w:date="2019-05-13T09:19:00Z"/>
                    <w:rFonts w:ascii="Calibri" w:eastAsia="Times New Roman" w:hAnsi="Calibri" w:cs="Calibri"/>
                    <w:color w:val="000000"/>
                    <w:spacing w:val="0"/>
                    <w:kern w:val="0"/>
                    <w:sz w:val="22"/>
                    <w:szCs w:val="22"/>
                  </w:rPr>
                </w:rPrChange>
              </w:rPr>
            </w:pPr>
            <w:ins w:id="419" w:author="Maia Kapur" w:date="2019-05-13T09:19:00Z">
              <w:r w:rsidRPr="00855A9D">
                <w:rPr>
                  <w:rFonts w:eastAsia="Times New Roman"/>
                  <w:color w:val="000000"/>
                  <w:spacing w:val="0"/>
                  <w:kern w:val="0"/>
                  <w:rPrChange w:id="420" w:author="Maia Kapur" w:date="2019-05-13T09:19:00Z">
                    <w:rPr>
                      <w:rFonts w:ascii="Calibri" w:eastAsia="Times New Roman" w:hAnsi="Calibri" w:cs="Calibri"/>
                      <w:color w:val="000000"/>
                      <w:spacing w:val="0"/>
                      <w:kern w:val="0"/>
                      <w:sz w:val="22"/>
                      <w:szCs w:val="22"/>
                    </w:rPr>
                  </w:rPrChange>
                </w:rPr>
                <w:t>1765</w:t>
              </w:r>
            </w:ins>
          </w:p>
        </w:tc>
      </w:tr>
      <w:tr w:rsidR="00855A9D" w:rsidRPr="00855A9D" w14:paraId="1F7DEE29" w14:textId="77777777" w:rsidTr="00855A9D">
        <w:trPr>
          <w:trHeight w:val="300"/>
          <w:ins w:id="421" w:author="Maia Kapur" w:date="2019-05-13T09:19:00Z"/>
          <w:trPrChange w:id="422" w:author="Maia Kapur" w:date="2019-05-13T09:20:00Z">
            <w:trPr>
              <w:trHeight w:val="300"/>
            </w:trPr>
          </w:trPrChange>
        </w:trPr>
        <w:tc>
          <w:tcPr>
            <w:tcW w:w="960" w:type="dxa"/>
            <w:shd w:val="clear" w:color="auto" w:fill="auto"/>
            <w:noWrap/>
            <w:vAlign w:val="bottom"/>
            <w:hideMark/>
            <w:tcPrChange w:id="423" w:author="Maia Kapur" w:date="2019-05-13T09:20:00Z">
              <w:tcPr>
                <w:tcW w:w="960" w:type="dxa"/>
                <w:tcBorders>
                  <w:top w:val="nil"/>
                  <w:left w:val="nil"/>
                  <w:bottom w:val="nil"/>
                  <w:right w:val="nil"/>
                </w:tcBorders>
                <w:shd w:val="clear" w:color="auto" w:fill="auto"/>
                <w:noWrap/>
                <w:vAlign w:val="bottom"/>
                <w:hideMark/>
              </w:tcPr>
            </w:tcPrChange>
          </w:tcPr>
          <w:p w14:paraId="67EA7B00" w14:textId="77777777" w:rsidR="00855A9D" w:rsidRPr="00855A9D" w:rsidRDefault="00855A9D" w:rsidP="00EF78D2">
            <w:pPr>
              <w:spacing w:line="240" w:lineRule="auto"/>
              <w:contextualSpacing w:val="0"/>
              <w:jc w:val="right"/>
              <w:rPr>
                <w:ins w:id="424" w:author="Maia Kapur" w:date="2019-05-13T09:19:00Z"/>
                <w:rFonts w:eastAsia="Times New Roman"/>
                <w:color w:val="000000"/>
                <w:spacing w:val="0"/>
                <w:kern w:val="0"/>
                <w:rPrChange w:id="425" w:author="Maia Kapur" w:date="2019-05-13T09:19:00Z">
                  <w:rPr>
                    <w:ins w:id="426" w:author="Maia Kapur" w:date="2019-05-13T09:19:00Z"/>
                    <w:rFonts w:ascii="Calibri" w:eastAsia="Times New Roman" w:hAnsi="Calibri" w:cs="Calibri"/>
                    <w:color w:val="000000"/>
                    <w:spacing w:val="0"/>
                    <w:kern w:val="0"/>
                    <w:sz w:val="22"/>
                    <w:szCs w:val="22"/>
                  </w:rPr>
                </w:rPrChange>
              </w:rPr>
            </w:pPr>
            <w:ins w:id="427" w:author="Maia Kapur" w:date="2019-05-13T09:19:00Z">
              <w:r w:rsidRPr="00855A9D">
                <w:rPr>
                  <w:rFonts w:eastAsia="Times New Roman"/>
                  <w:color w:val="000000"/>
                  <w:spacing w:val="0"/>
                  <w:kern w:val="0"/>
                  <w:rPrChange w:id="428" w:author="Maia Kapur" w:date="2019-05-13T09:19:00Z">
                    <w:rPr>
                      <w:rFonts w:ascii="Calibri" w:eastAsia="Times New Roman" w:hAnsi="Calibri" w:cs="Calibri"/>
                      <w:color w:val="000000"/>
                      <w:spacing w:val="0"/>
                      <w:kern w:val="0"/>
                      <w:sz w:val="22"/>
                      <w:szCs w:val="22"/>
                    </w:rPr>
                  </w:rPrChange>
                </w:rPr>
                <w:t>30</w:t>
              </w:r>
            </w:ins>
          </w:p>
        </w:tc>
        <w:tc>
          <w:tcPr>
            <w:tcW w:w="960" w:type="dxa"/>
            <w:shd w:val="clear" w:color="auto" w:fill="auto"/>
            <w:noWrap/>
            <w:vAlign w:val="bottom"/>
            <w:hideMark/>
            <w:tcPrChange w:id="429" w:author="Maia Kapur" w:date="2019-05-13T09:20:00Z">
              <w:tcPr>
                <w:tcW w:w="960" w:type="dxa"/>
                <w:tcBorders>
                  <w:top w:val="nil"/>
                  <w:left w:val="nil"/>
                  <w:bottom w:val="nil"/>
                  <w:right w:val="nil"/>
                </w:tcBorders>
                <w:shd w:val="clear" w:color="auto" w:fill="auto"/>
                <w:noWrap/>
                <w:vAlign w:val="bottom"/>
                <w:hideMark/>
              </w:tcPr>
            </w:tcPrChange>
          </w:tcPr>
          <w:p w14:paraId="297D9847" w14:textId="77777777" w:rsidR="00855A9D" w:rsidRPr="00855A9D" w:rsidRDefault="00855A9D" w:rsidP="00EF78D2">
            <w:pPr>
              <w:spacing w:line="240" w:lineRule="auto"/>
              <w:contextualSpacing w:val="0"/>
              <w:rPr>
                <w:ins w:id="430" w:author="Maia Kapur" w:date="2019-05-13T09:19:00Z"/>
                <w:rFonts w:eastAsia="Times New Roman"/>
                <w:color w:val="000000"/>
                <w:spacing w:val="0"/>
                <w:kern w:val="0"/>
                <w:rPrChange w:id="431" w:author="Maia Kapur" w:date="2019-05-13T09:19:00Z">
                  <w:rPr>
                    <w:ins w:id="432" w:author="Maia Kapur" w:date="2019-05-13T09:19:00Z"/>
                    <w:rFonts w:ascii="Calibri" w:eastAsia="Times New Roman" w:hAnsi="Calibri" w:cs="Calibri"/>
                    <w:color w:val="000000"/>
                    <w:spacing w:val="0"/>
                    <w:kern w:val="0"/>
                    <w:sz w:val="22"/>
                    <w:szCs w:val="22"/>
                  </w:rPr>
                </w:rPrChange>
              </w:rPr>
            </w:pPr>
            <w:ins w:id="433" w:author="Maia Kapur" w:date="2019-05-13T09:19:00Z">
              <w:r w:rsidRPr="00855A9D">
                <w:rPr>
                  <w:rFonts w:eastAsia="Times New Roman"/>
                  <w:color w:val="000000"/>
                  <w:spacing w:val="0"/>
                  <w:kern w:val="0"/>
                  <w:rPrChange w:id="434" w:author="Maia Kapur" w:date="2019-05-13T09:19:00Z">
                    <w:rPr>
                      <w:rFonts w:ascii="Calibri" w:eastAsia="Times New Roman" w:hAnsi="Calibri" w:cs="Calibri"/>
                      <w:color w:val="000000"/>
                      <w:spacing w:val="0"/>
                      <w:kern w:val="0"/>
                      <w:sz w:val="22"/>
                      <w:szCs w:val="22"/>
                    </w:rPr>
                  </w:rPrChange>
                </w:rPr>
                <w:t>F</w:t>
              </w:r>
            </w:ins>
          </w:p>
        </w:tc>
        <w:tc>
          <w:tcPr>
            <w:tcW w:w="960" w:type="dxa"/>
            <w:shd w:val="clear" w:color="auto" w:fill="auto"/>
            <w:noWrap/>
            <w:vAlign w:val="bottom"/>
            <w:hideMark/>
            <w:tcPrChange w:id="435" w:author="Maia Kapur" w:date="2019-05-13T09:20:00Z">
              <w:tcPr>
                <w:tcW w:w="960" w:type="dxa"/>
                <w:tcBorders>
                  <w:top w:val="nil"/>
                  <w:left w:val="nil"/>
                  <w:bottom w:val="nil"/>
                  <w:right w:val="nil"/>
                </w:tcBorders>
                <w:shd w:val="clear" w:color="auto" w:fill="auto"/>
                <w:noWrap/>
                <w:vAlign w:val="bottom"/>
                <w:hideMark/>
              </w:tcPr>
            </w:tcPrChange>
          </w:tcPr>
          <w:p w14:paraId="52479723" w14:textId="77777777" w:rsidR="00855A9D" w:rsidRPr="00855A9D" w:rsidRDefault="00855A9D" w:rsidP="00EF78D2">
            <w:pPr>
              <w:spacing w:line="240" w:lineRule="auto"/>
              <w:contextualSpacing w:val="0"/>
              <w:jc w:val="right"/>
              <w:rPr>
                <w:ins w:id="436" w:author="Maia Kapur" w:date="2019-05-13T09:19:00Z"/>
                <w:rFonts w:eastAsia="Times New Roman"/>
                <w:color w:val="000000"/>
                <w:spacing w:val="0"/>
                <w:kern w:val="0"/>
                <w:rPrChange w:id="437" w:author="Maia Kapur" w:date="2019-05-13T09:19:00Z">
                  <w:rPr>
                    <w:ins w:id="438" w:author="Maia Kapur" w:date="2019-05-13T09:19:00Z"/>
                    <w:rFonts w:ascii="Calibri" w:eastAsia="Times New Roman" w:hAnsi="Calibri" w:cs="Calibri"/>
                    <w:color w:val="000000"/>
                    <w:spacing w:val="0"/>
                    <w:kern w:val="0"/>
                    <w:sz w:val="22"/>
                    <w:szCs w:val="22"/>
                  </w:rPr>
                </w:rPrChange>
              </w:rPr>
            </w:pPr>
            <w:ins w:id="439" w:author="Maia Kapur" w:date="2019-05-13T09:19:00Z">
              <w:r w:rsidRPr="00855A9D">
                <w:rPr>
                  <w:rFonts w:eastAsia="Times New Roman"/>
                  <w:color w:val="000000"/>
                  <w:spacing w:val="0"/>
                  <w:kern w:val="0"/>
                  <w:rPrChange w:id="440" w:author="Maia Kapur" w:date="2019-05-13T09:19:00Z">
                    <w:rPr>
                      <w:rFonts w:ascii="Calibri" w:eastAsia="Times New Roman" w:hAnsi="Calibri" w:cs="Calibri"/>
                      <w:color w:val="000000"/>
                      <w:spacing w:val="0"/>
                      <w:kern w:val="0"/>
                      <w:sz w:val="22"/>
                      <w:szCs w:val="22"/>
                    </w:rPr>
                  </w:rPrChange>
                </w:rPr>
                <w:t>168</w:t>
              </w:r>
            </w:ins>
          </w:p>
        </w:tc>
      </w:tr>
      <w:tr w:rsidR="00855A9D" w:rsidRPr="00855A9D" w14:paraId="2EA9B510" w14:textId="77777777" w:rsidTr="00855A9D">
        <w:trPr>
          <w:trHeight w:val="300"/>
          <w:ins w:id="441" w:author="Maia Kapur" w:date="2019-05-13T09:19:00Z"/>
          <w:trPrChange w:id="442" w:author="Maia Kapur" w:date="2019-05-13T09:20:00Z">
            <w:trPr>
              <w:trHeight w:val="300"/>
            </w:trPr>
          </w:trPrChange>
        </w:trPr>
        <w:tc>
          <w:tcPr>
            <w:tcW w:w="960" w:type="dxa"/>
            <w:shd w:val="clear" w:color="auto" w:fill="auto"/>
            <w:noWrap/>
            <w:vAlign w:val="bottom"/>
            <w:hideMark/>
            <w:tcPrChange w:id="443" w:author="Maia Kapur" w:date="2019-05-13T09:20:00Z">
              <w:tcPr>
                <w:tcW w:w="960" w:type="dxa"/>
                <w:tcBorders>
                  <w:top w:val="nil"/>
                  <w:left w:val="nil"/>
                  <w:bottom w:val="nil"/>
                  <w:right w:val="nil"/>
                </w:tcBorders>
                <w:shd w:val="clear" w:color="auto" w:fill="auto"/>
                <w:noWrap/>
                <w:vAlign w:val="bottom"/>
                <w:hideMark/>
              </w:tcPr>
            </w:tcPrChange>
          </w:tcPr>
          <w:p w14:paraId="3D266992" w14:textId="77777777" w:rsidR="00855A9D" w:rsidRPr="00855A9D" w:rsidRDefault="00855A9D" w:rsidP="00EF78D2">
            <w:pPr>
              <w:spacing w:line="240" w:lineRule="auto"/>
              <w:contextualSpacing w:val="0"/>
              <w:jc w:val="right"/>
              <w:rPr>
                <w:ins w:id="444" w:author="Maia Kapur" w:date="2019-05-13T09:19:00Z"/>
                <w:rFonts w:eastAsia="Times New Roman"/>
                <w:color w:val="000000"/>
                <w:spacing w:val="0"/>
                <w:kern w:val="0"/>
                <w:rPrChange w:id="445" w:author="Maia Kapur" w:date="2019-05-13T09:19:00Z">
                  <w:rPr>
                    <w:ins w:id="446" w:author="Maia Kapur" w:date="2019-05-13T09:19:00Z"/>
                    <w:rFonts w:ascii="Calibri" w:eastAsia="Times New Roman" w:hAnsi="Calibri" w:cs="Calibri"/>
                    <w:color w:val="000000"/>
                    <w:spacing w:val="0"/>
                    <w:kern w:val="0"/>
                    <w:sz w:val="22"/>
                    <w:szCs w:val="22"/>
                  </w:rPr>
                </w:rPrChange>
              </w:rPr>
            </w:pPr>
            <w:ins w:id="447" w:author="Maia Kapur" w:date="2019-05-13T09:19:00Z">
              <w:r w:rsidRPr="00855A9D">
                <w:rPr>
                  <w:rFonts w:eastAsia="Times New Roman"/>
                  <w:color w:val="000000"/>
                  <w:spacing w:val="0"/>
                  <w:kern w:val="0"/>
                  <w:rPrChange w:id="448" w:author="Maia Kapur" w:date="2019-05-13T09:19:00Z">
                    <w:rPr>
                      <w:rFonts w:ascii="Calibri" w:eastAsia="Times New Roman" w:hAnsi="Calibri" w:cs="Calibri"/>
                      <w:color w:val="000000"/>
                      <w:spacing w:val="0"/>
                      <w:kern w:val="0"/>
                      <w:sz w:val="22"/>
                      <w:szCs w:val="22"/>
                    </w:rPr>
                  </w:rPrChange>
                </w:rPr>
                <w:t>30</w:t>
              </w:r>
            </w:ins>
          </w:p>
        </w:tc>
        <w:tc>
          <w:tcPr>
            <w:tcW w:w="960" w:type="dxa"/>
            <w:shd w:val="clear" w:color="auto" w:fill="auto"/>
            <w:noWrap/>
            <w:vAlign w:val="bottom"/>
            <w:hideMark/>
            <w:tcPrChange w:id="449" w:author="Maia Kapur" w:date="2019-05-13T09:20:00Z">
              <w:tcPr>
                <w:tcW w:w="960" w:type="dxa"/>
                <w:tcBorders>
                  <w:top w:val="nil"/>
                  <w:left w:val="nil"/>
                  <w:bottom w:val="nil"/>
                  <w:right w:val="nil"/>
                </w:tcBorders>
                <w:shd w:val="clear" w:color="auto" w:fill="auto"/>
                <w:noWrap/>
                <w:vAlign w:val="bottom"/>
                <w:hideMark/>
              </w:tcPr>
            </w:tcPrChange>
          </w:tcPr>
          <w:p w14:paraId="05ACD53E" w14:textId="77777777" w:rsidR="00855A9D" w:rsidRPr="00855A9D" w:rsidRDefault="00855A9D" w:rsidP="00EF78D2">
            <w:pPr>
              <w:spacing w:line="240" w:lineRule="auto"/>
              <w:contextualSpacing w:val="0"/>
              <w:rPr>
                <w:ins w:id="450" w:author="Maia Kapur" w:date="2019-05-13T09:19:00Z"/>
                <w:rFonts w:eastAsia="Times New Roman"/>
                <w:color w:val="000000"/>
                <w:spacing w:val="0"/>
                <w:kern w:val="0"/>
                <w:rPrChange w:id="451" w:author="Maia Kapur" w:date="2019-05-13T09:19:00Z">
                  <w:rPr>
                    <w:ins w:id="452" w:author="Maia Kapur" w:date="2019-05-13T09:19:00Z"/>
                    <w:rFonts w:ascii="Calibri" w:eastAsia="Times New Roman" w:hAnsi="Calibri" w:cs="Calibri"/>
                    <w:color w:val="000000"/>
                    <w:spacing w:val="0"/>
                    <w:kern w:val="0"/>
                    <w:sz w:val="22"/>
                    <w:szCs w:val="22"/>
                  </w:rPr>
                </w:rPrChange>
              </w:rPr>
            </w:pPr>
            <w:ins w:id="453" w:author="Maia Kapur" w:date="2019-05-13T09:19:00Z">
              <w:r w:rsidRPr="00855A9D">
                <w:rPr>
                  <w:rFonts w:eastAsia="Times New Roman"/>
                  <w:color w:val="000000"/>
                  <w:spacing w:val="0"/>
                  <w:kern w:val="0"/>
                  <w:rPrChange w:id="454" w:author="Maia Kapur" w:date="2019-05-13T09:19:00Z">
                    <w:rPr>
                      <w:rFonts w:ascii="Calibri" w:eastAsia="Times New Roman" w:hAnsi="Calibri" w:cs="Calibri"/>
                      <w:color w:val="000000"/>
                      <w:spacing w:val="0"/>
                      <w:kern w:val="0"/>
                      <w:sz w:val="22"/>
                      <w:szCs w:val="22"/>
                    </w:rPr>
                  </w:rPrChange>
                </w:rPr>
                <w:t>M</w:t>
              </w:r>
            </w:ins>
          </w:p>
        </w:tc>
        <w:tc>
          <w:tcPr>
            <w:tcW w:w="960" w:type="dxa"/>
            <w:shd w:val="clear" w:color="auto" w:fill="auto"/>
            <w:noWrap/>
            <w:vAlign w:val="bottom"/>
            <w:hideMark/>
            <w:tcPrChange w:id="455" w:author="Maia Kapur" w:date="2019-05-13T09:20:00Z">
              <w:tcPr>
                <w:tcW w:w="960" w:type="dxa"/>
                <w:tcBorders>
                  <w:top w:val="nil"/>
                  <w:left w:val="nil"/>
                  <w:bottom w:val="nil"/>
                  <w:right w:val="nil"/>
                </w:tcBorders>
                <w:shd w:val="clear" w:color="auto" w:fill="auto"/>
                <w:noWrap/>
                <w:vAlign w:val="bottom"/>
                <w:hideMark/>
              </w:tcPr>
            </w:tcPrChange>
          </w:tcPr>
          <w:p w14:paraId="527D5EC6" w14:textId="77777777" w:rsidR="00855A9D" w:rsidRPr="00855A9D" w:rsidRDefault="00855A9D" w:rsidP="00EF78D2">
            <w:pPr>
              <w:spacing w:line="240" w:lineRule="auto"/>
              <w:contextualSpacing w:val="0"/>
              <w:jc w:val="right"/>
              <w:rPr>
                <w:ins w:id="456" w:author="Maia Kapur" w:date="2019-05-13T09:19:00Z"/>
                <w:rFonts w:eastAsia="Times New Roman"/>
                <w:color w:val="000000"/>
                <w:spacing w:val="0"/>
                <w:kern w:val="0"/>
                <w:rPrChange w:id="457" w:author="Maia Kapur" w:date="2019-05-13T09:19:00Z">
                  <w:rPr>
                    <w:ins w:id="458" w:author="Maia Kapur" w:date="2019-05-13T09:19:00Z"/>
                    <w:rFonts w:ascii="Calibri" w:eastAsia="Times New Roman" w:hAnsi="Calibri" w:cs="Calibri"/>
                    <w:color w:val="000000"/>
                    <w:spacing w:val="0"/>
                    <w:kern w:val="0"/>
                    <w:sz w:val="22"/>
                    <w:szCs w:val="22"/>
                  </w:rPr>
                </w:rPrChange>
              </w:rPr>
            </w:pPr>
            <w:ins w:id="459" w:author="Maia Kapur" w:date="2019-05-13T09:19:00Z">
              <w:r w:rsidRPr="00855A9D">
                <w:rPr>
                  <w:rFonts w:eastAsia="Times New Roman"/>
                  <w:color w:val="000000"/>
                  <w:spacing w:val="0"/>
                  <w:kern w:val="0"/>
                  <w:rPrChange w:id="460" w:author="Maia Kapur" w:date="2019-05-13T09:19:00Z">
                    <w:rPr>
                      <w:rFonts w:ascii="Calibri" w:eastAsia="Times New Roman" w:hAnsi="Calibri" w:cs="Calibri"/>
                      <w:color w:val="000000"/>
                      <w:spacing w:val="0"/>
                      <w:kern w:val="0"/>
                      <w:sz w:val="22"/>
                      <w:szCs w:val="22"/>
                    </w:rPr>
                  </w:rPrChange>
                </w:rPr>
                <w:t>231</w:t>
              </w:r>
            </w:ins>
          </w:p>
        </w:tc>
      </w:tr>
    </w:tbl>
    <w:p w14:paraId="4A93C84C" w14:textId="77777777" w:rsidR="00855A9D" w:rsidRDefault="00855A9D" w:rsidP="00855A9D">
      <w:pPr>
        <w:pStyle w:val="Caption"/>
        <w:rPr>
          <w:ins w:id="461" w:author="Maia Kapur" w:date="2019-05-13T11:19:00Z"/>
        </w:rPr>
      </w:pPr>
      <w:ins w:id="462" w:author="Maia Kapur" w:date="2019-05-13T09:20:00Z">
        <w:r>
          <w:t>Table A</w:t>
        </w:r>
        <w:r>
          <w:fldChar w:fldCharType="begin"/>
        </w:r>
        <w:r>
          <w:instrText xml:space="preserve"> SEQ Table_A \* ARABIC </w:instrText>
        </w:r>
      </w:ins>
      <w:r>
        <w:fldChar w:fldCharType="separate"/>
      </w:r>
      <w:ins w:id="463" w:author="Maia Kapur" w:date="2019-05-13T09:59:00Z">
        <w:r w:rsidR="00D437F5">
          <w:rPr>
            <w:noProof/>
          </w:rPr>
          <w:t>3</w:t>
        </w:r>
      </w:ins>
      <w:ins w:id="464" w:author="Maia Kapur" w:date="2019-05-13T09:20:00Z">
        <w:r>
          <w:fldChar w:fldCharType="end"/>
        </w:r>
        <w:r>
          <w:t xml:space="preserve">. </w:t>
        </w:r>
      </w:ins>
      <w:ins w:id="465" w:author="Maia Kapur" w:date="2019-05-13T09:19:00Z">
        <w:r>
          <w:t xml:space="preserve">Number of </w:t>
        </w:r>
        <w:proofErr w:type="gramStart"/>
        <w:r>
          <w:t>sablefish</w:t>
        </w:r>
        <w:proofErr w:type="gramEnd"/>
        <w:r>
          <w:t xml:space="preserve"> </w:t>
        </w:r>
      </w:ins>
      <w:ins w:id="466" w:author="Maia Kapur" w:date="2019-05-13T09:20:00Z">
        <w:r w:rsidR="00626771">
          <w:t xml:space="preserve">at key ages </w:t>
        </w:r>
      </w:ins>
      <w:ins w:id="467" w:author="Maia Kapur" w:date="2019-05-13T09:19:00Z">
        <w:r>
          <w:t>by sex and used in full data fitting.</w:t>
        </w:r>
      </w:ins>
    </w:p>
    <w:p w14:paraId="204E7D41" w14:textId="77777777" w:rsidR="00B663CA" w:rsidRDefault="00B663CA" w:rsidP="00B663CA">
      <w:pPr>
        <w:rPr>
          <w:ins w:id="468" w:author="Maia Kapur" w:date="2019-05-13T11:19:00Z"/>
          <w:lang w:val="en"/>
        </w:rPr>
      </w:pPr>
    </w:p>
    <w:p w14:paraId="59C9A48B" w14:textId="77777777" w:rsidR="00B663CA" w:rsidRDefault="00B663CA" w:rsidP="00B663CA">
      <w:pPr>
        <w:rPr>
          <w:ins w:id="469" w:author="Maia Kapur" w:date="2019-05-13T11:19:00Z"/>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ins w:id="470" w:author="Maia Kapur" w:date="2019-05-13T11:19:00Z"/>
          <w:lang w:val="en"/>
        </w:rPr>
      </w:pPr>
      <w:ins w:id="471" w:author="Maia Kapur" w:date="2019-05-13T11:19:00Z">
        <w:r>
          <w:rPr>
            <w:noProof/>
            <w:lang w:val="en"/>
          </w:rPr>
          <w:lastRenderedPageBreak/>
          <w:drawing>
            <wp:inline distT="0" distB="0" distL="0" distR="0" wp14:anchorId="272D4B7C" wp14:editId="1C0F2B77">
              <wp:extent cx="6324601"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601" cy="7589520"/>
                      </a:xfrm>
                      <a:prstGeom prst="rect">
                        <a:avLst/>
                      </a:prstGeom>
                    </pic:spPr>
                  </pic:pic>
                </a:graphicData>
              </a:graphic>
            </wp:inline>
          </w:drawing>
        </w:r>
      </w:ins>
    </w:p>
    <w:p w14:paraId="27F325FE" w14:textId="0052D142" w:rsidR="00000000" w:rsidRDefault="006920A2">
      <w:pPr>
        <w:pStyle w:val="Caption"/>
        <w:rPr>
          <w:ins w:id="472" w:author="Maia Kapur" w:date="2019-05-13T09:19:00Z"/>
          <w:rPrChange w:id="473" w:author="Maia Kapur" w:date="2019-05-13T11:19:00Z">
            <w:rPr>
              <w:ins w:id="474" w:author="Maia Kapur" w:date="2019-05-13T09:19:00Z"/>
            </w:rPr>
          </w:rPrChange>
        </w:rPr>
        <w:sectPr w:rsidR="00000000" w:rsidSect="00976DBF">
          <w:pgSz w:w="12240" w:h="15840"/>
          <w:pgMar w:top="1440" w:right="1440" w:bottom="1440" w:left="1440" w:header="720" w:footer="720" w:gutter="0"/>
          <w:lnNumType w:countBy="1" w:restart="continuous"/>
          <w:cols w:space="720"/>
          <w:docGrid w:linePitch="360"/>
        </w:sectPr>
        <w:pPrChange w:id="475" w:author="Maia Kapur" w:date="2019-05-13T11:45:00Z">
          <w:pPr>
            <w:spacing w:line="240" w:lineRule="auto"/>
            <w:jc w:val="both"/>
          </w:pPr>
        </w:pPrChange>
      </w:pPr>
      <w:ins w:id="476" w:author="Maia Kapur" w:date="2019-05-13T11:36:00Z">
        <w:r>
          <w:lastRenderedPageBreak/>
          <w:t>Figure A</w:t>
        </w:r>
        <w:r>
          <w:fldChar w:fldCharType="begin"/>
        </w:r>
        <w:r>
          <w:instrText xml:space="preserve"> SEQ Figure_A \* ARABIC </w:instrText>
        </w:r>
      </w:ins>
      <w:r>
        <w:fldChar w:fldCharType="separate"/>
      </w:r>
      <w:ins w:id="477" w:author="Maia Kapur" w:date="2019-05-13T11:47:00Z">
        <w:r w:rsidR="00920B04">
          <w:rPr>
            <w:noProof/>
          </w:rPr>
          <w:t>2</w:t>
        </w:r>
      </w:ins>
      <w:ins w:id="478" w:author="Maia Kapur" w:date="2019-05-13T11:36:00Z">
        <w:r>
          <w:fldChar w:fldCharType="end"/>
        </w:r>
        <w:r>
          <w:t xml:space="preserve"> Histogram of detected breakpoints</w:t>
        </w:r>
      </w:ins>
      <w:ins w:id="479" w:author="Maia Kapur" w:date="2019-05-13T11:43:00Z">
        <w:r w:rsidR="00526B81">
          <w:t xml:space="preserve"> (grey bars)</w:t>
        </w:r>
      </w:ins>
      <w:ins w:id="480" w:author="Maia Kapur" w:date="2019-05-13T11:36:00Z">
        <w:r>
          <w:t xml:space="preserve"> from GAM analysis by scenario. Vertical red bars indicate true breakpoints used to generate synthetic populations</w:t>
        </w:r>
      </w:ins>
      <w:ins w:id="481" w:author="Maia Kapur" w:date="2019-05-13T11:44:00Z">
        <w:r w:rsidR="00526B81">
          <w:t>.</w:t>
        </w:r>
      </w:ins>
      <w:ins w:id="482" w:author="Maia Kapur" w:date="2019-05-13T11:45:00Z">
        <w:r w:rsidR="006055D3">
          <w:t xml:space="preserve"> For Scenario 3, the synthetic population overlapped between </w:t>
        </w:r>
        <w:proofErr w:type="gramStart"/>
        <w:r w:rsidR="006055D3">
          <w:t>20 and 25 degrees</w:t>
        </w:r>
        <w:proofErr w:type="gramEnd"/>
        <w:r w:rsidR="006055D3">
          <w:t xml:space="preserve"> latitude and longitude.</w:t>
        </w:r>
      </w:ins>
    </w:p>
    <w:p w14:paraId="0E8BF4E7" w14:textId="77777777" w:rsidR="00855A9D" w:rsidRPr="00855A9D" w:rsidDel="00806AF2" w:rsidRDefault="00855A9D">
      <w:pPr>
        <w:rPr>
          <w:del w:id="483" w:author="Maia Kapur" w:date="2019-05-13T11:45:00Z"/>
          <w:rPrChange w:id="484" w:author="Maia Kapur" w:date="2019-05-13T09:19:00Z">
            <w:rPr>
              <w:del w:id="485" w:author="Maia Kapur" w:date="2019-05-13T11:45:00Z"/>
            </w:rPr>
          </w:rPrChange>
        </w:rPr>
        <w:pPrChange w:id="486" w:author="Maia Kapur" w:date="2019-05-13T09:19:00Z">
          <w:pPr>
            <w:pStyle w:val="Heading1"/>
          </w:pPr>
        </w:pPrChange>
      </w:pPr>
    </w:p>
    <w:p w14:paraId="6E8AFCD3" w14:textId="4D4D28F7" w:rsidR="00855A9D" w:rsidRDefault="00C557F3" w:rsidP="00222845">
      <w:pPr>
        <w:spacing w:line="240" w:lineRule="auto"/>
        <w:rPr>
          <w:ins w:id="487" w:author="Maia Kapur" w:date="2019-05-13T09:18:00Z"/>
        </w:rPr>
      </w:pPr>
      <w:del w:id="488" w:author="Maia Kapur" w:date="2019-05-13T11:19:00Z">
        <w:r w:rsidDel="0011193E">
          <w:delText>Figures A</w:delText>
        </w:r>
      </w:del>
      <w:ins w:id="489" w:author="Maia Kapur" w:date="2019-05-13T11:18:00Z">
        <w:r w:rsidR="0011193E">
          <w:fldChar w:fldCharType="begin"/>
        </w:r>
        <w:r w:rsidR="0011193E">
          <w:instrText xml:space="preserve"> REF _Ref8638745 \h </w:instrText>
        </w:r>
      </w:ins>
      <w:r w:rsidR="0011193E">
        <w:fldChar w:fldCharType="separate"/>
      </w:r>
      <w:ins w:id="490" w:author="Maia Kapur" w:date="2019-05-13T11:44:00Z">
        <w:r w:rsidR="00C00252">
          <w:t>Figure A</w:t>
        </w:r>
        <w:r w:rsidR="00C00252">
          <w:rPr>
            <w:noProof/>
          </w:rPr>
          <w:t>3</w:t>
        </w:r>
      </w:ins>
      <w:ins w:id="491" w:author="Maia Kapur" w:date="2019-05-13T11:18:00Z">
        <w:r w:rsidR="0011193E">
          <w:fldChar w:fldCharType="end"/>
        </w:r>
      </w:ins>
      <w:ins w:id="492" w:author="Maia Kapur" w:date="2019-05-13T11:19:00Z">
        <w:r w:rsidR="0011193E">
          <w:t xml:space="preserve"> through</w:t>
        </w:r>
      </w:ins>
      <w:ins w:id="493" w:author="Maia Kapur" w:date="2019-05-13T11:18:00Z">
        <w:r w:rsidR="0011193E">
          <w:t xml:space="preserve"> </w:t>
        </w:r>
        <w:r w:rsidR="0011193E">
          <w:fldChar w:fldCharType="begin"/>
        </w:r>
        <w:r w:rsidR="0011193E">
          <w:instrText xml:space="preserve"> REF _Ref8638752 \h </w:instrText>
        </w:r>
      </w:ins>
      <w:r w:rsidR="0011193E">
        <w:fldChar w:fldCharType="separate"/>
      </w:r>
      <w:ins w:id="494" w:author="Maia Kapur" w:date="2019-05-13T11:44:00Z">
        <w:r w:rsidR="00C00252">
          <w:t>Figure A</w:t>
        </w:r>
        <w:r w:rsidR="00C00252">
          <w:rPr>
            <w:noProof/>
          </w:rPr>
          <w:t>12</w:t>
        </w:r>
      </w:ins>
      <w:ins w:id="495" w:author="Maia Kapur" w:date="2019-05-13T11:18:00Z">
        <w:r w:rsidR="0011193E">
          <w:fldChar w:fldCharType="end"/>
        </w:r>
      </w:ins>
      <w:del w:id="496" w:author="Maia Kapur" w:date="2019-05-13T11:18:00Z">
        <w:r w:rsidR="002379A2" w:rsidDel="00335A6B">
          <w:delText>2</w:delText>
        </w:r>
      </w:del>
      <w:r>
        <w:t xml:space="preserve"> </w:t>
      </w:r>
      <w:del w:id="497" w:author="Maia Kapur" w:date="2019-05-13T11:19:00Z">
        <w:r w:rsidDel="0011193E">
          <w:delText>– A</w:delText>
        </w:r>
        <w:r w:rsidR="00E775A7" w:rsidDel="0011193E">
          <w:delText>1</w:delText>
        </w:r>
        <w:r w:rsidR="002379A2" w:rsidDel="0011193E">
          <w:delText>1</w:delText>
        </w:r>
        <w:r w:rsidDel="0011193E">
          <w:delText xml:space="preserve"> </w:delText>
        </w:r>
      </w:del>
      <w:r w:rsidR="00134077">
        <w:t xml:space="preserve">are identical in form to Figure </w:t>
      </w:r>
      <w:del w:id="498" w:author="Maia Kapur" w:date="2019-05-13T11:46:00Z">
        <w:r w:rsidR="00134077" w:rsidDel="000A5F08">
          <w:delText xml:space="preserve">6 </w:delText>
        </w:r>
      </w:del>
      <w:ins w:id="499" w:author="Maia Kapur" w:date="2019-05-13T11:46:00Z">
        <w:r w:rsidR="000A5F08">
          <w:t xml:space="preserve">5 and 6 </w:t>
        </w:r>
      </w:ins>
      <w:del w:id="500" w:author="Maia Kapur" w:date="2019-05-13T11:46:00Z">
        <w:r w:rsidR="00134077" w:rsidDel="000A5F08">
          <w:delText xml:space="preserve">and 8 </w:delText>
        </w:r>
      </w:del>
      <w:del w:id="501" w:author="Punt, Andre (O&amp;A, Hobart)" w:date="2019-04-22T06:24:00Z">
        <w:r w:rsidR="00134077" w:rsidDel="0085512E">
          <w:delText>from the</w:delText>
        </w:r>
      </w:del>
      <w:ins w:id="502" w:author="Punt, Andre (O&amp;A, Hobart)" w:date="2019-04-22T06:24:00Z">
        <w:r w:rsidR="0085512E">
          <w:t>in</w:t>
        </w:r>
      </w:ins>
      <w:r w:rsidR="00134077">
        <w:t xml:space="preserve"> main</w:t>
      </w:r>
      <w:del w:id="503" w:author="Punt, Andre (O&amp;A, Hobart)" w:date="2019-04-22T06:24:00Z">
        <w:r w:rsidR="00134077" w:rsidDel="0085512E">
          <w:delText xml:space="preserve"> manuscript</w:delText>
        </w:r>
      </w:del>
      <w:ins w:id="504" w:author="Punt, Andre (O&amp;A, Hobart)" w:date="2019-04-22T06:24:00Z">
        <w:r w:rsidR="0085512E">
          <w:t xml:space="preserve"> text</w:t>
        </w:r>
      </w:ins>
      <w:r w:rsidR="00134077">
        <w:t xml:space="preserve">, which presented results for </w:t>
      </w:r>
      <w:r w:rsidR="00E45816">
        <w:t xml:space="preserve">age </w:t>
      </w:r>
      <w:del w:id="505" w:author="Maia Kapur" w:date="2019-05-13T09:15:00Z">
        <w:r w:rsidR="00E45816" w:rsidDel="002B773C">
          <w:delText>four</w:delText>
        </w:r>
        <w:r w:rsidR="00134077" w:rsidDel="002B773C">
          <w:delText xml:space="preserve"> </w:delText>
        </w:r>
      </w:del>
      <w:ins w:id="506" w:author="Maia Kapur" w:date="2019-05-13T09:15:00Z">
        <w:r w:rsidR="002B773C">
          <w:t xml:space="preserve">six </w:t>
        </w:r>
      </w:ins>
      <w:r w:rsidR="00134077">
        <w:t xml:space="preserve">female sablefish. These plots contain results for ages </w:t>
      </w:r>
      <w:del w:id="507" w:author="Maia Kapur" w:date="2019-05-13T09:15:00Z">
        <w:r w:rsidR="00134077" w:rsidDel="002B773C">
          <w:delText xml:space="preserve">6 </w:delText>
        </w:r>
      </w:del>
      <w:ins w:id="508" w:author="Maia Kapur" w:date="2019-05-13T11:46:00Z">
        <w:r w:rsidR="00245429">
          <w:t>four</w:t>
        </w:r>
      </w:ins>
      <w:ins w:id="509" w:author="Maia Kapur" w:date="2019-05-13T09:15:00Z">
        <w:r w:rsidR="002B773C">
          <w:t xml:space="preserve"> </w:t>
        </w:r>
      </w:ins>
      <w:r w:rsidR="00134077">
        <w:t xml:space="preserve">and </w:t>
      </w:r>
      <w:del w:id="510" w:author="Maia Kapur" w:date="2019-05-13T11:46:00Z">
        <w:r w:rsidR="00134077" w:rsidDel="00245429">
          <w:delText xml:space="preserve">30 </w:delText>
        </w:r>
      </w:del>
      <w:ins w:id="511" w:author="Maia Kapur" w:date="2019-05-13T11:46:00Z">
        <w:r w:rsidR="00245429">
          <w:t xml:space="preserve">thirty </w:t>
        </w:r>
      </w:ins>
      <w:r w:rsidR="00134077">
        <w:t xml:space="preserve">for males and females, and age-four males. </w:t>
      </w:r>
    </w:p>
    <w:p w14:paraId="21BB3140" w14:textId="4BFEF2FF" w:rsidR="00855A9D" w:rsidRDefault="00855A9D" w:rsidP="00222845">
      <w:pPr>
        <w:spacing w:line="240" w:lineRule="auto"/>
        <w:rPr>
          <w:ins w:id="512" w:author="Maia Kapur" w:date="2019-05-13T09:18:00Z"/>
        </w:rPr>
      </w:pPr>
    </w:p>
    <w:p w14:paraId="0EBD0724" w14:textId="525B517F" w:rsidR="00855A9D" w:rsidRDefault="00855A9D" w:rsidP="00222845">
      <w:pPr>
        <w:spacing w:line="240" w:lineRule="auto"/>
        <w:rPr>
          <w:ins w:id="513" w:author="Maia Kapur" w:date="2019-05-13T09:18:00Z"/>
        </w:rPr>
      </w:pPr>
    </w:p>
    <w:p w14:paraId="14525712" w14:textId="77777777" w:rsidR="00855A9D" w:rsidRDefault="00855A9D" w:rsidP="00222845">
      <w:pPr>
        <w:spacing w:line="240" w:lineRule="auto"/>
        <w:rPr>
          <w:ins w:id="514" w:author="Maia Kapur" w:date="2019-05-13T09:18:00Z"/>
        </w:rPr>
      </w:pPr>
    </w:p>
    <w:p w14:paraId="3698AD6D" w14:textId="7FE57B61" w:rsidR="00134077" w:rsidRDefault="00134077">
      <w:pPr>
        <w:spacing w:line="240" w:lineRule="auto"/>
        <w:pPrChange w:id="515" w:author="Maia Kapur" w:date="2019-05-13T09:18:00Z">
          <w:pPr/>
        </w:pPrChange>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2BF1A534"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516" w:name="_Ref8638745"/>
      <w:r>
        <w:t>Figure A</w:t>
      </w:r>
      <w:r>
        <w:fldChar w:fldCharType="begin"/>
      </w:r>
      <w:r>
        <w:instrText xml:space="preserve"> SEQ Figure_A \* ARABIC </w:instrText>
      </w:r>
      <w:r>
        <w:fldChar w:fldCharType="separate"/>
      </w:r>
      <w:ins w:id="517" w:author="Maia Kapur" w:date="2019-05-13T11:36:00Z">
        <w:r w:rsidR="006920A2">
          <w:rPr>
            <w:noProof/>
          </w:rPr>
          <w:t>3</w:t>
        </w:r>
      </w:ins>
      <w:del w:id="518" w:author="Maia Kapur" w:date="2019-05-13T11:36:00Z">
        <w:r w:rsidR="0090493F" w:rsidDel="006920A2">
          <w:rPr>
            <w:noProof/>
          </w:rPr>
          <w:delText>2</w:delText>
        </w:r>
      </w:del>
      <w:r>
        <w:fldChar w:fldCharType="end"/>
      </w:r>
      <w:bookmarkEnd w:id="516"/>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pPr>
        <w:pStyle w:val="Caption"/>
        <w:pPrChange w:id="519" w:author="Maia Kapur" w:date="2019-05-13T09:18:00Z">
          <w:pPr>
            <w:pStyle w:val="Caption"/>
            <w:spacing w:line="360" w:lineRule="auto"/>
          </w:pPr>
        </w:pPrChange>
      </w:pPr>
      <w:r>
        <w:rPr>
          <w:noProof/>
          <w:lang w:val="en-AU" w:eastAsia="en-AU"/>
        </w:rPr>
        <w:lastRenderedPageBreak/>
        <w:drawing>
          <wp:inline distT="0" distB="0" distL="0" distR="0" wp14:anchorId="7577B722" wp14:editId="4CA2D9FF">
            <wp:extent cx="5934075"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p>
    <w:p w14:paraId="591423B1" w14:textId="00F3613C" w:rsidR="00134077" w:rsidRDefault="00914492" w:rsidP="0090493F">
      <w:pPr>
        <w:pStyle w:val="Caption"/>
      </w:pPr>
      <w:r>
        <w:t>Figure A</w:t>
      </w:r>
      <w:r>
        <w:fldChar w:fldCharType="begin"/>
      </w:r>
      <w:r>
        <w:instrText xml:space="preserve"> SEQ Figure_A \* ARABIC </w:instrText>
      </w:r>
      <w:r>
        <w:fldChar w:fldCharType="separate"/>
      </w:r>
      <w:ins w:id="520" w:author="Maia Kapur" w:date="2019-05-13T11:36:00Z">
        <w:r w:rsidR="006920A2">
          <w:rPr>
            <w:noProof/>
          </w:rPr>
          <w:t>4</w:t>
        </w:r>
      </w:ins>
      <w:del w:id="521" w:author="Maia Kapur" w:date="2019-05-13T11:36:00Z">
        <w:r w:rsidR="0090493F" w:rsidDel="006920A2">
          <w:rPr>
            <w:noProof/>
          </w:rPr>
          <w:delText>3</w:delText>
        </w:r>
      </w:del>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pPr>
        <w:spacing w:line="240" w:lineRule="auto"/>
        <w:pPrChange w:id="522" w:author="Maia Kapur" w:date="2019-05-13T09:18:00Z">
          <w:pPr/>
        </w:pPrChange>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6E9D49E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ins w:id="523" w:author="Maia Kapur" w:date="2019-05-13T11:36:00Z">
        <w:r w:rsidR="006920A2">
          <w:rPr>
            <w:noProof/>
          </w:rPr>
          <w:t>5</w:t>
        </w:r>
      </w:ins>
      <w:del w:id="524" w:author="Maia Kapur" w:date="2019-05-13T11:36:00Z">
        <w:r w:rsidR="0090493F" w:rsidDel="006920A2">
          <w:rPr>
            <w:noProof/>
          </w:rPr>
          <w:delText>4</w:delText>
        </w:r>
      </w:del>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2D5051CD"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ins w:id="525" w:author="Maia Kapur" w:date="2019-05-13T11:36:00Z">
        <w:r w:rsidR="006920A2">
          <w:rPr>
            <w:noProof/>
          </w:rPr>
          <w:t>6</w:t>
        </w:r>
      </w:ins>
      <w:del w:id="526" w:author="Maia Kapur" w:date="2019-05-13T11:36:00Z">
        <w:r w:rsidR="0090493F" w:rsidDel="006920A2">
          <w:rPr>
            <w:noProof/>
          </w:rPr>
          <w:delText>5</w:delText>
        </w:r>
      </w:del>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5125E678" w:rsidR="00E76355" w:rsidRDefault="00E76355" w:rsidP="0090493F">
      <w:pPr>
        <w:pStyle w:val="Caption"/>
      </w:pPr>
      <w:r>
        <w:rPr>
          <w:noProof/>
          <w:lang w:val="en-AU" w:eastAsia="en-AU"/>
        </w:rPr>
        <w:lastRenderedPageBreak/>
        <w:drawing>
          <wp:inline distT="0" distB="0" distL="0" distR="0" wp14:anchorId="51076A38" wp14:editId="4F04640B">
            <wp:extent cx="5934075"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ins w:id="527" w:author="Maia Kapur" w:date="2019-05-13T11:36:00Z">
        <w:r w:rsidR="006920A2">
          <w:rPr>
            <w:noProof/>
          </w:rPr>
          <w:t>7</w:t>
        </w:r>
      </w:ins>
      <w:del w:id="528" w:author="Maia Kapur" w:date="2019-05-13T11:36:00Z">
        <w:r w:rsidR="0090493F" w:rsidDel="006920A2">
          <w:rPr>
            <w:noProof/>
          </w:rPr>
          <w:delText>6</w:delText>
        </w:r>
      </w:del>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pPr>
        <w:pStyle w:val="Caption"/>
        <w:pPrChange w:id="529" w:author="Maia Kapur" w:date="2019-05-13T09:18:00Z">
          <w:pPr>
            <w:pStyle w:val="Caption"/>
            <w:spacing w:line="360" w:lineRule="auto"/>
          </w:pPr>
        </w:pPrChange>
      </w:pPr>
    </w:p>
    <w:p w14:paraId="5FFD8DB6" w14:textId="1AF997E2" w:rsidR="00134077" w:rsidRDefault="00134077" w:rsidP="0090493F">
      <w:pPr>
        <w:pStyle w:val="Caption"/>
      </w:pPr>
      <w:r>
        <w:rPr>
          <w:noProof/>
          <w:lang w:val="en-AU" w:eastAsia="en-AU"/>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ins w:id="530" w:author="Maia Kapur" w:date="2019-05-13T11:36:00Z">
        <w:r w:rsidR="006920A2">
          <w:rPr>
            <w:noProof/>
          </w:rPr>
          <w:t>8</w:t>
        </w:r>
      </w:ins>
      <w:del w:id="531" w:author="Maia Kapur" w:date="2019-05-13T11:36:00Z">
        <w:r w:rsidR="0090493F" w:rsidDel="006920A2">
          <w:rPr>
            <w:noProof/>
          </w:rPr>
          <w:delText>7</w:delText>
        </w:r>
      </w:del>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pPr>
        <w:pStyle w:val="Caption"/>
        <w:sectPr w:rsidR="00E76355" w:rsidSect="00976DBF">
          <w:pgSz w:w="12240" w:h="15840"/>
          <w:pgMar w:top="1440" w:right="1440" w:bottom="1440" w:left="1440" w:header="720" w:footer="720" w:gutter="0"/>
          <w:lnNumType w:countBy="1" w:restart="continuous"/>
          <w:cols w:space="720"/>
          <w:docGrid w:linePitch="360"/>
        </w:sectPr>
        <w:pPrChange w:id="532" w:author="Maia Kapur" w:date="2019-05-13T09:18:00Z">
          <w:pPr>
            <w:pStyle w:val="Caption"/>
            <w:spacing w:line="360" w:lineRule="auto"/>
          </w:pPr>
        </w:pPrChange>
      </w:pPr>
    </w:p>
    <w:p w14:paraId="02234CC1" w14:textId="11BEA17C" w:rsidR="00E76355" w:rsidRPr="006F0B3F" w:rsidRDefault="00E76355" w:rsidP="0090493F">
      <w:pPr>
        <w:pStyle w:val="Caption"/>
      </w:pPr>
      <w:r>
        <w:rPr>
          <w:noProof/>
          <w:lang w:val="en-AU" w:eastAsia="en-AU"/>
        </w:rPr>
        <w:lastRenderedPageBreak/>
        <w:drawing>
          <wp:inline distT="0" distB="0" distL="0" distR="0" wp14:anchorId="1F442C28" wp14:editId="409AE3A9">
            <wp:extent cx="5934075"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ins w:id="533" w:author="Maia Kapur" w:date="2019-05-13T11:36:00Z">
        <w:r w:rsidR="006920A2">
          <w:rPr>
            <w:noProof/>
          </w:rPr>
          <w:t>9</w:t>
        </w:r>
      </w:ins>
      <w:del w:id="534" w:author="Maia Kapur" w:date="2019-05-13T11:36:00Z">
        <w:r w:rsidR="0090493F" w:rsidDel="006920A2">
          <w:rPr>
            <w:noProof/>
          </w:rPr>
          <w:delText>8</w:delText>
        </w:r>
      </w:del>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pPr>
        <w:pStyle w:val="Caption"/>
        <w:pPrChange w:id="535" w:author="Maia Kapur" w:date="2019-05-13T09:18:00Z">
          <w:pPr>
            <w:pStyle w:val="Caption"/>
            <w:spacing w:line="360" w:lineRule="auto"/>
          </w:pPr>
        </w:pPrChange>
      </w:pPr>
    </w:p>
    <w:p w14:paraId="676E046D" w14:textId="62E0A923"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ins w:id="536" w:author="Maia Kapur" w:date="2019-05-13T11:36:00Z">
        <w:r w:rsidR="006920A2">
          <w:rPr>
            <w:noProof/>
          </w:rPr>
          <w:t>10</w:t>
        </w:r>
      </w:ins>
      <w:del w:id="537" w:author="Maia Kapur" w:date="2019-05-13T11:36:00Z">
        <w:r w:rsidR="0090493F" w:rsidDel="006920A2">
          <w:rPr>
            <w:noProof/>
          </w:rPr>
          <w:delText>9</w:delText>
        </w:r>
      </w:del>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pPr>
        <w:pStyle w:val="Caption"/>
        <w:pPrChange w:id="538" w:author="Maia Kapur" w:date="2019-05-13T09:18:00Z">
          <w:pPr>
            <w:pStyle w:val="Caption"/>
            <w:spacing w:line="360" w:lineRule="auto"/>
          </w:pPr>
        </w:pPrChange>
      </w:pPr>
    </w:p>
    <w:p w14:paraId="2B970AB6" w14:textId="59A5FBF1"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0D35A7CF">
            <wp:extent cx="5934075"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ins w:id="539" w:author="Maia Kapur" w:date="2019-05-13T11:36:00Z">
        <w:r w:rsidR="006920A2">
          <w:rPr>
            <w:noProof/>
          </w:rPr>
          <w:t>11</w:t>
        </w:r>
      </w:ins>
      <w:del w:id="540" w:author="Maia Kapur" w:date="2019-05-13T11:36:00Z">
        <w:r w:rsidR="0090493F" w:rsidDel="006920A2">
          <w:rPr>
            <w:noProof/>
          </w:rPr>
          <w:delText>10</w:delText>
        </w:r>
      </w:del>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pPr>
        <w:pStyle w:val="Caption"/>
        <w:rPr>
          <w:iCs w:val="0"/>
        </w:rPr>
        <w:pPrChange w:id="541" w:author="Maia Kapur" w:date="2019-05-13T09:18:00Z">
          <w:pPr>
            <w:pStyle w:val="Caption"/>
            <w:spacing w:line="360" w:lineRule="auto"/>
          </w:pPr>
        </w:pPrChange>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15562728" w:rsidR="0090493F" w:rsidRDefault="00DC2511" w:rsidP="00222845">
      <w:pPr>
        <w:pStyle w:val="Caption"/>
        <w:rPr>
          <w:ins w:id="542" w:author="Maia Kapur" w:date="2019-05-13T09:54:00Z"/>
        </w:rPr>
        <w:sectPr w:rsidR="0090493F" w:rsidSect="00976DBF">
          <w:pgSz w:w="12240" w:h="15840"/>
          <w:pgMar w:top="1440" w:right="1440" w:bottom="1440" w:left="1440" w:header="720" w:footer="720" w:gutter="0"/>
          <w:lnNumType w:countBy="1" w:restart="continuous"/>
          <w:cols w:space="720"/>
          <w:docGrid w:linePitch="360"/>
        </w:sectPr>
      </w:pPr>
      <w:bookmarkStart w:id="543" w:name="_Ref8638752"/>
      <w:r>
        <w:t>Figure A</w:t>
      </w:r>
      <w:r>
        <w:fldChar w:fldCharType="begin"/>
      </w:r>
      <w:r>
        <w:instrText xml:space="preserve"> SEQ Figure_A \* ARABIC </w:instrText>
      </w:r>
      <w:r>
        <w:fldChar w:fldCharType="separate"/>
      </w:r>
      <w:ins w:id="544" w:author="Maia Kapur" w:date="2019-05-13T11:36:00Z">
        <w:r w:rsidR="006920A2">
          <w:rPr>
            <w:noProof/>
          </w:rPr>
          <w:t>12</w:t>
        </w:r>
      </w:ins>
      <w:del w:id="545" w:author="Maia Kapur" w:date="2019-05-13T11:36:00Z">
        <w:r w:rsidR="0090493F" w:rsidDel="006920A2">
          <w:rPr>
            <w:noProof/>
          </w:rPr>
          <w:delText>11</w:delText>
        </w:r>
      </w:del>
      <w:r>
        <w:fldChar w:fldCharType="end"/>
      </w:r>
      <w:bookmarkEnd w:id="543"/>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proofErr w:type="spellStart"/>
      <w:r w:rsidR="00BF362B">
        <w:t>Linf</w:t>
      </w:r>
      <w:proofErr w:type="spellEnd"/>
      <w:r w:rsidR="00BF362B">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w:t>
      </w:r>
      <w:commentRangeStart w:id="546"/>
      <w:r w:rsidR="00BF362B">
        <w:t>analysis</w:t>
      </w:r>
      <w:commentRangeEnd w:id="546"/>
      <w:r w:rsidR="00223EC7">
        <w:rPr>
          <w:rStyle w:val="CommentReference"/>
          <w:rFonts w:eastAsiaTheme="minorHAnsi"/>
          <w:iCs w:val="0"/>
          <w:spacing w:val="0"/>
          <w:kern w:val="0"/>
          <w:lang w:val="en-US"/>
        </w:rPr>
        <w:commentReference w:id="546"/>
      </w:r>
      <w:r w:rsidR="00BF362B">
        <w:t>.</w:t>
      </w:r>
    </w:p>
    <w:p w14:paraId="0D482CA5" w14:textId="611790CD" w:rsidR="0090493F" w:rsidRDefault="0090493F" w:rsidP="0090493F">
      <w:pPr>
        <w:pStyle w:val="Caption"/>
        <w:rPr>
          <w:ins w:id="547" w:author="Maia Kapur" w:date="2019-05-13T09:55:00Z"/>
        </w:rPr>
      </w:pPr>
      <w:ins w:id="548" w:author="Maia Kapur" w:date="2019-05-13T09:55:00Z">
        <w:r>
          <w:rPr>
            <w:noProof/>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ins>
    </w:p>
    <w:p w14:paraId="113FF204" w14:textId="4A7A5D73"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ins w:id="549" w:author="Maia Kapur" w:date="2019-05-13T09:54:00Z">
        <w:r>
          <w:t xml:space="preserve">Figure A </w:t>
        </w:r>
        <w:r>
          <w:fldChar w:fldCharType="begin"/>
        </w:r>
        <w:r>
          <w:instrText xml:space="preserve"> SEQ Figure_A \* ARABIC </w:instrText>
        </w:r>
      </w:ins>
      <w:r>
        <w:fldChar w:fldCharType="separate"/>
      </w:r>
      <w:ins w:id="550" w:author="Maia Kapur" w:date="2019-05-13T11:36:00Z">
        <w:r w:rsidR="006920A2">
          <w:rPr>
            <w:noProof/>
          </w:rPr>
          <w:t>13</w:t>
        </w:r>
      </w:ins>
      <w:ins w:id="551" w:author="Maia Kapur" w:date="2019-05-13T09:54:00Z">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ins>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01BCA044" w:rsidR="007E1CCD" w:rsidRDefault="008D4C75">
      <w:pPr>
        <w:pStyle w:val="Caption"/>
        <w:rPr>
          <w:ins w:id="552" w:author="Maia Kapur" w:date="2019-05-13T09:16:00Z"/>
        </w:rPr>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ins w:id="553" w:author="Maia Kapur" w:date="2019-05-13T11:36:00Z">
        <w:r w:rsidR="006920A2">
          <w:rPr>
            <w:noProof/>
          </w:rPr>
          <w:t>14</w:t>
        </w:r>
      </w:ins>
      <w:del w:id="554" w:author="Maia Kapur" w:date="2019-05-13T09:54:00Z">
        <w:r w:rsidR="007E1CCD" w:rsidDel="0090493F">
          <w:rPr>
            <w:noProof/>
          </w:rPr>
          <w:delText>12</w:delText>
        </w:r>
      </w:del>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del w:id="555" w:author="Maia Kapur" w:date="2019-05-13T09:55:00Z">
        <w:r w:rsidR="00CA2760" w:rsidDel="00640358">
          <w:delText xml:space="preserve">regions </w:delText>
        </w:r>
      </w:del>
      <w:ins w:id="556" w:author="Maia Kapur" w:date="2019-05-13T09:55:00Z">
        <w:r w:rsidR="00640358">
          <w:t xml:space="preserve">Regions </w:t>
        </w:r>
      </w:ins>
      <w:del w:id="557" w:author="Maia Kapur" w:date="2019-05-13T09:55:00Z">
        <w:r w:rsidR="00CA2760" w:rsidDel="00640358">
          <w:delText xml:space="preserve">one </w:delText>
        </w:r>
      </w:del>
      <w:ins w:id="558" w:author="Maia Kapur" w:date="2019-05-13T09:55:00Z">
        <w:r w:rsidR="00640358">
          <w:t xml:space="preserve">1 </w:t>
        </w:r>
      </w:ins>
      <w:r w:rsidR="00CA2760">
        <w:t>and 2 use data for all years combined</w:t>
      </w:r>
      <w:r w:rsidR="007C4F92">
        <w:t xml:space="preserve"> yet estimate sexes separately</w:t>
      </w:r>
      <w:r w:rsidR="00CA2760">
        <w:t xml:space="preserve">. Bars represent 95% confidence intervals. </w:t>
      </w:r>
    </w:p>
    <w:p w14:paraId="377DA526" w14:textId="25D228A5" w:rsidR="00DC2511" w:rsidRDefault="007E1CCD">
      <w:pPr>
        <w:pStyle w:val="Heading1"/>
        <w:spacing w:line="240" w:lineRule="auto"/>
        <w:rPr>
          <w:ins w:id="559" w:author="Maia Kapur" w:date="2019-05-13T09:16:00Z"/>
        </w:rPr>
        <w:pPrChange w:id="560" w:author="Maia Kapur" w:date="2019-05-13T09:18:00Z">
          <w:pPr>
            <w:pStyle w:val="Heading1"/>
          </w:pPr>
        </w:pPrChange>
      </w:pPr>
      <w:ins w:id="561" w:author="Maia Kapur" w:date="2019-05-13T09:16:00Z">
        <w:r>
          <w:lastRenderedPageBreak/>
          <w:t xml:space="preserve">A.3 STARS </w:t>
        </w:r>
      </w:ins>
      <w:ins w:id="562" w:author="Maia Kapur" w:date="2019-05-13T09:18:00Z">
        <w:r w:rsidR="00222845">
          <w:t>Method Results</w:t>
        </w:r>
      </w:ins>
    </w:p>
    <w:p w14:paraId="6A5E0C16" w14:textId="75A24E91" w:rsidR="007E1CCD" w:rsidRDefault="007E1CCD">
      <w:pPr>
        <w:spacing w:line="240" w:lineRule="auto"/>
        <w:rPr>
          <w:ins w:id="563" w:author="Maia Kapur" w:date="2019-05-13T09:17:00Z"/>
        </w:rPr>
        <w:pPrChange w:id="564" w:author="Maia Kapur" w:date="2019-05-13T09:18:00Z">
          <w:pPr/>
        </w:pPrChange>
      </w:pPr>
      <w:ins w:id="565" w:author="Maia Kapur" w:date="2019-05-13T09:16:00Z">
        <w:r>
          <w:rPr>
            <w:noProof/>
          </w:rPr>
          <w:drawing>
            <wp:inline distT="0" distB="0" distL="0" distR="0" wp14:anchorId="625A5A92" wp14:editId="7E48E341">
              <wp:extent cx="5943600" cy="4322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ins>
    </w:p>
    <w:p w14:paraId="6EACF8AC" w14:textId="1118D3AE" w:rsidR="007E1CCD" w:rsidRDefault="007E1CCD" w:rsidP="00222845">
      <w:pPr>
        <w:pStyle w:val="Caption"/>
        <w:rPr>
          <w:ins w:id="566" w:author="Maia Kapur" w:date="2019-05-13T10:09:00Z"/>
        </w:rPr>
      </w:pPr>
      <w:ins w:id="567" w:author="Maia Kapur" w:date="2019-05-13T09:17:00Z">
        <w:r>
          <w:t>Figure A</w:t>
        </w:r>
        <w:r>
          <w:fldChar w:fldCharType="begin"/>
        </w:r>
        <w:r>
          <w:instrText xml:space="preserve"> SEQ Figure_A \* ARABIC </w:instrText>
        </w:r>
      </w:ins>
      <w:r>
        <w:fldChar w:fldCharType="separate"/>
      </w:r>
      <w:ins w:id="568" w:author="Maia Kapur" w:date="2019-05-13T11:36:00Z">
        <w:r w:rsidR="006920A2">
          <w:rPr>
            <w:noProof/>
          </w:rPr>
          <w:t>15</w:t>
        </w:r>
      </w:ins>
      <w:ins w:id="569" w:author="Maia Kapur" w:date="2019-05-13T09:17:00Z">
        <w:r>
          <w:fldChar w:fldCharType="end"/>
        </w:r>
      </w:ins>
      <w:ins w:id="570" w:author="Maia Kapur" w:date="2019-05-13T11:48:00Z">
        <w:r w:rsidR="00920B04">
          <w:t>.</w:t>
        </w:r>
      </w:ins>
      <w:ins w:id="571" w:author="Maia Kapur" w:date="2019-05-13T09:17:00Z">
        <w:r w:rsidRPr="007E1CCD">
          <w:t xml:space="preserve"> </w:t>
        </w:r>
        <w:r>
          <w:t xml:space="preserve">Using the STARS method </w:t>
        </w:r>
        <w:r>
          <w:fldChar w:fldCharType="begin" w:fldLock="1"/>
        </w:r>
      </w:ins>
      <w: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2004)"},"properties":{"noteIndex":0},"schema":"https://github.com/citation-style-language/schema/raw/master/csl-citation.json"}</w:instrText>
      </w:r>
      <w:r>
        <w:fldChar w:fldCharType="separate"/>
      </w:r>
      <w:r w:rsidRPr="007E1CCD">
        <w:rPr>
          <w:noProof/>
        </w:rPr>
        <w:t>(Rodionov, 2004)</w:t>
      </w:r>
      <w:ins w:id="572" w:author="Maia Kapur" w:date="2019-05-13T09:17:00Z">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ins>
    </w:p>
    <w:p w14:paraId="581A5762" w14:textId="77777777" w:rsidR="000807A7" w:rsidRDefault="000807A7" w:rsidP="000807A7">
      <w:pPr>
        <w:rPr>
          <w:ins w:id="573" w:author="Maia Kapur" w:date="2019-05-13T10:09:00Z"/>
          <w:lang w:val="en"/>
        </w:rPr>
        <w:sectPr w:rsidR="000807A7" w:rsidSect="00976DBF">
          <w:pgSz w:w="12240" w:h="15840"/>
          <w:pgMar w:top="1440" w:right="1440" w:bottom="1440" w:left="1440" w:header="720" w:footer="720" w:gutter="0"/>
          <w:lnNumType w:countBy="1" w:restart="continuous"/>
          <w:cols w:space="720"/>
          <w:docGrid w:linePitch="360"/>
        </w:sectPr>
      </w:pPr>
    </w:p>
    <w:p w14:paraId="6997073A" w14:textId="09BB2EA2" w:rsidR="000807A7" w:rsidRPr="00244024" w:rsidRDefault="000807A7" w:rsidP="000807A7">
      <w:pPr>
        <w:pStyle w:val="Heading1"/>
        <w:rPr>
          <w:ins w:id="574" w:author="Maia Kapur" w:date="2019-05-13T10:09:00Z"/>
          <w:highlight w:val="yellow"/>
          <w:lang w:val="en"/>
          <w:rPrChange w:id="575" w:author="Maia Kapur" w:date="2019-05-13T10:11:00Z">
            <w:rPr>
              <w:ins w:id="576" w:author="Maia Kapur" w:date="2019-05-13T10:09:00Z"/>
              <w:lang w:val="en"/>
            </w:rPr>
          </w:rPrChange>
        </w:rPr>
      </w:pPr>
      <w:ins w:id="577" w:author="Maia Kapur" w:date="2019-05-13T10:09:00Z">
        <w:r w:rsidRPr="00244024">
          <w:rPr>
            <w:highlight w:val="yellow"/>
            <w:lang w:val="en"/>
            <w:rPrChange w:id="578" w:author="Maia Kapur" w:date="2019-05-13T10:11:00Z">
              <w:rPr>
                <w:lang w:val="en"/>
              </w:rPr>
            </w:rPrChange>
          </w:rPr>
          <w:lastRenderedPageBreak/>
          <w:t>A.4 Sensitivity to sample size</w:t>
        </w:r>
      </w:ins>
    </w:p>
    <w:p w14:paraId="6CF8A28A" w14:textId="312650C7" w:rsidR="000807A7" w:rsidRPr="00CE63AF" w:rsidRDefault="004B5281">
      <w:pPr>
        <w:rPr>
          <w:ins w:id="579" w:author="Maia Kapur" w:date="2019-05-13T09:18:00Z"/>
        </w:rPr>
        <w:pPrChange w:id="580" w:author="Maia Kapur" w:date="2019-05-13T10:09:00Z">
          <w:pPr>
            <w:pStyle w:val="Caption"/>
          </w:pPr>
        </w:pPrChange>
      </w:pPr>
      <w:ins w:id="581" w:author="Maia Kapur" w:date="2019-05-13T10:10:00Z">
        <w:r w:rsidRPr="00244024">
          <w:rPr>
            <w:highlight w:val="yellow"/>
            <w:lang w:val="en"/>
            <w:rPrChange w:id="582" w:author="Maia Kapur" w:date="2019-05-13T10:11:00Z">
              <w:rPr>
                <w:iCs w:val="0"/>
              </w:rPr>
            </w:rPrChange>
          </w:rPr>
          <w:t xml:space="preserve">To examine sensitivity to the </w:t>
        </w:r>
        <w:r w:rsidR="000F5162" w:rsidRPr="00244024">
          <w:rPr>
            <w:highlight w:val="yellow"/>
            <w:lang w:val="en"/>
            <w:rPrChange w:id="583" w:author="Maia Kapur" w:date="2019-05-13T10:11:00Z">
              <w:rPr>
                <w:iCs w:val="0"/>
              </w:rPr>
            </w:rPrChange>
          </w:rPr>
          <w:t xml:space="preserve">number of </w:t>
        </w:r>
        <w:proofErr w:type="gramStart"/>
        <w:r w:rsidR="000F5162" w:rsidRPr="00244024">
          <w:rPr>
            <w:highlight w:val="yellow"/>
            <w:lang w:val="en"/>
            <w:rPrChange w:id="584" w:author="Maia Kapur" w:date="2019-05-13T10:11:00Z">
              <w:rPr>
                <w:iCs w:val="0"/>
              </w:rPr>
            </w:rPrChange>
          </w:rPr>
          <w:t>fish</w:t>
        </w:r>
        <w:proofErr w:type="gramEnd"/>
        <w:r w:rsidR="000F5162" w:rsidRPr="00244024">
          <w:rPr>
            <w:highlight w:val="yellow"/>
            <w:lang w:val="en"/>
            <w:rPrChange w:id="585" w:author="Maia Kapur" w:date="2019-05-13T10:11:00Z">
              <w:rPr>
                <w:iCs w:val="0"/>
              </w:rPr>
            </w:rPrChange>
          </w:rPr>
          <w:t xml:space="preserve"> used to detect </w:t>
        </w:r>
      </w:ins>
      <w:proofErr w:type="spellStart"/>
      <w:ins w:id="586" w:author="Maia Kapur" w:date="2019-05-13T10:11:00Z">
        <w:r w:rsidR="000F5162" w:rsidRPr="00244024">
          <w:rPr>
            <w:highlight w:val="yellow"/>
            <w:lang w:val="en"/>
            <w:rPrChange w:id="587" w:author="Maia Kapur" w:date="2019-05-13T10:11:00Z">
              <w:rPr>
                <w:iCs w:val="0"/>
              </w:rPr>
            </w:rPrChange>
          </w:rPr>
          <w:t>spatio</w:t>
        </w:r>
        <w:proofErr w:type="spellEnd"/>
        <w:r w:rsidR="000F5162" w:rsidRPr="00244024">
          <w:rPr>
            <w:highlight w:val="yellow"/>
            <w:lang w:val="en"/>
            <w:rPrChange w:id="588" w:author="Maia Kapur" w:date="2019-05-13T10:11:00Z">
              <w:rPr>
                <w:iCs w:val="0"/>
              </w:rPr>
            </w:rPrChange>
          </w:rPr>
          <w:t>-temporal breakpoints</w:t>
        </w:r>
      </w:ins>
      <w:ins w:id="589" w:author="Maia Kapur" w:date="2019-05-13T10:10:00Z">
        <w:r w:rsidRPr="00244024">
          <w:rPr>
            <w:highlight w:val="yellow"/>
            <w:lang w:val="en"/>
            <w:rPrChange w:id="590" w:author="Maia Kapur" w:date="2019-05-13T10:11:00Z">
              <w:rPr>
                <w:iCs w:val="0"/>
              </w:rPr>
            </w:rPrChange>
          </w:rPr>
          <w:t>, w</w:t>
        </w:r>
        <w:r w:rsidR="000807A7" w:rsidRPr="00244024">
          <w:rPr>
            <w:highlight w:val="yellow"/>
            <w:lang w:val="en"/>
            <w:rPrChange w:id="591" w:author="Maia Kapur" w:date="2019-05-13T10:11:00Z">
              <w:rPr>
                <w:iCs w:val="0"/>
              </w:rPr>
            </w:rPrChange>
          </w:rPr>
          <w:t>e halved and then doubled the sample size used in the simulation testing component of the GAM-based method.</w:t>
        </w:r>
        <w:r w:rsidR="000807A7">
          <w:rPr>
            <w:lang w:val="en"/>
          </w:rPr>
          <w:t xml:space="preserve"> </w:t>
        </w:r>
      </w:ins>
    </w:p>
    <w:p w14:paraId="2FBD3D7F" w14:textId="591A98FD" w:rsidR="0057595A" w:rsidRDefault="0057595A">
      <w:pPr>
        <w:spacing w:line="240" w:lineRule="auto"/>
        <w:rPr>
          <w:ins w:id="592" w:author="Maia Kapur" w:date="2019-05-13T09:18:00Z"/>
          <w:lang w:val="en"/>
        </w:rPr>
        <w:pPrChange w:id="593" w:author="Maia Kapur" w:date="2019-05-13T09:18:00Z">
          <w:pPr/>
        </w:pPrChange>
      </w:pPr>
    </w:p>
    <w:p w14:paraId="51A09ECB" w14:textId="77777777" w:rsidR="0057595A" w:rsidRPr="00CF36A9" w:rsidRDefault="0057595A">
      <w:pPr>
        <w:pStyle w:val="Heading1"/>
        <w:spacing w:line="240" w:lineRule="auto"/>
        <w:rPr>
          <w:ins w:id="594" w:author="Maia Kapur" w:date="2019-05-13T09:18:00Z"/>
          <w:lang w:val="en"/>
        </w:rPr>
        <w:pPrChange w:id="595" w:author="Maia Kapur" w:date="2019-05-13T09:18:00Z">
          <w:pPr>
            <w:pStyle w:val="Heading1"/>
          </w:pPr>
        </w:pPrChange>
      </w:pPr>
      <w:ins w:id="596" w:author="Maia Kapur" w:date="2019-05-13T09:18:00Z">
        <w:r>
          <w:rPr>
            <w:lang w:val="en"/>
          </w:rPr>
          <w:t>References</w:t>
        </w:r>
      </w:ins>
    </w:p>
    <w:p w14:paraId="19F8AF09" w14:textId="77777777" w:rsidR="0057595A" w:rsidRPr="007E1CCD" w:rsidRDefault="0057595A">
      <w:pPr>
        <w:widowControl w:val="0"/>
        <w:autoSpaceDE w:val="0"/>
        <w:autoSpaceDN w:val="0"/>
        <w:adjustRightInd w:val="0"/>
        <w:spacing w:line="240" w:lineRule="auto"/>
        <w:ind w:left="480" w:hanging="480"/>
        <w:rPr>
          <w:ins w:id="597" w:author="Maia Kapur" w:date="2019-05-13T09:18:00Z"/>
          <w:noProof/>
        </w:rPr>
        <w:pPrChange w:id="598" w:author="Maia Kapur" w:date="2019-05-13T09:18:00Z">
          <w:pPr>
            <w:widowControl w:val="0"/>
            <w:autoSpaceDE w:val="0"/>
            <w:autoSpaceDN w:val="0"/>
            <w:adjustRightInd w:val="0"/>
            <w:ind w:left="480" w:hanging="480"/>
          </w:pPr>
        </w:pPrChange>
      </w:pPr>
      <w:ins w:id="599" w:author="Maia Kapur" w:date="2019-05-13T09:18:00Z">
        <w:r>
          <w:fldChar w:fldCharType="begin" w:fldLock="1"/>
        </w:r>
        <w:r>
          <w:instrText xml:space="preserve">ADDIN Mendeley Bibliography CSL_BIBLIOGRAPHY </w:instrText>
        </w:r>
        <w:r>
          <w:fldChar w:fldCharType="separate"/>
        </w:r>
        <w:r w:rsidRPr="007E1CCD">
          <w:rPr>
            <w:noProof/>
          </w:rPr>
          <w:t>Beverton, R.J.H., Holt, S.J., 1957. On the Dynamics of Exploited Fish Populations, Fisheries Investigations Series 2: Sea Fisheries. https://doi.org/10.1007/BF00044132</w:t>
        </w:r>
      </w:ins>
    </w:p>
    <w:p w14:paraId="745FA536" w14:textId="77777777" w:rsidR="0057595A" w:rsidRDefault="0057595A">
      <w:pPr>
        <w:widowControl w:val="0"/>
        <w:autoSpaceDE w:val="0"/>
        <w:autoSpaceDN w:val="0"/>
        <w:adjustRightInd w:val="0"/>
        <w:spacing w:line="240" w:lineRule="auto"/>
        <w:ind w:left="480" w:hanging="480"/>
        <w:rPr>
          <w:ins w:id="600" w:author="Maia Kapur" w:date="2019-05-13T09:18:00Z"/>
          <w:noProof/>
        </w:rPr>
        <w:pPrChange w:id="601" w:author="Maia Kapur" w:date="2019-05-13T09:18:00Z">
          <w:pPr>
            <w:widowControl w:val="0"/>
            <w:autoSpaceDE w:val="0"/>
            <w:autoSpaceDN w:val="0"/>
            <w:adjustRightInd w:val="0"/>
            <w:ind w:left="480" w:hanging="480"/>
          </w:pPr>
        </w:pPrChange>
      </w:pPr>
      <w:ins w:id="602" w:author="Maia Kapur" w:date="2019-05-13T09:18:00Z">
        <w:r w:rsidRPr="007E1CCD">
          <w:rPr>
            <w:noProof/>
          </w:rPr>
          <w:t>Rodionov, S.N., 2004. A sequential algorithm for testing climate regime shifts. Geophys. Res. Lett. 31, 2–5. https://doi.org/10.1029/2004GL019448</w:t>
        </w:r>
      </w:ins>
    </w:p>
    <w:p w14:paraId="14520A9F" w14:textId="77777777" w:rsidR="0057595A" w:rsidRPr="007E1CCD" w:rsidRDefault="0057595A">
      <w:pPr>
        <w:widowControl w:val="0"/>
        <w:autoSpaceDE w:val="0"/>
        <w:autoSpaceDN w:val="0"/>
        <w:adjustRightInd w:val="0"/>
        <w:spacing w:line="240" w:lineRule="auto"/>
        <w:ind w:left="480" w:hanging="480"/>
        <w:rPr>
          <w:ins w:id="603" w:author="Maia Kapur" w:date="2019-05-13T09:18:00Z"/>
          <w:noProof/>
        </w:rPr>
        <w:pPrChange w:id="604" w:author="Maia Kapur" w:date="2019-05-13T09:18:00Z">
          <w:pPr>
            <w:widowControl w:val="0"/>
            <w:autoSpaceDE w:val="0"/>
            <w:autoSpaceDN w:val="0"/>
            <w:adjustRightInd w:val="0"/>
            <w:ind w:left="480" w:hanging="480"/>
          </w:pPr>
        </w:pPrChange>
      </w:pPr>
    </w:p>
    <w:p w14:paraId="6C6BF8AD" w14:textId="2A6E2EEF" w:rsidR="0057595A" w:rsidRPr="00CE63AF" w:rsidRDefault="0057595A">
      <w:pPr>
        <w:spacing w:line="240" w:lineRule="auto"/>
        <w:pPrChange w:id="605" w:author="Maia Kapur" w:date="2019-05-13T09:18:00Z">
          <w:pPr>
            <w:pStyle w:val="Caption"/>
          </w:pPr>
        </w:pPrChange>
      </w:pPr>
      <w:ins w:id="606" w:author="Maia Kapur" w:date="2019-05-13T09:18:00Z">
        <w:r>
          <w:fldChar w:fldCharType="end"/>
        </w:r>
      </w:ins>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Punt, Andre (O&amp;A, Hobart)" w:date="2019-04-22T06:16:00Z" w:initials="PA(H">
    <w:p w14:paraId="2D9A04D8" w14:textId="242B4638" w:rsidR="00EF78D2" w:rsidRDefault="00EF78D2">
      <w:pPr>
        <w:pStyle w:val="CommentText"/>
      </w:pPr>
      <w:r>
        <w:rPr>
          <w:rStyle w:val="CommentReference"/>
        </w:rPr>
        <w:annotationRef/>
      </w:r>
      <w:bookmarkStart w:id="20" w:name="_GoBack"/>
      <w:r>
        <w:t xml:space="preserve">This equation is wrong of the aim is to the growth increment to be log-normal – this is the length after </w:t>
      </w:r>
      <w:proofErr w:type="spellStart"/>
      <w:r>
        <w:t>grwth</w:t>
      </w:r>
      <w:bookmarkEnd w:id="20"/>
      <w:proofErr w:type="spellEnd"/>
    </w:p>
  </w:comment>
  <w:comment w:id="31" w:author="Punt, Andre (O&amp;A, Hobart)" w:date="2019-04-22T06:17:00Z" w:initials="PA(H">
    <w:p w14:paraId="53086FA2" w14:textId="6B517A25" w:rsidR="00EF78D2" w:rsidRDefault="00EF78D2">
      <w:pPr>
        <w:pStyle w:val="CommentText"/>
      </w:pPr>
      <w:r>
        <w:rPr>
          <w:rStyle w:val="CommentReference"/>
        </w:rPr>
        <w:annotationRef/>
      </w:r>
      <w:r>
        <w:t>Sorry but this cannot be correct for an IBM. You should be giving equations for individuals not the population</w:t>
      </w:r>
    </w:p>
  </w:comment>
  <w:comment w:id="37" w:author="Punt, Andre (O&amp;A, Hobart)" w:date="2019-04-22T06:18:00Z" w:initials="PA(H">
    <w:p w14:paraId="24574F03" w14:textId="64C93BB3" w:rsidR="00EF78D2" w:rsidRDefault="00EF78D2">
      <w:pPr>
        <w:pStyle w:val="CommentText"/>
      </w:pPr>
      <w:r>
        <w:rPr>
          <w:rStyle w:val="CommentReference"/>
        </w:rPr>
        <w:annotationRef/>
      </w:r>
      <w:proofErr w:type="gramStart"/>
      <w:r>
        <w:t>So</w:t>
      </w:r>
      <w:proofErr w:type="gramEnd"/>
      <w:r>
        <w:t xml:space="preserve"> you keep track of whether animals are mature or not – usually one calculates the conditional probability of maturing and not the probability of being mature in an IBM</w:t>
      </w:r>
    </w:p>
  </w:comment>
  <w:comment w:id="38" w:author="Punt, Andre (O&amp;A, Hobart)" w:date="2019-04-22T06:19:00Z" w:initials="PA(H">
    <w:p w14:paraId="7E273238" w14:textId="68D0F33F" w:rsidR="00EF78D2" w:rsidRDefault="00EF78D2">
      <w:pPr>
        <w:pStyle w:val="CommentText"/>
      </w:pPr>
      <w:r>
        <w:rPr>
          <w:rStyle w:val="CommentReference"/>
        </w:rPr>
        <w:annotationRef/>
      </w:r>
      <w:r>
        <w:t>Not the normal way</w:t>
      </w:r>
    </w:p>
  </w:comment>
  <w:comment w:id="42" w:author="Punt, Andre (O&amp;A, Hobart)" w:date="2019-04-22T06:20:00Z" w:initials="PA(H">
    <w:p w14:paraId="6CB3DCA2" w14:textId="785348B1" w:rsidR="00EF78D2" w:rsidRDefault="00EF78D2">
      <w:pPr>
        <w:pStyle w:val="CommentText"/>
      </w:pPr>
      <w:r>
        <w:rPr>
          <w:rStyle w:val="CommentReference"/>
        </w:rPr>
        <w:annotationRef/>
      </w:r>
      <w:r>
        <w:t>What happens?</w:t>
      </w:r>
    </w:p>
  </w:comment>
  <w:comment w:id="44" w:author="Punt, Andre (O&amp;A, Hobart)" w:date="2019-04-22T06:21:00Z" w:initials="PA(H">
    <w:p w14:paraId="75B87398" w14:textId="6B20A897" w:rsidR="00EF78D2" w:rsidRDefault="00EF78D2">
      <w:pPr>
        <w:pStyle w:val="CommentText"/>
      </w:pPr>
      <w:r>
        <w:rPr>
          <w:rStyle w:val="CommentReference"/>
        </w:rPr>
        <w:annotationRef/>
      </w:r>
      <w:r>
        <w:t xml:space="preserve">Right justify the </w:t>
      </w:r>
      <w:proofErr w:type="spellStart"/>
      <w:r>
        <w:t>equantion</w:t>
      </w:r>
      <w:proofErr w:type="spellEnd"/>
      <w:r>
        <w:t xml:space="preserve"> numbers</w:t>
      </w:r>
    </w:p>
  </w:comment>
  <w:comment w:id="47" w:author="Punt, Andre (O&amp;A, Hobart)" w:date="2019-04-22T06:20:00Z" w:initials="PA(H">
    <w:p w14:paraId="3BD3855F" w14:textId="76F2367C" w:rsidR="00EF78D2" w:rsidRDefault="00EF78D2">
      <w:pPr>
        <w:pStyle w:val="CommentText"/>
      </w:pPr>
      <w:r>
        <w:rPr>
          <w:rStyle w:val="CommentReference"/>
        </w:rPr>
        <w:annotationRef/>
      </w:r>
      <w:r>
        <w:t>I don’t get this p is maturity – one or zero?</w:t>
      </w:r>
    </w:p>
  </w:comment>
  <w:comment w:id="49" w:author="Punt, Andre (O&amp;A, Hobart)" w:date="2019-04-22T06:21:00Z" w:initials="PA(H">
    <w:p w14:paraId="589EC3E3" w14:textId="0674EE32" w:rsidR="00EF78D2" w:rsidRDefault="00EF78D2">
      <w:pPr>
        <w:pStyle w:val="CommentText"/>
      </w:pPr>
      <w:r>
        <w:rPr>
          <w:rStyle w:val="CommentReference"/>
        </w:rPr>
        <w:annotationRef/>
      </w:r>
      <w:r>
        <w:t>Define SSB0 and how it is computed</w:t>
      </w:r>
    </w:p>
  </w:comment>
  <w:comment w:id="96" w:author="Punt, Andre (O&amp;A, Hobart)" w:date="2019-04-22T06:23:00Z" w:initials="PA(H">
    <w:p w14:paraId="54CAECE8" w14:textId="3A40B8AD" w:rsidR="00EF78D2" w:rsidRDefault="00EF78D2">
      <w:pPr>
        <w:pStyle w:val="CommentText"/>
      </w:pPr>
      <w:r>
        <w:rPr>
          <w:rStyle w:val="CommentReference"/>
        </w:rPr>
        <w:annotationRef/>
      </w:r>
      <w:r>
        <w:t>You used K in the main text</w:t>
      </w:r>
    </w:p>
  </w:comment>
  <w:comment w:id="109" w:author="Punt, Andre (O&amp;A, Hobart)" w:date="2019-04-22T06:23:00Z" w:initials="PA(H">
    <w:p w14:paraId="67A8D835" w14:textId="25618F7C" w:rsidR="00EF78D2" w:rsidRDefault="00EF78D2">
      <w:pPr>
        <w:pStyle w:val="CommentText"/>
      </w:pPr>
      <w:r>
        <w:rPr>
          <w:rStyle w:val="CommentReference"/>
        </w:rPr>
        <w:annotationRef/>
      </w:r>
      <w:r>
        <w:t>Units</w:t>
      </w:r>
    </w:p>
  </w:comment>
  <w:comment w:id="110" w:author="Maia Kapur" w:date="2019-05-13T09:58:00Z" w:initials="MK">
    <w:p w14:paraId="769EDE04" w14:textId="0EBE9136" w:rsidR="0089321B" w:rsidRDefault="0089321B">
      <w:pPr>
        <w:pStyle w:val="CommentText"/>
      </w:pPr>
      <w:r>
        <w:rPr>
          <w:rStyle w:val="CommentReference"/>
        </w:rPr>
        <w:annotationRef/>
      </w:r>
      <w:r>
        <w:t>B is unitless</w:t>
      </w:r>
    </w:p>
  </w:comment>
  <w:comment w:id="137" w:author="Maia Kapur" w:date="2019-05-06T14:24:00Z" w:initials="MK">
    <w:p w14:paraId="37CC9C9F" w14:textId="77777777" w:rsidR="00D437F5" w:rsidRDefault="00D437F5" w:rsidP="00D437F5">
      <w:pPr>
        <w:pStyle w:val="CommentText"/>
      </w:pPr>
      <w:r>
        <w:rPr>
          <w:rStyle w:val="CommentReference"/>
        </w:rPr>
        <w:annotationRef/>
      </w:r>
      <w:r>
        <w:t>If these are identical I would drop this or put it in supplement</w:t>
      </w:r>
    </w:p>
  </w:comment>
  <w:comment w:id="546" w:author="Punt, Andre (O&amp;A, Hobart)" w:date="2019-04-22T06:25:00Z" w:initials="PA(H">
    <w:p w14:paraId="53F946BD" w14:textId="5ED95F34" w:rsidR="00EF78D2" w:rsidRDefault="00EF78D2">
      <w:pPr>
        <w:pStyle w:val="CommentText"/>
      </w:pPr>
      <w:r>
        <w:rPr>
          <w:rStyle w:val="CommentReference"/>
        </w:rPr>
        <w:annotationRef/>
      </w:r>
      <w:r>
        <w:t>Figs A11 and A12 may be A13 and A14 in the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9A04D8" w15:done="1"/>
  <w15:commentEx w15:paraId="53086FA2" w15:done="0"/>
  <w15:commentEx w15:paraId="24574F03" w15:done="0"/>
  <w15:commentEx w15:paraId="7E273238" w15:done="0"/>
  <w15:commentEx w15:paraId="6CB3DCA2" w15:done="0"/>
  <w15:commentEx w15:paraId="75B87398" w15:done="0"/>
  <w15:commentEx w15:paraId="3BD3855F" w15:done="0"/>
  <w15:commentEx w15:paraId="589EC3E3" w15:done="0"/>
  <w15:commentEx w15:paraId="54CAECE8" w15:done="1"/>
  <w15:commentEx w15:paraId="67A8D835" w15:done="1"/>
  <w15:commentEx w15:paraId="769EDE04" w15:paraIdParent="67A8D835" w15:done="1"/>
  <w15:commentEx w15:paraId="37CC9C9F" w15:done="1"/>
  <w15:commentEx w15:paraId="53F946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574F03" w16cid:durableId="2083B389"/>
  <w16cid:commentId w16cid:paraId="7E273238" w16cid:durableId="2083B38A"/>
  <w16cid:commentId w16cid:paraId="6CB3DCA2" w16cid:durableId="2083B38B"/>
  <w16cid:commentId w16cid:paraId="75B87398" w16cid:durableId="2083B38C"/>
  <w16cid:commentId w16cid:paraId="54CAECE8" w16cid:durableId="2083B38E"/>
  <w16cid:commentId w16cid:paraId="67A8D835" w16cid:durableId="2083B38F"/>
  <w16cid:commentId w16cid:paraId="769EDE04" w16cid:durableId="2083BE2E"/>
  <w16cid:commentId w16cid:paraId="37CC9C9F" w16cid:durableId="207AC22D"/>
  <w16cid:commentId w16cid:paraId="53F946BD" w16cid:durableId="2083B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89602" w14:textId="77777777" w:rsidR="002A23C0" w:rsidRDefault="002A23C0" w:rsidP="001F239F">
      <w:pPr>
        <w:spacing w:line="240" w:lineRule="auto"/>
      </w:pPr>
      <w:r>
        <w:separator/>
      </w:r>
    </w:p>
  </w:endnote>
  <w:endnote w:type="continuationSeparator" w:id="0">
    <w:p w14:paraId="7EF29DC2" w14:textId="77777777" w:rsidR="002A23C0" w:rsidRDefault="002A23C0"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EF78D2" w:rsidRDefault="00EF78D2">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7FD22D71" w14:textId="77777777" w:rsidR="00EF78D2" w:rsidRDefault="00EF7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67921" w14:textId="77777777" w:rsidR="002A23C0" w:rsidRDefault="002A23C0" w:rsidP="001F239F">
      <w:pPr>
        <w:spacing w:line="240" w:lineRule="auto"/>
      </w:pPr>
      <w:r>
        <w:separator/>
      </w:r>
    </w:p>
  </w:footnote>
  <w:footnote w:type="continuationSeparator" w:id="0">
    <w:p w14:paraId="58355CE5" w14:textId="77777777" w:rsidR="002A23C0" w:rsidRDefault="002A23C0"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807A7"/>
    <w:rsid w:val="000A5F08"/>
    <w:rsid w:val="000B005F"/>
    <w:rsid w:val="000F5162"/>
    <w:rsid w:val="001050E6"/>
    <w:rsid w:val="0011193E"/>
    <w:rsid w:val="00116946"/>
    <w:rsid w:val="00121E5C"/>
    <w:rsid w:val="00125E74"/>
    <w:rsid w:val="00134077"/>
    <w:rsid w:val="00140A96"/>
    <w:rsid w:val="00143182"/>
    <w:rsid w:val="00146783"/>
    <w:rsid w:val="00151783"/>
    <w:rsid w:val="00162700"/>
    <w:rsid w:val="001743A1"/>
    <w:rsid w:val="0017504F"/>
    <w:rsid w:val="001B23D7"/>
    <w:rsid w:val="001C2C6B"/>
    <w:rsid w:val="001E319E"/>
    <w:rsid w:val="001F239F"/>
    <w:rsid w:val="00204691"/>
    <w:rsid w:val="00210EFE"/>
    <w:rsid w:val="00222845"/>
    <w:rsid w:val="00223EC7"/>
    <w:rsid w:val="002379A2"/>
    <w:rsid w:val="00244024"/>
    <w:rsid w:val="00245429"/>
    <w:rsid w:val="002578A3"/>
    <w:rsid w:val="0026543A"/>
    <w:rsid w:val="0027343E"/>
    <w:rsid w:val="00282071"/>
    <w:rsid w:val="0028472F"/>
    <w:rsid w:val="00295AFD"/>
    <w:rsid w:val="00297D3E"/>
    <w:rsid w:val="002A23C0"/>
    <w:rsid w:val="002A37FF"/>
    <w:rsid w:val="002B773C"/>
    <w:rsid w:val="002C7356"/>
    <w:rsid w:val="002E43FF"/>
    <w:rsid w:val="002F319F"/>
    <w:rsid w:val="0030752D"/>
    <w:rsid w:val="00335A6B"/>
    <w:rsid w:val="00350BEF"/>
    <w:rsid w:val="00362BDA"/>
    <w:rsid w:val="00364648"/>
    <w:rsid w:val="003B3E0A"/>
    <w:rsid w:val="003C408D"/>
    <w:rsid w:val="003D0184"/>
    <w:rsid w:val="003D163E"/>
    <w:rsid w:val="003D1EE8"/>
    <w:rsid w:val="003D3E19"/>
    <w:rsid w:val="003E1032"/>
    <w:rsid w:val="00445A99"/>
    <w:rsid w:val="00456C25"/>
    <w:rsid w:val="004627AE"/>
    <w:rsid w:val="0046625D"/>
    <w:rsid w:val="00483B52"/>
    <w:rsid w:val="00495E2D"/>
    <w:rsid w:val="004A00CA"/>
    <w:rsid w:val="004B5281"/>
    <w:rsid w:val="004C7938"/>
    <w:rsid w:val="004E56FA"/>
    <w:rsid w:val="004F21CF"/>
    <w:rsid w:val="004F2D38"/>
    <w:rsid w:val="004F388C"/>
    <w:rsid w:val="0050640D"/>
    <w:rsid w:val="00514264"/>
    <w:rsid w:val="00526B81"/>
    <w:rsid w:val="00544F67"/>
    <w:rsid w:val="0057595A"/>
    <w:rsid w:val="00587FAD"/>
    <w:rsid w:val="005A41F0"/>
    <w:rsid w:val="005B39C6"/>
    <w:rsid w:val="005B3CD6"/>
    <w:rsid w:val="005D13C2"/>
    <w:rsid w:val="006055D3"/>
    <w:rsid w:val="006123F9"/>
    <w:rsid w:val="00616545"/>
    <w:rsid w:val="00626771"/>
    <w:rsid w:val="00627CE2"/>
    <w:rsid w:val="00640358"/>
    <w:rsid w:val="00660368"/>
    <w:rsid w:val="006920A2"/>
    <w:rsid w:val="006952A1"/>
    <w:rsid w:val="006E5F79"/>
    <w:rsid w:val="006F0B3F"/>
    <w:rsid w:val="006F433C"/>
    <w:rsid w:val="00702A14"/>
    <w:rsid w:val="007104DD"/>
    <w:rsid w:val="00712332"/>
    <w:rsid w:val="00721DA1"/>
    <w:rsid w:val="00726858"/>
    <w:rsid w:val="00755BB2"/>
    <w:rsid w:val="00761C5B"/>
    <w:rsid w:val="0077186B"/>
    <w:rsid w:val="0077345F"/>
    <w:rsid w:val="00792E2B"/>
    <w:rsid w:val="007B099E"/>
    <w:rsid w:val="007B4FD6"/>
    <w:rsid w:val="007C4F92"/>
    <w:rsid w:val="007C6A64"/>
    <w:rsid w:val="007E1CCD"/>
    <w:rsid w:val="007E5291"/>
    <w:rsid w:val="007F0CE3"/>
    <w:rsid w:val="00806AF2"/>
    <w:rsid w:val="008208A7"/>
    <w:rsid w:val="0084401F"/>
    <w:rsid w:val="0085512E"/>
    <w:rsid w:val="00855A9D"/>
    <w:rsid w:val="00863AD1"/>
    <w:rsid w:val="008663D8"/>
    <w:rsid w:val="00887F22"/>
    <w:rsid w:val="0089321B"/>
    <w:rsid w:val="008951FE"/>
    <w:rsid w:val="008D4C75"/>
    <w:rsid w:val="008D53A7"/>
    <w:rsid w:val="008F11C2"/>
    <w:rsid w:val="00900625"/>
    <w:rsid w:val="009018B0"/>
    <w:rsid w:val="0090493F"/>
    <w:rsid w:val="00907471"/>
    <w:rsid w:val="00914492"/>
    <w:rsid w:val="00920B04"/>
    <w:rsid w:val="009417D3"/>
    <w:rsid w:val="00944A54"/>
    <w:rsid w:val="00956348"/>
    <w:rsid w:val="009706E4"/>
    <w:rsid w:val="00976DBF"/>
    <w:rsid w:val="00985465"/>
    <w:rsid w:val="009C23E1"/>
    <w:rsid w:val="009E53D5"/>
    <w:rsid w:val="009F12B0"/>
    <w:rsid w:val="00A03368"/>
    <w:rsid w:val="00A2616C"/>
    <w:rsid w:val="00A413DC"/>
    <w:rsid w:val="00A45FE7"/>
    <w:rsid w:val="00A875F3"/>
    <w:rsid w:val="00A878C2"/>
    <w:rsid w:val="00A90F25"/>
    <w:rsid w:val="00AE1859"/>
    <w:rsid w:val="00B240CD"/>
    <w:rsid w:val="00B5588A"/>
    <w:rsid w:val="00B663CA"/>
    <w:rsid w:val="00B67EDD"/>
    <w:rsid w:val="00B74D88"/>
    <w:rsid w:val="00B830A4"/>
    <w:rsid w:val="00B952AD"/>
    <w:rsid w:val="00B9570B"/>
    <w:rsid w:val="00BA49B6"/>
    <w:rsid w:val="00BA4C54"/>
    <w:rsid w:val="00BB7718"/>
    <w:rsid w:val="00BF362B"/>
    <w:rsid w:val="00C00252"/>
    <w:rsid w:val="00C11A0F"/>
    <w:rsid w:val="00C557F3"/>
    <w:rsid w:val="00C9508E"/>
    <w:rsid w:val="00CA2760"/>
    <w:rsid w:val="00CA30EE"/>
    <w:rsid w:val="00CC6D56"/>
    <w:rsid w:val="00CE3799"/>
    <w:rsid w:val="00CE5099"/>
    <w:rsid w:val="00CE63AF"/>
    <w:rsid w:val="00CF36A9"/>
    <w:rsid w:val="00D0511B"/>
    <w:rsid w:val="00D22326"/>
    <w:rsid w:val="00D25F60"/>
    <w:rsid w:val="00D32F4C"/>
    <w:rsid w:val="00D37AF4"/>
    <w:rsid w:val="00D437F5"/>
    <w:rsid w:val="00D55CA8"/>
    <w:rsid w:val="00D566DD"/>
    <w:rsid w:val="00D5715F"/>
    <w:rsid w:val="00D61EE8"/>
    <w:rsid w:val="00D62A65"/>
    <w:rsid w:val="00DA4376"/>
    <w:rsid w:val="00DA7AF5"/>
    <w:rsid w:val="00DB48E0"/>
    <w:rsid w:val="00DB564F"/>
    <w:rsid w:val="00DC2511"/>
    <w:rsid w:val="00E01183"/>
    <w:rsid w:val="00E45816"/>
    <w:rsid w:val="00E528C1"/>
    <w:rsid w:val="00E54778"/>
    <w:rsid w:val="00E62BA5"/>
    <w:rsid w:val="00E7326A"/>
    <w:rsid w:val="00E76355"/>
    <w:rsid w:val="00E775A7"/>
    <w:rsid w:val="00E85F98"/>
    <w:rsid w:val="00E9779C"/>
    <w:rsid w:val="00EC5C46"/>
    <w:rsid w:val="00EC667E"/>
    <w:rsid w:val="00ED392D"/>
    <w:rsid w:val="00EE0E9B"/>
    <w:rsid w:val="00EE13F1"/>
    <w:rsid w:val="00EF11C4"/>
    <w:rsid w:val="00EF78D2"/>
    <w:rsid w:val="00F22F4B"/>
    <w:rsid w:val="00F30774"/>
    <w:rsid w:val="00F37BDF"/>
    <w:rsid w:val="00F43D94"/>
    <w:rsid w:val="00F64BB8"/>
    <w:rsid w:val="00F705A6"/>
    <w:rsid w:val="00F74C71"/>
    <w:rsid w:val="00F81946"/>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96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26A31-165C-40A7-833E-41CE5D652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23</Pages>
  <Words>3017</Words>
  <Characters>17199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47</cp:revision>
  <cp:lastPrinted>2019-04-05T19:06:00Z</cp:lastPrinted>
  <dcterms:created xsi:type="dcterms:W3CDTF">2019-04-15T16:39:00Z</dcterms:created>
  <dcterms:modified xsi:type="dcterms:W3CDTF">2019-05-14T01:02:00Z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