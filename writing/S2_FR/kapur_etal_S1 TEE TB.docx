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5790F158" w:rsidR="0084205B" w:rsidRDefault="0084205B" w:rsidP="008B4B4A">
      <w:pPr>
        <w:pStyle w:val="Title"/>
        <w:spacing w:after="0" w:line="276" w:lineRule="auto"/>
        <w:jc w:val="both"/>
      </w:pPr>
      <w:bookmarkStart w:id="0" w:name="_Hlk2088139"/>
      <w:commentRangeStart w:id="1"/>
      <w:del w:id="2" w:author="Trevor Branch" w:date="2019-07-17T16:22:00Z">
        <w:r w:rsidDel="002D6827">
          <w:delText>Data driven approach</w:delText>
        </w:r>
        <w:commentRangeEnd w:id="1"/>
        <w:r w:rsidR="00471BD5" w:rsidDel="002D6827">
          <w:rPr>
            <w:rStyle w:val="CommentReference"/>
            <w:b w:val="0"/>
          </w:rPr>
          <w:commentReference w:id="1"/>
        </w:r>
        <w:r w:rsidDel="002D6827">
          <w:delText xml:space="preserve"> reveals o</w:delText>
        </w:r>
      </w:del>
      <w:ins w:id="3" w:author="Trevor Branch" w:date="2019-07-17T16:22:00Z">
        <w:r w:rsidR="002D6827">
          <w:t>O</w:t>
        </w:r>
      </w:ins>
      <w:r>
        <w:t xml:space="preserve">ceanographic features delineate growth zonation in </w:t>
      </w:r>
      <w:del w:id="4" w:author="Trevor Branch" w:date="2019-07-17T16:22:00Z">
        <w:r w:rsidR="00AB4FA7" w:rsidDel="002D6827">
          <w:delText>northeast</w:delText>
        </w:r>
        <w:r w:rsidDel="002D6827">
          <w:delText xml:space="preserve"> </w:delText>
        </w:r>
      </w:del>
      <w:ins w:id="5" w:author="Trevor Branch" w:date="2019-07-17T16:22:00Z">
        <w:r w:rsidR="002D6827">
          <w:t xml:space="preserve">Northeast </w:t>
        </w:r>
      </w:ins>
      <w:del w:id="6" w:author="Trevor Branch" w:date="2019-07-17T16:22:00Z">
        <w:r w:rsidDel="002D6827">
          <w:delText>p</w:delText>
        </w:r>
      </w:del>
      <w:ins w:id="7" w:author="Trevor Branch" w:date="2019-07-17T16:22:00Z">
        <w:r w:rsidR="002D6827">
          <w:t>P</w:t>
        </w:r>
      </w:ins>
      <w:r>
        <w:t>acific sablefish</w:t>
      </w:r>
    </w:p>
    <w:p w14:paraId="179BC0BE" w14:textId="77777777" w:rsidR="00AD45C5" w:rsidRPr="00AD45C5" w:rsidRDefault="00AD45C5" w:rsidP="008B4B4A">
      <w:pPr>
        <w:spacing w:line="276" w:lineRule="auto"/>
        <w:jc w:val="both"/>
      </w:pPr>
    </w:p>
    <w:p w14:paraId="146DD023" w14:textId="43BF1954"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proofErr w:type="gramStart"/>
      <w:r w:rsidR="0075052F">
        <w:rPr>
          <w:color w:val="222222"/>
          <w:shd w:val="clear" w:color="auto" w:fill="FFFFFF"/>
        </w:rPr>
        <w:t>,  Cope</w:t>
      </w:r>
      <w:proofErr w:type="gramEnd"/>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3A7904B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 AK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11"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r>
        <w:t>B</w:t>
      </w:r>
      <w:r w:rsidRPr="004906F5">
        <w:t xml:space="preserve">ertalanffy,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0"/>
    <w:p w14:paraId="0E0DCB3D" w14:textId="4A1436B8"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w:t>
      </w:r>
      <w:del w:id="8" w:author="Trevor Branch" w:date="2019-07-17T16:30:00Z">
        <w:r w:rsidDel="00024351">
          <w:rPr>
            <w:rFonts w:cstheme="minorHAnsi"/>
            <w:iCs/>
          </w:rPr>
          <w:delText xml:space="preserve"> (NE)</w:delText>
        </w:r>
      </w:del>
      <w:r>
        <w:rPr>
          <w:rFonts w:cstheme="minorHAnsi"/>
          <w:iCs/>
        </w:rPr>
        <w:t xml:space="preserve"> Pacific sablefish (</w:t>
      </w:r>
      <w:r>
        <w:rPr>
          <w:rFonts w:cstheme="minorHAnsi"/>
          <w:i/>
          <w:iCs/>
        </w:rPr>
        <w:t>Anoplopoma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ins w:id="9" w:author="Trevor Branch" w:date="2019-07-17T16:30:00Z">
        <w:r w:rsidR="00024351">
          <w:rPr>
            <w:rFonts w:cstheme="minorHAnsi"/>
            <w:iCs/>
          </w:rPr>
          <w:t>Northeast</w:t>
        </w:r>
      </w:ins>
      <w:del w:id="10" w:author="Trevor Branch" w:date="2019-07-17T16:30:00Z">
        <w:r w:rsidR="00B35BCB" w:rsidDel="00024351">
          <w:rPr>
            <w:rFonts w:cstheme="minorHAnsi"/>
            <w:iCs/>
          </w:rPr>
          <w:delText>NE</w:delText>
        </w:r>
      </w:del>
      <w:r w:rsidR="00B35BCB">
        <w:rPr>
          <w:rFonts w:cstheme="minorHAnsi"/>
          <w:iCs/>
        </w:rPr>
        <w:t xml:space="preserve"> 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footerReference w:type="default" r:id="rId12"/>
          <w:pgSz w:w="12240" w:h="15840"/>
          <w:pgMar w:top="1440" w:right="1440" w:bottom="1440" w:left="1440" w:header="720" w:footer="720" w:gutter="0"/>
          <w:lnNumType w:countBy="1" w:restart="continuous"/>
          <w:cols w:space="720"/>
        </w:sectPr>
      </w:pPr>
    </w:p>
    <w:p w14:paraId="7A0A3BE6" w14:textId="4E41D4AC" w:rsidR="00F502D0" w:rsidRPr="004906F5" w:rsidRDefault="0023745F" w:rsidP="008B4B4A">
      <w:pPr>
        <w:pStyle w:val="Heading1"/>
        <w:spacing w:before="240" w:after="0" w:line="276" w:lineRule="auto"/>
        <w:jc w:val="both"/>
      </w:pPr>
      <w:r>
        <w:lastRenderedPageBreak/>
        <w:t xml:space="preserve">1 </w:t>
      </w:r>
      <w:r w:rsidR="00F502D0" w:rsidRPr="004906F5">
        <w:t>Introduction</w:t>
      </w:r>
    </w:p>
    <w:p w14:paraId="1AE5C16B" w14:textId="77777777" w:rsidR="00C240B4" w:rsidRPr="009D5078" w:rsidRDefault="00C240B4" w:rsidP="008B4B4A">
      <w:pPr>
        <w:spacing w:after="0" w:line="276" w:lineRule="auto"/>
        <w:ind w:firstLine="360"/>
        <w:jc w:val="both"/>
      </w:pPr>
    </w:p>
    <w:p w14:paraId="59B55C1D" w14:textId="03BD849B" w:rsidR="00C240B4" w:rsidRPr="001142BC" w:rsidRDefault="00724656" w:rsidP="008B4B4A">
      <w:pPr>
        <w:pStyle w:val="CommentText"/>
        <w:spacing w:after="0" w:line="276" w:lineRule="auto"/>
        <w:jc w:val="both"/>
        <w:rPr>
          <w:sz w:val="24"/>
          <w:szCs w:val="24"/>
        </w:rPr>
      </w:pPr>
      <w:commentRangeStart w:id="11"/>
      <w:r w:rsidRPr="001142BC">
        <w:rPr>
          <w:sz w:val="24"/>
          <w:szCs w:val="24"/>
        </w:rPr>
        <w:t xml:space="preserve">Fish populations can display spatial patterns in their traits </w:t>
      </w:r>
      <w:r w:rsidR="00E93218">
        <w:rPr>
          <w:sz w:val="24"/>
          <w:szCs w:val="24"/>
        </w:rPr>
        <w:t>that</w:t>
      </w:r>
      <w:r w:rsidR="00E93218" w:rsidRPr="001142BC">
        <w:rPr>
          <w:sz w:val="24"/>
          <w:szCs w:val="24"/>
        </w:rPr>
        <w:t xml:space="preserve"> </w:t>
      </w:r>
      <w:r w:rsidRPr="001142BC">
        <w:rPr>
          <w:sz w:val="24"/>
          <w:szCs w:val="24"/>
        </w:rPr>
        <w:t>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w:t>
      </w:r>
      <w:r w:rsidR="00AB4FA7">
        <w:rPr>
          <w:sz w:val="24"/>
          <w:szCs w:val="24"/>
        </w:rPr>
        <w:t xml:space="preserve"> in implementing such frameworks to examine fish population traits</w:t>
      </w:r>
      <w:r w:rsidR="00C240B4" w:rsidRPr="003F6D4D">
        <w:rPr>
          <w:sz w:val="24"/>
          <w:szCs w:val="24"/>
        </w:rPr>
        <w:t xml:space="preserve">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E93218">
        <w:rPr>
          <w:sz w:val="24"/>
          <w:szCs w:val="24"/>
        </w:rPr>
        <w:t>-</w:t>
      </w:r>
      <w:r w:rsidR="0050070A">
        <w:rPr>
          <w:sz w:val="24"/>
          <w:szCs w:val="24"/>
        </w:rPr>
        <w:t>at</w:t>
      </w:r>
      <w:r w:rsidR="00E93218">
        <w:rPr>
          <w:sz w:val="24"/>
          <w:szCs w:val="24"/>
        </w:rPr>
        <w:t>-</w:t>
      </w:r>
      <w:r w:rsidR="0050070A">
        <w:rPr>
          <w:sz w:val="24"/>
          <w:szCs w:val="24"/>
        </w:rPr>
        <w:t xml:space="preserve">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w:t>
      </w:r>
      <w:r w:rsidR="00E93218">
        <w:rPr>
          <w:sz w:val="24"/>
          <w:szCs w:val="24"/>
        </w:rPr>
        <w:t>,</w:t>
      </w:r>
      <w:r w:rsidR="002D6E05" w:rsidRPr="001142BC">
        <w:rPr>
          <w:sz w:val="24"/>
          <w:szCs w:val="24"/>
        </w:rPr>
        <w:t xml:space="preserve">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or a proxy</w:t>
      </w:r>
      <w:r w:rsidR="00AB4FA7">
        <w:rPr>
          <w:sz w:val="24"/>
          <w:szCs w:val="24"/>
        </w:rPr>
        <w:t xml:space="preserve"> for these phenomena,</w:t>
      </w:r>
      <w:r w:rsidR="008262D4" w:rsidRPr="003F6D4D">
        <w:rPr>
          <w:sz w:val="24"/>
          <w:szCs w:val="24"/>
        </w:rPr>
        <w:t xml:space="preserve">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w:t>
      </w:r>
      <w:r w:rsidR="00B35BCB">
        <w:rPr>
          <w:sz w:val="24"/>
          <w:szCs w:val="24"/>
        </w:rPr>
        <w:t>aimed</w:t>
      </w:r>
      <w:r w:rsidR="007C7C5C" w:rsidRPr="003F6D4D">
        <w:rPr>
          <w:sz w:val="24"/>
          <w:szCs w:val="24"/>
        </w:rPr>
        <w:t xml:space="preserve"> to develop a </w:t>
      </w:r>
      <w:r w:rsidR="00C5570A">
        <w:rPr>
          <w:sz w:val="24"/>
          <w:szCs w:val="24"/>
        </w:rPr>
        <w:t xml:space="preserve">data-driven </w:t>
      </w:r>
      <w:r w:rsidR="007C7C5C" w:rsidRPr="003F6D4D">
        <w:rPr>
          <w:sz w:val="24"/>
          <w:szCs w:val="24"/>
        </w:rPr>
        <w:t xml:space="preserve">method </w:t>
      </w:r>
      <w:r w:rsidR="00E93218">
        <w:rPr>
          <w:sz w:val="24"/>
          <w:szCs w:val="24"/>
        </w:rPr>
        <w:t>that</w:t>
      </w:r>
      <w:r w:rsidR="00E93218" w:rsidRPr="003F6D4D">
        <w:rPr>
          <w:sz w:val="24"/>
          <w:szCs w:val="24"/>
        </w:rPr>
        <w:t xml:space="preserve"> </w:t>
      </w:r>
      <w:r w:rsidR="007C7C5C" w:rsidRPr="003F6D4D">
        <w:rPr>
          <w:sz w:val="24"/>
          <w:szCs w:val="24"/>
        </w:rPr>
        <w:t xml:space="preserve">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current management scale</w:t>
      </w:r>
      <w:r w:rsidR="00AB4FA7">
        <w:rPr>
          <w:sz w:val="24"/>
          <w:szCs w:val="24"/>
        </w:rPr>
        <w:t>s</w:t>
      </w:r>
      <w:r w:rsidR="008262D4" w:rsidRPr="003F6D4D">
        <w:rPr>
          <w:sz w:val="24"/>
          <w:szCs w:val="24"/>
        </w:rPr>
        <w:t xml:space="preserve"> </w:t>
      </w:r>
      <w:r w:rsidR="00AB4FA7">
        <w:rPr>
          <w:sz w:val="24"/>
          <w:szCs w:val="24"/>
        </w:rPr>
        <w:t>are</w:t>
      </w:r>
      <w:r w:rsidR="00AB4FA7" w:rsidRPr="003F6D4D">
        <w:rPr>
          <w:sz w:val="24"/>
          <w:szCs w:val="24"/>
        </w:rPr>
        <w:t xml:space="preserve"> </w:t>
      </w:r>
      <w:r w:rsidR="008262D4" w:rsidRPr="003F6D4D">
        <w:rPr>
          <w:sz w:val="24"/>
          <w:szCs w:val="24"/>
        </w:rPr>
        <w:t xml:space="preserve">appropriate </w:t>
      </w:r>
      <w:r w:rsidR="00AB4FA7">
        <w:rPr>
          <w:sz w:val="24"/>
          <w:szCs w:val="24"/>
        </w:rPr>
        <w:t>given</w:t>
      </w:r>
      <w:r w:rsidR="00AB4FA7" w:rsidRPr="003F6D4D">
        <w:rPr>
          <w:sz w:val="24"/>
          <w:szCs w:val="24"/>
        </w:rPr>
        <w:t xml:space="preserve"> </w:t>
      </w:r>
      <w:r w:rsidR="008262D4" w:rsidRPr="003F6D4D">
        <w:rPr>
          <w:sz w:val="24"/>
          <w:szCs w:val="24"/>
        </w:rPr>
        <w:t xml:space="preserve">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w:t>
      </w:r>
      <w:r w:rsidR="00B35BCB">
        <w:rPr>
          <w:sz w:val="24"/>
          <w:szCs w:val="24"/>
        </w:rPr>
        <w:t xml:space="preserve">investigated </w:t>
      </w:r>
      <w:r w:rsidR="008262D4" w:rsidRPr="003F6D4D">
        <w:rPr>
          <w:sz w:val="24"/>
          <w:szCs w:val="24"/>
        </w:rPr>
        <w:t>traits correspond to major environmental features</w:t>
      </w:r>
      <w:r w:rsidR="004477B5">
        <w:rPr>
          <w:sz w:val="24"/>
          <w:szCs w:val="24"/>
        </w:rPr>
        <w:t xml:space="preserve"> (</w:t>
      </w:r>
      <w:r w:rsidR="00E93218">
        <w:rPr>
          <w:sz w:val="24"/>
          <w:szCs w:val="24"/>
        </w:rPr>
        <w:t xml:space="preserve">such as </w:t>
      </w:r>
      <w:r w:rsidR="004477B5">
        <w:rPr>
          <w:sz w:val="24"/>
          <w:szCs w:val="24"/>
        </w:rPr>
        <w:t xml:space="preserve">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AB4FA7">
        <w:rPr>
          <w:sz w:val="24"/>
          <w:szCs w:val="24"/>
        </w:rPr>
        <w:t xml:space="preserve">can help inform the implementation </w:t>
      </w:r>
      <w:r w:rsidR="008262D4" w:rsidRPr="003F6D4D">
        <w:rPr>
          <w:sz w:val="24"/>
          <w:szCs w:val="24"/>
        </w:rPr>
        <w:t>of ecosystem-based fisheries management.</w:t>
      </w:r>
      <w:commentRangeEnd w:id="11"/>
      <w:r w:rsidR="00471BD5">
        <w:rPr>
          <w:rStyle w:val="CommentReference"/>
        </w:rPr>
        <w:commentReference w:id="11"/>
      </w:r>
    </w:p>
    <w:p w14:paraId="3F4F410F" w14:textId="29C19CF2" w:rsidR="00551B60" w:rsidRDefault="00D72180" w:rsidP="008B4B4A">
      <w:pPr>
        <w:spacing w:after="0" w:line="276" w:lineRule="auto"/>
        <w:ind w:firstLine="360"/>
        <w:jc w:val="both"/>
      </w:pPr>
      <w:commentRangeStart w:id="12"/>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Bertalanffy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w:t>
      </w:r>
      <w:commentRangeEnd w:id="12"/>
      <w:r w:rsidR="00471BD5">
        <w:rPr>
          <w:rStyle w:val="CommentReference"/>
        </w:rPr>
        <w:commentReference w:id="12"/>
      </w:r>
      <w:r w:rsidR="00F502D0">
        <w:t xml:space="preserve">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 xml:space="preserve">the </w:t>
      </w:r>
      <w:r w:rsidR="00F502D0" w:rsidRPr="00AC02E6">
        <w:lastRenderedPageBreak/>
        <w:t>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3DA39E72" w14:textId="77777777" w:rsidR="00471BD5" w:rsidRDefault="00B10712" w:rsidP="008B4B4A">
      <w:pPr>
        <w:spacing w:after="0" w:line="276" w:lineRule="auto"/>
        <w:ind w:firstLine="360"/>
        <w:jc w:val="both"/>
        <w:rPr>
          <w:ins w:id="13" w:author="Tim Essington" w:date="2019-07-08T16:54:00Z"/>
        </w:rPr>
      </w:pPr>
      <w:commentRangeStart w:id="14"/>
      <w:r>
        <w:t xml:space="preserve">Attempts to quantify spatial variation in somatic growth typically face a trade-off </w:t>
      </w:r>
      <w:r w:rsidR="00A51BDE">
        <w:t>between 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commentRangeEnd w:id="14"/>
      <w:r w:rsidR="00471BD5">
        <w:rPr>
          <w:rStyle w:val="CommentReference"/>
        </w:rPr>
        <w:commentReference w:id="14"/>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 xml:space="preserve">somatic growth. </w:t>
      </w:r>
    </w:p>
    <w:p w14:paraId="73A3D70D" w14:textId="77BD8BA8" w:rsidR="00B0174F" w:rsidRDefault="002360BE" w:rsidP="008B4B4A">
      <w:pPr>
        <w:spacing w:after="0" w:line="276" w:lineRule="auto"/>
        <w:ind w:firstLine="360"/>
        <w:jc w:val="both"/>
      </w:pPr>
      <w:r>
        <w:t xml:space="preserve">To </w:t>
      </w:r>
      <w:r w:rsidR="004477B5">
        <w:t>meet this need</w:t>
      </w:r>
      <w:r>
        <w:t xml:space="preserve"> we present a new method, </w:t>
      </w:r>
      <w:commentRangeStart w:id="15"/>
      <w:r>
        <w:t>which uses the first derivative of smooth functions</w:t>
      </w:r>
      <w:r w:rsidR="00721795">
        <w:t xml:space="preserve"> (splines)</w:t>
      </w:r>
      <w:r>
        <w:t xml:space="preserve"> from a generalized additive model (GAM) t</w:t>
      </w:r>
      <w:commentRangeEnd w:id="15"/>
      <w:r w:rsidR="00024351">
        <w:rPr>
          <w:rStyle w:val="CommentReference"/>
        </w:rPr>
        <w:commentReference w:id="15"/>
      </w:r>
      <w:r>
        <w:t xml:space="preserve">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64DD6B7B" w:rsidR="00B10712" w:rsidRDefault="00B1424C" w:rsidP="008B4B4A">
      <w:pPr>
        <w:spacing w:after="0" w:line="276" w:lineRule="auto"/>
        <w:ind w:firstLine="360"/>
        <w:jc w:val="both"/>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structured population dynamics models. We use simulation</w:t>
      </w:r>
      <w:ins w:id="16" w:author="Trevor Branch" w:date="2019-07-17T16:32:00Z">
        <w:r w:rsidR="008A62AE">
          <w:rPr>
            <w:rFonts w:cstheme="minorHAnsi"/>
            <w:iCs/>
          </w:rPr>
          <w:t>s</w:t>
        </w:r>
      </w:ins>
      <w:r w:rsidR="00F502D0">
        <w:rPr>
          <w:rFonts w:cstheme="minorHAnsi"/>
          <w:iCs/>
        </w:rPr>
        <w:t xml:space="preserve">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and present a case study application to no</w:t>
      </w:r>
      <w:commentRangeStart w:id="17"/>
      <w:r w:rsidR="00F502D0">
        <w:rPr>
          <w:rFonts w:cstheme="minorHAnsi"/>
          <w:iCs/>
        </w:rPr>
        <w:t xml:space="preserve">rtheast </w:t>
      </w:r>
      <w:r w:rsidR="00C8377A">
        <w:rPr>
          <w:rFonts w:cstheme="minorHAnsi"/>
          <w:iCs/>
        </w:rPr>
        <w:t xml:space="preserve">(NE) </w:t>
      </w:r>
      <w:commentRangeEnd w:id="17"/>
      <w:r w:rsidR="008A62AE">
        <w:rPr>
          <w:rStyle w:val="CommentReference"/>
        </w:rPr>
        <w:commentReference w:id="17"/>
      </w:r>
      <w:r w:rsidR="00F502D0">
        <w:rPr>
          <w:rFonts w:cstheme="minorHAnsi"/>
          <w:iCs/>
        </w:rPr>
        <w:t>Pacific sablefish (</w:t>
      </w:r>
      <w:r w:rsidR="00F502D0">
        <w:rPr>
          <w:rFonts w:cstheme="minorHAnsi"/>
          <w:i/>
          <w:iCs/>
        </w:rPr>
        <w:t>Anoplopoma fimbria</w:t>
      </w:r>
      <w:r w:rsidR="00F502D0" w:rsidRPr="00BF132A">
        <w:rPr>
          <w:rFonts w:cstheme="minorHAnsi"/>
          <w:iCs/>
        </w:rPr>
        <w:t>)</w:t>
      </w:r>
      <w:r w:rsidR="00F502D0">
        <w:rPr>
          <w:rFonts w:cstheme="minorHAnsi"/>
          <w:i/>
          <w:iCs/>
        </w:rPr>
        <w:t>.</w:t>
      </w:r>
      <w:bookmarkStart w:id="18"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 xml:space="preserve">Sablefish stock assessment and management occur independently at regional scales, namely </w:t>
      </w:r>
      <w:commentRangeStart w:id="19"/>
      <w:r w:rsidR="002360BE">
        <w:t>Alaska (AK), British Columbia (BC), and the US West Coast in the California Current (CC),</w:t>
      </w:r>
      <w:commentRangeEnd w:id="19"/>
      <w:r w:rsidR="008A62AE">
        <w:rPr>
          <w:rStyle w:val="CommentReference"/>
        </w:rPr>
        <w:commentReference w:id="19"/>
      </w:r>
      <w:r w:rsidR="002360BE">
        <w:t xml:space="preserve"> assuming that these are closed stocks. However, recent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8B4B4A">
      <w:pPr>
        <w:pStyle w:val="Heading1"/>
        <w:keepNext/>
        <w:keepLines/>
        <w:spacing w:before="240" w:after="0" w:line="276" w:lineRule="auto"/>
        <w:jc w:val="both"/>
      </w:pPr>
      <w:r>
        <w:lastRenderedPageBreak/>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58A882BF"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 xml:space="preserve">to </w:t>
      </w:r>
      <w:del w:id="20" w:author="Tim Essington" w:date="2019-07-08T16:56:00Z">
        <w:r w:rsidR="00DB1412" w:rsidDel="00471BD5">
          <w:delText xml:space="preserve">the vector of </w:delText>
        </w:r>
      </w:del>
      <w:r w:rsidR="00DB1412">
        <w:t>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commentRangeStart w:id="21"/>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commentRangeEnd w:id="21"/>
      <w:r w:rsidR="008A62AE">
        <w:rPr>
          <w:rStyle w:val="CommentReference"/>
        </w:rPr>
        <w:commentReference w:id="21"/>
      </w:r>
      <w:r w:rsidR="00B10712">
        <w:t>, i.e.</w:t>
      </w:r>
    </w:p>
    <w:p w14:paraId="1AE6CBC9" w14:textId="18455E5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2"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2"/>
    </w:p>
    <w:p w14:paraId="178FD8AD" w14:textId="1E4981E0"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0C5A15F8"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del w:id="23" w:author="Trevor Branch" w:date="2019-07-17T16:38:00Z">
                            <w:rPr>
                              <w:rFonts w:ascii="Cambria Math" w:hAnsi="Cambria Math"/>
                              <w:sz w:val="32"/>
                              <w:szCs w:val="32"/>
                            </w:rPr>
                            <m:t>'</m:t>
                          </w:del>
                        </m:r>
                      </m:sup>
                    </m:sSup>
                  </m:e>
                  <m:sub>
                    <m:r>
                      <w:rPr>
                        <w:rFonts w:ascii="Cambria Math" w:hAnsi="Cambria Math"/>
                        <w:sz w:val="32"/>
                        <w:szCs w:val="32"/>
                      </w:rPr>
                      <m:t>t</m:t>
                    </m:r>
                  </m:sub>
                </m:sSub>
                <m:r>
                  <w:ins w:id="24" w:author="Trevor Branch" w:date="2019-07-17T16:38:00Z">
                    <w:rPr>
                      <w:rFonts w:ascii="Cambria Math" w:hAnsi="Cambria Math"/>
                      <w:sz w:val="32"/>
                      <w:szCs w:val="32"/>
                    </w:rPr>
                    <m:t>+α</m:t>
                  </w:ins>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E8DA832"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r>
                  <w:ins w:id="25" w:author="Trevor Branch" w:date="2019-07-17T16:38:00Z">
                    <w:rPr>
                      <w:rFonts w:ascii="Cambria Math" w:hAnsi="Cambria Math"/>
                    </w:rPr>
                    <m:t>s</m:t>
                  </w:ins>
                </m:r>
                <m:sSup>
                  <m:sSupPr>
                    <m:ctrlPr>
                      <w:del w:id="26" w:author="Trevor Branch" w:date="2019-07-17T16:38:00Z">
                        <w:rPr>
                          <w:rFonts w:ascii="Cambria Math" w:hAnsi="Cambria Math"/>
                          <w:i/>
                        </w:rPr>
                      </w:del>
                    </m:ctrlPr>
                  </m:sSupPr>
                  <m:e>
                    <m:r>
                      <w:del w:id="27" w:author="Trevor Branch" w:date="2019-07-17T16:38:00Z">
                        <w:rPr>
                          <w:rFonts w:ascii="Cambria Math" w:hAnsi="Cambria Math"/>
                        </w:rPr>
                        <m:t>s</m:t>
                      </w:del>
                    </m:r>
                  </m:e>
                  <m:sup>
                    <m:r>
                      <w:del w:id="28" w:author="Trevor Branch" w:date="2019-07-17T16:38:00Z">
                        <w:rPr>
                          <w:rFonts w:ascii="Cambria Math" w:hAnsi="Cambria Math"/>
                        </w:rPr>
                        <m:t>'</m:t>
                      </w:del>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del w:id="29" w:author="Trevor Branch" w:date="2019-07-17T16:38:00Z">
                    <w:rPr>
                      <w:rFonts w:ascii="Cambria Math" w:hAnsi="Cambria Math"/>
                    </w:rPr>
                    <m:t>'</m:t>
                  </w:del>
                </m:r>
              </m:sup>
            </m:sSup>
          </m:e>
          <m:sub>
            <m:r>
              <w:rPr>
                <w:rFonts w:ascii="Cambria Math" w:hAnsi="Cambria Math"/>
              </w:rPr>
              <m:t>t</m:t>
            </m:r>
          </m:sub>
        </m:sSub>
      </m:oMath>
      <w:del w:id="30" w:author="Trevor Branch" w:date="2019-07-17T16:38:00Z">
        <w:r w:rsidDel="00B20E64">
          <w:delText xml:space="preserve">, </w:delText>
        </w:r>
        <w:r w:rsidRPr="002A0D40" w:rsidDel="00B20E64">
          <w:delText xml:space="preserve">where  </w:delTex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del>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8B4B4A">
      <w:pPr>
        <w:spacing w:after="0" w:line="276" w:lineRule="auto"/>
        <w:ind w:firstLine="360"/>
        <w:jc w:val="both"/>
      </w:pPr>
      <w:r>
        <w:t xml:space="preserve">The uncertainty in derivative estimates are computed </w:t>
      </w:r>
      <w:r w:rsidR="00C2617A">
        <w:t>as</w:t>
      </w:r>
      <w:r>
        <w:t>:</w:t>
      </w:r>
    </w:p>
    <w:p w14:paraId="184A31C7" w14:textId="3AB2F605"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E32BA90"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31" w:name="_Hlk3457523"/>
      <w:bookmarkStart w:id="32" w:name="_Hlk2063522"/>
      <w:r w:rsidR="005E0FFF">
        <w:t xml:space="preserve">These steps are repeated </w:t>
      </w:r>
      <w:r w:rsidR="002360BE">
        <w:t xml:space="preserve">across the range </w:t>
      </w:r>
      <w:r w:rsidR="008F627F">
        <w:t xml:space="preserve">of explored </w:t>
      </w:r>
      <w:r w:rsidR="005E0FFF">
        <w:t>years and longitudes</w:t>
      </w:r>
      <w:bookmarkEnd w:id="31"/>
      <w:r w:rsidR="005E0FFF">
        <w:t xml:space="preserve">. 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 xml:space="preserve">its 95% confidence interval does not include </w:t>
      </w:r>
      <w:commentRangeStart w:id="33"/>
      <w:r w:rsidR="00615029">
        <w:t>zero</w:t>
      </w:r>
      <w:commentRangeEnd w:id="33"/>
      <w:r w:rsidR="00F64DDF">
        <w:rPr>
          <w:rStyle w:val="CommentReference"/>
        </w:rPr>
        <w:commentReference w:id="33"/>
      </w:r>
      <w:r w:rsidR="00F502D0">
        <w:t xml:space="preserve">. </w:t>
      </w:r>
      <w:bookmarkEnd w:id="32"/>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33 miles)</w:t>
      </w:r>
      <w:r w:rsidR="006C1803">
        <w:t xml:space="preserve"> from the true breakpoint</w:t>
      </w:r>
      <w:r w:rsidR="00254EB5">
        <w:t xml:space="preserve">. </w:t>
      </w:r>
      <w:r w:rsidR="00EB497B">
        <w:fldChar w:fldCharType="begin"/>
      </w:r>
      <w:r w:rsidR="00EB497B">
        <w:instrText xml:space="preserve"> REF _Ref2061301 \h  \* MERGEFORMAT </w:instrText>
      </w:r>
      <w:r w:rsidR="00EB497B">
        <w:fldChar w:fldCharType="separate"/>
      </w:r>
      <w:r w:rsidR="00EF1C91">
        <w:t>Figure</w:t>
      </w:r>
      <w:r w:rsidR="006C1803">
        <w:t>s</w:t>
      </w:r>
      <w:r w:rsidR="00EF1C91">
        <w:t xml:space="preserve"> </w:t>
      </w:r>
      <w:r w:rsidR="00EF1C91">
        <w:rPr>
          <w:noProof/>
        </w:rPr>
        <w:t>1</w:t>
      </w:r>
      <w:r w:rsidR="00EB497B">
        <w:fldChar w:fldCharType="end"/>
      </w:r>
      <w:r w:rsidR="00EB497B">
        <w:t xml:space="preserve"> and</w:t>
      </w:r>
      <w:r w:rsidR="006C1803">
        <w:t xml:space="preserve"> 2</w:t>
      </w:r>
      <w:r w:rsidR="000759C3">
        <w:t xml:space="preserve"> </w:t>
      </w:r>
      <w:r w:rsidR="000B4A0E">
        <w:t xml:space="preserve">illustrate the raw data, smoothers and first </w:t>
      </w:r>
      <w:r w:rsidR="000B4A0E">
        <w:lastRenderedPageBreak/>
        <w:t xml:space="preserve">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BF7FA1">
        <w:t>,</w:t>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034D09B" w14:textId="3D121A76" w:rsidR="00F502D0" w:rsidRDefault="00F502D0" w:rsidP="008B4B4A">
      <w:pPr>
        <w:spacing w:before="120" w:after="0" w:line="276" w:lineRule="auto"/>
        <w:jc w:val="both"/>
        <w:rPr>
          <w:rFonts w:eastAsiaTheme="minorEastAsia"/>
        </w:rPr>
      </w:pPr>
      <w:bookmarkStart w:id="34"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34"/>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1F499C59"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w:t>
      </w:r>
      <w:commentRangeStart w:id="35"/>
      <w:r w:rsidR="003057E6">
        <w:t xml:space="preserve">The </w:t>
      </w:r>
      <w:r w:rsidR="00825F33">
        <w:t>IBM is</w:t>
      </w:r>
      <w:r w:rsidR="003057E6">
        <w:t xml:space="preserve"> capable of </w:t>
      </w:r>
      <w:r w:rsidR="002360BE">
        <w:t xml:space="preserve">simulating </w:t>
      </w:r>
      <w:r w:rsidR="003057E6">
        <w:t xml:space="preserve">individual characteristics by following the life history processes (survival, growth, and </w:t>
      </w:r>
      <w:commentRangeStart w:id="36"/>
      <w:r w:rsidR="003057E6">
        <w:t>reproduction</w:t>
      </w:r>
      <w:commentRangeEnd w:id="36"/>
      <w:r w:rsidR="00ED1B98">
        <w:rPr>
          <w:rStyle w:val="CommentReference"/>
        </w:rPr>
        <w:commentReference w:id="36"/>
      </w:r>
      <w:r w:rsidR="003057E6">
        <w:t xml:space="preserve">) of individual fish. </w:t>
      </w:r>
      <w:commentRangeEnd w:id="35"/>
      <w:r w:rsidR="00ED1B98">
        <w:rPr>
          <w:rStyle w:val="CommentReference"/>
        </w:rPr>
        <w:commentReference w:id="35"/>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8B4B4A">
      <w:pPr>
        <w:pStyle w:val="Caption"/>
        <w:spacing w:before="120" w:after="120" w:line="276" w:lineRule="auto"/>
        <w:jc w:val="both"/>
      </w:pPr>
      <w:bookmarkStart w:id="37"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37"/>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BC1F1FE" w:rsidR="00E05953" w:rsidRDefault="003368A1" w:rsidP="008B4B4A">
      <w:pPr>
        <w:spacing w:after="0" w:line="276" w:lineRule="auto"/>
        <w:jc w:val="both"/>
      </w:pPr>
      <w:bookmarkStart w:id="38"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9E50E8">
        <w:rPr>
          <w:rFonts w:eastAsiaTheme="minorEastAsia"/>
        </w:rPr>
        <w:t xml:space="preserve">bias-corrected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39"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39"/>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 xml:space="preserve">Figure </w:t>
      </w:r>
      <w:commentRangeStart w:id="40"/>
      <w:r w:rsidR="00730B78">
        <w:t>A1</w:t>
      </w:r>
      <w:commentRangeEnd w:id="40"/>
      <w:r w:rsidR="00F64DDF">
        <w:rPr>
          <w:rStyle w:val="CommentReference"/>
        </w:rPr>
        <w:commentReference w:id="40"/>
      </w:r>
      <w:r w:rsidR="00585ACF">
        <w:t>.</w:t>
      </w:r>
    </w:p>
    <w:p w14:paraId="686DCC8B" w14:textId="3E5FE63B"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t>
      </w:r>
      <w:commentRangeStart w:id="41"/>
      <w:r w:rsidR="003057E6">
        <w:t xml:space="preserve">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commentRangeEnd w:id="41"/>
      <w:r w:rsidR="00F64DDF">
        <w:rPr>
          <w:rStyle w:val="CommentReference"/>
        </w:rPr>
        <w:commentReference w:id="41"/>
      </w:r>
      <w:r w:rsidR="00D60AC2">
        <w:t>;</w:t>
      </w:r>
      <w:commentRangeStart w:id="42"/>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commentRangeEnd w:id="42"/>
      <w:r w:rsidR="00F64DDF">
        <w:rPr>
          <w:rStyle w:val="CommentReference"/>
        </w:rPr>
        <w:commentReference w:id="42"/>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bookmarkStart w:id="43" w:name="_Hlk20137723"/>
      <w:commentRangeStart w:id="44"/>
      <w:r w:rsidR="006C1803">
        <w:rPr>
          <w:rFonts w:eastAsiaTheme="minorEastAsia"/>
        </w:rPr>
        <w:t>A</w:t>
      </w:r>
      <w:r w:rsidR="00F04629">
        <w:rPr>
          <w:rFonts w:eastAsiaTheme="minorEastAsia"/>
        </w:rPr>
        <w:t xml:space="preserve">ll fish </w:t>
      </w:r>
      <w:r w:rsidR="006C1803">
        <w:rPr>
          <w:rFonts w:eastAsiaTheme="minorEastAsia"/>
        </w:rPr>
        <w:t xml:space="preserve">in scenario 1 (no spatial or temporal variation) </w:t>
      </w:r>
      <w:r w:rsidR="00952B81">
        <w:rPr>
          <w:rFonts w:eastAsiaTheme="minorEastAsia"/>
        </w:rPr>
        <w:t>were</w:t>
      </w:r>
      <w:r w:rsidR="00F04629">
        <w:rPr>
          <w:rFonts w:eastAsiaTheme="minorEastAsia"/>
        </w:rPr>
        <w:t xml:space="preserve"> grown under </w:t>
      </w:r>
      <w:r w:rsidR="006C1803">
        <w:rPr>
          <w:rFonts w:eastAsiaTheme="minorEastAsia"/>
        </w:rPr>
        <w:t>r</w:t>
      </w:r>
      <w:r w:rsidR="00F04629">
        <w:rPr>
          <w:rFonts w:eastAsiaTheme="minorEastAsia"/>
        </w:rPr>
        <w:t>egime 1</w:t>
      </w:r>
      <w:ins w:id="45" w:author="Tim Essington [2]" w:date="2019-07-08T18:13:00Z">
        <w:r w:rsidR="00F64DDF">
          <w:rPr>
            <w:rFonts w:eastAsiaTheme="minorEastAsia"/>
          </w:rPr>
          <w:t xml:space="preserve"> and sampled </w:t>
        </w:r>
      </w:ins>
      <w:ins w:id="46" w:author="Tim Essington [2]" w:date="2019-07-08T18:15:00Z">
        <w:r w:rsidR="00F64DDF">
          <w:rPr>
            <w:rFonts w:eastAsiaTheme="minorEastAsia"/>
          </w:rPr>
          <w:t>(uniformly)</w:t>
        </w:r>
      </w:ins>
      <w:ins w:id="47" w:author="Tim Essington [2]" w:date="2019-07-08T18:13:00Z">
        <w:r w:rsidR="00F64DDF">
          <w:rPr>
            <w:rFonts w:eastAsiaTheme="minorEastAsia"/>
          </w:rPr>
          <w:t xml:space="preserve"> over latitude</w:t>
        </w:r>
      </w:ins>
      <w:ins w:id="48" w:author="Tim Essington [2]" w:date="2019-07-08T18:14:00Z">
        <w:r w:rsidR="00F64DDF">
          <w:rPr>
            <w:rFonts w:eastAsiaTheme="minorEastAsia"/>
          </w:rPr>
          <w:t xml:space="preserve"> and longitude between </w:t>
        </w:r>
      </w:ins>
      <w:del w:id="49" w:author="Tim Essington [2]" w:date="2019-07-08T18:14:00Z">
        <w:r w:rsidR="00F04629" w:rsidDel="00F64DDF">
          <w:rPr>
            <w:rFonts w:eastAsiaTheme="minorEastAsia"/>
          </w:rPr>
          <w:delText xml:space="preserve"> </w:delText>
        </w:r>
        <w:r w:rsidR="00952B81" w:rsidDel="00F64DDF">
          <w:rPr>
            <w:rFonts w:eastAsiaTheme="minorEastAsia"/>
          </w:rPr>
          <w:delText>with</w:delText>
        </w:r>
        <w:r w:rsidR="00F04629" w:rsidDel="00F64DDF">
          <w:delText xml:space="preserve"> </w:delText>
        </w:r>
        <w:r w:rsidR="00F04629" w:rsidDel="00F64DDF">
          <w:rPr>
            <w:rFonts w:eastAsiaTheme="minorEastAsia"/>
          </w:rPr>
          <w:delText xml:space="preserve">latitude and longitude </w:delText>
        </w:r>
        <w:r w:rsidR="00F04629" w:rsidDel="00F64DDF">
          <w:delText>sampled uniformly from</w:delText>
        </w:r>
        <w:commentRangeStart w:id="50"/>
        <w:r w:rsidR="00F04629" w:rsidDel="00F64DDF">
          <w:delText xml:space="preserve"> </w:delText>
        </w:r>
      </w:del>
      <w:r w:rsidR="00F04629">
        <w:t xml:space="preserve">0° to 50°. </w:t>
      </w:r>
      <w:commentRangeEnd w:id="50"/>
      <w:r w:rsidR="00F64DDF">
        <w:rPr>
          <w:rStyle w:val="CommentReference"/>
        </w:rPr>
        <w:commentReference w:id="50"/>
      </w:r>
      <w:r>
        <w:rPr>
          <w:rFonts w:eastAsiaTheme="minorEastAsia"/>
        </w:rPr>
        <w:t xml:space="preserve">In </w:t>
      </w:r>
      <w:r w:rsidR="006C1803">
        <w:rPr>
          <w:rFonts w:eastAsiaTheme="minorEastAsia"/>
        </w:rPr>
        <w:t>s</w:t>
      </w:r>
      <w:r>
        <w:rPr>
          <w:rFonts w:eastAsiaTheme="minorEastAsia"/>
        </w:rPr>
        <w:t>cenario 2,</w:t>
      </w:r>
      <w:r>
        <w:t xml:space="preserve"> </w:t>
      </w:r>
      <w:ins w:id="51" w:author="Tim Essington [2]" w:date="2019-07-08T18:14:00Z">
        <w:r w:rsidR="00F64DDF">
          <w:t xml:space="preserve">fish were grown in </w:t>
        </w:r>
      </w:ins>
      <w:ins w:id="52" w:author="Tim Essington [2]" w:date="2019-07-08T18:15:00Z">
        <w:r w:rsidR="00F64DDF">
          <w:t xml:space="preserve">two regimes, and </w:t>
        </w:r>
      </w:ins>
      <w:del w:id="53" w:author="Tim Essington [2]" w:date="2019-07-08T18:15:00Z">
        <w:r w:rsidR="00473F2A" w:rsidDel="00F64DDF">
          <w:rPr>
            <w:rFonts w:eastAsiaTheme="minorEastAsia"/>
          </w:rPr>
          <w:delText xml:space="preserve">the latitude and longitude of </w:delText>
        </w:r>
      </w:del>
      <w:r w:rsidR="00473F2A">
        <w:rPr>
          <w:rFonts w:eastAsiaTheme="minorEastAsia"/>
        </w:rPr>
        <w:t xml:space="preserve">fish grown under </w:t>
      </w:r>
      <w:r w:rsidR="006C1803">
        <w:rPr>
          <w:rFonts w:eastAsiaTheme="minorEastAsia"/>
        </w:rPr>
        <w:t>r</w:t>
      </w:r>
      <w:r w:rsidR="00473F2A">
        <w:rPr>
          <w:rFonts w:eastAsiaTheme="minorEastAsia"/>
        </w:rPr>
        <w:t xml:space="preserve">egime 1 </w:t>
      </w:r>
      <w:r w:rsidR="001B6135">
        <w:rPr>
          <w:rFonts w:eastAsiaTheme="minorEastAsia"/>
        </w:rPr>
        <w:t>we</w:t>
      </w:r>
      <w:r w:rsidR="00473F2A">
        <w:rPr>
          <w:rFonts w:eastAsiaTheme="minorEastAsia"/>
        </w:rPr>
        <w:t xml:space="preserve">re </w:t>
      </w:r>
      <w:r w:rsidR="00473F2A">
        <w:t xml:space="preserve">sampled </w:t>
      </w:r>
      <w:del w:id="54" w:author="Tim Essington [2]" w:date="2019-07-08T18:15:00Z">
        <w:r w:rsidR="00473F2A" w:rsidDel="00F64DDF">
          <w:delText>independently and at random from a uniform distribution between</w:delText>
        </w:r>
      </w:del>
      <w:ins w:id="55" w:author="Tim Essington [2]" w:date="2019-07-08T18:15:00Z">
        <w:r w:rsidR="00F64DDF">
          <w:t>between</w:t>
        </w:r>
      </w:ins>
      <w:r w:rsidR="00473F2A">
        <w:t xml:space="preserve"> 0° and 25°</w:t>
      </w:r>
      <w:ins w:id="56" w:author="Tim Essington [2]" w:date="2019-07-08T18:16:00Z">
        <w:r w:rsidR="00F64DDF">
          <w:t xml:space="preserve"> (latitude and longitude)</w:t>
        </w:r>
      </w:ins>
      <w:ins w:id="57" w:author="Tim Essington [2]" w:date="2019-07-08T18:15:00Z">
        <w:r w:rsidR="00F64DDF">
          <w:t xml:space="preserve"> while</w:t>
        </w:r>
      </w:ins>
      <w:del w:id="58" w:author="Tim Essington [2]" w:date="2019-07-08T18:15:00Z">
        <w:r w:rsidR="00473F2A" w:rsidDel="00F64DDF">
          <w:delText>;</w:delText>
        </w:r>
      </w:del>
      <w:r w:rsidR="00473F2A">
        <w:t xml:space="preserve"> fish grown under </w:t>
      </w:r>
      <w:r w:rsidR="006C1803">
        <w:t>r</w:t>
      </w:r>
      <w:r w:rsidR="00473F2A">
        <w:t xml:space="preserve">egime 2 </w:t>
      </w:r>
      <w:r w:rsidR="00952B81">
        <w:t>had</w:t>
      </w:r>
      <w:r w:rsidR="00473F2A">
        <w:t xml:space="preserve"> </w:t>
      </w:r>
      <w:ins w:id="59" w:author="Tim Essington [2]" w:date="2019-07-08T18:15:00Z">
        <w:r w:rsidR="00F64DDF">
          <w:t xml:space="preserve">were </w:t>
        </w:r>
        <w:r w:rsidR="00F64DDF">
          <w:lastRenderedPageBreak/>
          <w:t>sampled between 25 to 50</w:t>
        </w:r>
      </w:ins>
      <w:del w:id="60" w:author="Tim Essington [2]" w:date="2019-07-08T18:16:00Z">
        <w:r w:rsidR="00473F2A" w:rsidDel="00F64DDF">
          <w:rPr>
            <w:rFonts w:eastAsiaTheme="minorEastAsia"/>
          </w:rPr>
          <w:delText xml:space="preserve">latitude and longitude </w:delText>
        </w:r>
        <w:r w:rsidR="00473F2A" w:rsidDel="00F64DDF">
          <w:delText xml:space="preserve">sampled </w:delText>
        </w:r>
        <w:r w:rsidR="00303AFC" w:rsidDel="00F64DDF">
          <w:delText>uniformly</w:delText>
        </w:r>
        <w:r w:rsidR="00473F2A" w:rsidDel="00F64DDF">
          <w:delText xml:space="preserve"> from 25° to 50°</w:delText>
        </w:r>
      </w:del>
      <w:r w:rsidR="00473F2A">
        <w:t xml:space="preserve">. </w:t>
      </w:r>
      <w:r>
        <w:t xml:space="preserve">The same approach </w:t>
      </w:r>
      <w:r w:rsidR="00952B81">
        <w:t>was</w:t>
      </w:r>
      <w:r>
        <w:t xml:space="preserve"> applied for </w:t>
      </w:r>
      <w:r w:rsidR="006C1803">
        <w:t>s</w:t>
      </w:r>
      <w:r>
        <w:t>cenario 3</w:t>
      </w:r>
      <w:r w:rsidR="006C1803">
        <w:t>,</w:t>
      </w:r>
      <w:r>
        <w:t xml:space="preserve"> </w:t>
      </w:r>
      <w:ins w:id="61" w:author="Tim Essington [2]" w:date="2019-07-08T18:16:00Z">
        <w:r w:rsidR="00F64DDF">
          <w:t xml:space="preserve">except that </w:t>
        </w:r>
      </w:ins>
      <w:del w:id="62" w:author="Tim Essington [2]" w:date="2019-07-08T18:16:00Z">
        <w:r w:rsidDel="00F64DDF">
          <w:delText xml:space="preserve">with the change that </w:delText>
        </w:r>
      </w:del>
      <w:r>
        <w:t xml:space="preserve">fish grown under </w:t>
      </w:r>
      <w:r w:rsidR="006C1803">
        <w:t>r</w:t>
      </w:r>
      <w:r>
        <w:t xml:space="preserve">egime 2 </w:t>
      </w:r>
      <w:del w:id="63" w:author="Tim Essington [2]" w:date="2019-07-08T18:16:00Z">
        <w:r w:rsidR="00952B81" w:rsidDel="00F64DDF">
          <w:delText>had</w:delText>
        </w:r>
        <w:r w:rsidDel="00F64DDF">
          <w:delText xml:space="preserve"> </w:delText>
        </w:r>
      </w:del>
      <w:ins w:id="64" w:author="Tim Essington [2]" w:date="2019-07-08T18:16:00Z">
        <w:r w:rsidR="00F64DDF">
          <w:t>were sampled from 20 to 50,</w:t>
        </w:r>
      </w:ins>
      <w:del w:id="65" w:author="Tim Essington [2]" w:date="2019-07-08T18:16:00Z">
        <w:r w:rsidDel="00F64DDF">
          <w:rPr>
            <w:rFonts w:eastAsiaTheme="minorEastAsia"/>
          </w:rPr>
          <w:delText xml:space="preserve">latitude and longitude </w:delText>
        </w:r>
        <w:r w:rsidDel="00F64DDF">
          <w:delText>sampled uniformly from 20° to 50°,</w:delText>
        </w:r>
      </w:del>
      <w:r>
        <w:t xml:space="preserve"> thus creating an overlap zone</w:t>
      </w:r>
      <w:r w:rsidR="00A1156A">
        <w:t xml:space="preserve"> between 20° and 25°</w:t>
      </w:r>
      <w:r>
        <w:t>.</w:t>
      </w:r>
      <w:commentRangeEnd w:id="44"/>
      <w:r w:rsidR="00F64DDF">
        <w:rPr>
          <w:rStyle w:val="CommentReference"/>
        </w:rPr>
        <w:commentReference w:id="44"/>
      </w:r>
      <w:r>
        <w:t xml:space="preserve"> </w:t>
      </w:r>
      <w:r w:rsidR="001E05C4">
        <w:t xml:space="preserve"> </w:t>
      </w:r>
      <w:bookmarkEnd w:id="43"/>
      <w:commentRangeStart w:id="66"/>
      <w:ins w:id="67" w:author="Tim Essington [2]" w:date="2019-07-08T18:17:00Z">
        <w:r w:rsidR="00B14696">
          <w:t>In scenario 4</w:t>
        </w:r>
      </w:ins>
      <w:ins w:id="68" w:author="Tim Essington [2]" w:date="2019-07-08T18:18:00Z">
        <w:r w:rsidR="00B14696">
          <w:t>…</w:t>
        </w:r>
      </w:ins>
      <w:ins w:id="69" w:author="Tim Essington [2]" w:date="2019-07-08T18:17:00Z">
        <w:r w:rsidR="00B14696">
          <w:t xml:space="preserve"> </w:t>
        </w:r>
      </w:ins>
      <w:commentRangeEnd w:id="66"/>
      <w:ins w:id="70" w:author="Tim Essington [2]" w:date="2019-07-08T18:18:00Z">
        <w:r w:rsidR="00B14696">
          <w:rPr>
            <w:rStyle w:val="CommentReference"/>
          </w:rPr>
          <w:commentReference w:id="66"/>
        </w:r>
      </w:ins>
      <w:r w:rsidR="006C1803">
        <w:t>A</w:t>
      </w:r>
      <w:r w:rsidR="001E05C4">
        <w:t>ll simulated fish</w:t>
      </w:r>
      <w:r w:rsidR="006C1803">
        <w:t xml:space="preserve"> in scenario 4, </w:t>
      </w:r>
      <w:r w:rsidR="001E05C4">
        <w:rPr>
          <w:rFonts w:eastAsiaTheme="minorEastAsia"/>
        </w:rPr>
        <w:t>were assigned latitudes</w:t>
      </w:r>
      <w:r w:rsidR="001E05C4" w:rsidRPr="0065797E">
        <w:t xml:space="preserve"> </w:t>
      </w:r>
      <w:r w:rsidR="001E05C4">
        <w:t>sampled independently and at random from a uniform distribution from 0° to 50°. Fish simulated under</w:t>
      </w:r>
      <w:r w:rsidR="006C1803">
        <w:t xml:space="preserve"> r</w:t>
      </w:r>
      <w:r w:rsidR="001E05C4">
        <w:t xml:space="preserve">egime </w:t>
      </w:r>
      <w:r w:rsidR="006C1803">
        <w:t>1</w:t>
      </w:r>
      <w:r w:rsidR="001E05C4">
        <w:t xml:space="preserve"> were </w:t>
      </w:r>
      <w:commentRangeStart w:id="71"/>
      <w:r w:rsidR="001E05C4">
        <w:t xml:space="preserve">assigned longitudes </w:t>
      </w:r>
      <w:commentRangeEnd w:id="71"/>
      <w:r w:rsidR="00B14696">
        <w:rPr>
          <w:rStyle w:val="CommentReference"/>
        </w:rPr>
        <w:commentReference w:id="71"/>
      </w:r>
      <w:r w:rsidR="001E05C4">
        <w:t xml:space="preserve">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099BA7BD" w14:textId="038DA52F" w:rsidR="00CE3A12" w:rsidRPr="00AB3E57"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commentRangeStart w:id="72"/>
      <w:commentRangeStart w:id="73"/>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Pr="006C1803">
        <w:t xml:space="preserve"> </w:t>
      </w:r>
      <w:r>
        <w:t>ages</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commentRangeEnd w:id="72"/>
      <w:r w:rsidR="00B20E64">
        <w:rPr>
          <w:rStyle w:val="CommentReference"/>
        </w:rPr>
        <w:commentReference w:id="72"/>
      </w:r>
      <w:commentRangeEnd w:id="73"/>
      <w:r w:rsidR="00BF4218">
        <w:rPr>
          <w:rStyle w:val="CommentReference"/>
        </w:rPr>
        <w:commentReference w:id="73"/>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74"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74"/>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w:t>
      </w:r>
      <w:commentRangeStart w:id="75"/>
      <w:commentRangeStart w:id="76"/>
      <w:r w:rsidR="00E86CA8">
        <w:t xml:space="preserve">latitude, longitude, </w:t>
      </w:r>
      <w:commentRangeEnd w:id="75"/>
      <w:r w:rsidR="00C322D8">
        <w:rPr>
          <w:rStyle w:val="CommentReference"/>
        </w:rPr>
        <w:commentReference w:id="75"/>
      </w:r>
      <w:commentRangeEnd w:id="76"/>
      <w:r w:rsidR="000C350D">
        <w:rPr>
          <w:rStyle w:val="CommentReference"/>
        </w:rPr>
        <w:commentReference w:id="76"/>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the majority of fish therein. </w:t>
      </w:r>
      <w:r w:rsidR="00DC249D">
        <w:t xml:space="preserve">An estimated endpoint from </w:t>
      </w:r>
      <w:r w:rsidR="00121BC4">
        <w:lastRenderedPageBreak/>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1E2548A8" w:rsidR="002C6B59" w:rsidRPr="002C6B59" w:rsidRDefault="002C6B59" w:rsidP="008B4B4A">
      <w:pPr>
        <w:spacing w:after="0" w:line="276" w:lineRule="auto"/>
        <w:ind w:firstLine="360"/>
        <w:jc w:val="both"/>
      </w:pPr>
      <w:r>
        <w:t xml:space="preserve">To facilitate comparison between the proposed method and an extant approach, we applied the </w:t>
      </w:r>
      <w:r w:rsidRPr="002C6B59">
        <w:t xml:space="preserve">sequential </w:t>
      </w:r>
      <w:r w:rsidRPr="00C322D8">
        <w:rPr>
          <w:i/>
          <w:rPrChange w:id="77" w:author="Trevor Branch" w:date="2019-07-17T16:45:00Z">
            <w:rPr/>
          </w:rPrChange>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516C53">
        <w:t>in 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ed variable</w:t>
      </w:r>
      <w:r w:rsidR="002D1135" w:rsidRPr="00FA3BA8">
        <w:t>,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8"/>
    <w:bookmarkEnd w:id="38"/>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21DCD7C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Data from each region 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7E215F03" w:rsidR="00E275EB" w:rsidRPr="00F13628" w:rsidRDefault="009F1890" w:rsidP="008B4B4A">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p>
    <w:p w14:paraId="1476FCB4" w14:textId="05D27FE4" w:rsidR="008038A0" w:rsidRDefault="00246B09" w:rsidP="008B4B4A">
      <w:pPr>
        <w:spacing w:after="0" w:line="276" w:lineRule="auto"/>
        <w:ind w:firstLine="360"/>
        <w:jc w:val="both"/>
      </w:pPr>
      <w:commentRangeStart w:id="78"/>
      <w:r>
        <w:lastRenderedPageBreak/>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commentRangeEnd w:id="78"/>
      <w:r w:rsidR="00C322D8">
        <w:rPr>
          <w:rStyle w:val="CommentReference"/>
        </w:rPr>
        <w:commentReference w:id="78"/>
      </w:r>
      <w:r w:rsidR="006D5924">
        <w:t xml:space="preserve">We re-aggregated </w:t>
      </w:r>
      <w:r w:rsidR="004D3306">
        <w:t xml:space="preserve">all </w:t>
      </w:r>
      <w:r w:rsidR="006D5924">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rsidR="009F78DF">
        <w:t xml:space="preserve"> for any temporally-split datasets from the same region (e.g.</w:t>
      </w:r>
      <w:r w:rsidR="00BD3500">
        <w:t>,</w:t>
      </w:r>
      <w:r w:rsidR="009F78DF">
        <w:t xml:space="preserve"> </w:t>
      </w:r>
      <w:r w:rsidR="00F529E2">
        <w:t>r</w:t>
      </w:r>
      <w:r w:rsidR="009F78DF">
        <w:t xml:space="preserve">egion 1 female sablefish data before </w:t>
      </w:r>
      <w:r w:rsidR="0032668E">
        <w:t xml:space="preserve">and during </w:t>
      </w:r>
      <w:r w:rsidR="009F78DF">
        <w:t xml:space="preserve">2010 and after 2010).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rsidRPr="00BF132A">
        <w:rPr>
          <w:i/>
        </w:rPr>
        <w:t>L</w:t>
      </w:r>
      <w:r w:rsidR="003D1CAA" w:rsidRPr="00F77ACF">
        <w:rPr>
          <w:vertAlign w:val="subscript"/>
        </w:rPr>
        <w:t>∞</w:t>
      </w:r>
      <w:r w:rsidR="009F78DF">
        <w:t xml:space="preserve"> </w:t>
      </w:r>
      <w:r w:rsidR="00655DDF">
        <w:t>that</w:t>
      </w:r>
      <w:r w:rsidR="009F78DF">
        <w:t xml:space="preserve"> overlapped</w:t>
      </w:r>
      <w:r w:rsidR="008A1441">
        <w:t xml:space="preserve">, </w:t>
      </w:r>
      <w:r w:rsidR="009F78DF">
        <w:t xml:space="preserve">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w:t>
      </w:r>
      <w:r w:rsidR="00F77ACF" w:rsidRPr="00BF132A">
        <w:rPr>
          <w:i/>
        </w:rPr>
        <w:t>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79" w:name="_Ref5718407"/>
      <w:r>
        <w:t xml:space="preserve">3.1 </w:t>
      </w:r>
      <w:r w:rsidR="00506E17">
        <w:t>Simulation Study</w:t>
      </w:r>
      <w:bookmarkEnd w:id="79"/>
    </w:p>
    <w:p w14:paraId="3DCC6CA4" w14:textId="28E00369"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t>
      </w:r>
      <w:del w:id="80" w:author="Tim Essington [2]" w:date="2019-07-08T18:58:00Z">
        <w:r w:rsidR="00A77355" w:rsidDel="00ED1B98">
          <w:delText xml:space="preserve">with </w:delText>
        </w:r>
      </w:del>
      <w:ins w:id="81" w:author="Tim Essington [2]" w:date="2019-07-08T18:58:00Z">
        <w:r w:rsidR="00ED1B98">
          <w:t>except when</w:t>
        </w:r>
      </w:ins>
      <w:del w:id="82" w:author="Tim Essington [2]" w:date="2019-07-08T18:58:00Z">
        <w:r w:rsidR="00A77355" w:rsidDel="00ED1B98">
          <w:delText>the exception</w:delText>
        </w:r>
        <w:r w:rsidR="00CA1E81" w:rsidDel="00ED1B98">
          <w:delText xml:space="preserve"> a scenario</w:delText>
        </w:r>
        <w:r w:rsidR="006D19D2" w:rsidDel="00ED1B98">
          <w:delText xml:space="preserve"> where</w:delText>
        </w:r>
      </w:del>
      <w:r w:rsidR="006D19D2">
        <w:t xml:space="preserve"> the spatial break occurred near the edge of the study region at </w:t>
      </w:r>
      <w:r w:rsidR="00A77355">
        <w:t>48°</w:t>
      </w:r>
      <w:r w:rsidR="00555EB1">
        <w:t xml:space="preserve"> longitude</w:t>
      </w:r>
      <w:ins w:id="83" w:author="Tim Essington [2]" w:date="2019-07-08T18:58:00Z">
        <w:r w:rsidR="00ED1B98">
          <w:t>. In this ca</w:t>
        </w:r>
      </w:ins>
      <w:ins w:id="84" w:author="Tim Essington [2]" w:date="2019-07-08T18:59:00Z">
        <w:r w:rsidR="00ED1B98">
          <w:t xml:space="preserve">se it </w:t>
        </w:r>
      </w:ins>
      <w:del w:id="85" w:author="Tim Essington [2]" w:date="2019-07-08T18:59:00Z">
        <w:r w:rsidR="00A77355" w:rsidDel="00ED1B98">
          <w:delText xml:space="preserve">, where it </w:delText>
        </w:r>
      </w:del>
      <w:r w:rsidR="00A77355">
        <w:t xml:space="preserve">only detected the break location correctly in </w:t>
      </w:r>
      <w:r w:rsidR="00FA454D">
        <w:t>15</w:t>
      </w:r>
      <w:r w:rsidR="00A77355">
        <w:t>% of simulations</w:t>
      </w:r>
      <w:r>
        <w:t>.</w:t>
      </w:r>
      <w:r w:rsidR="00C65F22">
        <w:t xml:space="preserve"> </w:t>
      </w:r>
      <w:r w:rsidR="00D825F3">
        <w:t xml:space="preserve"> </w:t>
      </w:r>
      <w:r w:rsidR="00D825F3">
        <w:fldChar w:fldCharType="begin"/>
      </w:r>
      <w:r w:rsidR="00D825F3">
        <w:instrText xml:space="preserve"> REF _Ref8913735 \h </w:instrText>
      </w:r>
      <w:r w:rsidR="00DE3720">
        <w:instrText xml:space="preserve"> \* MERGEFORMAT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 xml:space="preserve">Supplementary </w:t>
      </w:r>
      <w:r w:rsidR="00272120" w:rsidRPr="00A70944">
        <w:t>Figure A2</w:t>
      </w:r>
      <w:r w:rsidR="00CA1E81">
        <w:t xml:space="preserve"> presents a histogram of detected breaks for each scenario.</w:t>
      </w:r>
    </w:p>
    <w:p w14:paraId="4B623BA1" w14:textId="1314EC56" w:rsidR="003625DB" w:rsidRPr="00CC62AB" w:rsidRDefault="00FF414A" w:rsidP="00B274FD">
      <w:pPr>
        <w:pStyle w:val="Caption"/>
        <w:spacing w:line="276" w:lineRule="auto"/>
        <w:ind w:firstLine="360"/>
        <w:jc w:val="both"/>
        <w:rPr>
          <w:lang w:val="en"/>
        </w:rPr>
      </w:pPr>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FA454D">
        <w:t>32</w:t>
      </w:r>
      <w:r>
        <w:t>%-</w:t>
      </w:r>
      <w:r w:rsidR="00FA454D">
        <w:t>69</w:t>
      </w:r>
      <w:r>
        <w:t xml:space="preserve">% coverage for </w:t>
      </w:r>
      <w:r w:rsidR="00506BD6">
        <w:t xml:space="preserve">three </w:t>
      </w:r>
      <w:r w:rsidR="0076504C">
        <w:t>scenarios</w:t>
      </w:r>
      <w:r>
        <w:t xml:space="preserve"> and </w:t>
      </w:r>
      <w:r w:rsidR="00FB0B61">
        <w:t>2</w:t>
      </w:r>
      <w:r w:rsidR="00FA454D">
        <w:t>4</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FB0B61">
        <w:t>lower</w:t>
      </w:r>
      <w:r w:rsidR="009A2626">
        <w:t xml:space="preserve"> [</w:t>
      </w:r>
      <w:r w:rsidR="00FA454D">
        <w:t>4</w:t>
      </w:r>
      <w:r w:rsidR="00FB0B61">
        <w:t xml:space="preserve">% - </w:t>
      </w:r>
      <w:r w:rsidR="00FA454D">
        <w:t>17</w:t>
      </w:r>
      <w:r w:rsidR="00FB0B61">
        <w:t xml:space="preserve">% for three scenarios and </w:t>
      </w:r>
      <w:r w:rsidR="00FA454D">
        <w:t>7</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lastRenderedPageBreak/>
        <w:t xml:space="preserve">difference </w:t>
      </w:r>
      <w:r>
        <w:t>in the method’s ability to correctly detect latitudinal vs. longitudinal breakpoints across scenarios</w:t>
      </w:r>
      <w:r w:rsidR="00506BD6">
        <w:t>.</w:t>
      </w:r>
      <w:r>
        <w:t xml:space="preserve"> </w:t>
      </w:r>
      <w:r w:rsidR="009A2626">
        <w:t>O</w:t>
      </w:r>
      <w:r w:rsidR="009E50E8">
        <w:t>ur</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commentRangeStart w:id="86"/>
      <w:commentRangeStart w:id="87"/>
      <w:r w:rsidR="00A77355">
        <w:t>over 90</w:t>
      </w:r>
      <w:r>
        <w:t>% of simulations</w:t>
      </w:r>
      <w:commentRangeEnd w:id="86"/>
      <w:r w:rsidR="00C322D8">
        <w:rPr>
          <w:rStyle w:val="CommentReference"/>
          <w:iCs w:val="0"/>
        </w:rPr>
        <w:commentReference w:id="86"/>
      </w:r>
      <w:commentRangeEnd w:id="87"/>
      <w:r w:rsidR="00B64141">
        <w:rPr>
          <w:rStyle w:val="CommentReference"/>
          <w:iCs w:val="0"/>
        </w:rPr>
        <w:commentReference w:id="87"/>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A77355">
        <w:t>4</w:t>
      </w:r>
      <w:r w:rsidR="00FA454D">
        <w:t>6</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A77355">
        <w:t>100</w:t>
      </w:r>
      <w:r w:rsidR="00764D08">
        <w:t>% of mis-detected breakpoints were incorrect by a single degree (assigning latitude and/or longitude to be 24° or 26°).</w:t>
      </w:r>
      <w:r w:rsidR="000C31F1">
        <w:t xml:space="preserve"> </w:t>
      </w:r>
      <w:r w:rsidR="009E50E8">
        <w:t xml:space="preserve">The method </w:t>
      </w:r>
      <w:r w:rsidR="009A2626">
        <w:t xml:space="preserve">achieved </w:t>
      </w:r>
      <w:r w:rsidR="00552F66">
        <w:t>75</w:t>
      </w:r>
      <w:r w:rsidR="009E50E8">
        <w:t>%-</w:t>
      </w:r>
      <w:r w:rsidR="00552F66">
        <w:t>87</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 xml:space="preserve">Though the method only detected the correct temporal break (year 50) in </w:t>
      </w:r>
      <w:r w:rsidR="00095171">
        <w:t>6</w:t>
      </w:r>
      <w:r w:rsidR="00552F66">
        <w:t>3</w:t>
      </w:r>
      <w:r w:rsidR="003916BA">
        <w:t xml:space="preserve">% of time-varying simulations, </w:t>
      </w:r>
      <w:r w:rsidR="00552F66">
        <w:t>89% of</w:t>
      </w:r>
      <w:r w:rsidR="003916BA">
        <w:t xml:space="preserve"> the remaining simulations assigned the break to year 49 or 51, </w:t>
      </w:r>
      <w:r w:rsidR="009A2626">
        <w:t xml:space="preserve">increasing </w:t>
      </w:r>
      <w:r w:rsidR="003916BA">
        <w:t xml:space="preserve">the total detection between years 49, 50 and 51 to </w:t>
      </w:r>
      <w:r w:rsidR="00B53A85">
        <w:t>96</w:t>
      </w:r>
      <w:r w:rsidR="003916BA">
        <w:t>%.</w:t>
      </w:r>
      <w:r w:rsidR="00C97279">
        <w:t xml:space="preserve"> We computed the absolute error between the end of the</w:t>
      </w:r>
      <w:r w:rsidR="00095171">
        <w:t xml:space="preserve"> estimated</w:t>
      </w:r>
      <w:r w:rsidR="00C97279">
        <w:t xml:space="preserve"> 95% confidence interval and the true parameter for simulations which ‘missed’ (did not contain) the true value for each scenario</w:t>
      </w:r>
      <w:r w:rsidR="00CC62AB">
        <w:t xml:space="preserve">. </w:t>
      </w:r>
      <w:r w:rsidR="00A857DB">
        <w:t>I</w:t>
      </w:r>
      <w:r w:rsidR="00CC62AB">
        <w:t xml:space="preserve">f the true </w:t>
      </w:r>
      <w:r w:rsidR="00A857DB">
        <w:t xml:space="preserve">parameter </w:t>
      </w:r>
      <w:r w:rsidR="00CC62AB">
        <w:t xml:space="preserve">value was higher than the confidence interval, the difference </w:t>
      </w:r>
      <w:r w:rsidR="00095171">
        <w:t>was</w:t>
      </w:r>
      <w:r w:rsidR="00CC62AB">
        <w:t xml:space="preserve"> measured from the upper end of the interval</w:t>
      </w:r>
      <w:r w:rsidR="00A857DB">
        <w:t>,</w:t>
      </w:r>
      <w:r w:rsidR="00CC62AB">
        <w:t xml:space="preserve"> and vice versa. The</w:t>
      </w:r>
      <w:r w:rsidR="00C97279">
        <w:t xml:space="preserve"> maximum</w:t>
      </w:r>
      <w:r w:rsidR="00CC62AB">
        <w:t xml:space="preserve"> error in both </w:t>
      </w:r>
      <w:r w:rsidR="00CC62AB" w:rsidRPr="00845D2A">
        <w:rPr>
          <w:i/>
        </w:rPr>
        <w:t>L</w:t>
      </w:r>
      <w:r w:rsidR="00CC62AB" w:rsidRPr="00845D2A">
        <w:rPr>
          <w:i/>
          <w:vertAlign w:val="subscript"/>
        </w:rPr>
        <w:t>1</w:t>
      </w:r>
      <w:r w:rsidR="00C97279">
        <w:t xml:space="preserve"> </w:t>
      </w:r>
      <w:r w:rsidR="00CC62AB">
        <w:t xml:space="preserve">and </w:t>
      </w:r>
      <w:r w:rsidR="00CC62AB" w:rsidRPr="00845D2A">
        <w:rPr>
          <w:i/>
        </w:rPr>
        <w:t>L</w:t>
      </w:r>
      <w:r w:rsidR="00CC62AB">
        <w:rPr>
          <w:i/>
          <w:vertAlign w:val="subscript"/>
        </w:rPr>
        <w:t>2</w:t>
      </w:r>
      <w:r w:rsidR="00CC62AB">
        <w:t xml:space="preserve"> </w:t>
      </w:r>
      <w:r w:rsidR="00C97279">
        <w:t xml:space="preserve">was obtained </w:t>
      </w:r>
      <w:r w:rsidR="008A1441">
        <w:t xml:space="preserve">for </w:t>
      </w:r>
      <w:r w:rsidR="00C97279">
        <w:t>Scenario 2 (</w:t>
      </w:r>
      <w:r w:rsidR="00CC62AB">
        <w:t xml:space="preserve">single breakpoint at 25°) at 8.89 cm and 22.7 cm, with the minimums </w:t>
      </w:r>
      <w:r w:rsidR="00A857DB">
        <w:t>obtained by</w:t>
      </w:r>
      <w:r w:rsidR="00CC62AB">
        <w:t xml:space="preserve"> Scenario 1 at 0.04 cm and 0.32cm. </w:t>
      </w:r>
      <w:r w:rsidR="003916BA">
        <w:t xml:space="preserve">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Table A2.</w:t>
      </w:r>
    </w:p>
    <w:p w14:paraId="48875BAF" w14:textId="77777777" w:rsidR="00FB4C98" w:rsidRDefault="00FB4C98" w:rsidP="008B4B4A">
      <w:pPr>
        <w:spacing w:after="0" w:line="276" w:lineRule="auto"/>
        <w:ind w:firstLine="360"/>
        <w:jc w:val="both"/>
      </w:pPr>
    </w:p>
    <w:p w14:paraId="01225238" w14:textId="2A921C1D" w:rsidR="00D12C7C" w:rsidRDefault="00D12C7C" w:rsidP="008B4B4A">
      <w:pPr>
        <w:pStyle w:val="Heading2"/>
        <w:spacing w:line="276" w:lineRule="auto"/>
        <w:jc w:val="both"/>
      </w:pPr>
      <w:r>
        <w:t>3.2 Comparison to STARS Method</w:t>
      </w:r>
    </w:p>
    <w:p w14:paraId="1CB8DE86" w14:textId="06B3F94E" w:rsidR="00D12C7C" w:rsidRPr="00D12C7C" w:rsidRDefault="00D12C7C" w:rsidP="008B4B4A">
      <w:pPr>
        <w:spacing w:after="0" w:line="276" w:lineRule="auto"/>
        <w:jc w:val="both"/>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commentRangeStart w:id="88"/>
      <w:r w:rsidR="005B235A">
        <w:t>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C40EE8">
        <w:t>31</w:t>
      </w:r>
      <w:r w:rsidR="00BE59CB">
        <w:t xml:space="preserve">% of datasets. For all other scenarios, it averaged </w:t>
      </w:r>
      <w:r w:rsidR="00E42F9D">
        <w:t>1</w:t>
      </w:r>
      <w:r w:rsidR="00C40EE8">
        <w:t>4</w:t>
      </w:r>
      <w:r w:rsidR="00BE59CB">
        <w:t xml:space="preserve">% accuracy in detecting latitude, </w:t>
      </w:r>
      <w:r w:rsidR="00E42F9D">
        <w:t>1</w:t>
      </w:r>
      <w:r w:rsidR="00C40EE8">
        <w:t>3</w:t>
      </w:r>
      <w:r w:rsidR="00BE59CB">
        <w:t xml:space="preserve">% accuracy in detecting longitude, and </w:t>
      </w:r>
      <w:r w:rsidR="008C4635">
        <w:t>64</w:t>
      </w:r>
      <w:r w:rsidR="00BE59CB">
        <w:t xml:space="preserve">% accuracy for year breaks (compared to </w:t>
      </w:r>
      <w:r w:rsidR="00E42F9D">
        <w:t>95</w:t>
      </w:r>
      <w:r w:rsidR="00BE59CB">
        <w:t xml:space="preserve">%, </w:t>
      </w:r>
      <w:r w:rsidR="006A0E2E">
        <w:t>9</w:t>
      </w:r>
      <w:r w:rsidR="008C4635">
        <w:t>6</w:t>
      </w:r>
      <w:r w:rsidR="00BE59CB">
        <w:t xml:space="preserve">% and </w:t>
      </w:r>
      <w:r w:rsidR="008C4635">
        <w:t>77</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8C4635">
        <w:t>51</w:t>
      </w:r>
      <w:r w:rsidR="00BE59CB">
        <w:t xml:space="preserve">% vs </w:t>
      </w:r>
      <w:r w:rsidR="008C4635">
        <w:t>47</w:t>
      </w:r>
      <w:r w:rsidR="00BE59CB">
        <w:t xml:space="preserve">% for the GAM-based method) </w:t>
      </w:r>
      <w:r w:rsidR="006A0E2E">
        <w:t xml:space="preserve">and </w:t>
      </w:r>
      <w:r w:rsidR="00BA7A0A">
        <w:t>better</w:t>
      </w:r>
      <w:r w:rsidR="00BE59CB">
        <w:t xml:space="preserve"> in terms of coverage p</w:t>
      </w:r>
      <w:r w:rsidR="00BE59CB" w:rsidRPr="00BA7A0A">
        <w:t xml:space="preserve">robability for </w:t>
      </w:r>
      <w:r w:rsidR="00A13D12" w:rsidRPr="00BA7A0A">
        <w:rPr>
          <w:i/>
        </w:rPr>
        <w:t>L</w:t>
      </w:r>
      <w:r w:rsidR="00A13D12" w:rsidRPr="00BA7A0A">
        <w:rPr>
          <w:i/>
          <w:vertAlign w:val="subscript"/>
        </w:rPr>
        <w:t>2</w:t>
      </w:r>
      <w:r w:rsidR="00BE59CB" w:rsidRPr="00BA7A0A">
        <w:t xml:space="preserve"> </w:t>
      </w:r>
      <w:r w:rsidR="00A13D12" w:rsidRPr="00BA7A0A">
        <w:t>(</w:t>
      </w:r>
      <w:r w:rsidR="00BA7A0A" w:rsidRPr="00BA7A0A">
        <w:t>32</w:t>
      </w:r>
      <w:r w:rsidR="00BE59CB" w:rsidRPr="00BA7A0A">
        <w:t xml:space="preserve">% </w:t>
      </w:r>
      <w:r w:rsidR="00BA7A0A" w:rsidRPr="00BA7A0A">
        <w:t>vs 7%</w:t>
      </w:r>
      <w:r w:rsidR="00BE59CB" w:rsidRPr="00BA7A0A">
        <w:t>).</w:t>
      </w:r>
      <w:r w:rsidR="00BE59CB">
        <w:t xml:space="preserve"> </w:t>
      </w:r>
      <w:commentRangeEnd w:id="88"/>
      <w:r w:rsidR="00B44E89">
        <w:rPr>
          <w:rStyle w:val="CommentReference"/>
        </w:rPr>
        <w:commentReference w:id="88"/>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2030CB5C"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w:t>
      </w:r>
      <w:r w:rsidR="00D7352E">
        <w:lastRenderedPageBreak/>
        <w:t xml:space="preserve">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r w:rsidR="004E2DEE">
        <w:t>(</w:t>
      </w:r>
      <w:r w:rsidR="00527F2F">
        <w:t xml:space="preserve">Supplementary </w:t>
      </w:r>
      <w:r w:rsidR="00362196">
        <w:t>Figure A1</w:t>
      </w:r>
      <w:r w:rsidR="00AD1295">
        <w:t>2</w:t>
      </w:r>
      <w:r w:rsidR="00362196">
        <w:t>)</w:t>
      </w:r>
      <w:r w:rsidR="00445820">
        <w:t>.</w:t>
      </w:r>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8A1441">
        <w:t xml:space="preserve">. </w:t>
      </w:r>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so this </w:t>
      </w:r>
      <w:r w:rsidR="00DA6257">
        <w:t xml:space="preserve">set of specifications </w:t>
      </w:r>
      <w:r w:rsidR="00362196">
        <w:t xml:space="preserve">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0FBBC157" w14:textId="3D222C66" w:rsidR="007A77A0" w:rsidRDefault="007A77A0" w:rsidP="008B4B4A">
      <w:pPr>
        <w:spacing w:after="0" w:line="276" w:lineRule="auto"/>
        <w:ind w:firstLine="360"/>
        <w:jc w:val="both"/>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526A7D44" w14:textId="689B9A37" w:rsidR="00E273B9" w:rsidRDefault="00FE4723" w:rsidP="008B4B4A">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w:t>
      </w:r>
      <w:del w:id="89" w:author="Tim Essington [2]" w:date="2019-07-08T19:05:00Z">
        <w:r w:rsidR="00D178A2" w:rsidDel="00B44E89">
          <w:delText xml:space="preserve">for the scenario </w:delText>
        </w:r>
        <w:r w:rsidR="009D5F24" w:rsidDel="00B44E89">
          <w:delText>in which</w:delText>
        </w:r>
      </w:del>
      <w:ins w:id="90" w:author="Tim Essington [2]" w:date="2019-07-08T19:05:00Z">
        <w:r w:rsidR="00B44E89">
          <w:t>when</w:t>
        </w:r>
      </w:ins>
      <w:r w:rsidR="009D5F24">
        <w:t xml:space="preserve"> growth </w:t>
      </w:r>
      <w:r w:rsidR="0002157C">
        <w:t>r</w:t>
      </w:r>
      <w:r w:rsidR="009D5F24">
        <w:t xml:space="preserve">egimes </w:t>
      </w:r>
      <w:del w:id="91" w:author="Tim Essington [2]" w:date="2019-07-08T19:05:00Z">
        <w:r w:rsidR="009D5F24" w:rsidDel="00B44E89">
          <w:delText xml:space="preserve">1 and 2 </w:delText>
        </w:r>
      </w:del>
      <w:r w:rsidR="009D5F24">
        <w:t xml:space="preserve">overlapped </w:t>
      </w:r>
      <w:ins w:id="92" w:author="Tim Essington [2]" w:date="2019-07-08T19:05:00Z">
        <w:r w:rsidR="00B44E89">
          <w:t xml:space="preserve">in space </w:t>
        </w:r>
      </w:ins>
      <w:r w:rsidR="00D178A2">
        <w:t>(</w:t>
      </w:r>
      <w:commentRangeStart w:id="93"/>
      <w:r w:rsidR="00D178A2">
        <w:t>which had the advantage of being ‘matched’ whenever the breakpoint fell within 20° to 25°</w:t>
      </w:r>
      <w:commentRangeEnd w:id="93"/>
      <w:r w:rsidR="00B44E89">
        <w:rPr>
          <w:rStyle w:val="CommentReference"/>
        </w:rPr>
        <w:commentReference w:id="93"/>
      </w:r>
      <w:r w:rsidR="00D178A2">
        <w:t>)</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This did not preclude detection of spurious spatial or temporal breaks in ~1</w:t>
      </w:r>
      <w:r w:rsidR="006F3528">
        <w:t>0</w:t>
      </w:r>
      <w:r w:rsidR="00E273B9" w:rsidRPr="0089790E">
        <w:t xml:space="preserve">% of simulations for which no </w:t>
      </w:r>
      <w:r w:rsidR="0002157C">
        <w:t>breakpoints</w:t>
      </w:r>
      <w:r w:rsidR="0002157C" w:rsidRPr="0089790E">
        <w:t xml:space="preserve"> </w:t>
      </w:r>
      <w:r w:rsidR="0043253E" w:rsidRPr="0089790E">
        <w:t>were</w:t>
      </w:r>
      <w:r w:rsidR="00E273B9" w:rsidRPr="0089790E">
        <w:t xml:space="preserve"> </w:t>
      </w:r>
      <w:r w:rsidR="00E273B9" w:rsidRPr="0089790E">
        <w:lastRenderedPageBreak/>
        <w:t>present</w:t>
      </w:r>
      <w:r w:rsidR="00E273B9">
        <w:t xml:space="preserve">. However, some erroneous detection can be expected considering </w:t>
      </w:r>
      <w:r w:rsidR="0002157C">
        <w:t xml:space="preserve">the </w:t>
      </w:r>
      <w:r w:rsidR="00E273B9">
        <w:t>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rsidR="00E273B9">
        <w:t>We evaluated if an autoregressive structure improved our models as length</w:t>
      </w:r>
      <w:r w:rsidR="0002157C">
        <w:t>-</w:t>
      </w:r>
      <w:r w:rsidR="00E273B9">
        <w:t>at</w:t>
      </w:r>
      <w:r w:rsidR="008D01D6">
        <w:t>-a</w:t>
      </w:r>
      <w:r w:rsidR="00E273B9">
        <w:t>ge can be time-dependent but it did not; this may not be the case for other fisheries.</w:t>
      </w:r>
    </w:p>
    <w:p w14:paraId="5905C13A" w14:textId="605B7A61" w:rsidR="00E273B9" w:rsidRPr="008102AB" w:rsidRDefault="00E273B9" w:rsidP="008B4B4A">
      <w:pPr>
        <w:spacing w:after="0" w:line="276" w:lineRule="auto"/>
        <w:ind w:firstLine="360"/>
        <w:jc w:val="both"/>
        <w:rPr>
          <w:highlight w:val="yellow"/>
        </w:rPr>
      </w:pPr>
      <w:r>
        <w:t>The procedure for deciding whether the method was accurate was inherently strict, in that simulations were det</w:t>
      </w:r>
      <w:r w:rsidRPr="00927A47">
        <w:t xml:space="preserve">ermined inaccurate if the detected breakpoint </w:t>
      </w:r>
      <w:r w:rsidR="006F3528">
        <w:t xml:space="preserve">was </w:t>
      </w:r>
      <w:r w:rsidR="00646FE0">
        <w:t xml:space="preserve">in error </w:t>
      </w:r>
      <w:r w:rsidRPr="00927A47">
        <w:t>by only one degree (approximately 110 km</w:t>
      </w:r>
      <w:r w:rsidR="006F3528">
        <w:t>)</w:t>
      </w:r>
      <w:r w:rsidRPr="00927A47">
        <w:t xml:space="preserve">.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rsidR="006F3528">
        <w:t xml:space="preserve"> in space or time</w:t>
      </w:r>
      <w:r>
        <w:t xml:space="preserve">; relaxing the matching criteria to include neighboring points would increase the performance </w:t>
      </w:r>
      <w:r w:rsidRPr="005A62A5">
        <w:t>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In addition, we did not simulate nor consider error or bias in the aging (i.e.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45A9355C" w:rsidR="00AB3A3F" w:rsidRDefault="00A90E3A" w:rsidP="002B5E6B">
      <w:pPr>
        <w:spacing w:after="0" w:line="276" w:lineRule="auto"/>
        <w:ind w:firstLine="360"/>
        <w:jc w:val="both"/>
      </w:pPr>
      <w:commentRangeStart w:id="94"/>
      <w:r>
        <w:t xml:space="preserve">We observed </w:t>
      </w:r>
      <w:r w:rsidR="00806C76">
        <w:t>dec</w:t>
      </w:r>
      <w:commentRangeEnd w:id="94"/>
      <w:r w:rsidR="00634FD7">
        <w:rPr>
          <w:rStyle w:val="CommentReference"/>
        </w:rPr>
        <w:commentReference w:id="94"/>
      </w:r>
      <w:r w:rsidR="00806C76">
        <w:t>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w:t>
      </w:r>
      <w:r w:rsidR="006F3528">
        <w:t>6</w:t>
      </w:r>
      <w:r w:rsidR="00BB7C15">
        <w:t>°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domain</w:t>
      </w:r>
      <w:r w:rsidR="00FE4723">
        <w:t>,</w:t>
      </w:r>
      <w:r w:rsidR="00FE4723" w:rsidRPr="00D73DFA">
        <w:t xml:space="preserve"> or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475E84">
        <w:t xml:space="preserve">The t-test approach can be tuned by the researcher to control the level of significance that determines a regime shift (or breakpoint), presenting the same challenge of spurious and/or missed detections depending on the sensitivity of the statistical test applied.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w:t>
      </w:r>
      <w:r w:rsidR="0002157C">
        <w:t xml:space="preserve">had </w:t>
      </w:r>
      <w:r w:rsidR="00AB3A3F">
        <w:t xml:space="preserve">a </w:t>
      </w:r>
      <w:r w:rsidR="00475E84">
        <w:t>reduced</w:t>
      </w:r>
      <w:r w:rsidR="0002157C">
        <w:t xml:space="preserve">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w:t>
      </w:r>
      <w:r w:rsidR="00AB3A3F">
        <w:lastRenderedPageBreak/>
        <w:t xml:space="preserve">detect) a temporal breakpoint in the majority of datasets, when it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w:t>
      </w:r>
      <w:r w:rsidR="00C97279">
        <w:t xml:space="preserve">This phenomenon was more pronounced for </w:t>
      </w:r>
      <w:r w:rsidR="00C97279" w:rsidRPr="003F6D4D">
        <w:rPr>
          <w:i/>
        </w:rPr>
        <w:t>L</w:t>
      </w:r>
      <w:r w:rsidR="00C97279" w:rsidRPr="003F6D4D">
        <w:rPr>
          <w:i/>
          <w:vertAlign w:val="subscript"/>
        </w:rPr>
        <w:t>2</w:t>
      </w:r>
      <w:r w:rsidR="00C97279">
        <w:t xml:space="preserve"> since </w:t>
      </w:r>
      <w:r w:rsidR="00C97279" w:rsidRPr="00DA59D1">
        <w:rPr>
          <w:i/>
        </w:rPr>
        <w:t>L</w:t>
      </w:r>
      <w:r w:rsidR="00C97279" w:rsidRPr="00DA59D1">
        <w:rPr>
          <w:i/>
          <w:vertAlign w:val="subscript"/>
        </w:rPr>
        <w:t>2</w:t>
      </w:r>
      <w:r w:rsidR="00C97279">
        <w:rPr>
          <w:i/>
          <w:vertAlign w:val="subscript"/>
        </w:rPr>
        <w:t xml:space="preserve"> </w:t>
      </w:r>
      <w:r w:rsidR="00C97279">
        <w:t xml:space="preserve">relies on fish near the terminal age, of which there are typically fewer, and can lead to bias in the resultant estimate when the already-small sample of fish at age </w:t>
      </w:r>
      <w:r w:rsidR="00C97279">
        <w:rPr>
          <w:i/>
        </w:rPr>
        <w:t>a</w:t>
      </w:r>
      <w:r w:rsidR="00C97279" w:rsidRPr="00DA59D1">
        <w:rPr>
          <w:i/>
          <w:vertAlign w:val="subscript"/>
        </w:rPr>
        <w:t>2</w:t>
      </w:r>
      <w:r w:rsidR="00C97279">
        <w:rPr>
          <w:i/>
          <w:vertAlign w:val="subscript"/>
        </w:rPr>
        <w:t xml:space="preserve"> </w:t>
      </w:r>
      <w:r w:rsidR="00C97279">
        <w:t>is split further due to spurious year detections.</w:t>
      </w:r>
      <w:r w:rsidR="00C97279" w:rsidRPr="00476E6A">
        <w:t xml:space="preserve"> </w:t>
      </w:r>
      <w:r w:rsidR="00F07A49">
        <w:t>Indeed, for all scenarios besides Scenario</w:t>
      </w:r>
      <w:r w:rsidR="005259C5">
        <w:t>s</w:t>
      </w:r>
      <w:r w:rsidR="00F07A49">
        <w:t xml:space="preserve"> 1</w:t>
      </w:r>
      <w:r w:rsidR="005259C5">
        <w:t xml:space="preserve"> and 4</w:t>
      </w:r>
      <w:r w:rsidR="00F07A49">
        <w:t xml:space="preserve"> (no breaks</w:t>
      </w:r>
      <w:r w:rsidR="005259C5">
        <w:t xml:space="preserve"> and break-at-edge</w:t>
      </w:r>
      <w:r w:rsidR="00F07A49">
        <w:t xml:space="preserve">), the margin by which </w:t>
      </w:r>
      <w:r w:rsidR="00F07A49" w:rsidRPr="00DA59D1">
        <w:rPr>
          <w:i/>
        </w:rPr>
        <w:t>L</w:t>
      </w:r>
      <w:r w:rsidR="00F07A49" w:rsidRPr="00DA59D1">
        <w:rPr>
          <w:i/>
          <w:vertAlign w:val="subscript"/>
        </w:rPr>
        <w:t>2</w:t>
      </w:r>
      <w:r w:rsidR="00F07A49">
        <w:rPr>
          <w:i/>
        </w:rPr>
        <w:t xml:space="preserve"> </w:t>
      </w:r>
      <w:r w:rsidR="00F07A49" w:rsidRPr="00F07A49">
        <w:t>was missed</w:t>
      </w:r>
      <w:r w:rsidR="00F07A49">
        <w:t xml:space="preserve"> was greater in simulations that mis-detected the year break (see Supplementary Material</w:t>
      </w:r>
      <w:r w:rsidR="003F5C1D">
        <w:t>, Table A4</w:t>
      </w:r>
      <w:r w:rsidR="00F07A49">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may induce greater uncertainty (e.g., the need for priors</w:t>
      </w:r>
      <w:r w:rsidR="00516C53">
        <w:t xml:space="preserve"> with </w:t>
      </w:r>
      <w:r w:rsidR="00646FE0">
        <w:t xml:space="preserve">lower </w:t>
      </w:r>
      <w:r w:rsidR="00516C53">
        <w:t>standard deviations</w:t>
      </w:r>
      <w:r w:rsidR="00AB3A3F">
        <w:t>) until targeted survey sampling can improve precision in less-represented regions.</w:t>
      </w:r>
    </w:p>
    <w:p w14:paraId="228B6A7A" w14:textId="7FE0D13F" w:rsidR="00A90E3A" w:rsidRDefault="00436D36" w:rsidP="008B4B4A">
      <w:pPr>
        <w:spacing w:after="0" w:line="276" w:lineRule="auto"/>
        <w:ind w:firstLine="360"/>
        <w:jc w:val="both"/>
        <w:rPr>
          <w:highlight w:val="yellow"/>
        </w:rPr>
      </w:pPr>
      <w:r>
        <w:t xml:space="preserve">It is also relevant that neither </w:t>
      </w:r>
      <w:r w:rsidR="0002157C">
        <w:t xml:space="preserve">the </w:t>
      </w:r>
      <w:r w:rsidR="00047DDC">
        <w:t>GAM-based</w:t>
      </w:r>
      <w:r w:rsidR="0002157C">
        <w:t xml:space="preserve">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w:t>
      </w:r>
      <w:r w:rsidR="00A90E3A" w:rsidRPr="00B43B37">
        <w:t>research</w:t>
      </w:r>
      <w:r w:rsidR="00646FE0">
        <w:t>,</w:t>
      </w:r>
      <w:r w:rsidR="00A90E3A" w:rsidRPr="00B43B37">
        <w:t xml:space="preserve"> </w:t>
      </w:r>
      <w:r w:rsidR="00646FE0">
        <w:t>al</w:t>
      </w:r>
      <w:r w:rsidR="00516C53" w:rsidRPr="00B43B37">
        <w:t>though we did not account for or simulate error or bias introduced from errors in assigned ages to animals.</w:t>
      </w:r>
    </w:p>
    <w:p w14:paraId="062EA1FF" w14:textId="65E046FF" w:rsidR="00D178A2" w:rsidRPr="00101B63" w:rsidRDefault="00A90E3A" w:rsidP="008B4B4A">
      <w:pPr>
        <w:spacing w:after="0" w:line="276" w:lineRule="auto"/>
        <w:ind w:firstLine="360"/>
        <w:jc w:val="both"/>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8E19545" w:rsidR="00BE59CB" w:rsidRDefault="00A90E3A" w:rsidP="008B4B4A">
      <w:pPr>
        <w:spacing w:after="0" w:line="276" w:lineRule="auto"/>
        <w:ind w:firstLine="360"/>
        <w:jc w:val="both"/>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8B4B4A">
      <w:pPr>
        <w:spacing w:after="0" w:line="276" w:lineRule="auto"/>
        <w:ind w:firstLine="360"/>
        <w:jc w:val="both"/>
      </w:pPr>
    </w:p>
    <w:p w14:paraId="19DAB84C" w14:textId="446623D3" w:rsidR="00CE4A1D" w:rsidRDefault="00CE4A1D" w:rsidP="008B4B4A">
      <w:pPr>
        <w:pStyle w:val="Heading2"/>
        <w:spacing w:line="276" w:lineRule="auto"/>
        <w:jc w:val="both"/>
      </w:pPr>
      <w:r>
        <w:lastRenderedPageBreak/>
        <w:t>4.</w:t>
      </w:r>
      <w:r w:rsidR="00767825">
        <w:t>2</w:t>
      </w:r>
      <w:r w:rsidR="00D12C7C">
        <w:t xml:space="preserve"> </w:t>
      </w:r>
      <w:r>
        <w:t>Northeast Pacific Sablefish</w:t>
      </w:r>
    </w:p>
    <w:p w14:paraId="7A5BCE0A" w14:textId="36D8C725" w:rsidR="00555EB1" w:rsidRPr="00555EB1" w:rsidRDefault="00A90E3A" w:rsidP="008B4B4A">
      <w:pPr>
        <w:spacing w:after="0" w:line="276" w:lineRule="auto"/>
        <w:jc w:val="both"/>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w:t>
      </w:r>
      <w:commentRangeStart w:id="95"/>
      <w:r>
        <w:t xml:space="preserve"> </w:t>
      </w:r>
      <w:r w:rsidR="002E421E">
        <w:t xml:space="preserve">It </w:t>
      </w:r>
      <w:r w:rsidR="00DF7A11">
        <w:t>is curious 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767825">
        <w:t>r</w:t>
      </w:r>
      <w:r w:rsidR="00233376">
        <w:t>egion 3</w:t>
      </w:r>
      <w:commentRangeEnd w:id="95"/>
      <w:r w:rsidR="00634FD7">
        <w:rPr>
          <w:rStyle w:val="CommentReference"/>
        </w:rPr>
        <w:commentReference w:id="95"/>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7D301268" w:rsidR="007D1370" w:rsidRDefault="00D24852" w:rsidP="008B4B4A">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w:t>
      </w:r>
      <w:r w:rsidR="00EE0A9B">
        <w:lastRenderedPageBreak/>
        <w:t xml:space="preserve">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1D341656" w:rsidR="00992E9D" w:rsidRPr="0028653C" w:rsidRDefault="00212215" w:rsidP="008B4B4A">
      <w:pPr>
        <w:spacing w:after="0" w:line="276" w:lineRule="auto"/>
        <w:ind w:firstLine="360"/>
        <w:jc w:val="both"/>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B362D7">
        <w:fldChar w:fldCharType="begin" w:fldLock="1"/>
      </w:r>
      <w:r w:rsidR="00B362D7">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2017)"},"properties":{"noteIndex":0},"schema":"https://github.com/citation-style-language/schema/raw/master/csl-citation.json"}</w:instrText>
      </w:r>
      <w:r w:rsidR="00B362D7">
        <w:fldChar w:fldCharType="separate"/>
      </w:r>
      <w:r w:rsidR="00B362D7" w:rsidRPr="00B362D7">
        <w:rPr>
          <w:noProof/>
        </w:rPr>
        <w:t>(Hanselman et al., 2017)</w:t>
      </w:r>
      <w:r w:rsidR="00B362D7">
        <w:fldChar w:fldCharType="end"/>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w:t>
      </w:r>
      <w:r w:rsidR="0028653C">
        <w:fldChar w:fldCharType="begin"/>
      </w:r>
      <w:r w:rsidR="0028653C">
        <w:instrText xml:space="preserve"> REF _Ref8372254 \h </w:instrText>
      </w:r>
      <w:r w:rsidR="00DE3720">
        <w:instrText xml:space="preserve"> \* MERGEFORMAT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646FE0">
        <w:t>al</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47B439FE" w:rsidR="00614748" w:rsidRDefault="0000580A" w:rsidP="008B4B4A">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32CC7BEB" w:rsidR="009A4F3C" w:rsidRPr="009A4F3C" w:rsidRDefault="005430FD" w:rsidP="008B4B4A">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50DA0C1D" w:rsidR="0000580A" w:rsidRPr="000E79C7" w:rsidRDefault="00692DB0" w:rsidP="008B4B4A">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w:t>
      </w:r>
      <w:r>
        <w:lastRenderedPageBreak/>
        <w:t xml:space="preserve">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w:t>
      </w:r>
      <w:r w:rsidR="00646FE0">
        <w:t>al</w:t>
      </w:r>
      <w:r w:rsidR="00585C52" w:rsidRPr="00192831">
        <w:t>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8B4B4A">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FE103AF" w:rsidR="000B5B55" w:rsidRPr="00516C53" w:rsidRDefault="000B5B55" w:rsidP="008B4B4A">
      <w:pPr>
        <w:spacing w:before="240" w:after="0" w:line="276" w:lineRule="auto"/>
        <w:jc w:val="both"/>
        <w:rPr>
          <w:i/>
        </w:rPr>
      </w:pPr>
      <w:r w:rsidRPr="00516C53">
        <w:rPr>
          <w:i/>
        </w:rPr>
        <w:t>4.3 Conclusions</w:t>
      </w:r>
    </w:p>
    <w:p w14:paraId="7C628CB6" w14:textId="30117748" w:rsidR="00EE7F97" w:rsidRDefault="004B74A5" w:rsidP="008B4B4A">
      <w:pPr>
        <w:spacing w:after="0" w:line="276" w:lineRule="auto"/>
        <w:ind w:firstLine="360"/>
        <w:jc w:val="both"/>
      </w:pPr>
      <w:r w:rsidRPr="00C0421D">
        <w:t xml:space="preserve">We </w:t>
      </w:r>
      <w:r w:rsidR="000E6A6C">
        <w:t>aimed</w:t>
      </w:r>
      <w:r w:rsidRPr="00C0421D">
        <w:t xml:space="preserve"> to develop a method </w:t>
      </w:r>
      <w:r w:rsidR="000E6A6C">
        <w:t>that</w:t>
      </w:r>
      <w:r w:rsidRPr="00C0421D">
        <w:t xml:space="preserve">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w:t>
      </w:r>
      <w:r w:rsidR="000B5B55">
        <w:t>-</w:t>
      </w:r>
      <w:r w:rsidR="00E03826">
        <w:t>at</w:t>
      </w:r>
      <w:r w:rsidR="000B5B55">
        <w:t>-</w:t>
      </w:r>
      <w:r w:rsidR="00E03826">
        <w:t>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97" w:name="_Hlk2063740"/>
      <w:r>
        <w:rPr>
          <w:noProof/>
        </w:rPr>
        <w:drawing>
          <wp:inline distT="0" distB="0" distL="0" distR="0" wp14:anchorId="54C7F376" wp14:editId="00099E61">
            <wp:extent cx="6400797"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7" cy="4655125"/>
                    </a:xfrm>
                    <a:prstGeom prst="rect">
                      <a:avLst/>
                    </a:prstGeom>
                    <a:noFill/>
                    <a:ln>
                      <a:noFill/>
                    </a:ln>
                  </pic:spPr>
                </pic:pic>
              </a:graphicData>
            </a:graphic>
          </wp:inline>
        </w:drawing>
      </w:r>
    </w:p>
    <w:p w14:paraId="727AFA37" w14:textId="120C22CA" w:rsidR="00CE4A1D" w:rsidRDefault="00CE5DA5" w:rsidP="00516C53">
      <w:pPr>
        <w:pStyle w:val="Caption"/>
        <w:spacing w:after="0"/>
        <w:jc w:val="both"/>
      </w:pPr>
      <w:bookmarkStart w:id="98"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98"/>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ins w:id="99" w:author="Trevor Branch" w:date="2019-07-17T16:53:00Z">
        <w:r w:rsidR="00634FD7">
          <w:t xml:space="preserve"> [make the circles MUCH smaller]</w:t>
        </w:r>
      </w:ins>
      <w:ins w:id="100" w:author="Trevor Branch" w:date="2019-07-17T16:56:00Z">
        <w:r w:rsidR="00E26AC8">
          <w:t xml:space="preserve"> this is weird that there are samples in </w:t>
        </w:r>
        <w:proofErr w:type="spellStart"/>
        <w:r w:rsidR="00E26AC8">
          <w:t>lat</w:t>
        </w:r>
        <w:proofErr w:type="spellEnd"/>
        <w:r w:rsidR="00E26AC8">
          <w:t>/</w:t>
        </w:r>
        <w:proofErr w:type="spellStart"/>
        <w:r w:rsidR="00E26AC8">
          <w:t>lon</w:t>
        </w:r>
        <w:proofErr w:type="spellEnd"/>
        <w:r w:rsidR="00E26AC8">
          <w:t xml:space="preserve"> areas where there are no samples in the example below. It would have been easier to </w:t>
        </w:r>
      </w:ins>
      <w:ins w:id="101" w:author="Trevor Branch" w:date="2019-07-17T16:57:00Z">
        <w:r w:rsidR="00E26AC8">
          <w:t xml:space="preserve">have keep the same sampling region here as in Figure 2 for </w:t>
        </w:r>
        <w:proofErr w:type="spellStart"/>
        <w:r w:rsidR="00E26AC8">
          <w:t>lat</w:t>
        </w:r>
        <w:proofErr w:type="spellEnd"/>
        <w:r w:rsidR="00E26AC8">
          <w:t>/</w:t>
        </w:r>
        <w:proofErr w:type="spellStart"/>
        <w:r w:rsidR="00E26AC8">
          <w:t>lon</w:t>
        </w:r>
      </w:ins>
      <w:proofErr w:type="spellEnd"/>
    </w:p>
    <w:p w14:paraId="53AA091F" w14:textId="3157E356" w:rsidR="003D44CE" w:rsidRDefault="003D44CE" w:rsidP="001B618E">
      <w:pPr>
        <w:pStyle w:val="Caption"/>
        <w:spacing w:after="0"/>
        <w:sectPr w:rsidR="003D44CE" w:rsidSect="006A5337">
          <w:footerReference w:type="default" r:id="rId14"/>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02" w:name="_Hlk3275656"/>
      <w:r>
        <w:rPr>
          <w:noProof/>
        </w:rPr>
        <w:lastRenderedPageBreak/>
        <w:drawing>
          <wp:inline distT="0" distB="0" distL="0" distR="0" wp14:anchorId="2A57BA8C" wp14:editId="010E64D5">
            <wp:extent cx="6400798" cy="4655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103"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03"/>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104" w:name="_Hlk2063726"/>
      <w:r>
        <w:rPr>
          <w:noProof/>
        </w:rPr>
        <w:lastRenderedPageBreak/>
        <w:drawing>
          <wp:inline distT="0" distB="0" distL="0" distR="0" wp14:anchorId="00CD1C4C" wp14:editId="293A8DBD">
            <wp:extent cx="6400797"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7"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105"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105"/>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2BE6F38F" w:rsidR="00B27C79" w:rsidRDefault="00E26AC8"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106" w:name="_Ref5206683"/>
      <w:bookmarkStart w:id="107" w:name="_Ref5206675"/>
      <w:bookmarkEnd w:id="104"/>
      <w:ins w:id="108" w:author="Trevor Branch" w:date="2019-07-17T16:55:00Z">
        <w:r>
          <w:t>smaller circles</w:t>
        </w:r>
      </w:ins>
    </w:p>
    <w:p w14:paraId="5C694A50" w14:textId="02437719" w:rsidR="001161AF" w:rsidRDefault="001161AF" w:rsidP="00BF132A">
      <w:pPr>
        <w:pStyle w:val="Caption"/>
        <w:spacing w:after="0" w:line="360" w:lineRule="auto"/>
        <w:jc w:val="center"/>
      </w:pPr>
      <w:r>
        <w:rPr>
          <w:noProof/>
        </w:rPr>
        <w:lastRenderedPageBreak/>
        <w:drawing>
          <wp:inline distT="0" distB="0" distL="0" distR="0" wp14:anchorId="6BCFBE3F" wp14:editId="280195F0">
            <wp:extent cx="7036903"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3" cy="5117747"/>
                    </a:xfrm>
                    <a:prstGeom prst="rect">
                      <a:avLst/>
                    </a:prstGeom>
                  </pic:spPr>
                </pic:pic>
              </a:graphicData>
            </a:graphic>
          </wp:inline>
        </w:drawing>
      </w:r>
    </w:p>
    <w:p w14:paraId="4E9EEACF" w14:textId="7BD79E55"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109"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106"/>
      <w:bookmarkEnd w:id="109"/>
      <w:r>
        <w:t xml:space="preserve">. </w:t>
      </w:r>
      <w:bookmarkStart w:id="110" w:name="_Hlk8631453"/>
      <w:r>
        <w:t xml:space="preserve">a) coverage probabilities for </w:t>
      </w:r>
      <w:r w:rsidR="00071A25">
        <w:t xml:space="preserve">the </w:t>
      </w:r>
      <w:r>
        <w:t xml:space="preserve">endpoints of </w:t>
      </w:r>
      <w:r w:rsidR="00071A25">
        <w:t xml:space="preserve">the </w:t>
      </w:r>
      <w:r>
        <w:t xml:space="preserve">growth curve, </w:t>
      </w:r>
      <w:r w:rsidRPr="00E26AC8">
        <w:rPr>
          <w:i/>
          <w:rPrChange w:id="111" w:author="Trevor Branch" w:date="2019-07-17T16:56:00Z">
            <w:rPr/>
          </w:rPrChange>
        </w:rPr>
        <w:t>L</w:t>
      </w:r>
      <w:r w:rsidRPr="00DE448A">
        <w:rPr>
          <w:vertAlign w:val="subscript"/>
        </w:rPr>
        <w:t>1</w:t>
      </w:r>
      <w:r>
        <w:t xml:space="preserve"> (left) and </w:t>
      </w:r>
      <w:r w:rsidRPr="00E26AC8">
        <w:rPr>
          <w:i/>
          <w:rPrChange w:id="112" w:author="Trevor Branch" w:date="2019-07-17T16:56:00Z">
            <w:rPr/>
          </w:rPrChange>
        </w:rPr>
        <w:t>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107"/>
      <w:bookmarkEnd w:id="110"/>
    </w:p>
    <w:p w14:paraId="47F38290" w14:textId="7F9023A9" w:rsidR="00857EC0" w:rsidRDefault="00857EC0" w:rsidP="001B618E">
      <w:pPr>
        <w:pStyle w:val="Caption"/>
        <w:spacing w:after="0" w:line="360" w:lineRule="auto"/>
      </w:pPr>
    </w:p>
    <w:bookmarkEnd w:id="97"/>
    <w:bookmarkEnd w:id="102"/>
    <w:p w14:paraId="4479677C" w14:textId="0DADB3D1" w:rsidR="00BC119C" w:rsidRPr="00BC119C" w:rsidRDefault="001F735D" w:rsidP="001B618E">
      <w:pPr>
        <w:spacing w:after="0" w:line="360" w:lineRule="auto"/>
      </w:pPr>
      <w:r>
        <w:rPr>
          <w:noProof/>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113"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113"/>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114"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114"/>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5667486C"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115"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115"/>
      <w:r>
        <w:t>. Method-detected breakpoints (red dashed lines) and ecosystem-b</w:t>
      </w:r>
      <w:r w:rsidR="003E4700">
        <w:t>a</w:t>
      </w:r>
      <w:r>
        <w:t xml:space="preserve">sed break (blue dashed lines) used to delineate growth regions for sablefish. </w:t>
      </w:r>
      <w:commentRangeStart w:id="116"/>
      <w:r w:rsidR="00AA6414">
        <w:t>For illustration, points</w:t>
      </w:r>
      <w:r>
        <w:t xml:space="preserve"> are raw sablefish observations of both sexes at </w:t>
      </w:r>
      <w:r w:rsidR="00AA6414">
        <w:t>age</w:t>
      </w:r>
      <w:r>
        <w:t xml:space="preserve"> 30 years</w:t>
      </w:r>
      <w:commentRangeEnd w:id="116"/>
      <w:r w:rsidR="00E46EE7">
        <w:rPr>
          <w:rStyle w:val="CommentReference"/>
          <w:iCs w:val="0"/>
        </w:rPr>
        <w:commentReference w:id="116"/>
      </w:r>
      <w:r w:rsidR="001C1677">
        <w:t>.</w:t>
      </w:r>
      <w:r w:rsidR="00A77355">
        <w:t xml:space="preserve"> Map made in R using current data from: </w:t>
      </w:r>
      <w:hyperlink r:id="rId21" w:history="1">
        <w:r w:rsidR="00A77355" w:rsidRPr="00D47A36">
          <w:rPr>
            <w:rStyle w:val="Hyperlink"/>
          </w:rPr>
          <w:t>https://data.amerigeoss.org/en_AU/dataset/major-ocean-currents-arrowpolys-30m-85</w:t>
        </w:r>
      </w:hyperlink>
      <w:r w:rsidR="00A77355">
        <w:t xml:space="preserve"> </w:t>
      </w:r>
      <w:ins w:id="118" w:author="Trevor Branch" w:date="2019-07-17T16:58:00Z">
        <w:r w:rsidR="00E26AC8">
          <w:t xml:space="preserve"> [figures keep blinking in and out when I view them. I suggest  pasting  picture files in , e.g. .</w:t>
        </w:r>
        <w:proofErr w:type="spellStart"/>
        <w:r w:rsidR="00E26AC8">
          <w:t>png</w:t>
        </w:r>
        <w:proofErr w:type="spellEnd"/>
        <w:r w:rsidR="00E26AC8">
          <w:t>.]</w:t>
        </w:r>
      </w:ins>
    </w:p>
    <w:p w14:paraId="0B35D6F9" w14:textId="77777777" w:rsidR="00113A0A" w:rsidRDefault="00113A0A" w:rsidP="001B618E">
      <w:pPr>
        <w:spacing w:after="0" w:line="360" w:lineRule="auto"/>
      </w:pPr>
      <w:r>
        <w:rPr>
          <w:noProof/>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119"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119"/>
      <w:r>
        <w:t xml:space="preserve">. Fits of von Bertalanffy growth function </w:t>
      </w:r>
      <w:r w:rsidR="00871B3A">
        <w:t xml:space="preserve">(black 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r w:rsidR="0002157C">
        <w:t xml:space="preserve">the </w:t>
      </w:r>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120"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1A350D3A"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B43B37">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tcBorders>
              <w:top w:val="nil"/>
              <w:left w:val="nil"/>
              <w:bottom w:val="nil"/>
              <w:right w:val="single" w:sz="4" w:space="0" w:color="auto"/>
            </w:tcBorders>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121" w:name="_Ref8372254"/>
    </w:p>
    <w:p w14:paraId="0353A469" w14:textId="24E009FB"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120"/>
      <w:bookmarkEnd w:id="121"/>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77CC2DA3"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3"/>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122"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U[0,50],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U[25,50]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U[20,50]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Longitude ~ U[4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U[0,50], all fish under </w:t>
            </w:r>
            <w:r w:rsidR="00B11A55">
              <w:t>r</w:t>
            </w:r>
            <w:r>
              <w:t xml:space="preserve">egime 1 from years 0 to 49 and </w:t>
            </w:r>
            <w:r w:rsidR="00B11A55">
              <w:t>r</w:t>
            </w:r>
            <w:r>
              <w:t>egime 2 thereafter</w:t>
            </w:r>
          </w:p>
        </w:tc>
      </w:tr>
    </w:tbl>
    <w:p w14:paraId="7E51E9F0" w14:textId="67122646" w:rsidR="000645CA" w:rsidRDefault="00B82748" w:rsidP="00BF132A">
      <w:pPr>
        <w:pStyle w:val="Caption"/>
        <w:spacing w:before="240" w:after="0"/>
        <w:jc w:val="both"/>
      </w:pPr>
      <w:bookmarkStart w:id="123" w:name="_Ref872431"/>
      <w:bookmarkStart w:id="124"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123"/>
      <w:r>
        <w:t xml:space="preserve">. Summary of </w:t>
      </w:r>
      <w:r w:rsidR="001B6135">
        <w:t>simulation scenarios</w:t>
      </w:r>
      <w:r>
        <w:t xml:space="preserve"> used to test the </w:t>
      </w:r>
      <w:r w:rsidR="007D5FD4">
        <w:t>proposed</w:t>
      </w:r>
      <w:r>
        <w:t xml:space="preserve"> method </w:t>
      </w:r>
      <w:bookmarkEnd w:id="124"/>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122"/>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2B3A98">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2B3A98">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single" w:sz="4" w:space="0" w:color="auto"/>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2B3A98">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314</w:t>
            </w:r>
          </w:p>
        </w:tc>
        <w:tc>
          <w:tcPr>
            <w:tcW w:w="1811" w:type="dxa"/>
            <w:tcBorders>
              <w:top w:val="nil"/>
              <w:left w:val="single" w:sz="4" w:space="0" w:color="auto"/>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2B3A98">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913</w:t>
            </w:r>
          </w:p>
        </w:tc>
        <w:tc>
          <w:tcPr>
            <w:tcW w:w="1811" w:type="dxa"/>
            <w:tcBorders>
              <w:top w:val="nil"/>
              <w:left w:val="single" w:sz="4" w:space="0" w:color="auto"/>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2B3A98">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356</w:t>
            </w:r>
          </w:p>
        </w:tc>
        <w:tc>
          <w:tcPr>
            <w:tcW w:w="1811" w:type="dxa"/>
            <w:tcBorders>
              <w:top w:val="nil"/>
              <w:left w:val="single" w:sz="4" w:space="0" w:color="auto"/>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2B3A98">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4D3306" w:rsidRPr="004D3306" w:rsidRDefault="004D3306" w:rsidP="000D255D">
            <w:pPr>
              <w:jc w:val="center"/>
              <w:rPr>
                <w:sz w:val="22"/>
                <w:szCs w:val="22"/>
              </w:rPr>
            </w:pPr>
            <w:r w:rsidRPr="004D3306">
              <w:rPr>
                <w:sz w:val="22"/>
                <w:szCs w:val="22"/>
              </w:rPr>
              <w:t>8</w:t>
            </w:r>
            <w:r w:rsidR="000B5124">
              <w:rPr>
                <w:sz w:val="22"/>
                <w:szCs w:val="22"/>
              </w:rPr>
              <w:t>,</w:t>
            </w:r>
            <w:r w:rsidRPr="004D3306">
              <w:rPr>
                <w:sz w:val="22"/>
                <w:szCs w:val="22"/>
              </w:rPr>
              <w:t>871</w:t>
            </w:r>
          </w:p>
        </w:tc>
        <w:tc>
          <w:tcPr>
            <w:tcW w:w="1811" w:type="dxa"/>
            <w:tcBorders>
              <w:top w:val="nil"/>
              <w:left w:val="single" w:sz="4" w:space="0" w:color="auto"/>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2B3A98">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640</w:t>
            </w:r>
          </w:p>
        </w:tc>
        <w:tc>
          <w:tcPr>
            <w:tcW w:w="1811" w:type="dxa"/>
            <w:tcBorders>
              <w:top w:val="nil"/>
              <w:left w:val="single" w:sz="4" w:space="0" w:color="auto"/>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2B3A98">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328</w:t>
            </w:r>
          </w:p>
        </w:tc>
        <w:tc>
          <w:tcPr>
            <w:tcW w:w="1811" w:type="dxa"/>
            <w:tcBorders>
              <w:top w:val="nil"/>
              <w:left w:val="single" w:sz="4" w:space="0" w:color="auto"/>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2B3A98">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4D3306" w:rsidRPr="004D3306" w:rsidRDefault="004D3306" w:rsidP="000D255D">
            <w:pPr>
              <w:jc w:val="center"/>
              <w:rPr>
                <w:sz w:val="22"/>
                <w:szCs w:val="22"/>
              </w:rPr>
            </w:pPr>
            <w:r w:rsidRPr="004D3306">
              <w:rPr>
                <w:sz w:val="22"/>
                <w:szCs w:val="22"/>
              </w:rPr>
              <w:t>6</w:t>
            </w:r>
            <w:r w:rsidR="000B5124">
              <w:rPr>
                <w:sz w:val="22"/>
                <w:szCs w:val="22"/>
              </w:rPr>
              <w:t>,</w:t>
            </w:r>
            <w:r w:rsidRPr="004D3306">
              <w:rPr>
                <w:sz w:val="22"/>
                <w:szCs w:val="22"/>
              </w:rPr>
              <w:t>384</w:t>
            </w:r>
          </w:p>
        </w:tc>
        <w:tc>
          <w:tcPr>
            <w:tcW w:w="1811" w:type="dxa"/>
            <w:tcBorders>
              <w:top w:val="nil"/>
              <w:left w:val="single" w:sz="4" w:space="0" w:color="auto"/>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2B3A98">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671</w:t>
            </w:r>
          </w:p>
        </w:tc>
        <w:tc>
          <w:tcPr>
            <w:tcW w:w="1811" w:type="dxa"/>
            <w:tcBorders>
              <w:top w:val="nil"/>
              <w:left w:val="single" w:sz="4" w:space="0" w:color="auto"/>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2B3A98">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4D3306" w:rsidRPr="004D3306" w:rsidRDefault="004D3306" w:rsidP="000D255D">
            <w:pPr>
              <w:jc w:val="center"/>
              <w:rPr>
                <w:sz w:val="22"/>
                <w:szCs w:val="22"/>
              </w:rPr>
            </w:pPr>
            <w:r w:rsidRPr="004D3306">
              <w:rPr>
                <w:sz w:val="22"/>
                <w:szCs w:val="22"/>
              </w:rPr>
              <w:t>5</w:t>
            </w:r>
            <w:r w:rsidR="000B5124">
              <w:rPr>
                <w:sz w:val="22"/>
                <w:szCs w:val="22"/>
              </w:rPr>
              <w:t>,</w:t>
            </w:r>
            <w:r w:rsidRPr="004D3306">
              <w:rPr>
                <w:sz w:val="22"/>
                <w:szCs w:val="22"/>
              </w:rPr>
              <w:t>884</w:t>
            </w:r>
          </w:p>
        </w:tc>
        <w:tc>
          <w:tcPr>
            <w:tcW w:w="1811" w:type="dxa"/>
            <w:tcBorders>
              <w:top w:val="nil"/>
              <w:left w:val="single" w:sz="4" w:space="0" w:color="auto"/>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2B3A98">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125"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125"/>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0B81FCA1" w14:textId="701C6E80" w:rsidR="00B362D7" w:rsidRPr="00B362D7" w:rsidRDefault="00BB02E4" w:rsidP="00B362D7">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362D7" w:rsidRPr="00B362D7">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14C5676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Austin, M.P., 2002. Spatial prediction of species distribution: An interface between ecological theory and statistical modelling. Ecol. Modell. https://doi.org/10.1016/S0304-3800(02)00205-3</w:t>
      </w:r>
    </w:p>
    <w:p w14:paraId="741BEB9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Baumann, H., Conover, D.O., 2011. Adaptation to climate change: Contrasting patterns of thermal-reaction-norm evolution in Pacific versus Atlantic silversides. Proc. R. Soc. B Biol. Sci. https://doi.org/10.1098/rspb.2010.2479</w:t>
      </w:r>
    </w:p>
    <w:p w14:paraId="6E2A33F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419177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1A751F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Conover, D.O., Present, T.M.C., Conover, D., Present, T.M.C., 1990. Countergradient Variation in Growth Rate : Compensation for Length of the Growing Season among Atlantic Silversides from Different Latitudes 83, 316–324.</w:t>
      </w:r>
    </w:p>
    <w:p w14:paraId="7AFFF04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Cope, J.M., Punt, A.E., 2007. Erratum: Admitting ageing error when fitting growth curves: an example using the von Bertalanffy growth function with random effects. Can. J. Fish. Aquat. Sci. https://doi.org/10.1139/f07-095</w:t>
      </w:r>
    </w:p>
    <w:p w14:paraId="47B1D08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Cummins, P.F., Freeland, H.J., 2007. Variability of the North Pacific Current and its bifurcation. Prog. Oceanogr. 75, 253–265. https://doi.org/10.1016/j.pocean.2007.08.006</w:t>
      </w:r>
    </w:p>
    <w:p w14:paraId="0B9A755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Denson, L.S., Sampson, D.B., Stephens, A., 2017. Data needs and spatial structure considerations in stock assessments with regional differences in recruitment and exploitation. Can. J. Fish. Aquat. Sci. 74, 1918–1929. https://doi.org/10.1139/cjfas-2016-0277</w:t>
      </w:r>
    </w:p>
    <w:p w14:paraId="3F941BF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Department of Fisheries and Oceans, 2016. A Revised Operating Model for Sablefish (Anoplopoma Fimbria) in British Columbia, Canada. Dep. Fish. Ocean. Canada, 3190 Hammond Bay Road Nanaimo, BC V9T 6N7. https://doi.org/http://www.dfo-mpo.gc.ca/csas-sccs/</w:t>
      </w:r>
    </w:p>
    <w:p w14:paraId="3002982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Echave, K.B., Hanselman, D.H., Adkison, M.D., Sigler, M.F., 2012. Interdecadal Change in Growth of Sablefish (</w:t>
      </w:r>
      <w:r w:rsidRPr="00B362D7">
        <w:rPr>
          <w:i/>
          <w:iCs/>
          <w:noProof/>
        </w:rPr>
        <w:t>Anoplopoma fimbria</w:t>
      </w:r>
      <w:r w:rsidRPr="00B362D7">
        <w:rPr>
          <w:noProof/>
        </w:rPr>
        <w:t>) in the Northeast Pacific Ocean. Fish. Bull. 110, 361–374.</w:t>
      </w:r>
    </w:p>
    <w:p w14:paraId="6E93981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Gertseva, V., Matson, S.E., Cope, J., 2017. Spatial growth variability in marine fish: Example from Northeast Pacific groundfish. ICES J. Mar. Sci. 74, 1602–1613. https://doi.org/10.1093/icesjms/fsx016</w:t>
      </w:r>
    </w:p>
    <w:p w14:paraId="2F3F4D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2A96A80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Guthery, F.S., Burnham, K.P., Anderson, D.R., 2003. Model Selection and Multimodel </w:t>
      </w:r>
      <w:r w:rsidRPr="00B362D7">
        <w:rPr>
          <w:noProof/>
        </w:rPr>
        <w:lastRenderedPageBreak/>
        <w:t>Inference: A Practical Information-Theoretic Approach. J. Wildl. Manage. https://doi.org/10.2307/3802723</w:t>
      </w:r>
    </w:p>
    <w:p w14:paraId="70B8CFE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Heifetz, J., Echave, K.B., Dressel, S.C., Jech, J.M., 2015. Move it or lose it: movement and mortality of sablefish tagged in Alaska. Can. J. Fish. Aquat. Sci. 72, 238–251. https://doi.org/10.1139/cjfas-2014-0251</w:t>
      </w:r>
    </w:p>
    <w:p w14:paraId="7D0C0BE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Lunsford, C.R., Rodgveller, C.J., 2017. Assessment of the sablefish stock in Alaska in 2017. Natl. Mar. Fish. Serv. Auke Bay Mar. Stn. 11305 Glacier Highw. Juneau, AK 99801 576–717.</w:t>
      </w:r>
    </w:p>
    <w:p w14:paraId="5231B86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Hilborn, R., Minte-Vera, C. V., 2008. Fisheries-induced changes in growth rates in marine fisheries: Are they significant?, in: Bulletin of Marine Science.</w:t>
      </w:r>
    </w:p>
    <w:p w14:paraId="587BD0E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Houde, E.D., 1989. Comparative growth, mortality, and energetics of marine fish larvae: temperature and implied latitudinal effects. Fish. Bull. 87, 471–495.</w:t>
      </w:r>
    </w:p>
    <w:p w14:paraId="210B3D4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Hurst, T.P., Abookire, A.A., 2006. Temporal and spatial variation in potential and realized growth rates of age-0 year northern rock sole. J. Fish Biol. 68, 905–919. https://doi.org/10.1111/j.0022-1112.2006.00985.x</w:t>
      </w:r>
    </w:p>
    <w:p w14:paraId="473AF8E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Jasonowicz, A.J., Goetz, F.W., Goetz, G.W., Nichols, K.M., 2017. Love the one you’re with: genomic evidence of panmixia in the sablefish (Anoplopoma fimbria). Can. J. Fish. Aquat. Sci. 74, 377–387. https://doi.org/10.1139/cjfas-2016-0012</w:t>
      </w:r>
    </w:p>
    <w:p w14:paraId="3C6B988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Johnson, K.F., Rudd, M.B., Pons, M., Akselrud, C.A., Lee, Q., Haltuch, M.A., Hamel, O.S., 2015. Status of the U.S. sablefish resource in 2015. 3National Marine Fisheries Service Northwest Fisheries Science Center 2725 Montlake Blvd. E. Seattle WA, 98122.</w:t>
      </w:r>
    </w:p>
    <w:p w14:paraId="06C728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21570B6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Kim, H.J., Miller, A.J., McGowan, J., Carter, M.L., 2009. Coastal phytoplankton blooms in the Southern California Bight. Prog. Oceanogr. 82, 137–147. https://doi.org/10.1016/j.pocean.2009.05.002</w:t>
      </w:r>
    </w:p>
    <w:p w14:paraId="235D421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King, J.R., McFarlane, G.A., Beamish, R.J., 2001. Incorporating the dynamics of marine systems into the stock assessment and management of sablefish. Prog. Oceanogr. 49, 619–639. https://doi.org/10.1016/S0079-6611(01)00044-1</w:t>
      </w:r>
    </w:p>
    <w:p w14:paraId="4BBE284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Kristensen, K., Nielsen, A., Berg, C., Skaug, H., Bell, B., 2016. TMB: Automatic Differentiation and Laplace Approximation. ournal Stat. Softw. 70, 1–21. https://doi.org/10.18637/jss.v070.i05</w:t>
      </w:r>
    </w:p>
    <w:p w14:paraId="591B17A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Levins, R., 1968. Evolution in Changing Environments., Population Studies. Princeton University Press. https://doi.org/10.2307/2173276</w:t>
      </w:r>
    </w:p>
    <w:p w14:paraId="7F67844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Mackas, D.L., Thomson, R.E., Galbraith, M., 2011. Changes in the zooplankton community of the British Columbia continental margin, 1985-1999, and their covariation with oceanographic conditions. Can. J. Fish. Aquat. Sci. 58, 685–702. https://doi.org/10.1139/f01-009</w:t>
      </w:r>
    </w:p>
    <w:p w14:paraId="4149DE5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Mason, J.C., Beamish, R.J., McFarlane, G.A., 1983. Sexual Maturity, Fecundity, Spawning, and Early Life History of Sablefish ( Anoplopoma fimbria ) off the Pacific Coast of Canada. Can. J. Fish. Aquat. Sci. https://doi.org/10.1139/f83-247</w:t>
      </w:r>
    </w:p>
    <w:p w14:paraId="49E2E3D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McDevitt, M., 1990. Growth Analysis of Sablefish From Mark-Recapture Data From the Northeast Pacific. University of Washington.</w:t>
      </w:r>
    </w:p>
    <w:p w14:paraId="204C09E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McGarvey, R., Fowler, A.J., 2002. Seasonal growth of King George whiting (Sillaginodes </w:t>
      </w:r>
      <w:r w:rsidRPr="00B362D7">
        <w:rPr>
          <w:noProof/>
        </w:rPr>
        <w:lastRenderedPageBreak/>
        <w:t>punctata) estimated from length-at-age samples of the legal-size harvest. Fish. Bull. 100, 545–558.</w:t>
      </w:r>
    </w:p>
    <w:p w14:paraId="20247F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33299AB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Pacific Fisheries Management Council (PFMC), 2013. Pacific Coast Fishery Ecosystem Plan for the U.S. Portion of the California Current Large Marine Ecosystem. Pacific Fish. Manag. Counc. 7700 NE Ambassad. Place, Suite 101, Portland, Oregon,97220.</w:t>
      </w:r>
    </w:p>
    <w:p w14:paraId="5E21254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Perretti, C.T., Thorson, J.T., 2019. Spatio-temporal dynamics of summer flounder (Paralichthys dentatus) on the Northeast US shelf. Fish. Res. 215, 62–68. https://doi.org/10.1016/j.fishres.2019.03.006</w:t>
      </w:r>
    </w:p>
    <w:p w14:paraId="38A0544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Pörtner, H.O., Knust, R., 2007. Climate change affects marine fishes through the oxygen limitation of thermal tolerance. Science (80-. ). https://doi.org/10.1126/science.1135471</w:t>
      </w:r>
    </w:p>
    <w:p w14:paraId="79CF3F0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2019. Spatial stock assessment methods: A viewpoint on current issues and assumptions. Fish. Res. https://doi.org/10.1016/j.fishres.2019.01.014</w:t>
      </w:r>
    </w:p>
    <w:p w14:paraId="1EB1D1B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2003. The performance of a size-structured stock assessment method in the face of spatial heterogeneity in growth. Fish. Res. 65, 391–409. https://doi.org/10.1016/j.fishres.2003.09.028</w:t>
      </w:r>
    </w:p>
    <w:p w14:paraId="26C69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 Development Core Team, R., 2011. R: A Language and Environment for Statistical Computing, R Foundation for Statistical Computing. https://doi.org/10.1007/978-3-540-74686-7</w:t>
      </w:r>
    </w:p>
    <w:p w14:paraId="2BC4AE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Ricker, W., 1969. Effects of size-selective mortality and sampling bias on estimates of growth, mortality, production and yield. J. Fish. Res. Board Canada. https://doi.org/10.1139/f69-051</w:t>
      </w:r>
    </w:p>
    <w:p w14:paraId="336454C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 Overland, J.E., 2005. Application of a sequential regime shift detection method to the Bering Sea ecosystem. ICES J. Mar. Sci. 62, 328–332. https://doi.org/10.1016/j.icesjms.2005.01.013</w:t>
      </w:r>
    </w:p>
    <w:p w14:paraId="2B162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S.N., 2004. A sequential algorithm for testing climate regime shifts. Geophys. Res. Lett. 31, 2–5. https://doi.org/10.1029/2004GL019448</w:t>
      </w:r>
    </w:p>
    <w:p w14:paraId="0C0C0E1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Rutecki, L., Rodgveller, C.J., Lunsford, C.R., 2016. National Marine Fisheries Service Longline Survey Data Report and Survey History , 1990-2014. 17109 Lena Point Loop Road Juneau, AK 99801. https://doi.org/10.7289/V5/TM-AFSC-324</w:t>
      </w:r>
    </w:p>
    <w:p w14:paraId="458529C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Schnute, J., 1981. A Versatile Growth Model with Statistically Stable Parameters. Can. J. Fish. Aquat. Sci. 38, 1128–1140. https://doi.org/10.1139/f81-153</w:t>
      </w:r>
    </w:p>
    <w:p w14:paraId="20A06B3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Shotwell, S.K., Hanselman, D.H., Belkin, I.M., 2014. Toward biophysical synergy: Investigating advection along the Polar Front to identify factors influencing Alaska sablefish recruitment. Deep. Res. Part II 107, 40–53. https://doi.org/10.1016/j.dsr2.2012.08.024</w:t>
      </w:r>
    </w:p>
    <w:p w14:paraId="453E187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Siddon, E., Zador, S., 2018. Ecosystem Status Report 2018: Eastern Bering Sea. North Pacific Fish. Manag. Counc. 605 W. 4th Ave. Suite 306 Anchorage, AK 99301.</w:t>
      </w:r>
    </w:p>
    <w:p w14:paraId="7A3D4DE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Simpson, G.L., 2018. Modelling palaeoecological time series using generalized additive models. bioRxiv. https://doi.org/10.1101/322248</w:t>
      </w:r>
    </w:p>
    <w:p w14:paraId="1CE21AA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Somers, K.A., Pfeiffer, L., Miller, S., Morrison, W., 2018. Using Incentives to Reduce Bycatch and Discarding: Results Under the West Coast Catch Share Program. Coast. Manag. 46, 621–637. https://doi.org/10.1080/08920753.2018.1522492</w:t>
      </w:r>
    </w:p>
    <w:p w14:paraId="2925C8E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Stawitz, C.C., Essington, T.E., Branch, T.A., Haltuch, M.A., Hollowed, A.B., Spencer, P.D., 2015. A state-space approach for detecting growth variation and application to North </w:t>
      </w:r>
      <w:r w:rsidRPr="00B362D7">
        <w:rPr>
          <w:noProof/>
        </w:rPr>
        <w:lastRenderedPageBreak/>
        <w:t>Pacific groundfish. Can. J. Fish. Aquat. Sci. 72, 1316–1328. https://doi.org/10.1139/cjfas-2014-0558</w:t>
      </w:r>
    </w:p>
    <w:p w14:paraId="2998CA9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659FDA3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Taylor, B.M., Brandl, S.J., Kapur, M., Robbins, W.D., Johnson, G., Huveneers, C., Renaud, P., Choat, J.H., 2018. Bottom-up processes mediated by social systems drive demographic traits of coral-reef fishes. Ecology 99, 642–651. https://doi.org/10.1002/ecy.2127</w:t>
      </w:r>
    </w:p>
    <w:p w14:paraId="4082688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2019a. Guidance for decisions using the Vector Autoregressive Spatio-Temporal (VAST) package in stock, ecosystem, habitat and climate assessments. Fish. Res. https://doi.org/10.1016/j.fishres.2018.10.013</w:t>
      </w:r>
    </w:p>
    <w:p w14:paraId="65F033D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2019b. Guidance for decisions using the Vector Autoregressive Spatio-Temporal (VAST) package in stock, ecosystem, habitat and climate assessments. Fish. Res. 210, 143–161. https://doi.org/10.1016/j.fishres.2018.10.013</w:t>
      </w:r>
    </w:p>
    <w:p w14:paraId="4B01BF8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Shelton, A.O., Ward, E.J., Skaug, H.J., 2015. Geostatistical delta-generalized linear mixed models improve precision for estimated abundance indices for West Coast groundfishes. ICES J. Mar. Sci. 72, 1297–1310. https://doi.org/10.1093/icesjms/fsu243</w:t>
      </w:r>
    </w:p>
    <w:p w14:paraId="1D1DAAF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Trip, E.L., Choat, J.H., Wilson, D.T., Robertson, D.R., 2008. Inter-oceanic analysis of demographic variation in a widely distributed Indo-Pacific coral reef fish. Mar. Ecol. Prog. Ser. 373, 97–109. https://doi.org/10.3354/meps07755</w:t>
      </w:r>
    </w:p>
    <w:p w14:paraId="1635529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von Bertalanffy, L., 1957. Quantitative Laws in Metabolism and Growth. Q. Rev. Biol. https://doi.org/10.1086/401873</w:t>
      </w:r>
    </w:p>
    <w:p w14:paraId="16ADA0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Wickham, H., Francois, R., Henry, L., Muller, K., 2019. dplyr: A Grammar of Data Manipulation.</w:t>
      </w:r>
    </w:p>
    <w:p w14:paraId="1DFCCD4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Williams, A.J., Farley, J.H., Hoyle, S.D., Davies, C.R., Nicol, S.J., 2012. Spatial and sex-specific variation in growth of albacore tuna (Thunnus alalunga) across the South Pacific Ocean. PLoS One 7. https://doi.org/10.1371/journal.pone.0039318</w:t>
      </w:r>
    </w:p>
    <w:p w14:paraId="065CDDD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2011. Fast stable restricted maximum likelihood and marginal likelihood estimation of semiparametric generalized linear models. J. R. Stat. Soc. Ser. B Stat. Methodol. https://doi.org/10.1111/j.1467-9868.2010.00749.x</w:t>
      </w:r>
    </w:p>
    <w:p w14:paraId="33B827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2003. Thin plate regression splines. J. R. Stat. Soc. Ser. B Stat. Methodol. https://doi.org/10.1111/1467-9868.00374</w:t>
      </w:r>
    </w:p>
    <w:p w14:paraId="3ACD46A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1EA03162" w:rsidR="00200CE2" w:rsidRPr="0058548D" w:rsidRDefault="00200CE2" w:rsidP="00BF132A">
      <w:pPr>
        <w:autoSpaceDE w:val="0"/>
        <w:autoSpaceDN w:val="0"/>
        <w:adjustRightInd w:val="0"/>
        <w:spacing w:after="0" w:line="240" w:lineRule="auto"/>
        <w:jc w:val="both"/>
      </w:pPr>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w:t>
      </w:r>
      <w:r w:rsidR="00EC18D6" w:rsidRPr="0058548D">
        <w:t>feedback on this work.</w:t>
      </w:r>
      <w:r w:rsidR="00434476" w:rsidRPr="0058548D">
        <w:t xml:space="preserve"> </w:t>
      </w:r>
      <w:r w:rsidR="0058548D" w:rsidRPr="00BF132A">
        <w:rPr>
          <w:lang w:val="en-AU"/>
        </w:rPr>
        <w:t xml:space="preserve">This publication was [partially] funded by the Joint Institute for the Study of the Atmosphere and Ocean (JISAO) under NOAA Cooperative agreement No. NA15OAR4320063, Contribution No. </w:t>
      </w:r>
      <w:r w:rsidR="0058548D" w:rsidRPr="00BF132A">
        <w:rPr>
          <w:highlight w:val="yellow"/>
          <w:lang w:val="en-AU"/>
        </w:rPr>
        <w:t>xxxx-xxx</w:t>
      </w:r>
      <w:r w:rsidR="0058548D" w:rsidRPr="00BF132A">
        <w:rPr>
          <w:lang w:val="en-AU"/>
        </w:rPr>
        <w:t>.</w:t>
      </w:r>
    </w:p>
    <w:sectPr w:rsidR="00200CE2" w:rsidRPr="0058548D"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im Essington" w:date="2019-07-08T16:47:00Z" w:initials="TE">
    <w:p w14:paraId="6D03CB09" w14:textId="5413E64F" w:rsidR="002D6827" w:rsidRDefault="002D6827">
      <w:pPr>
        <w:pStyle w:val="CommentText"/>
      </w:pPr>
      <w:r>
        <w:rPr>
          <w:rStyle w:val="CommentReference"/>
        </w:rPr>
        <w:annotationRef/>
      </w:r>
      <w:r>
        <w:t xml:space="preserve">Uh, as opposed to?  </w:t>
      </w:r>
    </w:p>
  </w:comment>
  <w:comment w:id="11" w:author="Tim Essington" w:date="2019-07-08T16:50:00Z" w:initials="TE">
    <w:p w14:paraId="6283C78A" w14:textId="47C01448" w:rsidR="002D6827" w:rsidRDefault="002D6827">
      <w:pPr>
        <w:pStyle w:val="CommentText"/>
      </w:pPr>
      <w:r>
        <w:rPr>
          <w:rStyle w:val="CommentReference"/>
        </w:rPr>
        <w:annotationRef/>
      </w:r>
      <w:r>
        <w:t>There is a LOT going on in this paragraph!  You run the risk of losing all but the most devoted readers.  This is easily chopped up into distinct paragraphs, each with a clear point / claim, topic.  I couldn’t write a topic paragraph for this one if my life depended on it!</w:t>
      </w:r>
    </w:p>
  </w:comment>
  <w:comment w:id="12" w:author="Tim Essington" w:date="2019-07-08T16:51:00Z" w:initials="TE">
    <w:p w14:paraId="2F0D8808" w14:textId="1130A87C" w:rsidR="002D6827" w:rsidRDefault="002D6827">
      <w:pPr>
        <w:pStyle w:val="CommentText"/>
      </w:pPr>
      <w:r>
        <w:rPr>
          <w:rStyle w:val="CommentReference"/>
        </w:rPr>
        <w:annotationRef/>
      </w:r>
      <w:r>
        <w:t>I don’t think this is your topic.  I think the topic is something like “there is no consensus on how to model region-specific growth patterns in assessment models”, OR perhaps that conventional methods to model spatial variation relies on hard-to-justify methods.</w:t>
      </w:r>
    </w:p>
  </w:comment>
  <w:comment w:id="14" w:author="Tim Essington" w:date="2019-07-08T16:52:00Z" w:initials="TE">
    <w:p w14:paraId="5736A13B" w14:textId="6CA6F1D7" w:rsidR="002D6827" w:rsidRDefault="002D6827">
      <w:pPr>
        <w:pStyle w:val="CommentText"/>
      </w:pPr>
      <w:r>
        <w:rPr>
          <w:rStyle w:val="CommentReference"/>
        </w:rPr>
        <w:annotationRef/>
      </w:r>
      <w:r>
        <w:t xml:space="preserve">Again a little too ambitious here in your topic sentence, these are two separate things, so </w:t>
      </w:r>
      <w:proofErr w:type="spellStart"/>
      <w:r>
        <w:t>bundleing</w:t>
      </w:r>
      <w:proofErr w:type="spellEnd"/>
      <w:r>
        <w:t xml:space="preserve"> as a list in a topic sentence is pretty tough on the reader. Perhaps just say’ existing methods pose a </w:t>
      </w:r>
      <w:proofErr w:type="spellStart"/>
      <w:r>
        <w:t>trade off</w:t>
      </w:r>
      <w:proofErr w:type="spellEnd"/>
      <w:r>
        <w:t xml:space="preserve">.  ON one hand, … on the other hand … </w:t>
      </w:r>
    </w:p>
  </w:comment>
  <w:comment w:id="15" w:author="Trevor Branch" w:date="2019-07-17T16:32:00Z" w:initials="TB">
    <w:p w14:paraId="5E7D535F" w14:textId="1E3B7CFD" w:rsidR="00024351" w:rsidRDefault="00024351">
      <w:pPr>
        <w:pStyle w:val="CommentText"/>
      </w:pPr>
      <w:r>
        <w:rPr>
          <w:rStyle w:val="CommentReference"/>
        </w:rPr>
        <w:annotationRef/>
      </w:r>
      <w:r>
        <w:t xml:space="preserve">this is a model, so it’s not really data-driven, but model-driven? Maybe best to steer clear of data-driven as a descriptive term. </w:t>
      </w:r>
    </w:p>
  </w:comment>
  <w:comment w:id="17" w:author="Trevor Branch" w:date="2019-07-17T16:34:00Z" w:initials="TB">
    <w:p w14:paraId="20178B71" w14:textId="42B01AC3" w:rsidR="008A62AE" w:rsidRDefault="008A62AE">
      <w:pPr>
        <w:pStyle w:val="CommentText"/>
      </w:pPr>
      <w:r>
        <w:rPr>
          <w:rStyle w:val="CommentReference"/>
        </w:rPr>
        <w:annotationRef/>
      </w:r>
      <w:r>
        <w:t xml:space="preserve">really necessary to abbreviate Northeast to NE? Also, conventionally, Northeast, Southwest, but northeastern, southwestern. </w:t>
      </w:r>
    </w:p>
  </w:comment>
  <w:comment w:id="19" w:author="Trevor Branch" w:date="2019-07-17T16:33:00Z" w:initials="TB">
    <w:p w14:paraId="6AA93079" w14:textId="35F1F544" w:rsidR="008A62AE" w:rsidRDefault="008A62AE">
      <w:pPr>
        <w:pStyle w:val="CommentText"/>
      </w:pPr>
      <w:r>
        <w:rPr>
          <w:rStyle w:val="CommentReference"/>
        </w:rPr>
        <w:annotationRef/>
      </w:r>
      <w:r>
        <w:t>For all readers except those on the west coast, these abbreviations won’t make much sense. Consider just using Alaska, British Columbia, and California Current.</w:t>
      </w:r>
    </w:p>
  </w:comment>
  <w:comment w:id="21" w:author="Trevor Branch" w:date="2019-07-17T16:35:00Z" w:initials="TB">
    <w:p w14:paraId="686BBF92" w14:textId="59D377B4" w:rsidR="008A62AE" w:rsidRDefault="008A62AE">
      <w:pPr>
        <w:pStyle w:val="CommentText"/>
      </w:pPr>
      <w:r>
        <w:rPr>
          <w:rStyle w:val="CommentReference"/>
        </w:rPr>
        <w:annotationRef/>
      </w:r>
      <w:r>
        <w:t xml:space="preserve">you really used an 8 </w:t>
      </w:r>
      <w:proofErr w:type="spellStart"/>
      <w:r>
        <w:t>yr</w:t>
      </w:r>
      <w:proofErr w:type="spellEnd"/>
      <w:r>
        <w:t xml:space="preserve"> old version of R? Perhaps you mean 2019. </w:t>
      </w:r>
    </w:p>
  </w:comment>
  <w:comment w:id="33" w:author="Tim Essington [2]" w:date="2019-07-08T18:06:00Z" w:initials="TEE">
    <w:p w14:paraId="4A447C0A" w14:textId="364C08E3" w:rsidR="002D6827" w:rsidRDefault="002D6827">
      <w:pPr>
        <w:pStyle w:val="CommentText"/>
      </w:pPr>
      <w:r>
        <w:rPr>
          <w:rStyle w:val="CommentReference"/>
        </w:rPr>
        <w:annotationRef/>
      </w:r>
      <w:r>
        <w:t>It would be useful if you cite the figure sooner.  I read this about 4 times until I moved on and then said “ah…</w:t>
      </w:r>
      <w:proofErr w:type="gramStart"/>
      <w:r>
        <w:t>oh,  a</w:t>
      </w:r>
      <w:proofErr w:type="gramEnd"/>
      <w:r>
        <w:t xml:space="preserve"> figure, great”.  Then once I saw the figure it made sense</w:t>
      </w:r>
    </w:p>
  </w:comment>
  <w:comment w:id="36" w:author="Tim Essington [2]" w:date="2019-07-08T18:55:00Z" w:initials="TEE">
    <w:p w14:paraId="2BB516DC" w14:textId="24BB1F19" w:rsidR="002D6827" w:rsidRDefault="002D6827">
      <w:pPr>
        <w:pStyle w:val="CommentText"/>
      </w:pPr>
      <w:r>
        <w:rPr>
          <w:rStyle w:val="CommentReference"/>
        </w:rPr>
        <w:annotationRef/>
      </w:r>
      <w:r>
        <w:t xml:space="preserve">Why is this necessary in the current </w:t>
      </w:r>
      <w:proofErr w:type="gramStart"/>
      <w:r>
        <w:t>case.</w:t>
      </w:r>
      <w:proofErr w:type="gramEnd"/>
      <w:r>
        <w:t xml:space="preserve"> Is growth hereditary?</w:t>
      </w:r>
    </w:p>
  </w:comment>
  <w:comment w:id="35" w:author="Tim Essington [2]" w:date="2019-07-08T18:56:00Z" w:initials="TEE">
    <w:p w14:paraId="4516ACF2" w14:textId="49B4E61F" w:rsidR="002D6827" w:rsidRDefault="002D6827">
      <w:pPr>
        <w:pStyle w:val="CommentText"/>
      </w:pPr>
      <w:r>
        <w:rPr>
          <w:rStyle w:val="CommentReference"/>
        </w:rPr>
        <w:annotationRef/>
      </w:r>
      <w:r>
        <w:t>I think you need a stronger justification for this choice.  I suspect it is because you want to capture a handful of key processes, all of which are terribly hard to do analytically so an individual-based simulation is the best way</w:t>
      </w:r>
    </w:p>
  </w:comment>
  <w:comment w:id="40" w:author="Tim Essington [2]" w:date="2019-07-08T18:08:00Z" w:initials="TEE">
    <w:p w14:paraId="1B5ACAA2" w14:textId="242CA5AF" w:rsidR="002D6827" w:rsidRDefault="002D6827">
      <w:pPr>
        <w:pStyle w:val="CommentText"/>
      </w:pPr>
      <w:r>
        <w:rPr>
          <w:rStyle w:val="CommentReference"/>
        </w:rPr>
        <w:annotationRef/>
      </w:r>
      <w:r>
        <w:t xml:space="preserve">Did you put in covariance in the true k and </w:t>
      </w:r>
      <w:proofErr w:type="spellStart"/>
      <w:proofErr w:type="gramStart"/>
      <w:r>
        <w:t>Linf</w:t>
      </w:r>
      <w:proofErr w:type="spellEnd"/>
      <w:r>
        <w:t>.</w:t>
      </w:r>
      <w:proofErr w:type="gramEnd"/>
      <w:r>
        <w:t xml:space="preserve">  These will naturally be related (as </w:t>
      </w:r>
      <w:proofErr w:type="spellStart"/>
      <w:r>
        <w:t>Linf</w:t>
      </w:r>
      <w:proofErr w:type="spellEnd"/>
      <w:r>
        <w:t xml:space="preserve"> is based, in part, on k and also anabolic rate).  The usual way to do this is to define a q which is anabolic rate, and say that q is proportional to k to some power, plus some error of course.  Then </w:t>
      </w:r>
      <w:proofErr w:type="spellStart"/>
      <w:r>
        <w:t>Linf</w:t>
      </w:r>
      <w:proofErr w:type="spellEnd"/>
      <w:r>
        <w:t xml:space="preserve"> = q/k.  I can send you some papers on this.</w:t>
      </w:r>
    </w:p>
  </w:comment>
  <w:comment w:id="41" w:author="Tim Essington [2]" w:date="2019-07-08T18:10:00Z" w:initials="TEE">
    <w:p w14:paraId="25F2E1FE" w14:textId="3E6DAC60" w:rsidR="002D6827" w:rsidRDefault="002D6827">
      <w:pPr>
        <w:pStyle w:val="CommentText"/>
      </w:pPr>
      <w:r>
        <w:rPr>
          <w:rStyle w:val="CommentReference"/>
        </w:rPr>
        <w:annotationRef/>
      </w:r>
      <w:r>
        <w:t>I don’t’ follow this</w:t>
      </w:r>
    </w:p>
  </w:comment>
  <w:comment w:id="42" w:author="Tim Essington [2]" w:date="2019-07-08T18:13:00Z" w:initials="TEE">
    <w:p w14:paraId="4028DC97" w14:textId="7594C66A" w:rsidR="002D6827" w:rsidRDefault="002D6827">
      <w:pPr>
        <w:pStyle w:val="CommentText"/>
      </w:pPr>
      <w:r>
        <w:rPr>
          <w:rStyle w:val="CommentReference"/>
        </w:rPr>
        <w:annotationRef/>
      </w:r>
      <w:r>
        <w:t>This phrase seems out of place.</w:t>
      </w:r>
    </w:p>
  </w:comment>
  <w:comment w:id="50" w:author="Tim Essington [2]" w:date="2019-07-08T18:13:00Z" w:initials="TEE">
    <w:p w14:paraId="4784F95E" w14:textId="6D9D85EE" w:rsidR="002D6827" w:rsidRDefault="002D6827">
      <w:pPr>
        <w:pStyle w:val="CommentText"/>
      </w:pPr>
      <w:r>
        <w:rPr>
          <w:rStyle w:val="CommentReference"/>
        </w:rPr>
        <w:annotationRef/>
      </w:r>
      <w:r>
        <w:t>Longitude 0 to 50?</w:t>
      </w:r>
    </w:p>
  </w:comment>
  <w:comment w:id="44" w:author="Tim Essington [2]" w:date="2019-07-08T18:16:00Z" w:initials="TEE">
    <w:p w14:paraId="5E7B266A" w14:textId="05EA3F17" w:rsidR="002D6827" w:rsidRDefault="002D6827">
      <w:pPr>
        <w:pStyle w:val="CommentText"/>
      </w:pPr>
      <w:r>
        <w:rPr>
          <w:rStyle w:val="CommentReference"/>
        </w:rPr>
        <w:annotationRef/>
      </w:r>
      <w:r>
        <w:t xml:space="preserve">Throughout here, try to avoid words that have </w:t>
      </w:r>
      <w:proofErr w:type="spellStart"/>
      <w:r>
        <w:t>have</w:t>
      </w:r>
      <w:proofErr w:type="spellEnd"/>
      <w:r>
        <w:t xml:space="preserve"> to keep repeating, especially if they aren’t verbs. Also give the reader a bit of slack for being able to make some reasonable conclusions.  </w:t>
      </w:r>
    </w:p>
  </w:comment>
  <w:comment w:id="66" w:author="Tim Essington [2]" w:date="2019-07-08T18:18:00Z" w:initials="TEE">
    <w:p w14:paraId="46D9B0BC" w14:textId="448881D4" w:rsidR="002D6827" w:rsidRDefault="002D6827">
      <w:pPr>
        <w:pStyle w:val="CommentText"/>
      </w:pPr>
      <w:r>
        <w:rPr>
          <w:rStyle w:val="CommentReference"/>
        </w:rPr>
        <w:annotationRef/>
      </w:r>
      <w:r>
        <w:t>Keep this as parallel in structure as possible.</w:t>
      </w:r>
    </w:p>
  </w:comment>
  <w:comment w:id="71" w:author="Tim Essington [2]" w:date="2019-07-08T18:18:00Z" w:initials="TEE">
    <w:p w14:paraId="3E81703B" w14:textId="1101E2E2" w:rsidR="002D6827" w:rsidRDefault="002D6827">
      <w:pPr>
        <w:pStyle w:val="CommentText"/>
      </w:pPr>
      <w:r>
        <w:rPr>
          <w:rStyle w:val="CommentReference"/>
        </w:rPr>
        <w:annotationRef/>
      </w:r>
      <w:r>
        <w:t>What is the difference between having assigned vs. sampled?</w:t>
      </w:r>
    </w:p>
  </w:comment>
  <w:comment w:id="72" w:author="Trevor Branch" w:date="2019-07-17T16:41:00Z" w:initials="TB">
    <w:p w14:paraId="5097CD98" w14:textId="6D5F8436" w:rsidR="00B20E64" w:rsidRDefault="00B20E64">
      <w:pPr>
        <w:pStyle w:val="CommentText"/>
      </w:pPr>
      <w:r>
        <w:rPr>
          <w:rStyle w:val="CommentReference"/>
        </w:rPr>
        <w:annotationRef/>
      </w:r>
      <w:r>
        <w:t xml:space="preserve">Question for the entire simulation: seems that none of this includes fishing effects, which might differ smoothly along the gradient of the fish population (e.g. high in Alaska and low in CC or vice versa). Given the Rosa Lee phenomenon, this might bias the estimation of growth parameters in a way that would make it appear that there were spatial differences in growth. With an individual based </w:t>
      </w:r>
      <w:proofErr w:type="gramStart"/>
      <w:r>
        <w:t>model</w:t>
      </w:r>
      <w:proofErr w:type="gramEnd"/>
      <w:r>
        <w:t xml:space="preserve"> it would be easy to tease apart. </w:t>
      </w:r>
    </w:p>
  </w:comment>
  <w:comment w:id="73" w:author="mkapur" w:date="2019-09-23T13:30:00Z" w:initials="m">
    <w:p w14:paraId="6D9A2298" w14:textId="16F381A2" w:rsidR="00BF4218" w:rsidRDefault="00BF4218">
      <w:pPr>
        <w:pStyle w:val="CommentText"/>
      </w:pPr>
      <w:r>
        <w:rPr>
          <w:rStyle w:val="CommentReference"/>
        </w:rPr>
        <w:annotationRef/>
      </w:r>
      <w:r>
        <w:t xml:space="preserve">True—out of scope (what are F effects) but your concern on whether F is impacting the observed LAA for sablefish is </w:t>
      </w:r>
      <w:proofErr w:type="gramStart"/>
      <w:r>
        <w:t>valid, and</w:t>
      </w:r>
      <w:proofErr w:type="gramEnd"/>
      <w:r>
        <w:t xml:space="preserve"> addressed in discussion. We also address </w:t>
      </w:r>
      <w:proofErr w:type="spellStart"/>
      <w:r>
        <w:t>selex</w:t>
      </w:r>
      <w:proofErr w:type="spellEnd"/>
      <w:r>
        <w:t xml:space="preserve"> in new appx.</w:t>
      </w:r>
    </w:p>
  </w:comment>
  <w:comment w:id="75" w:author="Trevor Branch" w:date="2019-07-17T16:44:00Z" w:initials="TB">
    <w:p w14:paraId="2FF2FAAD" w14:textId="6F02C6D2" w:rsidR="00C322D8" w:rsidRDefault="00C322D8">
      <w:pPr>
        <w:pStyle w:val="CommentText"/>
      </w:pPr>
      <w:r>
        <w:rPr>
          <w:rStyle w:val="CommentReference"/>
        </w:rPr>
        <w:annotationRef/>
      </w:r>
      <w:r>
        <w:t xml:space="preserve">to the nearest 0.5 degree or what? Since the underlying data are continuous, this requires some mention of bin size in which to be correct. </w:t>
      </w:r>
    </w:p>
  </w:comment>
  <w:comment w:id="76" w:author="mkapur" w:date="2019-09-23T13:31:00Z" w:initials="m">
    <w:p w14:paraId="6CD9DF2B" w14:textId="1099687C" w:rsidR="000C350D" w:rsidRDefault="000C350D">
      <w:pPr>
        <w:pStyle w:val="CommentText"/>
      </w:pPr>
      <w:r>
        <w:rPr>
          <w:rStyle w:val="CommentReference"/>
        </w:rPr>
        <w:annotationRef/>
      </w:r>
      <w:r>
        <w:t>This is clarified above where we say rounded</w:t>
      </w:r>
    </w:p>
  </w:comment>
  <w:comment w:id="78" w:author="Trevor Branch" w:date="2019-07-17T16:47:00Z" w:initials="TB">
    <w:p w14:paraId="6A558FBD" w14:textId="1ED505E6" w:rsidR="00C322D8" w:rsidRDefault="00C322D8">
      <w:pPr>
        <w:pStyle w:val="CommentText"/>
      </w:pPr>
      <w:r>
        <w:rPr>
          <w:rStyle w:val="CommentReference"/>
        </w:rPr>
        <w:annotationRef/>
      </w:r>
      <w:r>
        <w:t xml:space="preserve">This topic sentence does not apply to the whole (very long) paragraph. Either reword the sentence or divide the paragraph into multiple chunks. </w:t>
      </w:r>
    </w:p>
  </w:comment>
  <w:comment w:id="86" w:author="Trevor Branch" w:date="2019-07-17T16:48:00Z" w:initials="TB">
    <w:p w14:paraId="4FD2484F" w14:textId="18757721" w:rsidR="00C322D8" w:rsidRDefault="00C322D8">
      <w:pPr>
        <w:pStyle w:val="CommentText"/>
      </w:pPr>
      <w:r>
        <w:rPr>
          <w:rStyle w:val="CommentReference"/>
        </w:rPr>
        <w:annotationRef/>
      </w:r>
      <w:r>
        <w:t xml:space="preserve">you would expect this in 95% of simulations given a t-test at alpha = 0.05. </w:t>
      </w:r>
    </w:p>
  </w:comment>
  <w:comment w:id="87" w:author="mkapur" w:date="2019-09-23T13:33:00Z" w:initials="m">
    <w:p w14:paraId="71A5A96A" w14:textId="5277F1E1" w:rsidR="00B64141" w:rsidRDefault="00B64141">
      <w:pPr>
        <w:pStyle w:val="CommentText"/>
      </w:pPr>
      <w:r>
        <w:rPr>
          <w:rStyle w:val="CommentReference"/>
        </w:rPr>
        <w:annotationRef/>
      </w:r>
      <w:r>
        <w:t>fair but this isn’t using a t test?</w:t>
      </w:r>
    </w:p>
  </w:comment>
  <w:comment w:id="88" w:author="Tim Essington [2]" w:date="2019-07-08T19:03:00Z" w:initials="TEE">
    <w:p w14:paraId="22A84C94" w14:textId="689F922B" w:rsidR="002D6827" w:rsidRDefault="002D6827">
      <w:pPr>
        <w:pStyle w:val="CommentText"/>
      </w:pPr>
      <w:r>
        <w:rPr>
          <w:rStyle w:val="CommentReference"/>
        </w:rPr>
        <w:annotationRef/>
      </w:r>
      <w:r>
        <w:t>It’s not particularly effective to list off statistics (e.g. percentages, and what not).  The reader has no anchor point to use these numbers usefully.  Rearranging to sell the point that STARS had issues will help a lot.</w:t>
      </w:r>
    </w:p>
  </w:comment>
  <w:comment w:id="93" w:author="Tim Essington [2]" w:date="2019-07-08T19:05:00Z" w:initials="TEE">
    <w:p w14:paraId="048C303F" w14:textId="35660CD9" w:rsidR="002D6827" w:rsidRDefault="002D6827">
      <w:pPr>
        <w:pStyle w:val="CommentText"/>
      </w:pPr>
      <w:r>
        <w:rPr>
          <w:rStyle w:val="CommentReference"/>
        </w:rPr>
        <w:annotationRef/>
      </w:r>
      <w:r>
        <w:t>???</w:t>
      </w:r>
    </w:p>
  </w:comment>
  <w:comment w:id="94" w:author="Trevor Branch" w:date="2019-07-17T16:50:00Z" w:initials="TB">
    <w:p w14:paraId="141D74B4" w14:textId="3E0F1037" w:rsidR="00634FD7" w:rsidRDefault="00634FD7">
      <w:pPr>
        <w:pStyle w:val="CommentText"/>
      </w:pPr>
      <w:r>
        <w:rPr>
          <w:rStyle w:val="CommentReference"/>
        </w:rPr>
        <w:annotationRef/>
      </w:r>
      <w:r>
        <w:t xml:space="preserve">much too long and too many ideas in this paragraph. One idea per para. </w:t>
      </w:r>
    </w:p>
  </w:comment>
  <w:comment w:id="95" w:author="Trevor Branch" w:date="2019-07-17T16:50:00Z" w:initials="TB">
    <w:p w14:paraId="69641A5A" w14:textId="21037675" w:rsidR="00634FD7" w:rsidRDefault="00634FD7">
      <w:pPr>
        <w:pStyle w:val="CommentText"/>
      </w:pPr>
      <w:bookmarkStart w:id="96" w:name="_Hlk20138245"/>
      <w:r>
        <w:rPr>
          <w:rStyle w:val="CommentReference"/>
        </w:rPr>
        <w:annotationRef/>
      </w:r>
      <w:r>
        <w:t xml:space="preserve">this is a major issue, suggesting that data sampling gives the result rather than true underlying growth differences. Should be flagged in the abstract. </w:t>
      </w:r>
    </w:p>
    <w:bookmarkEnd w:id="96"/>
  </w:comment>
  <w:comment w:id="116" w:author="Tim Essington [2]" w:date="2019-07-08T19:12:00Z" w:initials="TEE">
    <w:p w14:paraId="0F437FB5" w14:textId="21759AE9" w:rsidR="002D6827" w:rsidRDefault="002D6827">
      <w:pPr>
        <w:pStyle w:val="CommentText"/>
      </w:pPr>
      <w:r>
        <w:rPr>
          <w:rStyle w:val="CommentReference"/>
        </w:rPr>
        <w:annotationRef/>
      </w:r>
      <w:bookmarkStart w:id="117" w:name="_GoBack"/>
      <w:bookmarkEnd w:id="117"/>
      <w:r>
        <w:t>I don’t see any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03CB09" w15:done="1"/>
  <w15:commentEx w15:paraId="6283C78A" w15:done="1"/>
  <w15:commentEx w15:paraId="2F0D8808" w15:done="1"/>
  <w15:commentEx w15:paraId="5736A13B" w15:done="1"/>
  <w15:commentEx w15:paraId="5E7D535F" w15:done="1"/>
  <w15:commentEx w15:paraId="20178B71" w15:done="1"/>
  <w15:commentEx w15:paraId="6AA93079" w15:done="1"/>
  <w15:commentEx w15:paraId="686BBF92" w15:done="1"/>
  <w15:commentEx w15:paraId="4A447C0A" w15:done="1"/>
  <w15:commentEx w15:paraId="2BB516DC" w15:done="1"/>
  <w15:commentEx w15:paraId="4516ACF2" w15:done="1"/>
  <w15:commentEx w15:paraId="1B5ACAA2" w15:done="0"/>
  <w15:commentEx w15:paraId="25F2E1FE" w15:done="1"/>
  <w15:commentEx w15:paraId="4028DC97" w15:done="1"/>
  <w15:commentEx w15:paraId="4784F95E" w15:done="1"/>
  <w15:commentEx w15:paraId="5E7B266A" w15:done="1"/>
  <w15:commentEx w15:paraId="46D9B0BC" w15:done="1"/>
  <w15:commentEx w15:paraId="3E81703B" w15:done="1"/>
  <w15:commentEx w15:paraId="5097CD98" w15:done="0"/>
  <w15:commentEx w15:paraId="6D9A2298" w15:paraIdParent="5097CD98" w15:done="0"/>
  <w15:commentEx w15:paraId="2FF2FAAD" w15:done="0"/>
  <w15:commentEx w15:paraId="6CD9DF2B" w15:paraIdParent="2FF2FAAD" w15:done="0"/>
  <w15:commentEx w15:paraId="6A558FBD" w15:done="0"/>
  <w15:commentEx w15:paraId="4FD2484F" w15:done="1"/>
  <w15:commentEx w15:paraId="71A5A96A" w15:paraIdParent="4FD2484F" w15:done="1"/>
  <w15:commentEx w15:paraId="22A84C94" w15:done="1"/>
  <w15:commentEx w15:paraId="048C303F" w15:done="1"/>
  <w15:commentEx w15:paraId="141D74B4" w15:done="1"/>
  <w15:commentEx w15:paraId="69641A5A" w15:done="0"/>
  <w15:commentEx w15:paraId="0F437F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03CB09" w16cid:durableId="20CDF23B"/>
  <w16cid:commentId w16cid:paraId="6283C78A" w16cid:durableId="20CDF2BD"/>
  <w16cid:commentId w16cid:paraId="2F0D8808" w16cid:durableId="20CDF30F"/>
  <w16cid:commentId w16cid:paraId="5736A13B" w16cid:durableId="20CDF36A"/>
  <w16cid:commentId w16cid:paraId="5E7D535F" w16cid:durableId="21334485"/>
  <w16cid:commentId w16cid:paraId="20178B71" w16cid:durableId="21334486"/>
  <w16cid:commentId w16cid:paraId="6AA93079" w16cid:durableId="21334487"/>
  <w16cid:commentId w16cid:paraId="686BBF92" w16cid:durableId="21334488"/>
  <w16cid:commentId w16cid:paraId="4A447C0A" w16cid:durableId="20CE049E"/>
  <w16cid:commentId w16cid:paraId="2BB516DC" w16cid:durableId="20CE102B"/>
  <w16cid:commentId w16cid:paraId="4516ACF2" w16cid:durableId="20CE1051"/>
  <w16cid:commentId w16cid:paraId="1B5ACAA2" w16cid:durableId="20CE0505"/>
  <w16cid:commentId w16cid:paraId="25F2E1FE" w16cid:durableId="20CE057D"/>
  <w16cid:commentId w16cid:paraId="4028DC97" w16cid:durableId="20CE0633"/>
  <w16cid:commentId w16cid:paraId="4784F95E" w16cid:durableId="20CE0660"/>
  <w16cid:commentId w16cid:paraId="5E7B266A" w16cid:durableId="20CE070A"/>
  <w16cid:commentId w16cid:paraId="46D9B0BC" w16cid:durableId="20CE077E"/>
  <w16cid:commentId w16cid:paraId="3E81703B" w16cid:durableId="20CE075B"/>
  <w16cid:commentId w16cid:paraId="5097CD98" w16cid:durableId="21334493"/>
  <w16cid:commentId w16cid:paraId="6D9A2298" w16cid:durableId="21334793"/>
  <w16cid:commentId w16cid:paraId="2FF2FAAD" w16cid:durableId="21334494"/>
  <w16cid:commentId w16cid:paraId="6CD9DF2B" w16cid:durableId="213347B2"/>
  <w16cid:commentId w16cid:paraId="6A558FBD" w16cid:durableId="21334495"/>
  <w16cid:commentId w16cid:paraId="4FD2484F" w16cid:durableId="21334496"/>
  <w16cid:commentId w16cid:paraId="71A5A96A" w16cid:durableId="2133482F"/>
  <w16cid:commentId w16cid:paraId="22A84C94" w16cid:durableId="20CE11EA"/>
  <w16cid:commentId w16cid:paraId="048C303F" w16cid:durableId="20CE1277"/>
  <w16cid:commentId w16cid:paraId="141D74B4" w16cid:durableId="21334499"/>
  <w16cid:commentId w16cid:paraId="69641A5A" w16cid:durableId="2133449A"/>
  <w16cid:commentId w16cid:paraId="0F437FB5" w16cid:durableId="20CE14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E0CDD" w14:textId="77777777" w:rsidR="001F13B7" w:rsidRDefault="001F13B7" w:rsidP="00F50131">
      <w:pPr>
        <w:spacing w:after="0" w:line="240" w:lineRule="auto"/>
      </w:pPr>
      <w:r>
        <w:separator/>
      </w:r>
    </w:p>
  </w:endnote>
  <w:endnote w:type="continuationSeparator" w:id="0">
    <w:p w14:paraId="5022AC46" w14:textId="77777777" w:rsidR="001F13B7" w:rsidRDefault="001F13B7"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58E4240D" w:rsidR="002D6827" w:rsidRDefault="002D6827">
        <w:pPr>
          <w:pStyle w:val="Footer"/>
          <w:jc w:val="right"/>
        </w:pPr>
        <w:r>
          <w:fldChar w:fldCharType="begin"/>
        </w:r>
        <w:r>
          <w:instrText xml:space="preserve"> PAGE   \* MERGEFORMAT </w:instrText>
        </w:r>
        <w:r>
          <w:fldChar w:fldCharType="separate"/>
        </w:r>
        <w:r w:rsidR="00E26AC8">
          <w:rPr>
            <w:noProof/>
          </w:rPr>
          <w:t>15</w:t>
        </w:r>
        <w:r>
          <w:rPr>
            <w:noProof/>
          </w:rPr>
          <w:fldChar w:fldCharType="end"/>
        </w:r>
      </w:p>
    </w:sdtContent>
  </w:sdt>
  <w:p w14:paraId="01996BCC" w14:textId="77777777" w:rsidR="002D6827" w:rsidRDefault="002D68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51060FAA" w:rsidR="002D6827" w:rsidRDefault="002D6827">
    <w:pPr>
      <w:pStyle w:val="Footer"/>
      <w:jc w:val="right"/>
    </w:pPr>
    <w:r>
      <w:fldChar w:fldCharType="begin"/>
    </w:r>
    <w:r>
      <w:instrText xml:space="preserve"> PAGE   \* MERGEFORMAT </w:instrText>
    </w:r>
    <w:r>
      <w:fldChar w:fldCharType="separate"/>
    </w:r>
    <w:r w:rsidR="00E26AC8">
      <w:rPr>
        <w:noProof/>
      </w:rPr>
      <w:t>21</w:t>
    </w:r>
    <w:r>
      <w:rPr>
        <w:noProof/>
      </w:rPr>
      <w:fldChar w:fldCharType="end"/>
    </w:r>
  </w:p>
  <w:p w14:paraId="2D8C35D5" w14:textId="77777777" w:rsidR="002D6827" w:rsidRDefault="002D68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63ED0455" w:rsidR="002D6827" w:rsidRDefault="002D6827">
        <w:pPr>
          <w:pStyle w:val="Footer"/>
          <w:jc w:val="right"/>
        </w:pPr>
        <w:r>
          <w:fldChar w:fldCharType="begin"/>
        </w:r>
        <w:r>
          <w:instrText xml:space="preserve"> PAGE   \* MERGEFORMAT </w:instrText>
        </w:r>
        <w:r>
          <w:fldChar w:fldCharType="separate"/>
        </w:r>
        <w:r w:rsidR="00E26AC8">
          <w:rPr>
            <w:noProof/>
          </w:rPr>
          <w:t>31</w:t>
        </w:r>
        <w:r>
          <w:rPr>
            <w:noProof/>
          </w:rPr>
          <w:fldChar w:fldCharType="end"/>
        </w:r>
      </w:p>
    </w:sdtContent>
  </w:sdt>
  <w:p w14:paraId="2B193F6F" w14:textId="77777777" w:rsidR="002D6827" w:rsidRDefault="002D6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40AE5" w14:textId="77777777" w:rsidR="001F13B7" w:rsidRDefault="001F13B7" w:rsidP="00F50131">
      <w:pPr>
        <w:spacing w:after="0" w:line="240" w:lineRule="auto"/>
      </w:pPr>
      <w:r>
        <w:separator/>
      </w:r>
    </w:p>
  </w:footnote>
  <w:footnote w:type="continuationSeparator" w:id="0">
    <w:p w14:paraId="28A3F089" w14:textId="77777777" w:rsidR="001F13B7" w:rsidRDefault="001F13B7"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evor Branch">
    <w15:presenceInfo w15:providerId="None" w15:userId="Trevor Branch"/>
  </w15:person>
  <w15:person w15:author="Tim Essington">
    <w15:presenceInfo w15:providerId="AD" w15:userId="S::essing@uw.edu::9688509c-e771-4867-a196-0dbe1c33947e"/>
  </w15:person>
  <w15:person w15:author="Tim Essington [2]">
    <w15:presenceInfo w15:providerId="None" w15:userId="Tim Essington"/>
  </w15:person>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351"/>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95171"/>
    <w:rsid w:val="000A10CF"/>
    <w:rsid w:val="000A21DA"/>
    <w:rsid w:val="000A2704"/>
    <w:rsid w:val="000A40D5"/>
    <w:rsid w:val="000A4F0B"/>
    <w:rsid w:val="000B0FA0"/>
    <w:rsid w:val="000B1158"/>
    <w:rsid w:val="000B4A0E"/>
    <w:rsid w:val="000B4A54"/>
    <w:rsid w:val="000B4B1F"/>
    <w:rsid w:val="000B5124"/>
    <w:rsid w:val="000B5B55"/>
    <w:rsid w:val="000B644F"/>
    <w:rsid w:val="000B69FD"/>
    <w:rsid w:val="000C10D1"/>
    <w:rsid w:val="000C1BF2"/>
    <w:rsid w:val="000C1CD9"/>
    <w:rsid w:val="000C2205"/>
    <w:rsid w:val="000C31F1"/>
    <w:rsid w:val="000C350D"/>
    <w:rsid w:val="000C47E4"/>
    <w:rsid w:val="000C6B26"/>
    <w:rsid w:val="000C6E8A"/>
    <w:rsid w:val="000D2048"/>
    <w:rsid w:val="000D255D"/>
    <w:rsid w:val="000D36AA"/>
    <w:rsid w:val="000D42C3"/>
    <w:rsid w:val="000E082B"/>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6730"/>
    <w:rsid w:val="0014780A"/>
    <w:rsid w:val="00147E3F"/>
    <w:rsid w:val="001523D4"/>
    <w:rsid w:val="001545FB"/>
    <w:rsid w:val="00160DD0"/>
    <w:rsid w:val="00161E13"/>
    <w:rsid w:val="0016210F"/>
    <w:rsid w:val="0016320C"/>
    <w:rsid w:val="00163329"/>
    <w:rsid w:val="001645EA"/>
    <w:rsid w:val="00164BDA"/>
    <w:rsid w:val="0017234B"/>
    <w:rsid w:val="001770D8"/>
    <w:rsid w:val="00180970"/>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2D8D"/>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13B7"/>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41803"/>
    <w:rsid w:val="002458FC"/>
    <w:rsid w:val="00246216"/>
    <w:rsid w:val="00246B09"/>
    <w:rsid w:val="00247925"/>
    <w:rsid w:val="00247F68"/>
    <w:rsid w:val="00250DF2"/>
    <w:rsid w:val="00250F98"/>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A98"/>
    <w:rsid w:val="002B3C33"/>
    <w:rsid w:val="002B485F"/>
    <w:rsid w:val="002B5E6B"/>
    <w:rsid w:val="002B6126"/>
    <w:rsid w:val="002B7190"/>
    <w:rsid w:val="002B78B9"/>
    <w:rsid w:val="002C0447"/>
    <w:rsid w:val="002C19CF"/>
    <w:rsid w:val="002C350B"/>
    <w:rsid w:val="002C6B59"/>
    <w:rsid w:val="002C6E0C"/>
    <w:rsid w:val="002D1062"/>
    <w:rsid w:val="002D1135"/>
    <w:rsid w:val="002D152E"/>
    <w:rsid w:val="002D188C"/>
    <w:rsid w:val="002D2153"/>
    <w:rsid w:val="002D4639"/>
    <w:rsid w:val="002D6827"/>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37AC"/>
    <w:rsid w:val="00375D00"/>
    <w:rsid w:val="003767BF"/>
    <w:rsid w:val="00377CE3"/>
    <w:rsid w:val="003806D1"/>
    <w:rsid w:val="00381271"/>
    <w:rsid w:val="00381D2A"/>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71BD5"/>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046A"/>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4934"/>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9C5"/>
    <w:rsid w:val="00527F2F"/>
    <w:rsid w:val="00531519"/>
    <w:rsid w:val="00533635"/>
    <w:rsid w:val="005359CF"/>
    <w:rsid w:val="005377B8"/>
    <w:rsid w:val="005400EE"/>
    <w:rsid w:val="00540318"/>
    <w:rsid w:val="00541DEF"/>
    <w:rsid w:val="00542B76"/>
    <w:rsid w:val="005430FD"/>
    <w:rsid w:val="005443E0"/>
    <w:rsid w:val="005453B8"/>
    <w:rsid w:val="00546272"/>
    <w:rsid w:val="0054799E"/>
    <w:rsid w:val="005514B8"/>
    <w:rsid w:val="00551B60"/>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0AE3"/>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4FD7"/>
    <w:rsid w:val="0063752C"/>
    <w:rsid w:val="00637DFE"/>
    <w:rsid w:val="0064248E"/>
    <w:rsid w:val="00642D5E"/>
    <w:rsid w:val="00642E3F"/>
    <w:rsid w:val="00646FE0"/>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4E17"/>
    <w:rsid w:val="006D560E"/>
    <w:rsid w:val="006D5924"/>
    <w:rsid w:val="006D6090"/>
    <w:rsid w:val="006D6165"/>
    <w:rsid w:val="006E0EB2"/>
    <w:rsid w:val="006E2C2C"/>
    <w:rsid w:val="006E4709"/>
    <w:rsid w:val="006E7F19"/>
    <w:rsid w:val="006F1452"/>
    <w:rsid w:val="006F249A"/>
    <w:rsid w:val="006F3528"/>
    <w:rsid w:val="00702273"/>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2B35"/>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454"/>
    <w:rsid w:val="0089790E"/>
    <w:rsid w:val="008A1441"/>
    <w:rsid w:val="008A32E0"/>
    <w:rsid w:val="008A4098"/>
    <w:rsid w:val="008A53BD"/>
    <w:rsid w:val="008A56ED"/>
    <w:rsid w:val="008A590F"/>
    <w:rsid w:val="008A62AE"/>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0A4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744"/>
    <w:rsid w:val="009A39C5"/>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4A4C"/>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740"/>
    <w:rsid w:val="00B00F21"/>
    <w:rsid w:val="00B0174F"/>
    <w:rsid w:val="00B0287C"/>
    <w:rsid w:val="00B03F3F"/>
    <w:rsid w:val="00B04E49"/>
    <w:rsid w:val="00B06507"/>
    <w:rsid w:val="00B06C3A"/>
    <w:rsid w:val="00B07A6F"/>
    <w:rsid w:val="00B10712"/>
    <w:rsid w:val="00B11828"/>
    <w:rsid w:val="00B11A55"/>
    <w:rsid w:val="00B1327B"/>
    <w:rsid w:val="00B1424C"/>
    <w:rsid w:val="00B14696"/>
    <w:rsid w:val="00B16544"/>
    <w:rsid w:val="00B16645"/>
    <w:rsid w:val="00B16E31"/>
    <w:rsid w:val="00B17CAE"/>
    <w:rsid w:val="00B17EFA"/>
    <w:rsid w:val="00B20E64"/>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89A"/>
    <w:rsid w:val="00B4245B"/>
    <w:rsid w:val="00B4317E"/>
    <w:rsid w:val="00B43B37"/>
    <w:rsid w:val="00B43EA8"/>
    <w:rsid w:val="00B44652"/>
    <w:rsid w:val="00B44E89"/>
    <w:rsid w:val="00B4644F"/>
    <w:rsid w:val="00B46C34"/>
    <w:rsid w:val="00B520E8"/>
    <w:rsid w:val="00B52B30"/>
    <w:rsid w:val="00B53149"/>
    <w:rsid w:val="00B53A85"/>
    <w:rsid w:val="00B54EDD"/>
    <w:rsid w:val="00B561EA"/>
    <w:rsid w:val="00B566C3"/>
    <w:rsid w:val="00B5675D"/>
    <w:rsid w:val="00B56DC4"/>
    <w:rsid w:val="00B60E76"/>
    <w:rsid w:val="00B614FB"/>
    <w:rsid w:val="00B61E81"/>
    <w:rsid w:val="00B6218A"/>
    <w:rsid w:val="00B62684"/>
    <w:rsid w:val="00B62B5E"/>
    <w:rsid w:val="00B64141"/>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32A"/>
    <w:rsid w:val="00BF14AE"/>
    <w:rsid w:val="00BF222D"/>
    <w:rsid w:val="00BF33B8"/>
    <w:rsid w:val="00BF3A89"/>
    <w:rsid w:val="00BF4218"/>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22D8"/>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1E81"/>
    <w:rsid w:val="00CA2D51"/>
    <w:rsid w:val="00CA2D55"/>
    <w:rsid w:val="00CA48E9"/>
    <w:rsid w:val="00CA52C0"/>
    <w:rsid w:val="00CA5BFA"/>
    <w:rsid w:val="00CA78EC"/>
    <w:rsid w:val="00CB133C"/>
    <w:rsid w:val="00CB15E0"/>
    <w:rsid w:val="00CB267E"/>
    <w:rsid w:val="00CB7373"/>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0DEF"/>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319D"/>
    <w:rsid w:val="00D873DD"/>
    <w:rsid w:val="00D87B6B"/>
    <w:rsid w:val="00D90467"/>
    <w:rsid w:val="00D91843"/>
    <w:rsid w:val="00D94719"/>
    <w:rsid w:val="00D949F9"/>
    <w:rsid w:val="00D965FB"/>
    <w:rsid w:val="00D9693B"/>
    <w:rsid w:val="00DA0B59"/>
    <w:rsid w:val="00DA25A6"/>
    <w:rsid w:val="00DA2612"/>
    <w:rsid w:val="00DA564E"/>
    <w:rsid w:val="00DA6257"/>
    <w:rsid w:val="00DB1412"/>
    <w:rsid w:val="00DB1D12"/>
    <w:rsid w:val="00DB20FC"/>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3720"/>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6AC8"/>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46EE7"/>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1B98"/>
    <w:rsid w:val="00ED2D34"/>
    <w:rsid w:val="00ED2D44"/>
    <w:rsid w:val="00ED788B"/>
    <w:rsid w:val="00EE0A09"/>
    <w:rsid w:val="00EE0A9B"/>
    <w:rsid w:val="00EE22ED"/>
    <w:rsid w:val="00EE33E5"/>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4DDF"/>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A454D"/>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apurm@uw.edu"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B4B0B-9727-4E01-A7E9-7ADAAF9FC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31</Pages>
  <Words>39528</Words>
  <Characters>217804</Characters>
  <Application>Microsoft Office Word</Application>
  <DocSecurity>0</DocSecurity>
  <Lines>8377</Lines>
  <Paragraphs>4020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mkapur</cp:lastModifiedBy>
  <cp:revision>10</cp:revision>
  <cp:lastPrinted>2019-05-20T17:47:00Z</cp:lastPrinted>
  <dcterms:created xsi:type="dcterms:W3CDTF">2019-07-09T00:10:00Z</dcterms:created>
  <dcterms:modified xsi:type="dcterms:W3CDTF">2019-09-23T20:57:00Z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