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58AA4812" w:rsidR="0084205B" w:rsidRDefault="0084205B" w:rsidP="00161E13">
      <w:pPr>
        <w:pStyle w:val="Title"/>
        <w:spacing w:after="0" w:line="240" w:lineRule="auto"/>
      </w:pPr>
      <w:bookmarkStart w:id="0" w:name="_Hlk2088139"/>
      <w:r>
        <w:t>Data driven approach reveals oceanographic features delineate growth zonation in NE pacific sablefish</w:t>
      </w:r>
    </w:p>
    <w:p w14:paraId="179BC0BE" w14:textId="77777777" w:rsidR="00AD45C5" w:rsidRPr="00AD45C5" w:rsidRDefault="00AD45C5" w:rsidP="00AD45C5"/>
    <w:p w14:paraId="146DD023" w14:textId="0D0CF35F" w:rsidR="00F502D0" w:rsidRDefault="00F502D0" w:rsidP="00161E13">
      <w:pPr>
        <w:spacing w:after="0" w:line="240" w:lineRule="auto"/>
      </w:pPr>
      <w:r w:rsidRPr="0010075F">
        <w:t xml:space="preserve">Kapur, M., </w:t>
      </w:r>
      <w:proofErr w:type="spellStart"/>
      <w:r w:rsidRPr="0010075F">
        <w:t>Haltuch</w:t>
      </w:r>
      <w:proofErr w:type="spellEnd"/>
      <w:r w:rsidRPr="0010075F">
        <w:t xml:space="preserve">, M., </w:t>
      </w:r>
      <w:r w:rsidR="002758E0" w:rsidRPr="0010075F">
        <w:t xml:space="preserve">Koontz, E., </w:t>
      </w:r>
      <w:r w:rsidR="004A6F3D">
        <w:rPr>
          <w:color w:val="222222"/>
          <w:shd w:val="clear" w:color="auto" w:fill="FFFFFF"/>
        </w:rPr>
        <w:t xml:space="preserve">[others] </w:t>
      </w:r>
      <w:r w:rsidRPr="0010075F">
        <w:t>Punt, A.</w:t>
      </w:r>
    </w:p>
    <w:p w14:paraId="4C37DF5F" w14:textId="77777777" w:rsidR="00AD45C5" w:rsidRPr="004906F5" w:rsidRDefault="00AD45C5" w:rsidP="00161E13">
      <w:pPr>
        <w:spacing w:after="0" w:line="240" w:lineRule="auto"/>
      </w:pPr>
    </w:p>
    <w:p w14:paraId="53D67B4C" w14:textId="2DAF890B" w:rsidR="00F502D0" w:rsidRDefault="00F502D0" w:rsidP="00161E13">
      <w:pPr>
        <w:spacing w:after="0" w:line="240" w:lineRule="auto"/>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proofErr w:type="spellStart"/>
      <w:r w:rsidR="00161E13">
        <w:t>spatio</w:t>
      </w:r>
      <w:proofErr w:type="spellEnd"/>
      <w:r w:rsidR="00161E13">
        <w:t>-temporal</w:t>
      </w:r>
      <w:r w:rsidRPr="004906F5">
        <w:t xml:space="preserve"> </w:t>
      </w:r>
    </w:p>
    <w:p w14:paraId="384714B4" w14:textId="77777777" w:rsidR="00161E13" w:rsidRDefault="00161E13" w:rsidP="00161E13"/>
    <w:p w14:paraId="6644EF5E" w14:textId="1B44C505" w:rsidR="00F502D0" w:rsidRDefault="00F502D0" w:rsidP="00161E13">
      <w:pPr>
        <w:pStyle w:val="Heading1"/>
        <w:spacing w:after="0" w:line="240" w:lineRule="auto"/>
      </w:pPr>
      <w:r>
        <w:t>Abstract</w:t>
      </w:r>
    </w:p>
    <w:bookmarkEnd w:id="0"/>
    <w:p w14:paraId="0E0DCB3D" w14:textId="0A171F23" w:rsidR="00924E93" w:rsidRDefault="00924E93" w:rsidP="001B618E">
      <w:pPr>
        <w:spacing w:after="0" w:line="240" w:lineRule="auto"/>
        <w:rPr>
          <w:rFonts w:cstheme="minorHAnsi"/>
          <w:iCs/>
        </w:rPr>
      </w:pPr>
      <w:r>
        <w:rPr>
          <w:rFonts w:cstheme="minorHAnsi"/>
        </w:rPr>
        <w:t>Renewed interest in the estimation of spatial and temporal variation</w:t>
      </w:r>
      <w:r w:rsidR="00B10712" w:rsidRPr="00B10712">
        <w:rPr>
          <w:rFonts w:cstheme="minorHAnsi"/>
        </w:rPr>
        <w:t xml:space="preserve"> </w:t>
      </w:r>
      <w:r w:rsidR="00B10712">
        <w:rPr>
          <w:rFonts w:cstheme="minorHAnsi"/>
        </w:rPr>
        <w:t>traits, such as</w:t>
      </w:r>
      <w:r>
        <w:rPr>
          <w:rFonts w:cstheme="minorHAnsi"/>
        </w:rPr>
        <w:t xml:space="preserve"> fish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data-driven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w:t>
      </w:r>
      <w:r w:rsidR="00B10712" w:rsidRPr="00A27977">
        <w:rPr>
          <w:rFonts w:cstheme="minorHAnsi"/>
        </w:rPr>
        <w:t xml:space="preserve">breakpoints </w:t>
      </w:r>
      <w:r>
        <w:rPr>
          <w:rFonts w:cstheme="minorHAnsi"/>
        </w:rPr>
        <w:t xml:space="preserve">in fish length-at-age. We use </w:t>
      </w:r>
      <w:r>
        <w:rPr>
          <w:rFonts w:cstheme="minorHAnsi"/>
          <w:iCs/>
        </w:rPr>
        <w:t xml:space="preserve">simulation testing to quantify the robustness of the method </w:t>
      </w:r>
      <w:r w:rsidR="00827AF5">
        <w:rPr>
          <w:rFonts w:cstheme="minorHAnsi"/>
          <w:iCs/>
        </w:rPr>
        <w:t>across a variety of synthetic, stratified age and length datasets</w:t>
      </w:r>
      <w:r>
        <w:rPr>
          <w:rFonts w:cstheme="minorHAnsi"/>
          <w:iCs/>
        </w:rPr>
        <w:t>, and then apply it to survey data for Northeast (NE)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DF580A">
        <w:rPr>
          <w:rFonts w:cstheme="minorHAnsi"/>
          <w:iCs/>
        </w:rPr>
        <w:t>variegated</w:t>
      </w:r>
      <w:r w:rsidR="007C0AAA">
        <w:rPr>
          <w:rFonts w:cstheme="minorHAnsi"/>
          <w:iCs/>
        </w:rPr>
        <w:t xml:space="preserve"> growth data, including strict boundaries, overlapping zones and changes at the extreme of the range</w:t>
      </w:r>
      <w:r w:rsidR="005D7596">
        <w:rPr>
          <w:rFonts w:cstheme="minorHAnsi"/>
          <w:iCs/>
        </w:rPr>
        <w:t xml:space="preserve">. </w:t>
      </w:r>
      <w:r>
        <w:rPr>
          <w:rFonts w:cstheme="minorHAnsi"/>
          <w:iCs/>
        </w:rPr>
        <w:t>Results indicate that NE Pacific sablefish length-at-age increases with latitude, which is consistent with work from the western United States</w:t>
      </w:r>
      <w:r w:rsidR="007C0AAA">
        <w:rPr>
          <w:rFonts w:cstheme="minorHAnsi"/>
          <w:iCs/>
        </w:rPr>
        <w:t xml:space="preserve">, with </w:t>
      </w:r>
      <w:r w:rsidR="005D7596">
        <w:rPr>
          <w:rFonts w:cstheme="minorHAnsi"/>
          <w:iCs/>
        </w:rPr>
        <w:t xml:space="preserve">model-detected </w:t>
      </w:r>
      <w:r w:rsidR="007C0AAA">
        <w:rPr>
          <w:rFonts w:cstheme="minorHAnsi"/>
          <w:iCs/>
        </w:rPr>
        <w:t>spatial breakpoints corresponding to major oceanographic features</w:t>
      </w:r>
      <w:r w:rsidR="000C10D1">
        <w:rPr>
          <w:rFonts w:cstheme="minorHAnsi"/>
          <w:iCs/>
        </w:rPr>
        <w:t>.</w:t>
      </w:r>
      <w:r>
        <w:rPr>
          <w:rFonts w:cstheme="minorHAnsi"/>
          <w:iCs/>
        </w:rPr>
        <w:t xml:space="preserve"> This method has the potential to improve detection of large-scale spatial patterns in fish growth, and aid in the development of spatially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1B618E">
      <w:pPr>
        <w:spacing w:after="0" w:line="240" w:lineRule="auto"/>
        <w:rPr>
          <w:rFonts w:cstheme="minorHAnsi"/>
          <w:iCs/>
        </w:rPr>
        <w:sectPr w:rsidR="00924E93">
          <w:footerReference w:type="default" r:id="rId8"/>
          <w:pgSz w:w="12240" w:h="15840"/>
          <w:pgMar w:top="1440" w:right="1440" w:bottom="1440" w:left="1440" w:header="720" w:footer="720" w:gutter="0"/>
          <w:lnNumType w:countBy="1" w:restart="continuous"/>
          <w:cols w:space="720"/>
        </w:sectPr>
      </w:pPr>
    </w:p>
    <w:p w14:paraId="7A0A3BE6" w14:textId="4E41D4AC" w:rsidR="00F502D0" w:rsidRPr="004906F5" w:rsidRDefault="0023745F" w:rsidP="001B618E">
      <w:pPr>
        <w:pStyle w:val="Heading1"/>
        <w:spacing w:before="240" w:after="0" w:line="240" w:lineRule="auto"/>
      </w:pPr>
      <w:r>
        <w:lastRenderedPageBreak/>
        <w:t xml:space="preserve">1 </w:t>
      </w:r>
      <w:r w:rsidR="00F502D0" w:rsidRPr="004906F5">
        <w:t>Introduction</w:t>
      </w:r>
    </w:p>
    <w:p w14:paraId="1AE5C16B" w14:textId="77777777" w:rsidR="00C240B4" w:rsidRPr="009D5078" w:rsidRDefault="00C240B4" w:rsidP="001B618E">
      <w:pPr>
        <w:spacing w:after="0" w:line="240" w:lineRule="auto"/>
        <w:ind w:firstLine="360"/>
      </w:pPr>
    </w:p>
    <w:p w14:paraId="59B55C1D" w14:textId="5F65BBE6" w:rsidR="00C240B4" w:rsidRPr="001142BC" w:rsidRDefault="00724656" w:rsidP="001B618E">
      <w:pPr>
        <w:pStyle w:val="CommentText"/>
        <w:spacing w:after="0"/>
        <w:rPr>
          <w:sz w:val="24"/>
          <w:szCs w:val="24"/>
        </w:rPr>
      </w:pPr>
      <w:r w:rsidRPr="001142BC">
        <w:rPr>
          <w:sz w:val="24"/>
          <w:szCs w:val="24"/>
        </w:rPr>
        <w:t xml:space="preserve">Fish populations can display spatial patterns in their population traits which often do not match the scale of management </w:t>
      </w:r>
      <w:r w:rsidR="00CA48E9">
        <w:rPr>
          <w:sz w:val="24"/>
          <w:szCs w:val="24"/>
        </w:rPr>
        <w:fldChar w:fldCharType="begin" w:fldLock="1"/>
      </w:r>
      <w:r w:rsidR="002E5AEF">
        <w:rPr>
          <w:sz w:val="24"/>
          <w:szCs w:val="24"/>
        </w:rPr>
        <w: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Research","id":"ITEM-1","issued":{"date-parts":[["2019"]]},"title":"Spatial stock assessment methods: A viewpoint on current issues and assumptions","type":"article-journal"},"uris":["http://www.mendeley.com/documents/?uuid=9c71f35b-24f4-4589-be48-319a0dd978b9"]},{"id":"ITEM-2","itemData":{"DOI":"10.1139/cjfas-2016-0277","ISSN":"0706-652X","abstract":"This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instrText>
      </w:r>
      <w:r w:rsidR="00CA48E9">
        <w:rPr>
          <w:sz w:val="24"/>
          <w:szCs w:val="24"/>
        </w:rPr>
        <w:fldChar w:fldCharType="separate"/>
      </w:r>
      <w:r w:rsidR="009364BC" w:rsidRPr="009364BC">
        <w:rPr>
          <w:noProof/>
          <w:sz w:val="24"/>
          <w:szCs w:val="24"/>
        </w:rPr>
        <w:t>(Denson et al., 2017; Punt, 2019)</w:t>
      </w:r>
      <w:r w:rsidR="00CA48E9">
        <w:rPr>
          <w:sz w:val="24"/>
          <w:szCs w:val="24"/>
        </w:rPr>
        <w:fldChar w:fldCharType="end"/>
      </w:r>
      <w:r w:rsidR="00CA48E9">
        <w:rPr>
          <w:sz w:val="24"/>
          <w:szCs w:val="24"/>
        </w:rPr>
        <w:t>.</w:t>
      </w:r>
      <w:r w:rsidR="008262D4" w:rsidRPr="001142BC">
        <w:rPr>
          <w:sz w:val="24"/>
          <w:szCs w:val="24"/>
        </w:rPr>
        <w:t xml:space="preserve"> </w:t>
      </w:r>
      <w:r w:rsidR="00C240B4" w:rsidRPr="003F6D4D">
        <w:rPr>
          <w:sz w:val="24"/>
          <w:szCs w:val="24"/>
        </w:rPr>
        <w:t xml:space="preserve">Spatially and temporally explicit management frameworks promise to reduce decision uncertainty by resolving population heterogeneity </w:t>
      </w:r>
      <w:r w:rsidR="0081558E" w:rsidRPr="001142BC">
        <w:rPr>
          <w:noProof/>
          <w:sz w:val="24"/>
          <w:szCs w:val="24"/>
        </w:rPr>
        <w:fldChar w:fldCharType="begin" w:fldLock="1"/>
      </w:r>
      <w:r w:rsidR="0081558E" w:rsidRPr="001142BC">
        <w:rPr>
          <w:noProof/>
          <w:sz w:val="24"/>
          <w:szCs w:val="24"/>
        </w:rPr>
        <w: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instrText>
      </w:r>
      <w:r w:rsidR="0081558E" w:rsidRPr="001142BC">
        <w:rPr>
          <w:noProof/>
          <w:sz w:val="24"/>
          <w:szCs w:val="24"/>
        </w:rPr>
        <w:fldChar w:fldCharType="separate"/>
      </w:r>
      <w:r w:rsidR="0081558E" w:rsidRPr="001142BC">
        <w:rPr>
          <w:noProof/>
          <w:sz w:val="24"/>
          <w:szCs w:val="24"/>
        </w:rPr>
        <w:t>(Thorson et al., 2015)</w:t>
      </w:r>
      <w:r w:rsidR="0081558E" w:rsidRPr="001142BC">
        <w:rPr>
          <w:noProof/>
          <w:sz w:val="24"/>
          <w:szCs w:val="24"/>
        </w:rPr>
        <w:fldChar w:fldCharType="end"/>
      </w:r>
      <w:r w:rsidR="009D5078" w:rsidRPr="001142BC">
        <w:rPr>
          <w:noProof/>
          <w:sz w:val="24"/>
          <w:szCs w:val="24"/>
        </w:rPr>
        <w:t xml:space="preserve">. </w:t>
      </w:r>
      <w:r w:rsidR="00C240B4" w:rsidRPr="003F6D4D">
        <w:rPr>
          <w:sz w:val="24"/>
          <w:szCs w:val="24"/>
        </w:rPr>
        <w:t xml:space="preserve">Computational limitations long prevented widespread adoption of these </w:t>
      </w:r>
      <w:r w:rsidR="008262D4" w:rsidRPr="003F6D4D">
        <w:rPr>
          <w:sz w:val="24"/>
          <w:szCs w:val="24"/>
        </w:rPr>
        <w:t>tools, but</w:t>
      </w:r>
      <w:r w:rsidR="00C240B4" w:rsidRPr="003F6D4D">
        <w:rPr>
          <w:sz w:val="24"/>
          <w:szCs w:val="24"/>
        </w:rPr>
        <w:t xml:space="preserve"> recent advances have driven renewed interest </w:t>
      </w:r>
      <w:r w:rsidR="0081558E" w:rsidRPr="003F6D4D">
        <w:rPr>
          <w:sz w:val="24"/>
          <w:szCs w:val="24"/>
        </w:rPr>
        <w:fldChar w:fldCharType="begin" w:fldLock="1"/>
      </w:r>
      <w:r w:rsidR="002E5AEF">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2019a)","plainTextFormattedCitation":"(Perretti and Thorson, 2019; Thorson, 2019a)","previouslyFormattedCitation":"(Perretti and Thorson, 2019; Thorson, 2019b)"},"properties":{"noteIndex":0},"schema":"https://github.com/citation-style-language/schema/raw/master/csl-citation.json"}</w:instrText>
      </w:r>
      <w:r w:rsidR="0081558E" w:rsidRPr="003F6D4D">
        <w:rPr>
          <w:sz w:val="24"/>
          <w:szCs w:val="24"/>
        </w:rPr>
        <w:fldChar w:fldCharType="separate"/>
      </w:r>
      <w:r w:rsidR="002E5AEF" w:rsidRPr="002E5AEF">
        <w:rPr>
          <w:noProof/>
          <w:sz w:val="24"/>
          <w:szCs w:val="24"/>
        </w:rPr>
        <w:t>(Perretti and Thorson, 2019; Thorson, 2019a)</w:t>
      </w:r>
      <w:r w:rsidR="0081558E" w:rsidRPr="003F6D4D">
        <w:rPr>
          <w:sz w:val="24"/>
          <w:szCs w:val="24"/>
        </w:rPr>
        <w:fldChar w:fldCharType="end"/>
      </w:r>
      <w:r w:rsidR="00C240B4" w:rsidRPr="003F6D4D">
        <w:rPr>
          <w:sz w:val="24"/>
          <w:szCs w:val="24"/>
        </w:rPr>
        <w:t>.</w:t>
      </w:r>
      <w:r w:rsidR="003F6D4D">
        <w:rPr>
          <w:sz w:val="24"/>
          <w:szCs w:val="24"/>
        </w:rPr>
        <w:t xml:space="preserve"> </w:t>
      </w:r>
      <w:r w:rsidR="00C240B4" w:rsidRPr="003F6D4D">
        <w:rPr>
          <w:sz w:val="24"/>
          <w:szCs w:val="24"/>
        </w:rPr>
        <w:t xml:space="preserve">Quantifying spatial variability in fish </w:t>
      </w:r>
      <w:r w:rsidR="00411364">
        <w:rPr>
          <w:sz w:val="24"/>
          <w:szCs w:val="24"/>
        </w:rPr>
        <w:t>length</w:t>
      </w:r>
      <w:r w:rsidR="00C240B4" w:rsidRPr="003F6D4D">
        <w:rPr>
          <w:sz w:val="24"/>
          <w:szCs w:val="24"/>
        </w:rPr>
        <w:t xml:space="preserve"> and somatic growth is particularly relevant</w:t>
      </w:r>
      <w:r w:rsidR="002D6E05" w:rsidRPr="003F6D4D">
        <w:rPr>
          <w:sz w:val="24"/>
          <w:szCs w:val="24"/>
        </w:rPr>
        <w:t xml:space="preserve"> to </w:t>
      </w:r>
      <w:r w:rsidR="002D6E05" w:rsidRPr="001142BC">
        <w:rPr>
          <w:sz w:val="24"/>
          <w:szCs w:val="24"/>
        </w:rPr>
        <w:t>understanding demographic variation of this key trait and can improve the precision of</w:t>
      </w:r>
      <w:r w:rsidR="003F6D4D">
        <w:rPr>
          <w:sz w:val="24"/>
          <w:szCs w:val="24"/>
        </w:rPr>
        <w:t xml:space="preserve"> reference points in</w:t>
      </w:r>
      <w:r w:rsidR="002D6E05" w:rsidRPr="001142BC">
        <w:rPr>
          <w:sz w:val="24"/>
          <w:szCs w:val="24"/>
        </w:rPr>
        <w:t xml:space="preserve"> fisheries assessments </w:t>
      </w:r>
      <w:r w:rsidR="002D6E05" w:rsidRPr="001142BC">
        <w:rPr>
          <w:sz w:val="24"/>
          <w:szCs w:val="24"/>
        </w:rPr>
        <w:fldChar w:fldCharType="begin" w:fldLock="1"/>
      </w:r>
      <w:r w:rsidR="002D6E05" w:rsidRPr="001142BC">
        <w:rPr>
          <w:sz w:val="24"/>
          <w:szCs w:val="24"/>
        </w:rP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rsidR="002D6E05" w:rsidRPr="001142BC">
        <w:rPr>
          <w:sz w:val="24"/>
          <w:szCs w:val="24"/>
        </w:rPr>
        <w:fldChar w:fldCharType="separate"/>
      </w:r>
      <w:r w:rsidR="002D6E05" w:rsidRPr="001142BC">
        <w:rPr>
          <w:noProof/>
          <w:sz w:val="24"/>
          <w:szCs w:val="24"/>
        </w:rPr>
        <w:t>(Punt, 2003; Stawitz et al., 2019)</w:t>
      </w:r>
      <w:r w:rsidR="002D6E05" w:rsidRPr="001142BC">
        <w:rPr>
          <w:sz w:val="24"/>
          <w:szCs w:val="24"/>
        </w:rPr>
        <w:fldChar w:fldCharType="end"/>
      </w:r>
      <w:r w:rsidR="0081558E" w:rsidRPr="003F6D4D">
        <w:rPr>
          <w:sz w:val="24"/>
          <w:szCs w:val="24"/>
        </w:rPr>
        <w:t>.</w:t>
      </w:r>
      <w:r w:rsidR="00C5570A">
        <w:rPr>
          <w:sz w:val="24"/>
          <w:szCs w:val="24"/>
        </w:rPr>
        <w:t xml:space="preserve"> </w:t>
      </w:r>
      <w:r w:rsidR="007C7C5C" w:rsidRPr="003F6D4D">
        <w:rPr>
          <w:sz w:val="24"/>
          <w:szCs w:val="24"/>
        </w:rPr>
        <w:t xml:space="preserve">Typically, spatial and/or </w:t>
      </w:r>
      <w:proofErr w:type="spellStart"/>
      <w:r w:rsidR="007C7C5C" w:rsidRPr="003F6D4D">
        <w:rPr>
          <w:sz w:val="24"/>
          <w:szCs w:val="24"/>
        </w:rPr>
        <w:t>spatio</w:t>
      </w:r>
      <w:proofErr w:type="spellEnd"/>
      <w:r w:rsidR="007C7C5C" w:rsidRPr="003F6D4D">
        <w:rPr>
          <w:sz w:val="24"/>
          <w:szCs w:val="24"/>
        </w:rPr>
        <w:t xml:space="preserve">-temporal investigations of variation in fish traits are either exploratory (identifying correlations between traits and environmental phenomena such as temperature, </w:t>
      </w:r>
      <w:r w:rsidR="008262D4" w:rsidRPr="003F6D4D">
        <w:rPr>
          <w:sz w:val="24"/>
          <w:szCs w:val="24"/>
        </w:rPr>
        <w:t xml:space="preserve">or a proxy such as latitude </w:t>
      </w:r>
      <w:r w:rsidR="007C7C5C" w:rsidRPr="003F6D4D">
        <w:rPr>
          <w:sz w:val="24"/>
          <w:szCs w:val="24"/>
        </w:rPr>
        <w:fldChar w:fldCharType="begin" w:fldLock="1"/>
      </w:r>
      <w:r w:rsidR="00C5570A">
        <w:rPr>
          <w:sz w:val="24"/>
          <w:szCs w:val="24"/>
        </w:rPr>
        <w: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fish","type":"article-journal","volume":"373"},"uris":["http://www.mendeley.com/documents/?uuid=db3d0d81-8a0d-46d3-af9a-02b217183970"]},{"id":"ITEM-2","itemData":{"DOI":"10.1002/ecy.2127","ISBN":"0000000154871","ISSN":"00129658","PMID":"27935037","abstract":"©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instrText>
      </w:r>
      <w:r w:rsidR="007C7C5C" w:rsidRPr="003F6D4D">
        <w:rPr>
          <w:sz w:val="24"/>
          <w:szCs w:val="24"/>
        </w:rPr>
        <w:fldChar w:fldCharType="separate"/>
      </w:r>
      <w:r w:rsidR="00C5570A">
        <w:rPr>
          <w:noProof/>
          <w:sz w:val="24"/>
          <w:szCs w:val="24"/>
        </w:rPr>
        <w:t>[</w:t>
      </w:r>
      <w:r w:rsidR="008262D4" w:rsidRPr="003F6D4D">
        <w:rPr>
          <w:noProof/>
          <w:sz w:val="24"/>
          <w:szCs w:val="24"/>
        </w:rPr>
        <w:t>Breitburg et al., 2009; Houde, 1989; Jonassen et al., 2000; Taylor et al., 2018; Trip et al., 2008</w:t>
      </w:r>
      <w:r w:rsidR="00C5570A">
        <w:rPr>
          <w:noProof/>
          <w:sz w:val="24"/>
          <w:szCs w:val="24"/>
        </w:rPr>
        <w:t>]</w:t>
      </w:r>
      <w:r w:rsidR="007C7C5C" w:rsidRPr="003F6D4D">
        <w:rPr>
          <w:sz w:val="24"/>
          <w:szCs w:val="24"/>
        </w:rPr>
        <w:fldChar w:fldCharType="end"/>
      </w:r>
      <w:r w:rsidR="007C7C5C" w:rsidRPr="003F6D4D">
        <w:rPr>
          <w:sz w:val="24"/>
          <w:szCs w:val="24"/>
        </w:rPr>
        <w:t xml:space="preserve">) or comparative (determining whether fish traits vary between </w:t>
      </w:r>
      <w:r w:rsidR="008262D4" w:rsidRPr="003F6D4D">
        <w:rPr>
          <w:sz w:val="24"/>
          <w:szCs w:val="24"/>
        </w:rPr>
        <w:t>two or more</w:t>
      </w:r>
      <w:r w:rsidR="007C7C5C" w:rsidRPr="003F6D4D">
        <w:rPr>
          <w:sz w:val="24"/>
          <w:szCs w:val="24"/>
        </w:rPr>
        <w:t xml:space="preserve"> pre-defined regions or time periods</w:t>
      </w:r>
      <w:r w:rsidR="008262D4" w:rsidRPr="003F6D4D">
        <w:rPr>
          <w:sz w:val="24"/>
          <w:szCs w:val="24"/>
        </w:rPr>
        <w:t xml:space="preserve"> </w:t>
      </w:r>
      <w:r w:rsidR="008262D4" w:rsidRPr="003F6D4D">
        <w:rPr>
          <w:sz w:val="24"/>
          <w:szCs w:val="24"/>
        </w:rPr>
        <w:fldChar w:fldCharType="begin" w:fldLock="1"/>
      </w:r>
      <w:r w:rsidR="00C5570A">
        <w:rPr>
          <w:sz w:val="24"/>
          <w:szCs w:val="24"/>
        </w:rP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instrText>
      </w:r>
      <w:r w:rsidR="008262D4" w:rsidRPr="003F6D4D">
        <w:rPr>
          <w:sz w:val="24"/>
          <w:szCs w:val="24"/>
        </w:rPr>
        <w:fldChar w:fldCharType="separate"/>
      </w:r>
      <w:r w:rsidR="00C5570A">
        <w:rPr>
          <w:noProof/>
          <w:sz w:val="24"/>
          <w:szCs w:val="24"/>
        </w:rPr>
        <w:t>[</w:t>
      </w:r>
      <w:r w:rsidR="008262D4" w:rsidRPr="003F6D4D">
        <w:rPr>
          <w:noProof/>
          <w:sz w:val="24"/>
          <w:szCs w:val="24"/>
        </w:rPr>
        <w:t>Adams et al., 2018; Gertseva et al., 2017; Hurst and Abookire, 2006</w:t>
      </w:r>
      <w:r w:rsidR="00C5570A">
        <w:rPr>
          <w:noProof/>
          <w:sz w:val="24"/>
          <w:szCs w:val="24"/>
        </w:rPr>
        <w:t>]</w:t>
      </w:r>
      <w:r w:rsidR="008262D4" w:rsidRPr="003F6D4D">
        <w:rPr>
          <w:sz w:val="24"/>
          <w:szCs w:val="24"/>
        </w:rPr>
        <w:fldChar w:fldCharType="end"/>
      </w:r>
      <w:r w:rsidR="008262D4" w:rsidRPr="003F6D4D">
        <w:rPr>
          <w:sz w:val="24"/>
          <w:szCs w:val="24"/>
        </w:rPr>
        <w:t>)</w:t>
      </w:r>
      <w:r w:rsidR="007C7C5C" w:rsidRPr="003F6D4D">
        <w:rPr>
          <w:sz w:val="24"/>
          <w:szCs w:val="24"/>
        </w:rPr>
        <w:t xml:space="preserve">. We set out to develop a </w:t>
      </w:r>
      <w:r w:rsidR="00C5570A">
        <w:rPr>
          <w:sz w:val="24"/>
          <w:szCs w:val="24"/>
        </w:rPr>
        <w:t xml:space="preserve">data-driven </w:t>
      </w:r>
      <w:r w:rsidR="007C7C5C" w:rsidRPr="003F6D4D">
        <w:rPr>
          <w:sz w:val="24"/>
          <w:szCs w:val="24"/>
        </w:rPr>
        <w:t xml:space="preserve">method which would </w:t>
      </w:r>
      <w:r w:rsidR="008262D4" w:rsidRPr="003F6D4D">
        <w:rPr>
          <w:sz w:val="24"/>
          <w:szCs w:val="24"/>
        </w:rPr>
        <w:t xml:space="preserve">identify spatiotemporal zones between which fish growth varies, while simultaneously illustrating directional correlations in growth with </w:t>
      </w:r>
      <w:proofErr w:type="spellStart"/>
      <w:r w:rsidR="008262D4" w:rsidRPr="003F6D4D">
        <w:rPr>
          <w:sz w:val="24"/>
          <w:szCs w:val="24"/>
        </w:rPr>
        <w:t>spatio</w:t>
      </w:r>
      <w:proofErr w:type="spellEnd"/>
      <w:r w:rsidR="008262D4" w:rsidRPr="003F6D4D">
        <w:rPr>
          <w:sz w:val="24"/>
          <w:szCs w:val="24"/>
        </w:rPr>
        <w:t xml:space="preserve">-temporal covariates (such as an increase in length-at-age with latitude). A method to identify spatial patterns in important population traits can help researchers determine whether the current management scale is appropriate to the dynamics present in the </w:t>
      </w:r>
      <w:r w:rsidR="00F07D97" w:rsidRPr="003F6D4D">
        <w:rPr>
          <w:sz w:val="24"/>
          <w:szCs w:val="24"/>
        </w:rPr>
        <w:t>population</w:t>
      </w:r>
      <w:r w:rsidR="008262D4" w:rsidRPr="003F6D4D">
        <w:rPr>
          <w:sz w:val="24"/>
          <w:szCs w:val="24"/>
        </w:rPr>
        <w:t xml:space="preserve">. Because these dynamics are potentially environmentally linked, such a method can also uncover whether </w:t>
      </w:r>
      <w:proofErr w:type="spellStart"/>
      <w:r w:rsidR="008262D4" w:rsidRPr="003F6D4D">
        <w:rPr>
          <w:sz w:val="24"/>
          <w:szCs w:val="24"/>
        </w:rPr>
        <w:t>spatio</w:t>
      </w:r>
      <w:proofErr w:type="spellEnd"/>
      <w:r w:rsidR="008262D4" w:rsidRPr="003F6D4D">
        <w:rPr>
          <w:sz w:val="24"/>
          <w:szCs w:val="24"/>
        </w:rPr>
        <w:t>-temporal patterns in such traits correspond to major environmental features, which is informative towards the application of ecosystem-based fisheries management.</w:t>
      </w:r>
    </w:p>
    <w:p w14:paraId="44998793" w14:textId="48A7D5F9" w:rsidR="00924E93" w:rsidRDefault="00D72180" w:rsidP="001B618E">
      <w:pPr>
        <w:spacing w:after="0" w:line="240" w:lineRule="auto"/>
        <w:ind w:firstLine="360"/>
      </w:pPr>
      <w:r>
        <w:t xml:space="preserve">Fish </w:t>
      </w:r>
      <w:r w:rsidR="00F502D0">
        <w:t xml:space="preserve">somatic growth rates </w:t>
      </w:r>
      <w:r w:rsidR="00F502D0" w:rsidRPr="004906F5">
        <w:t xml:space="preserve">are </w:t>
      </w:r>
      <w:r w:rsidR="00F502D0">
        <w:t>typically</w:t>
      </w:r>
      <w:r w:rsidR="00F502D0" w:rsidRPr="004906F5">
        <w:t xml:space="preserve"> </w:t>
      </w:r>
      <w:r>
        <w:t>modelled</w:t>
      </w:r>
      <w:r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t>functional form</w:t>
      </w:r>
      <w:r w:rsidR="00F502D0">
        <w:t xml:space="preserve">, with parameters </w:t>
      </w:r>
      <w:r>
        <w:t xml:space="preserve">estimated </w:t>
      </w:r>
      <w:r w:rsidR="00F502D0">
        <w:t xml:space="preserve">using model-fitting procedures. The </w:t>
      </w:r>
      <w:r>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xml:space="preserve">, not necessarily the ecological context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p>
    <w:p w14:paraId="3F4F410F" w14:textId="64E132AF" w:rsidR="00551B60" w:rsidRDefault="00924E93" w:rsidP="001B618E">
      <w:pPr>
        <w:spacing w:after="0" w:line="240" w:lineRule="auto"/>
        <w:ind w:firstLine="360"/>
      </w:pPr>
      <w:r>
        <w:t xml:space="preserve"> </w:t>
      </w:r>
      <w:r w:rsidR="00F502D0">
        <w:t xml:space="preserve">For example, </w:t>
      </w:r>
      <w:r w:rsidR="00220F04">
        <w:t xml:space="preserve">assessments of </w:t>
      </w:r>
      <w:r w:rsidR="00F502D0">
        <w:t xml:space="preserve">Alaska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fish growth estimates from survey data </w:t>
      </w:r>
      <w:r w:rsidR="00F502D0" w:rsidRPr="00AC02E6">
        <w:fldChar w:fldCharType="begin" w:fldLock="1"/>
      </w:r>
      <w:r w:rsidR="00F502D0">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actually quite similar (see </w:t>
      </w:r>
      <w:r w:rsidR="00F502D0">
        <w:fldChar w:fldCharType="begin"/>
      </w:r>
      <w:r w:rsidR="00F502D0">
        <w:instrText xml:space="preserve"> REF _Ref525720559 \h </w:instrText>
      </w:r>
      <w:r w:rsidR="00EB375F">
        <w:instrText xml:space="preserve"> \* MERGEFORMAT </w:instrText>
      </w:r>
      <w:r w:rsidR="00F502D0">
        <w:fldChar w:fldCharType="separate"/>
      </w:r>
      <w:r w:rsidR="00A33E5C">
        <w:t xml:space="preserve">Table </w:t>
      </w:r>
      <w:r w:rsidR="00A33E5C">
        <w:rPr>
          <w:noProof/>
        </w:rPr>
        <w:t>3</w:t>
      </w:r>
      <w:r w:rsidR="00F502D0">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management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5D351822" w:rsidR="00B0174F" w:rsidRDefault="00B10712" w:rsidP="001B618E">
      <w:pPr>
        <w:spacing w:after="0" w:line="240" w:lineRule="auto"/>
        <w:ind w:firstLine="360"/>
      </w:pPr>
      <w:r>
        <w:t xml:space="preserve">Attempts to quantify spatial variation in somatic growth typically face a trade-off </w:t>
      </w:r>
      <w:r w:rsidR="00A51BDE">
        <w:t>between superimposing</w:t>
      </w:r>
      <w:r w:rsidR="00F502D0">
        <w:t xml:space="preserve"> </w:t>
      </w:r>
      <w:r w:rsidRPr="00D62877">
        <w:rPr>
          <w:i/>
        </w:rPr>
        <w:t>a priori</w:t>
      </w:r>
      <w:r>
        <w:t xml:space="preserve"> beliefs about stock structure </w:t>
      </w:r>
      <w:r w:rsidDel="00B10712">
        <w:t xml:space="preserve"> </w:t>
      </w:r>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population structure of managed stocks. The ideal </w:t>
      </w:r>
      <w:r w:rsidR="00F502D0">
        <w:lastRenderedPageBreak/>
        <w:t xml:space="preserve">tool is a data-driven method </w:t>
      </w:r>
      <w:r w:rsidR="00987ACA">
        <w:t>that</w:t>
      </w:r>
      <w:r w:rsidRPr="00B10712">
        <w:t xml:space="preserve"> </w:t>
      </w:r>
      <w:r>
        <w:t xml:space="preserve">identifies </w:t>
      </w:r>
      <w:r w:rsidR="00F502D0">
        <w:t xml:space="preserve">break points in fish size,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of somatic growth. </w:t>
      </w:r>
      <w:r w:rsidR="002360BE">
        <w:t xml:space="preserve">To help overcome this gap we present a new method, which uses the first derivative of smooth functions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2E5AEF">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2019b)","plainTextFormattedCitation":"(Thorson, 2019b)","previouslyFormattedCitation":"(Thorson, 2019a)"},"properties":{"noteIndex":0},"schema":"https://github.com/citation-style-language/schema/raw/master/csl-citation.json"}</w:instrText>
      </w:r>
      <w:r w:rsidR="00F502D0" w:rsidRPr="00130990">
        <w:fldChar w:fldCharType="separate"/>
      </w:r>
      <w:r w:rsidR="002E5AEF" w:rsidRPr="002E5AEF">
        <w:rPr>
          <w:noProof/>
        </w:rPr>
        <w:t>(Thorson, 2019b)</w:t>
      </w:r>
      <w:r w:rsidR="00F502D0" w:rsidRPr="00130990">
        <w:fldChar w:fldCharType="end"/>
      </w:r>
      <w:r w:rsidR="00F502D0" w:rsidRPr="00130990">
        <w:t xml:space="preserve">. The analysis of first derivatives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for which the slope of the spline is large are taken to denote where the response variable is changing (if at all).</w:t>
      </w:r>
    </w:p>
    <w:p w14:paraId="199060C5" w14:textId="742968BC" w:rsidR="00F502D0" w:rsidRPr="00551B60" w:rsidRDefault="00B1424C" w:rsidP="001B618E">
      <w:pPr>
        <w:spacing w:after="0" w:line="240" w:lineRule="auto"/>
        <w:ind w:firstLine="360"/>
      </w:pPr>
      <w:r>
        <w:t xml:space="preserve"> </w:t>
      </w:r>
      <w:r w:rsidR="002360BE">
        <w:rPr>
          <w:rFonts w:cstheme="minorHAnsi"/>
          <w:iCs/>
        </w:rPr>
        <w:t>Our</w:t>
      </w:r>
      <w:r w:rsidR="00F502D0">
        <w:rPr>
          <w:rFonts w:cstheme="minorHAnsi"/>
          <w:iCs/>
        </w:rPr>
        <w:t xml:space="preserve"> 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northeast </w:t>
      </w:r>
      <w:r w:rsidR="00C8377A">
        <w:rPr>
          <w:rFonts w:cstheme="minorHAnsi"/>
          <w:iCs/>
        </w:rPr>
        <w:t xml:space="preserve">(NE)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Pr>
          <w:rFonts w:cstheme="minorHAnsi"/>
          <w:iCs/>
        </w:rPr>
        <w:t xml:space="preserve"> </w:t>
      </w:r>
    </w:p>
    <w:p w14:paraId="483523C6" w14:textId="2954857F" w:rsidR="00B10712" w:rsidRDefault="002360BE" w:rsidP="001B618E">
      <w:pPr>
        <w:spacing w:after="0" w:line="240" w:lineRule="auto"/>
        <w:ind w:firstLine="720"/>
      </w:pPr>
      <w:bookmarkStart w:id="1" w:name="_Hlk1972912"/>
      <w:r>
        <w:t xml:space="preserve">Sablefish are a highly mobile, long-lived, and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fldChar w:fldCharType="separate"/>
      </w:r>
      <w:r>
        <w:rPr>
          <w:noProof/>
        </w:rPr>
        <w:t>Hanselman et al. 2015)</w:t>
      </w:r>
      <w:r>
        <w:fldChar w:fldCharType="end"/>
      </w:r>
      <w:r>
        <w:t xml:space="preserve"> and range from Southern California to the Bering Sea. </w:t>
      </w:r>
      <w:r w:rsidR="00B10712" w:rsidRPr="004906F5">
        <w:t xml:space="preserve">Concurrent population declines across the entire range during the past few decades have increased concern about the status </w:t>
      </w:r>
      <w:r w:rsidR="00B10712">
        <w:t xml:space="preserve">of sablefish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t xml:space="preserve">Sablefish stock assessment and management occurred independently at regional scales, namely Alaska (AK), British Columbia (BC), and the US West Coast in the California Current (CC), assuming that these are closed stocks. However, recent genetic work has shown that there is little genetic evidence of population differentiation in sablefish across the </w:t>
      </w:r>
      <w:r>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fldChar w:fldCharType="separate"/>
      </w:r>
      <w:r>
        <w:rPr>
          <w:noProof/>
        </w:rPr>
        <w:t>(Jasonowicz et al., 2017)</w:t>
      </w:r>
      <w:r>
        <w:fldChar w:fldCharType="end"/>
      </w:r>
      <w:r>
        <w:t xml:space="preserve">, though there is evidence for differences in growth rate and size-at-maturity throughout the range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Pr>
          <w:noProof/>
        </w:rPr>
        <w:t>(McDevitt, 1990)</w:t>
      </w:r>
      <w:r>
        <w:fldChar w:fldCharType="end"/>
      </w:r>
      <w:r>
        <w:t xml:space="preserve">. This suggests that the current delineation of assessment and management regions is 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52DD1F56" w14:textId="5C181923" w:rsidR="00F502D0" w:rsidRDefault="0023745F" w:rsidP="001B618E">
      <w:pPr>
        <w:pStyle w:val="Heading1"/>
        <w:keepNext/>
        <w:keepLines/>
        <w:spacing w:before="240" w:after="0" w:line="240" w:lineRule="auto"/>
      </w:pPr>
      <w:r>
        <w:t xml:space="preserve">2 </w:t>
      </w:r>
      <w:r w:rsidR="00F502D0" w:rsidRPr="004906F5">
        <w:t>Methods</w:t>
      </w:r>
    </w:p>
    <w:p w14:paraId="78156E27" w14:textId="5797D938" w:rsidR="0085796C" w:rsidRPr="0085796C" w:rsidRDefault="0023745F" w:rsidP="001B618E">
      <w:pPr>
        <w:pStyle w:val="Heading2"/>
        <w:spacing w:line="240" w:lineRule="auto"/>
      </w:pPr>
      <w:r>
        <w:t xml:space="preserve">2.1 </w:t>
      </w:r>
      <w:r w:rsidR="0085796C">
        <w:t xml:space="preserve">Method </w:t>
      </w:r>
      <w:r w:rsidR="005A4A3F">
        <w:t>s</w:t>
      </w:r>
      <w:r w:rsidR="0085796C">
        <w:t>ummary</w:t>
      </w:r>
    </w:p>
    <w:p w14:paraId="23D1C9B5" w14:textId="562DA221" w:rsidR="00B10712" w:rsidRDefault="00F07D97" w:rsidP="001B618E">
      <w:pPr>
        <w:spacing w:before="240" w:after="0" w:line="240" w:lineRule="auto"/>
      </w:pPr>
      <w:r>
        <w:t>T</w:t>
      </w:r>
      <w:r w:rsidR="00231872">
        <w:t xml:space="preserve">he method involves fitting a Generalized Additive Model (GAM) 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D335A9">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rsidR="00231872">
        <w:fldChar w:fldCharType="separate"/>
      </w:r>
      <w:r w:rsidR="00575CEA" w:rsidRPr="00575CEA">
        <w:rPr>
          <w:noProof/>
        </w:rPr>
        <w:t>(R Development Core Team, 2011)</w:t>
      </w:r>
      <w:r w:rsidR="00231872">
        <w:fldChar w:fldCharType="end"/>
      </w:r>
      <w:r w:rsidR="00231872">
        <w:t xml:space="preserve"> to </w:t>
      </w:r>
      <w:r w:rsidR="00B10712">
        <w:t>the vector of observed lengths of fish of a single age as the response variable, predicted by separate smoothers for year, latitude, and longitude, i.e.</w:t>
      </w:r>
    </w:p>
    <w:p w14:paraId="1AE6CBC9" w14:textId="1DE1AC81" w:rsidR="00231872" w:rsidRPr="005F254B" w:rsidRDefault="00231872" w:rsidP="001B618E">
      <w:pPr>
        <w:spacing w:after="0" w:line="240" w:lineRule="auto"/>
        <w:ind w:firstLine="360"/>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E(Y)</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2"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2"/>
    </w:p>
    <w:p w14:paraId="178FD8AD" w14:textId="0FC16ADB" w:rsidR="00F502D0" w:rsidRPr="00BE53B7" w:rsidRDefault="00B10712" w:rsidP="001B618E">
      <w:pPr>
        <w:spacing w:after="0" w:line="240" w:lineRule="auto"/>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t xml:space="preserve">), which are smoothed by function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 </w:t>
      </w:r>
      <w:r>
        <w:t xml:space="preserve">The effects of latitude and longitude on expected size-at-age are estimated as separate smoothers. </w:t>
      </w:r>
      <w:r w:rsidR="00F502D0">
        <w:rPr>
          <w:i/>
        </w:rPr>
        <w:t>g</w:t>
      </w:r>
      <w:r w:rsidR="00F502D0">
        <w:t xml:space="preserve"> is an invertible, monotonic </w:t>
      </w:r>
      <w:r w:rsidR="004D0927">
        <w:t>function that</w:t>
      </w:r>
      <w:r w:rsidR="00C2617A">
        <w:t xml:space="preserve"> </w:t>
      </w:r>
      <w:r w:rsidR="00F502D0">
        <w:t xml:space="preserve">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5A4A3F">
        <w:t xml:space="preserve">data for a </w:t>
      </w:r>
      <w:r w:rsidR="005A4A3F">
        <w:lastRenderedPageBreak/>
        <w:t>single age-class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regions.</w:t>
      </w:r>
    </w:p>
    <w:p w14:paraId="2DD9C96B" w14:textId="2512FDAE" w:rsidR="00064049" w:rsidRDefault="00064049" w:rsidP="001B618E">
      <w:pPr>
        <w:spacing w:after="0" w:line="240" w:lineRule="auto"/>
        <w:ind w:firstLine="360"/>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5A4A3F">
        <w:rPr>
          <w:rFonts w:eastAsiaTheme="minorEastAsia"/>
        </w:rPr>
        <w:t xml:space="preserve">can be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of the spline generated from the </w:t>
      </w:r>
      <w:r w:rsidR="00B10712">
        <w:t>GAM function</w:t>
      </w:r>
      <w:r w:rsidR="00A51BDE">
        <w:t xml:space="preserve"> </w:t>
      </w:r>
      <w:r w:rsidR="00A51BDE">
        <w:rPr>
          <w:i/>
        </w:rPr>
        <w:t>g</w:t>
      </w:r>
      <w:r w:rsidR="00B10712">
        <w:t xml:space="preserve"> </w:t>
      </w:r>
      <w:r>
        <w:t xml:space="preserve">. For instance, the vector of derivatives </w:t>
      </w:r>
      <w:r w:rsidRPr="0085796C">
        <w:rPr>
          <w:b/>
          <w:u w:val="single"/>
        </w:rPr>
        <w:t>G</w:t>
      </w:r>
      <w:r>
        <w:rPr>
          <w:b/>
        </w:rPr>
        <w:t xml:space="preserve"> </w:t>
      </w:r>
      <w:r>
        <w:t>for latitude is produced via</w:t>
      </w:r>
      <w:r w:rsidR="00231872">
        <w:t xml:space="preserve"> the following (see </w:t>
      </w:r>
      <w:r w:rsidR="00231872">
        <w:fldChar w:fldCharType="begin"/>
      </w:r>
      <w:r w:rsidR="00231872">
        <w:instrText xml:space="preserve"> REF _Ref2061301 \h </w:instrText>
      </w:r>
      <w:r w:rsidR="00825F33">
        <w:instrText xml:space="preserve"> \* MERGEFORMAT </w:instrText>
      </w:r>
      <w:r w:rsidR="00231872">
        <w:fldChar w:fldCharType="separate"/>
      </w:r>
      <w:r w:rsidR="008315B8">
        <w:t>Figure</w:t>
      </w:r>
      <w:r w:rsidR="006A4ECF">
        <w:t>s</w:t>
      </w:r>
      <w:r w:rsidR="008315B8">
        <w:t xml:space="preserve"> </w:t>
      </w:r>
      <w:r w:rsidR="008315B8">
        <w:rPr>
          <w:noProof/>
        </w:rPr>
        <w:t>1</w:t>
      </w:r>
      <w:r w:rsidR="00231872">
        <w:fldChar w:fldCharType="end"/>
      </w:r>
      <w:r w:rsidR="00231872">
        <w:t xml:space="preserve"> </w:t>
      </w:r>
      <w:r w:rsidR="00231872">
        <w:fldChar w:fldCharType="begin"/>
      </w:r>
      <w:r w:rsidR="00231872">
        <w:instrText xml:space="preserve"> REF _Ref2061305 \h </w:instrText>
      </w:r>
      <w:r w:rsidR="00825F33">
        <w:instrText xml:space="preserve"> \* MERGEFORMAT </w:instrText>
      </w:r>
      <w:r w:rsidR="00231872">
        <w:fldChar w:fldCharType="separate"/>
      </w:r>
      <w:r w:rsidR="008315B8">
        <w:t xml:space="preserve">and </w:t>
      </w:r>
      <w:r w:rsidR="008315B8">
        <w:rPr>
          <w:noProof/>
        </w:rPr>
        <w:t>2</w:t>
      </w:r>
      <w:r w:rsidR="00231872">
        <w:fldChar w:fldCharType="end"/>
      </w:r>
      <w:r w:rsidR="00231872">
        <w:t>):</w:t>
      </w:r>
    </w:p>
    <w:p w14:paraId="1710E7F0" w14:textId="39BB261B" w:rsidR="00064049" w:rsidRDefault="00064049" w:rsidP="001B618E">
      <w:pPr>
        <w:pStyle w:val="Caption"/>
        <w:spacing w:after="0"/>
      </w:pPr>
      <w:r>
        <w:t xml:space="preserve">Equation </w:t>
      </w:r>
      <w:r>
        <w:rPr>
          <w:noProof/>
        </w:rPr>
        <w:fldChar w:fldCharType="begin"/>
      </w:r>
      <w:r>
        <w:rPr>
          <w:noProof/>
        </w:rPr>
        <w:instrText xml:space="preserve"> SEQ Equation \* ARABIC </w:instrText>
      </w:r>
      <w:r>
        <w:rPr>
          <w:noProof/>
        </w:rPr>
        <w:fldChar w:fldCharType="separate"/>
      </w:r>
      <w:r w:rsidR="00A33E5C">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i/>
                <w:sz w:val="32"/>
                <w:szCs w:val="32"/>
              </w:rPr>
            </m:ctrlPr>
          </m:sSubPr>
          <m:e>
            <m:r>
              <w:rPr>
                <w:rFonts w:ascii="Cambria Math" w:hAnsi="Cambria Math"/>
                <w:sz w:val="32"/>
                <w:szCs w:val="32"/>
              </w:rPr>
              <m:t>G</m:t>
            </m:r>
          </m:e>
          <m:sub>
            <m:r>
              <w:rPr>
                <w:rFonts w:ascii="Cambria Math" w:hAnsi="Cambria Math"/>
                <w:sz w:val="32"/>
                <w:szCs w:val="32"/>
              </w:rPr>
              <m:t>t</m:t>
            </m:r>
          </m:sub>
        </m:sSub>
        <m:r>
          <w:rPr>
            <w:rFonts w:ascii="Cambria Math" w:hAnsi="Cambria Math"/>
            <w:sz w:val="32"/>
            <w:szCs w:val="32"/>
          </w:rPr>
          <m:t>=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37BFF8DA" w:rsidR="00B10712" w:rsidRDefault="00B10712" w:rsidP="001B618E">
      <w:pPr>
        <w:spacing w:after="0" w:line="240" w:lineRule="auto"/>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oMath>
      <w:r>
        <w:t xml:space="preserve">, </w:t>
      </w:r>
      <w:r w:rsidRPr="002A0D40">
        <w:t xml:space="preserve">where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t xml:space="preserve"> 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Pr>
          <w:b/>
          <w:u w:val="single"/>
        </w:rPr>
        <w:t>G</w:t>
      </w:r>
      <w:r>
        <w:t xml:space="preserve"> are the differences between the predicted and observed length over latitudinal interval </w:t>
      </w:r>
      <m:oMath>
        <m:r>
          <w:rPr>
            <w:rFonts w:ascii="Cambria Math" w:hAnsi="Cambria Math"/>
          </w:rPr>
          <m:t>ε</m:t>
        </m:r>
      </m:oMath>
      <w:r>
        <w:rPr>
          <w:rFonts w:eastAsiaTheme="minorEastAsia"/>
        </w:rPr>
        <w:t>, which is necessarily small.</w:t>
      </w:r>
      <w:r>
        <w:t xml:space="preserve">  Vector </w:t>
      </w:r>
      <w:r w:rsidRPr="00CE3A12">
        <w:t>G</w:t>
      </w:r>
      <w:r>
        <w:t xml:space="preserve"> is of the same length of the observed dataset.</w:t>
      </w:r>
    </w:p>
    <w:p w14:paraId="23D38391" w14:textId="1A100770" w:rsidR="00F502D0" w:rsidRDefault="00F502D0" w:rsidP="001B618E">
      <w:pPr>
        <w:spacing w:after="0" w:line="240" w:lineRule="auto"/>
        <w:ind w:firstLine="360"/>
      </w:pPr>
      <w:r>
        <w:t xml:space="preserve">The uncertainty in derivative estimates are computed </w:t>
      </w:r>
      <w:r w:rsidR="00C2617A">
        <w:t>as</w:t>
      </w:r>
      <w:r>
        <w:t>:</w:t>
      </w:r>
    </w:p>
    <w:p w14:paraId="184A31C7" w14:textId="124C9E07" w:rsidR="00B67BB0" w:rsidRPr="00E424C1" w:rsidRDefault="00B67BB0" w:rsidP="001B618E">
      <w:pPr>
        <w:pStyle w:val="Caption"/>
        <w:spacing w:before="120" w:after="0"/>
        <w:rPr>
          <w:b/>
        </w:rPr>
      </w:pPr>
      <w:r>
        <w:t xml:space="preserve">Equation </w:t>
      </w:r>
      <w:r>
        <w:rPr>
          <w:noProof/>
        </w:rPr>
        <w:fldChar w:fldCharType="begin"/>
      </w:r>
      <w:r>
        <w:rPr>
          <w:noProof/>
        </w:rPr>
        <w:instrText xml:space="preserve"> SEQ Equation \* ARABIC </w:instrText>
      </w:r>
      <w:r>
        <w:rPr>
          <w:noProof/>
        </w:rPr>
        <w:fldChar w:fldCharType="separate"/>
      </w:r>
      <w:r w:rsidR="00A33E5C">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65CFBBB7" w:rsidR="00F502D0" w:rsidRDefault="00B67BB0" w:rsidP="001B618E">
      <w:pPr>
        <w:spacing w:after="0" w:line="240" w:lineRule="auto"/>
      </w:pPr>
      <w:r>
        <w:t xml:space="preserve">where </w:t>
      </w:r>
      <w:r>
        <w:rPr>
          <w:b/>
        </w:rPr>
        <w:t xml:space="preserve">V </w:t>
      </w:r>
      <w:r>
        <w:t xml:space="preserve">is a </w:t>
      </w:r>
      <w:r w:rsidR="00B10712">
        <w:t xml:space="preserve">1x1 covariance matrix </w:t>
      </w:r>
      <w:r>
        <w:t xml:space="preserve">for each of </w:t>
      </w:r>
      <w:r w:rsidR="002360BE">
        <w:t xml:space="preserve">the </w:t>
      </w:r>
      <w:r>
        <w:t xml:space="preserve">parameters of the current GAM spline (typically just one); the square root provides the standard error for each derivative estimate of the spline. </w:t>
      </w:r>
      <w:bookmarkStart w:id="3" w:name="_Hlk3457523"/>
      <w:bookmarkStart w:id="4" w:name="_Hlk2063522"/>
      <w:r w:rsidR="005E0FFF">
        <w:t xml:space="preserve">These steps are repeated </w:t>
      </w:r>
      <w:r w:rsidR="002360BE">
        <w:t xml:space="preserve">across the range </w:t>
      </w:r>
      <w:r w:rsidR="005E0FFF">
        <w:t>years and longitudes</w:t>
      </w:r>
      <w:bookmarkEnd w:id="3"/>
      <w:r w:rsidR="005E0FFF">
        <w:t xml:space="preserve">. For each parameter, we identify </w:t>
      </w:r>
      <w:r w:rsidR="00B10712">
        <w:t xml:space="preserve">at which covariate value (i.e. latitude) </w:t>
      </w:r>
      <w:r w:rsidR="005E0FFF">
        <w:t xml:space="preserve">the maximum absolute value of the first derivative is </w:t>
      </w:r>
      <w:r w:rsidR="000B4A0E">
        <w:t>obtained;</w:t>
      </w:r>
      <w:r w:rsidR="00615029">
        <w:t xml:space="preserve"> this is rounded to the nearest integer and defined as the “breakpoint”</w:t>
      </w:r>
      <w:r w:rsidR="00CE3A12">
        <w:t xml:space="preserve"> </w:t>
      </w:r>
      <w:r w:rsidR="00B10712">
        <w:t xml:space="preserve">if </w:t>
      </w:r>
      <w:r w:rsidR="00615029">
        <w:t>its 95% confidence interval does not include zero</w:t>
      </w:r>
      <w:r w:rsidR="00F502D0">
        <w:t xml:space="preserve">. </w:t>
      </w:r>
      <w:bookmarkEnd w:id="4"/>
      <w:r w:rsidR="00231872">
        <w:fldChar w:fldCharType="begin"/>
      </w:r>
      <w:r w:rsidR="00231872">
        <w:instrText xml:space="preserve"> REF _Ref2061301 \h </w:instrText>
      </w:r>
      <w:r w:rsidR="00825F33">
        <w:instrText xml:space="preserve"> \* MERGEFORMAT </w:instrText>
      </w:r>
      <w:r w:rsidR="00231872">
        <w:fldChar w:fldCharType="separate"/>
      </w:r>
      <w:r w:rsidR="000759C3">
        <w:t xml:space="preserve"> </w:t>
      </w:r>
      <w:r w:rsidR="000759C3">
        <w:rPr>
          <w:noProof/>
        </w:rPr>
        <w:fldChar w:fldCharType="begin"/>
      </w:r>
      <w:r w:rsidR="000759C3">
        <w:instrText xml:space="preserve"> REF _Ref2004405 \h </w:instrText>
      </w:r>
      <w:r w:rsidR="00490DD6">
        <w:rPr>
          <w:noProof/>
        </w:rPr>
        <w:instrText xml:space="preserve"> \* MERGEFORMAT </w:instrText>
      </w:r>
      <w:r w:rsidR="000759C3">
        <w:rPr>
          <w:noProof/>
        </w:rPr>
      </w:r>
      <w:r w:rsidR="000759C3">
        <w:rPr>
          <w:noProof/>
        </w:rPr>
        <w:fldChar w:fldCharType="separate"/>
      </w:r>
      <w:r w:rsidR="000759C3">
        <w:t xml:space="preserve">Figure </w:t>
      </w:r>
      <w:r w:rsidR="000759C3">
        <w:rPr>
          <w:noProof/>
        </w:rPr>
        <w:t>1</w:t>
      </w:r>
      <w:r w:rsidR="000759C3">
        <w:rPr>
          <w:noProof/>
        </w:rPr>
        <w:fldChar w:fldCharType="end"/>
      </w:r>
      <w:r w:rsidR="00231872">
        <w:fldChar w:fldCharType="end"/>
      </w:r>
      <w:r w:rsidR="00231872">
        <w:t xml:space="preserve"> </w:t>
      </w:r>
      <w:r w:rsidR="000759C3">
        <w:t xml:space="preserve">and </w:t>
      </w:r>
      <w:r w:rsidR="000759C3">
        <w:fldChar w:fldCharType="begin"/>
      </w:r>
      <w:r w:rsidR="000759C3">
        <w:instrText xml:space="preserve"> REF _Ref2061301 \h </w:instrText>
      </w:r>
      <w:r w:rsidR="00490DD6">
        <w:instrText xml:space="preserve"> \* MERGEFORMAT </w:instrText>
      </w:r>
      <w:r w:rsidR="000759C3">
        <w:fldChar w:fldCharType="separate"/>
      </w:r>
      <w:r w:rsidR="000759C3">
        <w:t xml:space="preserve">Figure </w:t>
      </w:r>
      <w:r w:rsidR="000759C3">
        <w:rPr>
          <w:noProof/>
        </w:rPr>
        <w:t>2</w:t>
      </w:r>
      <w:r w:rsidR="000759C3">
        <w:fldChar w:fldCharType="end"/>
      </w:r>
      <w:r w:rsidR="000759C3">
        <w:t xml:space="preserve"> </w:t>
      </w:r>
      <w:r w:rsidR="000B4A0E">
        <w:t xml:space="preserve">illustrate the raw data, smoothers and first derivatives thereof for two </w:t>
      </w:r>
      <w:r w:rsidR="002360BE">
        <w:t xml:space="preserve">hypothetical </w:t>
      </w:r>
      <w:r w:rsidR="000B4A0E">
        <w:t>dataset</w:t>
      </w:r>
      <w:r w:rsidR="00231872">
        <w:t>s</w:t>
      </w:r>
      <w:r w:rsidR="000B4A0E">
        <w:t xml:space="preserve">. </w:t>
      </w:r>
      <w:r w:rsidR="00F502D0">
        <w:t xml:space="preserve">Once identified, the raw length and age data </w:t>
      </w:r>
      <w:r w:rsidR="00615029">
        <w:t xml:space="preserve">(including all ages of fish) </w:t>
      </w:r>
      <w:r w:rsidR="003368A1">
        <w:t xml:space="preserve">are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184A9E">
        <w:t xml:space="preserve">Equation </w:t>
      </w:r>
      <w:r w:rsidR="00184A9E">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502D0">
        <w:t xml:space="preserve">) </w:t>
      </w:r>
      <w:r w:rsidR="003368A1">
        <w:t>estimate</w:t>
      </w:r>
      <w:r w:rsidR="00231872">
        <w:t>d</w:t>
      </w:r>
      <w:r w:rsidR="003368A1">
        <w:t xml:space="preserve"> </w:t>
      </w:r>
      <w:r w:rsidR="00F502D0">
        <w:t>using maximum likelihood</w:t>
      </w:r>
      <w:r w:rsidR="00FD20B7">
        <w:t xml:space="preserve"> (in this study using</w:t>
      </w:r>
      <w:r w:rsidR="00F502D0">
        <w:t xml:space="preserve"> Template Model Builder</w:t>
      </w:r>
      <w:r w:rsidR="00FD20B7">
        <w:t>;</w:t>
      </w:r>
      <w:r w:rsidR="00F502D0">
        <w:t xml:space="preserve"> </w:t>
      </w:r>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r w:rsidR="00F502D0">
        <w:t xml:space="preserve"> assum</w:t>
      </w:r>
      <w:r w:rsidR="00FD20B7">
        <w:t>ing</w:t>
      </w:r>
      <w:r w:rsidR="00F502D0">
        <w:t xml:space="preserve"> that the </w:t>
      </w:r>
      <w:r w:rsidR="00F502D0" w:rsidRPr="004906F5">
        <w:rPr>
          <w:rFonts w:eastAsiaTheme="minorEastAsia"/>
        </w:rPr>
        <w:t xml:space="preserve">error </w:t>
      </w:r>
      <w:r w:rsidR="00F502D0">
        <w:rPr>
          <w:rFonts w:eastAsiaTheme="minorEastAsia"/>
        </w:rPr>
        <w:t>is</w:t>
      </w:r>
      <w:r w:rsidR="00F502D0" w:rsidRPr="004906F5">
        <w:rPr>
          <w:rFonts w:eastAsiaTheme="minorEastAsia"/>
        </w:rPr>
        <w:t xml:space="preserve"> normally distributed with zero mean and variance σ</w:t>
      </w:r>
      <w:r w:rsidR="00FD20B7">
        <w:rPr>
          <w:rFonts w:eastAsiaTheme="minorEastAsia"/>
        </w:rPr>
        <w:t>)</w:t>
      </w:r>
      <w:r w:rsidR="00F502D0">
        <w:t xml:space="preserve">. </w:t>
      </w:r>
    </w:p>
    <w:p w14:paraId="5F25DAED" w14:textId="4A2DFF6C" w:rsidR="00EF678E" w:rsidRPr="00EF678E" w:rsidRDefault="00F502D0" w:rsidP="001B618E">
      <w:pPr>
        <w:spacing w:before="120" w:after="0" w:line="240" w:lineRule="auto"/>
        <w:rPr>
          <w:rFonts w:eastAsiaTheme="minorEastAsia"/>
        </w:rPr>
      </w:pPr>
      <w:bookmarkStart w:id="5" w:name="_Ref5721864"/>
      <w:r>
        <w:t xml:space="preserve">Equation </w:t>
      </w:r>
      <w:r>
        <w:rPr>
          <w:noProof/>
        </w:rPr>
        <w:fldChar w:fldCharType="begin"/>
      </w:r>
      <w:r>
        <w:rPr>
          <w:noProof/>
        </w:rPr>
        <w:instrText xml:space="preserve"> SEQ Equation \* ARABIC </w:instrText>
      </w:r>
      <w:r>
        <w:rPr>
          <w:noProof/>
        </w:rPr>
        <w:fldChar w:fldCharType="separate"/>
      </w:r>
      <w:r w:rsidR="00A33E5C">
        <w:rPr>
          <w:noProof/>
        </w:rPr>
        <w:t>4</w:t>
      </w:r>
      <w:r>
        <w:rPr>
          <w:noProof/>
        </w:rPr>
        <w:fldChar w:fldCharType="end"/>
      </w:r>
      <w:bookmarkEnd w:id="5"/>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p>
    <w:p w14:paraId="5034D09B" w14:textId="43D78683" w:rsidR="00F502D0" w:rsidRDefault="00F502D0" w:rsidP="001B618E">
      <w:pPr>
        <w:spacing w:before="120" w:after="0" w:line="240" w:lineRule="auto"/>
        <w:rPr>
          <w:rFonts w:eastAsiaTheme="minorEastAsia"/>
        </w:rPr>
      </w:pPr>
      <m:oMath>
        <m:r>
          <m:rPr>
            <m:sty m:val="p"/>
          </m:rPr>
          <w:rPr>
            <w:rFonts w:ascii="Cambria Math" w:hAnsi="Cambria Math"/>
          </w:rPr>
          <m:t>ε ~ N(0,σ</m:t>
        </m:r>
      </m:oMath>
      <w:r>
        <w:rPr>
          <w:rFonts w:eastAsiaTheme="minorEastAsia"/>
          <w:vertAlign w:val="superscript"/>
        </w:rPr>
        <w:t>2</w:t>
      </w:r>
      <w:r>
        <w:rPr>
          <w:rFonts w:eastAsiaTheme="minorEastAsia"/>
        </w:rPr>
        <w:t>)</w:t>
      </w:r>
    </w:p>
    <w:p w14:paraId="3E50175F" w14:textId="77777777" w:rsidR="002A0D40" w:rsidRPr="00E022D1" w:rsidRDefault="002A0D40" w:rsidP="001B618E">
      <w:pPr>
        <w:spacing w:before="120" w:after="0" w:line="240" w:lineRule="auto"/>
        <w:rPr>
          <w:rFonts w:eastAsiaTheme="minorEastAsia"/>
        </w:rPr>
      </w:pPr>
    </w:p>
    <w:p w14:paraId="6563A715" w14:textId="77777777" w:rsidR="00B73EA5" w:rsidRDefault="00B10712" w:rsidP="00161E13">
      <w:pPr>
        <w:pStyle w:val="Heading2"/>
      </w:pPr>
      <w:r>
        <w:t xml:space="preserve">2.2 </w:t>
      </w:r>
      <w:r w:rsidRPr="00101B12">
        <w:t>Simulation Testing</w:t>
      </w:r>
    </w:p>
    <w:p w14:paraId="062CC497" w14:textId="51EBFD5D" w:rsidR="00715ED3" w:rsidRDefault="00715ED3" w:rsidP="00161E13">
      <w:pPr>
        <w:pStyle w:val="Heading3"/>
      </w:pPr>
      <w:r>
        <w:t>2.2.1 Outline and design</w:t>
      </w:r>
    </w:p>
    <w:p w14:paraId="1E4940F0" w14:textId="52F75F70" w:rsidR="00F75BC7" w:rsidRDefault="00AA168A" w:rsidP="001B618E">
      <w:pPr>
        <w:spacing w:after="0" w:line="240" w:lineRule="auto"/>
        <w:ind w:firstLine="360"/>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method, </w:t>
      </w:r>
      <w:r w:rsidR="003057E6">
        <w:t xml:space="preserve">using datasets generated </w:t>
      </w:r>
      <w:r>
        <w:t xml:space="preserve">using </w:t>
      </w:r>
      <w:r w:rsidR="003057E6">
        <w:t>an individual-based model (IBM</w:t>
      </w:r>
      <w:r w:rsidR="00257626">
        <w:t>, see Appendix for full details</w:t>
      </w:r>
      <w:r w:rsidR="003057E6">
        <w:t xml:space="preserve">). The </w:t>
      </w:r>
      <w:r w:rsidR="00825F33">
        <w:t>IBM is</w:t>
      </w:r>
      <w:r w:rsidR="003057E6">
        <w:t xml:space="preserve"> capable of </w:t>
      </w:r>
      <w:r w:rsidR="002360BE">
        <w:t xml:space="preserve">simulating </w:t>
      </w:r>
      <w:r w:rsidR="003057E6">
        <w:t xml:space="preserve">individual characteristics by following the life history processes (survival, growth, and reproduction) of individual fish.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w:t>
      </w:r>
      <w:r w:rsidR="00922BA3">
        <w:t>fish grown under each Regime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4F6FFD">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Sciences","id":"ITEM-1","issued":{"date-parts":[["1981"]]},"page":"1128-1140","title":"A Versatile Growth Model with Statistically Stable Parameters","type":"article-journal","volume":"38"},"uris":["http://www.mendeley.com/documents/?uuid=5a786ed3-0274-4fc0-9890-2ed84cc9cecc"]}],"mendeley":{"formattedCitation":"(Schnute, 1981)","manualFormatting":"(1981)","plainTextFormattedCitation":"(Schnute, 1981)","previouslyFormattedCitation":"(Schnute, 1981)"},"properties":{"noteIndex":0},"schema":"https://github.com/citation-style-language/schema/raw/master/csl-citation.json"}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42C18BC" w:rsidR="00F75BC7" w:rsidRDefault="00392042" w:rsidP="001B618E">
      <w:pPr>
        <w:pStyle w:val="Caption"/>
        <w:spacing w:before="120" w:after="0"/>
      </w:pPr>
      <w:bookmarkStart w:id="6"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A33E5C">
        <w:rPr>
          <w:noProof/>
        </w:rPr>
        <w:t>5</w:t>
      </w:r>
      <w:r w:rsidR="009308CB">
        <w:rPr>
          <w:noProof/>
        </w:rPr>
        <w:fldChar w:fldCharType="end"/>
      </w:r>
      <w:bookmarkEnd w:id="6"/>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1225F9D9" w:rsidR="00E05953" w:rsidRDefault="003368A1" w:rsidP="001B618E">
      <w:pPr>
        <w:spacing w:after="0" w:line="240" w:lineRule="auto"/>
      </w:pPr>
      <w:bookmarkStart w:id="7"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An individual fish’s </w:t>
      </w:r>
      <w:r>
        <w:rPr>
          <w:rFonts w:eastAsiaTheme="minorEastAsia"/>
        </w:rPr>
        <w:t xml:space="preserve">annual </w:t>
      </w:r>
      <w:r w:rsidR="00642D5E">
        <w:rPr>
          <w:rFonts w:eastAsiaTheme="minorEastAsia"/>
        </w:rPr>
        <w:t xml:space="preserve">growth increment </w:t>
      </w:r>
      <w:r w:rsidR="008A6648">
        <w:rPr>
          <w:rFonts w:eastAsiaTheme="minorEastAsia"/>
        </w:rPr>
        <w:t>is subject to</w:t>
      </w:r>
      <w:r w:rsidR="00642D5E">
        <w:rPr>
          <w:rFonts w:eastAsiaTheme="minorEastAsia"/>
        </w:rPr>
        <w:t xml:space="preserve"> </w:t>
      </w:r>
      <w:r w:rsidR="00AC02E6">
        <w:rPr>
          <w:rFonts w:eastAsiaTheme="minorEastAsia"/>
        </w:rPr>
        <w:t xml:space="preserve">a </w:t>
      </w:r>
      <w:r w:rsidR="009E50E8">
        <w:rPr>
          <w:rFonts w:eastAsiaTheme="minorEastAsia"/>
        </w:rPr>
        <w:t xml:space="preserve">bias-corrected </w:t>
      </w:r>
      <w:r w:rsidR="00642D5E">
        <w:rPr>
          <w:rFonts w:eastAsiaTheme="minorEastAsia"/>
        </w:rPr>
        <w:t>lognormal error term.</w:t>
      </w:r>
      <w:r w:rsidR="00C41D19">
        <w:t xml:space="preserve"> </w:t>
      </w:r>
      <w:r w:rsidR="002360BE">
        <w:t xml:space="preserve">We considered six growth scenarios consisting of three different growth regimes </w:t>
      </w:r>
      <w:r w:rsidR="002360BE">
        <w:rPr>
          <w:rFonts w:eastAsiaTheme="minorEastAsia"/>
        </w:rPr>
        <w:t>with either completely distinct spatial or temporal ranges, or spatial ranges with some overlap (Table 1 and Figure 1).</w:t>
      </w:r>
      <w:r w:rsidR="00585ACF">
        <w:rPr>
          <w:rFonts w:eastAsiaTheme="minorEastAsia"/>
        </w:rPr>
        <w:t xml:space="preserve"> We designed our growth Regimes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8"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8"/>
      <w:r w:rsidR="00585ACF">
        <w:rPr>
          <w:rFonts w:eastAsiaTheme="minorEastAsia"/>
        </w:rPr>
        <w:t xml:space="preserve">present in the sablefish dataset, </w:t>
      </w:r>
      <w:r w:rsidR="00401105">
        <w:rPr>
          <w:rFonts w:eastAsiaTheme="minorEastAsia"/>
        </w:rPr>
        <w:t xml:space="preserve">which was as high as 30%.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101B12">
        <w:t xml:space="preserve">Regime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Regime 2</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parameters 20% higher than Regime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proofErr w:type="gramStart"/>
      <w:r w:rsidR="00401105">
        <w:rPr>
          <w:vertAlign w:val="subscript"/>
        </w:rPr>
        <w:t>2</w:t>
      </w:r>
      <w:r w:rsidR="00401105">
        <w:rPr>
          <w:rFonts w:eastAsiaTheme="minorEastAsia"/>
        </w:rPr>
        <w:t xml:space="preserve">  =</w:t>
      </w:r>
      <w:proofErr w:type="gramEnd"/>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the Appendix</w:t>
      </w:r>
      <w:r w:rsidR="00730B78">
        <w:t xml:space="preserve"> Figure A1</w:t>
      </w:r>
      <w:r w:rsidR="00585ACF">
        <w:t>.</w:t>
      </w:r>
    </w:p>
    <w:p w14:paraId="099BA7BD" w14:textId="5D619139" w:rsidR="00CE3A12" w:rsidRPr="00AB3E57" w:rsidRDefault="003057E6" w:rsidP="001B618E">
      <w:pPr>
        <w:spacing w:after="0" w:line="240" w:lineRule="auto"/>
        <w:ind w:firstLine="360"/>
      </w:pPr>
      <w:r>
        <w:t>The</w:t>
      </w:r>
      <w:r w:rsidR="002360BE">
        <w:t>se</w:t>
      </w:r>
      <w:r>
        <w:t xml:space="preserve"> </w:t>
      </w:r>
      <w:r w:rsidR="00BD69F5">
        <w:t xml:space="preserve">simulation </w:t>
      </w:r>
      <w:r>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A33E5C">
        <w:t xml:space="preserve">Table </w:t>
      </w:r>
      <w:r w:rsidR="00A33E5C">
        <w:rPr>
          <w:noProof/>
        </w:rPr>
        <w:t>1</w:t>
      </w:r>
      <w:r w:rsidR="00C61A6B">
        <w:fldChar w:fldCharType="end"/>
      </w:r>
      <w:r w:rsidR="00FD20B7">
        <w:t>)</w:t>
      </w:r>
      <w:r>
        <w:t xml:space="preserve"> were designed to represent </w:t>
      </w:r>
      <w:r w:rsidR="00CD3EA6">
        <w:t xml:space="preserve">a variety of </w:t>
      </w:r>
      <w:r w:rsidR="00F96D86">
        <w:t xml:space="preserve">possibilities </w:t>
      </w:r>
      <w:r w:rsidR="00CD3EA6">
        <w:t>in spatial growth variation</w:t>
      </w:r>
      <w:r w:rsidR="002B159B">
        <w:t xml:space="preserve">, with one test of the ability to </w:t>
      </w:r>
      <w:r w:rsidR="001B6135">
        <w:t xml:space="preserve">identify </w:t>
      </w:r>
      <w:r w:rsidR="002B159B">
        <w:t>a temporal regime change in growth</w:t>
      </w:r>
      <w:r w:rsidR="00D60AC2">
        <w:t xml:space="preserve">; all simulated datasets were fit using link function </w:t>
      </w:r>
      <w:r w:rsidR="00D60AC2">
        <w:rPr>
          <w:i/>
        </w:rPr>
        <w:t>g</w:t>
      </w:r>
      <w:r w:rsidR="00D60AC2">
        <w:t xml:space="preserve"> with smoothing functions </w:t>
      </w:r>
      <w:r w:rsidR="00D60AC2">
        <w:rPr>
          <w:i/>
        </w:rPr>
        <w:t xml:space="preserve">f </w:t>
      </w:r>
      <w:r w:rsidR="00D60AC2">
        <w:t>for both spatial covariates as well as year</w:t>
      </w:r>
      <w:r w:rsidR="00297019">
        <w:t>.</w:t>
      </w:r>
      <w:r w:rsidR="00C700EA">
        <w:t xml:space="preserve"> The simulated spatial extent ranges from 0° to 50° in latitude and longitude.</w:t>
      </w:r>
      <w:r w:rsidR="003F6D4D">
        <w:t xml:space="preserve"> </w:t>
      </w:r>
      <w:r w:rsidR="00AB58CE">
        <w:rPr>
          <w:rFonts w:eastAsiaTheme="minorEastAsia"/>
        </w:rPr>
        <w:t>To simulate spatial zones, fish locations were sampled from a uniform distribution with boundaries specific to a certain growth Regime</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6A4ECF">
        <w:rPr>
          <w:rFonts w:eastAsiaTheme="minorEastAsia"/>
        </w:rPr>
      </w:r>
      <w:r w:rsidR="006A4ECF">
        <w:rPr>
          <w:rFonts w:eastAsiaTheme="minorEastAsia"/>
        </w:rPr>
        <w:fldChar w:fldCharType="separate"/>
      </w:r>
      <w:r w:rsidR="006A4ECF">
        <w:t xml:space="preserve">Figure </w:t>
      </w:r>
      <w:r w:rsidR="006A4ECF">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473F2A">
        <w:rPr>
          <w:rFonts w:eastAsiaTheme="minorEastAsia"/>
        </w:rPr>
        <w:t xml:space="preserve">In all except </w:t>
      </w:r>
      <w:r w:rsidR="00A60CA7">
        <w:rPr>
          <w:rFonts w:eastAsiaTheme="minorEastAsia"/>
        </w:rPr>
        <w:t>Scenario 4,</w:t>
      </w:r>
      <w:r w:rsidR="00C700EA">
        <w:rPr>
          <w:rFonts w:eastAsiaTheme="minorEastAsia"/>
        </w:rPr>
        <w:t xml:space="preserve"> where the break is located </w:t>
      </w:r>
      <w:r w:rsidR="003F6D4D">
        <w:rPr>
          <w:rFonts w:eastAsiaTheme="minorEastAsia"/>
        </w:rPr>
        <w:t>at 49</w:t>
      </w:r>
      <w:r w:rsidR="00C700EA">
        <w:t xml:space="preserve">° </w:t>
      </w:r>
      <w:r w:rsidR="00473F2A">
        <w:rPr>
          <w:rFonts w:eastAsiaTheme="minorEastAsia"/>
        </w:rPr>
        <w:t xml:space="preserve">and non-spatial scenarios, the latitude and longitude of fish grown under Regime 1 </w:t>
      </w:r>
      <w:r w:rsidR="001B6135">
        <w:rPr>
          <w:rFonts w:eastAsiaTheme="minorEastAsia"/>
        </w:rPr>
        <w:t>we</w:t>
      </w:r>
      <w:r w:rsidR="00473F2A">
        <w:rPr>
          <w:rFonts w:eastAsiaTheme="minorEastAsia"/>
        </w:rPr>
        <w:t xml:space="preserve">re </w:t>
      </w:r>
      <w:r w:rsidR="00473F2A">
        <w:t xml:space="preserve">sampled independently and at random from a uniform distribution between 0° and 25°; for simulations with spatial variation, fish grown under Regime 2 have </w:t>
      </w:r>
      <w:r w:rsidR="00473F2A">
        <w:rPr>
          <w:rFonts w:eastAsiaTheme="minorEastAsia"/>
        </w:rPr>
        <w:t xml:space="preserve">latitude and longitude </w:t>
      </w:r>
      <w:r w:rsidR="00473F2A">
        <w:t xml:space="preserve">sampled </w:t>
      </w:r>
      <w:r w:rsidR="00303AFC">
        <w:t>uniformly</w:t>
      </w:r>
      <w:r w:rsidR="00473F2A">
        <w:t xml:space="preserve"> from 25° to 50°. In </w:t>
      </w:r>
      <w:r w:rsidR="006A0AAB">
        <w:t>Scenario 4</w:t>
      </w:r>
      <w:r w:rsidR="00473F2A">
        <w:t xml:space="preserve">, fish simulated under life history Regime 1 </w:t>
      </w:r>
      <w:r w:rsidR="00715ED3">
        <w:rPr>
          <w:rFonts w:eastAsiaTheme="minorEastAsia"/>
        </w:rPr>
        <w:t>we</w:t>
      </w:r>
      <w:r w:rsidR="00473F2A">
        <w:rPr>
          <w:rFonts w:eastAsiaTheme="minorEastAsia"/>
        </w:rPr>
        <w:t xml:space="preserve">re assigned latitudes and longitudes </w:t>
      </w:r>
      <w:r w:rsidR="00473F2A">
        <w:t xml:space="preserve">sampled independently and at random from a uniform distribution from 1° to 49°, and those simulated under Regime 2 have coordinates sampled similarly with both latitude and longitude </w:t>
      </w:r>
      <w:r w:rsidR="00DC249D">
        <w:t>ranging</w:t>
      </w:r>
      <w:r w:rsidR="00473F2A">
        <w:t xml:space="preserve"> from 49° to 50°.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w:t>
      </w:r>
      <w:r w:rsidR="0062357A" w:rsidRPr="00EB62A9">
        <w:t>439</w:t>
      </w:r>
      <w:r w:rsidR="00322C06" w:rsidRPr="00EB62A9">
        <w:t xml:space="preserve"> age-six fish per dataset</w:t>
      </w:r>
      <w:r w:rsidR="00D44E39" w:rsidRPr="00EB62A9">
        <w:t xml:space="preserve"> (we did not find the method’s accuracy sensitive t</w:t>
      </w:r>
      <w:r w:rsidR="00497F73" w:rsidRPr="00EB62A9">
        <w:t>o either halving or reducing the sample size by 25%</w:t>
      </w:r>
      <w:r w:rsidR="00D44E39" w:rsidRPr="00EB62A9">
        <w:t>; see Appendix section A.4)</w:t>
      </w:r>
      <w:r w:rsidR="00297019" w:rsidRPr="00EB62A9">
        <w:t>.</w:t>
      </w:r>
      <w:bookmarkStart w:id="9" w:name="_GoBack"/>
      <w:bookmarkEnd w:id="9"/>
      <w:r w:rsidR="00297019">
        <w:t xml:space="preserve"> </w:t>
      </w:r>
      <w:r>
        <w:t xml:space="preserve"> </w:t>
      </w:r>
      <w:r w:rsidR="004E1E7E" w:rsidRPr="002F43F1">
        <w:t xml:space="preserve">Our </w:t>
      </w:r>
      <w:r w:rsidR="006C5792" w:rsidRPr="002F43F1">
        <w:t xml:space="preserve">final </w:t>
      </w:r>
      <w:r w:rsidR="004E1E7E" w:rsidRPr="002F43F1">
        <w:t xml:space="preserve">simulation scenario </w:t>
      </w:r>
      <w:r w:rsidR="00715ED3">
        <w:t>involved</w:t>
      </w:r>
      <w:r w:rsidR="004E1E7E" w:rsidRPr="002F43F1">
        <w:t xml:space="preserve"> </w:t>
      </w:r>
      <w:r w:rsidR="001866EE" w:rsidRPr="002F43F1">
        <w:t xml:space="preserve">temporal changes in growth, </w:t>
      </w:r>
      <w:r w:rsidR="006C5792" w:rsidRPr="002F43F1">
        <w:t>with a change from growth Regime 1 to Regime 2 in year 50. This means that the growth increment generally increased for individuals whose lifespan covers this breakpoint</w:t>
      </w:r>
      <w:r w:rsidR="00DA564E">
        <w:t>, though note that</w:t>
      </w:r>
      <w:r w:rsidR="006C5792" w:rsidRPr="002F43F1">
        <w:t xml:space="preserve"> the GAM is fit to fish of a fixed age. Fish locations for the temporal break scenario are sampled identically to the scenario without spatial variation.</w:t>
      </w:r>
      <w:r w:rsidR="00CE3A12">
        <w:t xml:space="preserve"> 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CE3A12" w:rsidRPr="008567BF">
        <w:t xml:space="preserve"> </w:t>
      </w:r>
      <w:r w:rsidR="00CE3A12">
        <w:t xml:space="preserve">= 0.1,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calculates the predicted length at the endpoints of the estimated growth curve (</w:t>
      </w:r>
      <w:r w:rsidR="00CE3A12">
        <w:fldChar w:fldCharType="begin"/>
      </w:r>
      <w:r w:rsidR="00CE3A12">
        <w:instrText xml:space="preserve"> REF _Ref5721903 \h  \* MERGEFORMAT </w:instrText>
      </w:r>
      <w:r w:rsidR="00CE3A12">
        <w:fldChar w:fldCharType="separate"/>
      </w:r>
      <w:r w:rsidR="00CE3A12">
        <w:t xml:space="preserve">Equation </w:t>
      </w:r>
      <w:r w:rsidR="00CE3A12">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ages, (</w:t>
      </w:r>
      <w:r w:rsidR="00CE3A12" w:rsidRPr="00B9623A">
        <w:rPr>
          <w:i/>
        </w:rPr>
        <w:t>L</w:t>
      </w:r>
      <w:r w:rsidR="00CE3A12" w:rsidRPr="00B9623A">
        <w:rPr>
          <w:vertAlign w:val="subscript"/>
        </w:rPr>
        <w:t>2</w:t>
      </w:r>
      <w:r w:rsidR="00CE3A12">
        <w:rPr>
          <w:vertAlign w:val="subscript"/>
        </w:rPr>
        <w:t>)</w:t>
      </w:r>
      <w:r w:rsidR="00CE3A12">
        <w:t xml:space="preserve">, which were 0 and 15 years in the simulation studies). These values and their standard errors are used in the evaluation of the method (see Section </w:t>
      </w:r>
      <w:r w:rsidR="00CE3A12">
        <w:fldChar w:fldCharType="begin"/>
      </w:r>
      <w:r w:rsidR="00CE3A12">
        <w:instrText xml:space="preserve"> REF _Ref5258267 \h  \* MERGEFORMAT </w:instrText>
      </w:r>
      <w:r w:rsidR="00CE3A12">
        <w:fldChar w:fldCharType="separate"/>
      </w:r>
      <w:r w:rsidR="00CE3A12">
        <w:t>2.3</w:t>
      </w:r>
      <w:r w:rsidR="00CE3A12">
        <w:fldChar w:fldCharType="end"/>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1B618E">
      <w:pPr>
        <w:spacing w:after="0" w:line="240" w:lineRule="auto"/>
        <w:ind w:firstLine="360"/>
      </w:pPr>
    </w:p>
    <w:p w14:paraId="2395614F" w14:textId="5435AA24" w:rsidR="001D6A18" w:rsidRPr="00CE3A12" w:rsidRDefault="0023745F" w:rsidP="00161E13">
      <w:pPr>
        <w:pStyle w:val="Heading3"/>
      </w:pPr>
      <w:bookmarkStart w:id="10" w:name="_Ref5258267"/>
      <w:r w:rsidRPr="00CE3A12">
        <w:t>2.</w:t>
      </w:r>
      <w:r w:rsidR="00715ED3" w:rsidRPr="00CE3A12">
        <w:t>2.2</w:t>
      </w:r>
      <w:r w:rsidRPr="00CE3A12">
        <w:t xml:space="preserve"> </w:t>
      </w:r>
      <w:r w:rsidR="001D6A18" w:rsidRPr="00CE3A12">
        <w:t xml:space="preserve">Performance </w:t>
      </w:r>
      <w:r w:rsidR="00715ED3" w:rsidRPr="00CE3A12">
        <w:t>m</w:t>
      </w:r>
      <w:r w:rsidR="001D6A18" w:rsidRPr="00CE3A12">
        <w:t>etrics</w:t>
      </w:r>
      <w:bookmarkEnd w:id="10"/>
    </w:p>
    <w:p w14:paraId="5ED8337B" w14:textId="0A23BF6B" w:rsidR="009C3DE6" w:rsidRDefault="001D6A18" w:rsidP="001B618E">
      <w:pPr>
        <w:spacing w:after="0" w:line="240" w:lineRule="auto"/>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1E20BC">
        <w:t xml:space="preserve">year, </w:t>
      </w:r>
      <w:r w:rsidR="00E86CA8">
        <w:t xml:space="preserve">or </w:t>
      </w:r>
      <w:r w:rsidR="001E20BC">
        <w:t>all</w:t>
      </w:r>
      <w:r w:rsidR="00E4187E">
        <w:t>;</w:t>
      </w:r>
      <w:r>
        <w:t xml:space="preserve"> and 2) the coverage probabilities </w:t>
      </w:r>
      <w:r w:rsidR="00715ED3">
        <w:t>for the lengths for fish of two ages</w:t>
      </w:r>
      <w:r>
        <w:t xml:space="preserve">. </w:t>
      </w:r>
      <w:r w:rsidR="009C3DE6">
        <w:t>For all but the scenario with overlapping ranges (</w:t>
      </w:r>
      <w:r w:rsidR="009C3DE6">
        <w:fldChar w:fldCharType="begin"/>
      </w:r>
      <w:r w:rsidR="009C3DE6">
        <w:instrText xml:space="preserve"> REF _Ref872431 \h  \* MERGEFORMAT </w:instrText>
      </w:r>
      <w:r w:rsidR="009C3DE6">
        <w:fldChar w:fldCharType="separate"/>
      </w:r>
      <w:r w:rsidR="00A33E5C">
        <w:t xml:space="preserve">Table </w:t>
      </w:r>
      <w:r w:rsidR="00A33E5C">
        <w:rPr>
          <w:noProof/>
        </w:rPr>
        <w:t>1</w:t>
      </w:r>
      <w:r w:rsidR="009C3DE6">
        <w:fldChar w:fldCharType="end"/>
      </w:r>
      <w:r w:rsidR="009C3DE6">
        <w:t xml:space="preserve">, row 4), </w:t>
      </w:r>
      <w:commentRangeStart w:id="11"/>
      <w:commentRangeStart w:id="12"/>
      <w:r w:rsidR="008038A0">
        <w:t>we only considered the GAM analysis to have correctly identified the true breakpoint if it was an exact match</w:t>
      </w:r>
      <w:commentRangeEnd w:id="11"/>
      <w:r w:rsidR="008038A0">
        <w:rPr>
          <w:rStyle w:val="CommentReference"/>
        </w:rPr>
        <w:commentReference w:id="11"/>
      </w:r>
      <w:commentRangeEnd w:id="12"/>
      <w:r w:rsidR="00C700EA">
        <w:rPr>
          <w:rStyle w:val="CommentReference"/>
        </w:rPr>
        <w:commentReference w:id="12"/>
      </w:r>
      <w:r w:rsidR="008038A0">
        <w:t xml:space="preserve"> </w:t>
      </w:r>
      <w:r w:rsidR="009C3DE6">
        <w:t>. For the scenario with overlapping ranges, the ‘true’ dataset contained fish grown under Regimes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54180771" w:rsidR="001D6A18" w:rsidRDefault="001D6A18" w:rsidP="001B618E">
      <w:pPr>
        <w:spacing w:after="0" w:line="240" w:lineRule="auto"/>
        <w:ind w:firstLine="360"/>
      </w:pPr>
      <w:r>
        <w:lastRenderedPageBreak/>
        <w:t xml:space="preserve">For each simulation, after aggregating </w:t>
      </w:r>
      <w:r w:rsidR="008038A0">
        <w:t xml:space="preserve">the simulated data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 used in the IBM to generate fish from that region. For example, fish generated under Regime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555EB1">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6A39A3">
        <w:t>Regime 1.</w:t>
      </w:r>
      <w:r w:rsidR="00383DB6">
        <w:t xml:space="preserve"> </w:t>
      </w:r>
      <w:r w:rsidR="00257CAD">
        <w:t xml:space="preserve">Fits from the complementary </w:t>
      </w:r>
      <w:r w:rsidR="00257CAD" w:rsidRPr="00555EB1">
        <w:rPr>
          <w:i/>
        </w:rPr>
        <w:t>de facto</w:t>
      </w:r>
      <w:r w:rsidR="00257CAD">
        <w:t xml:space="preserve"> ‘Region’ ranging from 25° to 50°, or a “late” period, would be compared to whichever Regime generated the majority of fish therein. </w:t>
      </w:r>
      <w:r w:rsidR="00DC249D">
        <w:t xml:space="preserve">An estimated endpoint from </w:t>
      </w:r>
      <w:r w:rsidR="00121BC4">
        <w:t>a</w:t>
      </w:r>
      <w:r w:rsidR="00DC249D">
        <w:t xml:space="preserve"> </w:t>
      </w:r>
      <w:r w:rsidR="003C031E">
        <w:t>GAM-defined</w:t>
      </w:r>
      <w:r w:rsidR="00DC249D">
        <w:t xml:space="preserve"> Region was considered a match</w:t>
      </w:r>
      <w:r w:rsidR="00591FF0">
        <w:t xml:space="preserve"> if</w:t>
      </w:r>
      <w:r w:rsidR="00DC249D">
        <w:t xml:space="preserve"> the 95% confidence interval for it contained the true (mean) </w:t>
      </w:r>
      <w:r w:rsidR="00715ED3">
        <w:t>value</w:t>
      </w:r>
      <w:r w:rsidR="00D8052C">
        <w:t xml:space="preserve">; we tabulated the number of times the confidence interval contained </w:t>
      </w:r>
      <w:r w:rsidR="00D8052C" w:rsidRPr="00555EB1">
        <w:rPr>
          <w:i/>
        </w:rPr>
        <w:t>L</w:t>
      </w:r>
      <w:r w:rsidR="00D8052C" w:rsidRPr="00555EB1">
        <w:rPr>
          <w:i/>
          <w:vertAlign w:val="subscript"/>
        </w:rPr>
        <w:t>1</w:t>
      </w:r>
      <w:r w:rsidR="00D8052C">
        <w:t xml:space="preserve">, </w:t>
      </w:r>
      <w:r w:rsidR="00D8052C" w:rsidRPr="00555EB1">
        <w:rPr>
          <w:i/>
        </w:rPr>
        <w:t>L</w:t>
      </w:r>
      <w:r w:rsidR="00D8052C" w:rsidRPr="00555EB1">
        <w:rPr>
          <w:i/>
          <w:vertAlign w:val="subscript"/>
        </w:rPr>
        <w:t>2</w:t>
      </w:r>
      <w:r w:rsidR="00D8052C">
        <w:t xml:space="preserve"> or both.</w:t>
      </w:r>
    </w:p>
    <w:p w14:paraId="4FF725FB" w14:textId="0F167188" w:rsidR="002C6B59" w:rsidRPr="002C6B59" w:rsidRDefault="002C6B59" w:rsidP="001B618E">
      <w:pPr>
        <w:spacing w:after="0" w:line="240" w:lineRule="auto"/>
        <w:ind w:firstLine="360"/>
      </w:pPr>
      <w:r>
        <w:t xml:space="preserve">To facilitate comparison between the proposed method and an extant approach, we applied the </w:t>
      </w:r>
      <w:r w:rsidRPr="002C6B59">
        <w:t>sequential t-test analysis of regime shifts (STARS</w:t>
      </w:r>
      <w:r>
        <w:t xml:space="preserve">, </w:t>
      </w:r>
      <w:r>
        <w:fldChar w:fldCharType="begin" w:fldLock="1"/>
      </w:r>
      <w:r w:rsidR="009D5078">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fldChar w:fldCharType="separate"/>
      </w:r>
      <w:r w:rsidRPr="002C6B59">
        <w:rPr>
          <w:noProof/>
        </w:rPr>
        <w:t>Rodionov, 2004)</w:t>
      </w:r>
      <w:r>
        <w:fldChar w:fldCharType="end"/>
      </w:r>
      <w:r>
        <w:t xml:space="preserve"> to our simulated datasets. </w:t>
      </w:r>
      <w:r w:rsidR="0097653B">
        <w:t xml:space="preserve">The STARS method was originally developed to detect climate regime shifts in time-series data, and was noted for its sensitivity to changes towards the end of a series. </w:t>
      </w:r>
      <w:r>
        <w:t xml:space="preserve">We implemented the same steps, whereby the detected spatial and/or temporal breakpoint(s) were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1"/>
    <w:bookmarkEnd w:id="7"/>
    <w:p w14:paraId="6E1C2CA2" w14:textId="7279A17C" w:rsidR="00555EB1" w:rsidRDefault="0023745F" w:rsidP="001B618E">
      <w:pPr>
        <w:pStyle w:val="Heading2"/>
        <w:spacing w:before="240" w:line="240" w:lineRule="auto"/>
      </w:pPr>
      <w:r>
        <w:t xml:space="preserve">2.4 </w:t>
      </w:r>
      <w:r w:rsidR="00E05953">
        <w:t>Application to Northeast Pacific Sablefish</w:t>
      </w:r>
    </w:p>
    <w:p w14:paraId="6A1C8EE7" w14:textId="5C9C98E1" w:rsidR="00F13628" w:rsidRPr="00F13628" w:rsidRDefault="00971118" w:rsidP="001B618E">
      <w:pPr>
        <w:spacing w:after="0" w:line="240" w:lineRule="auto"/>
        <w:ind w:firstLine="360"/>
      </w:pPr>
      <w:commentRangeStart w:id="13"/>
      <w:r>
        <w:t>We</w:t>
      </w:r>
      <w:commentRangeEnd w:id="13"/>
      <w:r w:rsidR="008038A0">
        <w:rPr>
          <w:rStyle w:val="CommentReference"/>
        </w:rPr>
        <w:commentReference w:id="13"/>
      </w:r>
      <w:r>
        <w:t xml:space="preserve"> obtained fishery-independent length and age data from the </w:t>
      </w:r>
      <w:r w:rsidR="00842A20" w:rsidRPr="008F0D40">
        <w:t>Bering Sea, Aleutian Islands, and Gulf of Alaska</w:t>
      </w:r>
      <w:r w:rsidR="00842A20" w:rsidDel="00842A20">
        <w:t xml:space="preserve"> </w:t>
      </w:r>
      <w:r w:rsidR="00CB15E0">
        <w:t>Sablefish Longline Survey</w:t>
      </w:r>
      <w:commentRangeStart w:id="14"/>
      <w:commentRangeStart w:id="15"/>
      <w:commentRangeStart w:id="16"/>
      <w:commentRangeEnd w:id="14"/>
      <w:commentRangeEnd w:id="15"/>
      <w:commentRangeEnd w:id="16"/>
      <w:r>
        <w:t xml:space="preserve"> and </w:t>
      </w:r>
      <w:r w:rsidR="00CB15E0">
        <w:t xml:space="preserve">the </w:t>
      </w:r>
      <w:r w:rsidR="00CB15E0" w:rsidRPr="00CB15E0">
        <w:t>U.S. West Coast Groundfish Bottom Trawl Survey</w:t>
      </w:r>
      <w:r>
        <w:t xml:space="preserve"> conducted annually by the </w:t>
      </w:r>
      <w:r w:rsidR="00CB15E0">
        <w:t>Alaska 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w:t>
      </w:r>
      <w:r w:rsidR="00A41BB8">
        <w:t xml:space="preserve"> of more heavily-sampled regions on breakpoint estimates</w:t>
      </w:r>
      <w:r w:rsidR="00A905FF">
        <w:t>,</w:t>
      </w:r>
      <w:r w:rsidR="006A3AFF">
        <w:t xml:space="preserve"> we randomly subsampled </w:t>
      </w:r>
      <w:r w:rsidR="00615029">
        <w:t>15,000 total</w:t>
      </w:r>
      <w:r w:rsidR="006A3AFF">
        <w:t xml:space="preserve"> </w:t>
      </w:r>
      <w:r w:rsidR="006A3AFF" w:rsidRPr="00D30CB6">
        <w:t>records from each of the three management regions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42F6AA71" w14:textId="08D38E50" w:rsidR="00E275EB" w:rsidRPr="00F13628" w:rsidRDefault="009F1890" w:rsidP="00E275EB">
      <w:pPr>
        <w:spacing w:after="0" w:line="240" w:lineRule="auto"/>
        <w:ind w:firstLine="360"/>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regions), age </w:t>
      </w:r>
      <w:r w:rsidR="006D5924">
        <w:t>6</w:t>
      </w:r>
      <w:r w:rsidR="00AF2717">
        <w:t xml:space="preserve"> (after length-at-50%-maturity for both males and females in all regions) and age 30, roughly the length at which sablefish are expected to obtain their maximum </w:t>
      </w:r>
      <w:r w:rsidR="006665D1">
        <w:t xml:space="preserve">length </w:t>
      </w:r>
      <w:r w:rsidR="004F6FFD">
        <w:fldChar w:fldCharType="begin" w:fldLock="1"/>
      </w:r>
      <w:r w:rsidR="00101143">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described above </w:t>
      </w:r>
      <w:r w:rsidR="00E275EB" w:rsidRPr="00D30CB6">
        <w:t xml:space="preserve">produced a data set with an average of </w:t>
      </w:r>
      <w:r w:rsidR="00E275EB" w:rsidRPr="00825F33">
        <w:t>1315</w:t>
      </w:r>
      <w:r w:rsidR="00E275EB">
        <w:t xml:space="preserve"> </w:t>
      </w:r>
      <w:r w:rsidR="00E275EB" w:rsidRPr="00825F33">
        <w:t>age 4, 1283</w:t>
      </w:r>
      <w:r w:rsidR="00E275EB">
        <w:t xml:space="preserve"> age 6</w:t>
      </w:r>
      <w:r w:rsidR="00E275EB" w:rsidRPr="00825F33">
        <w:t xml:space="preserve">, and </w:t>
      </w:r>
      <w:commentRangeStart w:id="17"/>
      <w:commentRangeStart w:id="18"/>
      <w:r w:rsidR="00E275EB" w:rsidRPr="00825F33">
        <w:t>65</w:t>
      </w:r>
      <w:commentRangeEnd w:id="17"/>
      <w:r w:rsidR="00E275EB">
        <w:rPr>
          <w:rStyle w:val="CommentReference"/>
        </w:rPr>
        <w:commentReference w:id="17"/>
      </w:r>
      <w:commentRangeEnd w:id="18"/>
      <w:r w:rsidR="00E275EB">
        <w:t xml:space="preserve"> age 30</w:t>
      </w:r>
      <w:r w:rsidR="00E275EB">
        <w:rPr>
          <w:rStyle w:val="CommentReference"/>
        </w:rPr>
        <w:commentReference w:id="18"/>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r</w:t>
      </w:r>
      <w:r w:rsidR="00E275EB" w:rsidRPr="008A6F7E">
        <w:t>eg</w:t>
      </w:r>
      <w:r w:rsidR="00E275EB" w:rsidRPr="001958F3">
        <w:t>ion</w:t>
      </w:r>
      <w:r w:rsidR="00E275EB" w:rsidRPr="000B0FA0">
        <w:t>.</w:t>
      </w:r>
      <w:r w:rsidR="00E275EB">
        <w:t xml:space="preserve">  Growth model fitting was performed using all available data from each of the three management regions (</w:t>
      </w:r>
      <w:r w:rsidR="00E275EB">
        <w:fldChar w:fldCharType="begin"/>
      </w:r>
      <w:r w:rsidR="00E275EB">
        <w:instrText xml:space="preserve"> REF _Ref8372254 \h </w:instrText>
      </w:r>
      <w:r w:rsidR="00E275EB">
        <w:fldChar w:fldCharType="separate"/>
      </w:r>
      <w:r w:rsidR="00E275EB">
        <w:t xml:space="preserve">Table </w:t>
      </w:r>
      <w:r w:rsidR="00E275EB">
        <w:rPr>
          <w:noProof/>
        </w:rPr>
        <w:t>3</w:t>
      </w:r>
      <w:r w:rsidR="00E275EB">
        <w:fldChar w:fldCharType="end"/>
      </w:r>
      <w:r w:rsidR="00614FEF">
        <w:t>, see Appendix Table A</w:t>
      </w:r>
      <w:r w:rsidR="00272120">
        <w:t>3</w:t>
      </w:r>
      <w:r w:rsidR="00614FEF">
        <w:t xml:space="preserve"> for sample sizes</w:t>
      </w:r>
      <w:r w:rsidR="00E275EB">
        <w:t>).</w:t>
      </w:r>
      <w:r w:rsidR="00E275EB" w:rsidRPr="00D30CB6">
        <w:t xml:space="preserve"> </w:t>
      </w:r>
    </w:p>
    <w:p w14:paraId="1476FCB4" w14:textId="1961965F" w:rsidR="008038A0" w:rsidRDefault="00246B09" w:rsidP="00B86910">
      <w:pPr>
        <w:spacing w:after="0" w:line="240" w:lineRule="auto"/>
        <w:ind w:firstLine="360"/>
      </w:pPr>
      <w:r>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t xml:space="preserve"> with lags of 1 to 3 years, but these models did not improve </w:t>
      </w:r>
      <w:proofErr w:type="spellStart"/>
      <w:r>
        <w:t>AICc</w:t>
      </w:r>
      <w:proofErr w:type="spellEnd"/>
      <w:r>
        <w:t xml:space="preserve"> over the initial model (without autoregressive structure). </w:t>
      </w:r>
      <w:r w:rsidR="006D5924">
        <w:t xml:space="preserve">We then re-aggregated </w:t>
      </w:r>
      <w:r w:rsidR="004D3306">
        <w:t xml:space="preserve">all </w:t>
      </w:r>
      <w:r w:rsidR="006D5924">
        <w:t xml:space="preserve">data to match the breakpoints </w:t>
      </w:r>
      <w:r w:rsidR="00261A35">
        <w:t xml:space="preserve">which appeared in the GAM analysis for key ages, </w:t>
      </w:r>
      <w:r w:rsidR="00101143">
        <w:t xml:space="preserve">as well as an ecosystem-based breakpoint at 145°W. </w:t>
      </w:r>
      <w:r w:rsidR="008038A0">
        <w:t xml:space="preserve">We fixed this latter breakpoint based on work by </w:t>
      </w:r>
      <w:r w:rsidR="008038A0">
        <w:rPr>
          <w:noProof/>
        </w:rPr>
        <w:t>Waite and Mueter (2013) who used cluster analysis to delineate unique regions of chlorophyll-</w:t>
      </w:r>
      <w:r w:rsidR="008038A0">
        <w:rPr>
          <w:i/>
          <w:noProof/>
        </w:rPr>
        <w:t>a</w:t>
      </w:r>
      <w:r w:rsidR="008038A0">
        <w:rPr>
          <w:noProof/>
        </w:rPr>
        <w:t xml:space="preserve"> variability, which has </w:t>
      </w:r>
      <w:r w:rsidR="008038A0">
        <w:rPr>
          <w:noProof/>
        </w:rPr>
        <w:lastRenderedPageBreak/>
        <w:t xml:space="preserve">been shown as nominally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analysis of fish larger and/or older than </w:t>
      </w:r>
      <w:commentRangeStart w:id="19"/>
      <w:commentRangeStart w:id="20"/>
      <w:commentRangeStart w:id="21"/>
      <w:r w:rsidR="008038A0">
        <w:rPr>
          <w:noProof/>
        </w:rPr>
        <w:t>recruits</w:t>
      </w:r>
      <w:commentRangeEnd w:id="19"/>
      <w:r w:rsidR="008038A0">
        <w:rPr>
          <w:rStyle w:val="CommentReference"/>
        </w:rPr>
        <w:commentReference w:id="19"/>
      </w:r>
      <w:commentRangeEnd w:id="20"/>
      <w:commentRangeEnd w:id="21"/>
      <w:r w:rsidR="00261A35">
        <w:rPr>
          <w:rStyle w:val="CommentReference"/>
        </w:rPr>
        <w:commentReference w:id="20"/>
      </w:r>
      <w:r w:rsidR="009E50E8">
        <w:rPr>
          <w:rStyle w:val="CommentReference"/>
        </w:rPr>
        <w:commentReference w:id="21"/>
      </w:r>
      <w:r w:rsidR="008038A0">
        <w:rPr>
          <w:noProof/>
        </w:rPr>
        <w:t xml:space="preserve">. </w:t>
      </w:r>
      <w:r w:rsidR="008038A0">
        <w:t xml:space="preserve"> </w:t>
      </w:r>
      <w:r w:rsidR="00D57199" w:rsidRPr="00DB4524">
        <w:rPr>
          <w:noProof/>
        </w:rPr>
        <w:t>The North Pacific Fishery Management Council uses this location (</w:t>
      </w:r>
      <w:r w:rsidR="00D57199" w:rsidRPr="00DB4524">
        <w:t>145°W)</w:t>
      </w:r>
      <w:r w:rsidR="00D57199" w:rsidRPr="00DB4524">
        <w:rPr>
          <w:noProof/>
        </w:rPr>
        <w:t xml:space="preserve">, </w:t>
      </w:r>
      <w:r w:rsidR="00DC1EDD">
        <w:rPr>
          <w:noProof/>
        </w:rPr>
        <w:t>which crosses</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DF23BF" w:rsidRPr="00DB4524">
        <w:rPr>
          <w:noProof/>
        </w:rPr>
        <w:instrText>ADDIN CSL_CITATION {"citationItems":[{"id":"ITEM-1","itemData":{"author":[{"dropping-particle":"","family":"Siddon","given":"E","non-dropping-particle":"","parse-names":false,"suffix":""},{"dropping-particle":"","family":"Zador","given":"S","non-dropping-particle":"","parse-names":false,"suffix":""}],"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BD3500">
        <w:t>W</w:t>
      </w:r>
      <w:r w:rsidR="009F78DF">
        <w:t xml:space="preserve">e employed a stepwise exploration of </w:t>
      </w:r>
      <w:r w:rsidR="003229CF">
        <w:t>whether</w:t>
      </w:r>
      <w:r w:rsidR="00D16C49">
        <w:t xml:space="preserve"> estimates of L</w:t>
      </w:r>
      <w:r w:rsidR="00D16C49" w:rsidRPr="00BB0FD7">
        <w:rPr>
          <w:vertAlign w:val="subscript"/>
        </w:rPr>
        <w:t>∞</w:t>
      </w:r>
      <w:r w:rsidR="009F78DF">
        <w:t xml:space="preserve"> </w:t>
      </w:r>
      <w:r w:rsidR="00D16C49">
        <w:t xml:space="preserve">were significantly different between regions defined by </w:t>
      </w:r>
      <w:r w:rsidR="009F78DF">
        <w:t>detected breakpoints</w:t>
      </w:r>
      <w:r w:rsidR="009E50E8" w:rsidRPr="009E50E8">
        <w:t xml:space="preserve"> </w:t>
      </w:r>
      <w:r w:rsidR="00753206">
        <w:t xml:space="preserve">using the entire, non-sub-sampled </w:t>
      </w:r>
      <w:r w:rsidR="009E50E8">
        <w:t>dataset</w:t>
      </w:r>
      <w:r w:rsidR="00BD3500">
        <w:t>.</w:t>
      </w:r>
      <w:r w:rsidR="009F78DF">
        <w:t xml:space="preserve">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proofErr w:type="spellStart"/>
      <w:r w:rsidR="009F78DF">
        <w:t>spatio</w:t>
      </w:r>
      <w:proofErr w:type="spellEnd"/>
      <w:r w:rsidR="009F78DF">
        <w:t xml:space="preserve">-temporal strata,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w:t>
      </w:r>
      <w:commentRangeStart w:id="22"/>
      <w:r w:rsidR="00B350F8">
        <w:t xml:space="preserve">key </w:t>
      </w:r>
      <w:commentRangeEnd w:id="22"/>
      <w:r w:rsidR="008038A0">
        <w:rPr>
          <w:rStyle w:val="CommentReference"/>
        </w:rPr>
        <w:commentReference w:id="22"/>
      </w:r>
      <w:r w:rsidR="00B350F8">
        <w:t xml:space="preserve">ages </w:t>
      </w:r>
      <w:r w:rsidR="00842A20">
        <w:t xml:space="preserve">selected for analysis </w:t>
      </w:r>
      <w:r w:rsidR="00B350F8">
        <w:t xml:space="preserve">using the GAM </w:t>
      </w:r>
      <w:r w:rsidR="00CA1E81">
        <w:t xml:space="preserve">plus the break at </w:t>
      </w:r>
      <w:r w:rsidR="00BB0FD7">
        <w:t xml:space="preserve">the aforementioned </w:t>
      </w:r>
      <w:r w:rsidR="009F78DF">
        <w:t>ecosystem feature.</w:t>
      </w:r>
      <w:r w:rsidR="00CA1E81">
        <w:t xml:space="preserve"> This resulted in a total of ten </w:t>
      </w:r>
      <w:proofErr w:type="spellStart"/>
      <w:r w:rsidR="00CA1E81">
        <w:t>spatio-tempral</w:t>
      </w:r>
      <w:proofErr w:type="spellEnd"/>
      <w:r w:rsidR="00CA1E81">
        <w:t xml:space="preserve"> growth zones for each sex.</w:t>
      </w:r>
      <w:r w:rsidR="009F78DF">
        <w:t xml:space="preserve"> We then examined whether</w:t>
      </w:r>
      <w:r w:rsidR="00D36395">
        <w:t>,</w:t>
      </w:r>
      <w:r w:rsidR="009F78DF">
        <w:t xml:space="preserve"> for any temporally-split datasets from the same region (e.g.</w:t>
      </w:r>
      <w:r w:rsidR="00BD3500">
        <w:t>,</w:t>
      </w:r>
      <w:r w:rsidR="009F78DF">
        <w:t xml:space="preserve"> Region 1 female sablefish data before 2010 and after 2010)</w:t>
      </w:r>
      <w:r w:rsidR="00D36395">
        <w:t>,</w:t>
      </w:r>
      <w:r w:rsidR="009F78DF">
        <w:t xml:space="preserve"> </w:t>
      </w:r>
      <w:r w:rsidR="00D36395">
        <w:t xml:space="preserve">the </w:t>
      </w:r>
      <w:r w:rsidR="009F78DF">
        <w:t xml:space="preserve">95% confidence intervals for </w:t>
      </w:r>
      <w:r w:rsidR="003D1CAA">
        <w:t>L</w:t>
      </w:r>
      <w:r w:rsidR="003D1CAA" w:rsidRPr="00F77ACF">
        <w:rPr>
          <w:vertAlign w:val="subscript"/>
        </w:rPr>
        <w:t>∞</w:t>
      </w:r>
      <w:r w:rsidR="009F78DF">
        <w:t xml:space="preserve"> overlapped. If they did, we pooled the data for that region </w:t>
      </w:r>
      <w:r w:rsidR="00F77ACF">
        <w:t xml:space="preserve">and sex </w:t>
      </w:r>
      <w:r w:rsidR="009F78DF">
        <w:t>for all years. In the second step, we examined if spatially</w:t>
      </w:r>
      <w:r w:rsidR="00BD3500">
        <w:t>-</w:t>
      </w:r>
      <w:r w:rsidR="009F78DF">
        <w:t xml:space="preserve">adjacent regions (from any time period) for the same sex had 95% confidence intervals for </w:t>
      </w:r>
      <w:r w:rsidR="003D1CAA">
        <w:t>L</w:t>
      </w:r>
      <w:r w:rsidR="003D1CAA" w:rsidRPr="00F77ACF">
        <w:rPr>
          <w:vertAlign w:val="subscript"/>
        </w:rPr>
        <w:t>∞</w:t>
      </w:r>
      <w:r w:rsidR="009F78DF">
        <w:t xml:space="preserve"> </w:t>
      </w:r>
      <w:r w:rsidR="00655DDF">
        <w:t>that</w:t>
      </w:r>
      <w:r w:rsidR="009F78DF">
        <w:t xml:space="preserve"> overlapped and combined regions for which this was </w:t>
      </w:r>
      <w:r w:rsidR="00BD3500">
        <w:t xml:space="preserve">the case </w:t>
      </w:r>
      <w:r w:rsidR="009F78DF">
        <w:t>on a by-sex basis.</w:t>
      </w:r>
      <w:r w:rsidR="00322DAC">
        <w:t xml:space="preserve"> </w:t>
      </w:r>
      <w:r w:rsidR="009F78DF">
        <w:t xml:space="preserve">This </w:t>
      </w:r>
      <w:r w:rsidR="00F77ACF">
        <w:t>stepwise approach</w:t>
      </w:r>
      <w:r w:rsidR="009F78DF">
        <w:t xml:space="preserve"> reduces unnecessary partitioning of the data into </w:t>
      </w:r>
      <w:r w:rsidR="003D1CAA">
        <w:t>spatiotemporal</w:t>
      </w:r>
      <w:r w:rsidR="009F78DF">
        <w:t xml:space="preserve"> strata </w:t>
      </w:r>
      <w:r w:rsidR="00BD3500">
        <w:t xml:space="preserve">that </w:t>
      </w:r>
      <w:r w:rsidR="009F78DF">
        <w:t>do not ultimately result in different estimates</w:t>
      </w:r>
      <w:r w:rsidR="00F77ACF">
        <w:t xml:space="preserve"> of L</w:t>
      </w:r>
      <w:r w:rsidR="00F77ACF" w:rsidRPr="00F77ACF">
        <w:rPr>
          <w:vertAlign w:val="subscript"/>
        </w:rPr>
        <w:t>∞</w:t>
      </w:r>
      <w:r w:rsidR="009F78DF">
        <w:t xml:space="preserve">. Once the most parsimonious structure was identified through this method, we </w:t>
      </w:r>
      <w:r w:rsidR="00322DAC">
        <w:t>generated predicted lengths-at-age for the entire dataset</w:t>
      </w:r>
      <w:r w:rsidR="00925923">
        <w:t>, stratified according</w:t>
      </w:r>
      <w:r w:rsidR="008038A0" w:rsidRPr="008038A0">
        <w:t xml:space="preserve"> </w:t>
      </w:r>
      <w:r w:rsidR="008038A0">
        <w:t>to the most parsimonious groups identified above.</w:t>
      </w:r>
    </w:p>
    <w:p w14:paraId="17B4322E" w14:textId="1C4F7DA8" w:rsidR="009F78DF" w:rsidRDefault="008038A0" w:rsidP="001B618E">
      <w:pPr>
        <w:spacing w:after="0" w:line="240" w:lineRule="auto"/>
        <w:ind w:firstLine="360"/>
      </w:pPr>
      <w:r w:rsidDel="008038A0">
        <w:t xml:space="preserve"> </w:t>
      </w:r>
    </w:p>
    <w:p w14:paraId="49EB3BCB" w14:textId="0D32127F" w:rsidR="001A1B0A" w:rsidRDefault="0023745F" w:rsidP="001B618E">
      <w:pPr>
        <w:pStyle w:val="Heading1"/>
        <w:keepNext/>
        <w:spacing w:before="240" w:after="0" w:line="240" w:lineRule="auto"/>
      </w:pPr>
      <w:r>
        <w:t xml:space="preserve">3 </w:t>
      </w:r>
      <w:r w:rsidR="001A1B0A" w:rsidRPr="004906F5">
        <w:t>Results</w:t>
      </w:r>
    </w:p>
    <w:p w14:paraId="7B4434C2" w14:textId="0EB32786" w:rsidR="00A837CD" w:rsidRDefault="0023745F" w:rsidP="001B618E">
      <w:pPr>
        <w:pStyle w:val="Heading2"/>
        <w:spacing w:before="0" w:line="240" w:lineRule="auto"/>
      </w:pPr>
      <w:bookmarkStart w:id="23" w:name="_Ref5718407"/>
      <w:r>
        <w:t xml:space="preserve">3.1 </w:t>
      </w:r>
      <w:r w:rsidR="00506E17">
        <w:t xml:space="preserve">Simulation </w:t>
      </w:r>
      <w:commentRangeStart w:id="24"/>
      <w:r w:rsidR="00506E17">
        <w:t>Study</w:t>
      </w:r>
      <w:bookmarkEnd w:id="23"/>
      <w:commentRangeEnd w:id="24"/>
      <w:r w:rsidR="005A05F5">
        <w:rPr>
          <w:rStyle w:val="CommentReference"/>
          <w:rFonts w:eastAsiaTheme="minorHAnsi"/>
          <w:i w:val="0"/>
        </w:rPr>
        <w:commentReference w:id="24"/>
      </w:r>
    </w:p>
    <w:p w14:paraId="3DCC6CA4" w14:textId="24F8C66D" w:rsidR="00C65F22" w:rsidRDefault="00DB2D68" w:rsidP="001B618E">
      <w:pPr>
        <w:spacing w:after="0" w:line="240" w:lineRule="auto"/>
        <w:ind w:firstLine="360"/>
      </w:pPr>
      <w:r>
        <w:t>The simulation study demonstrated that the first-derivative</w:t>
      </w:r>
      <w:r w:rsidR="00CA1E81">
        <w:t xml:space="preserve"> GAM-based</w:t>
      </w:r>
      <w:r>
        <w:t xml:space="preserve"> method </w:t>
      </w:r>
      <w:r w:rsidR="00BD3500">
        <w:t xml:space="preserve">is </w:t>
      </w:r>
      <w:r>
        <w:t xml:space="preserve">able to detect </w:t>
      </w:r>
      <w:commentRangeStart w:id="25"/>
      <w:r w:rsidR="00555EB1">
        <w:t>both</w:t>
      </w:r>
      <w:r>
        <w:t xml:space="preserve"> </w:t>
      </w:r>
      <w:commentRangeEnd w:id="25"/>
      <w:r w:rsidR="008038A0">
        <w:rPr>
          <w:rStyle w:val="CommentReference"/>
        </w:rPr>
        <w:commentReference w:id="25"/>
      </w:r>
      <w:r>
        <w:t>spatial breakpoint</w:t>
      </w:r>
      <w:r w:rsidR="00555EB1">
        <w:t>s correctly</w:t>
      </w:r>
      <w:r>
        <w:t xml:space="preserve">, and did so more frequently </w:t>
      </w:r>
      <w:r w:rsidR="009E50E8">
        <w:t>for all but</w:t>
      </w:r>
      <w:r w:rsidR="00CA1E81">
        <w:t xml:space="preserve"> a scenario</w:t>
      </w:r>
      <w:r w:rsidR="006D19D2">
        <w:t xml:space="preserve"> where the spatial break occurred near the edge of the study region at 49°</w:t>
      </w:r>
      <w:r w:rsidR="00555EB1">
        <w:t xml:space="preserve"> latitude and longitude</w:t>
      </w:r>
      <w:r>
        <w:t>.</w:t>
      </w:r>
      <w:r w:rsidR="00C65F22">
        <w:t xml:space="preserve"> </w:t>
      </w:r>
      <w:r w:rsidR="0040193D">
        <w:fldChar w:fldCharType="begin"/>
      </w:r>
      <w:r w:rsidR="0040193D">
        <w:instrText xml:space="preserve"> REF _Ref5206074 \h </w:instrText>
      </w:r>
      <w:r w:rsidR="00DD6D0D">
        <w:instrText xml:space="preserve"> \* MERGEFORMAT </w:instrText>
      </w:r>
      <w:r w:rsidR="0040193D">
        <w:fldChar w:fldCharType="separate"/>
      </w:r>
      <w:r w:rsidR="00A33E5C">
        <w:t xml:space="preserve">Table </w:t>
      </w:r>
      <w:r w:rsidR="00A33E5C">
        <w:rPr>
          <w:noProof/>
        </w:rPr>
        <w:t>2</w:t>
      </w:r>
      <w:r w:rsidR="0040193D">
        <w:fldChar w:fldCharType="end"/>
      </w:r>
      <w:r w:rsidR="0040193D">
        <w:t xml:space="preserve"> and </w:t>
      </w:r>
      <w:r w:rsidR="0040193D">
        <w:fldChar w:fldCharType="begin"/>
      </w:r>
      <w:r w:rsidR="0040193D">
        <w:instrText xml:space="preserve"> REF _Ref5206683 \h </w:instrText>
      </w:r>
      <w:r w:rsidR="00DD6D0D">
        <w:instrText xml:space="preserve"> \* MERGEFORMAT </w:instrText>
      </w:r>
      <w:r w:rsidR="0040193D">
        <w:fldChar w:fldCharType="separate"/>
      </w:r>
      <w:r w:rsidR="00A33E5C">
        <w:t xml:space="preserve">Figure </w:t>
      </w:r>
      <w:r w:rsidR="00A33E5C">
        <w:rPr>
          <w:noProof/>
        </w:rPr>
        <w:t>4</w:t>
      </w:r>
      <w:r w:rsidR="0040193D">
        <w:fldChar w:fldCharType="end"/>
      </w:r>
      <w:r w:rsidR="0040193D">
        <w:t xml:space="preserve"> indicate the </w:t>
      </w:r>
      <w:r w:rsidR="00DD6D0D">
        <w:t>coverage probabilities and proportion of simulations wherein the correct breakpoint was detected.</w:t>
      </w:r>
      <w:r w:rsidR="00043BC2">
        <w:t xml:space="preserve"> </w:t>
      </w:r>
      <w:r w:rsidR="00CA1E81" w:rsidRPr="00A70944">
        <w:t xml:space="preserve">Appendix </w:t>
      </w:r>
      <w:r w:rsidR="00272120" w:rsidRPr="00A70944">
        <w:t>Figure A2</w:t>
      </w:r>
      <w:r w:rsidR="00CA1E81">
        <w:t xml:space="preserve"> presents a histogram of detected breaks for each scenario.</w:t>
      </w:r>
    </w:p>
    <w:p w14:paraId="4B623BA1" w14:textId="366560F0" w:rsidR="003625DB" w:rsidRDefault="00FF414A" w:rsidP="001B618E">
      <w:pPr>
        <w:spacing w:after="0" w:line="240" w:lineRule="auto"/>
        <w:ind w:firstLine="360"/>
      </w:pPr>
      <w:r>
        <w:t xml:space="preserve">For all scenarios, the method obtained </w:t>
      </w:r>
      <w:r w:rsidR="00C91C53">
        <w:t>the highest</w:t>
      </w:r>
      <w:r>
        <w:t xml:space="preserve"> coverage probabilit</w:t>
      </w:r>
      <w:r w:rsidR="00CA1E81">
        <w:t>ies</w:t>
      </w:r>
      <w:r>
        <w:t xml:space="preserve"> for the length at age zero (</w:t>
      </w:r>
      <w:r w:rsidRPr="00845D2A">
        <w:rPr>
          <w:i/>
        </w:rPr>
        <w:t>L</w:t>
      </w:r>
      <w:r w:rsidRPr="00845D2A">
        <w:rPr>
          <w:i/>
          <w:vertAlign w:val="subscript"/>
        </w:rPr>
        <w:t>1</w:t>
      </w:r>
      <w:r>
        <w:t xml:space="preserve">), </w:t>
      </w:r>
      <w:r w:rsidR="00845D2A">
        <w:t>at</w:t>
      </w:r>
      <w:r>
        <w:t xml:space="preserve"> </w:t>
      </w:r>
      <w:r w:rsidR="00506BD6">
        <w:t>81</w:t>
      </w:r>
      <w:r>
        <w:t xml:space="preserve">%-100% coverage for </w:t>
      </w:r>
      <w:r w:rsidR="00506BD6">
        <w:t xml:space="preserve">three </w:t>
      </w:r>
      <w:r w:rsidR="0076504C">
        <w:t>scenarios</w:t>
      </w:r>
      <w:r>
        <w:t xml:space="preserve"> and </w:t>
      </w:r>
      <w:r w:rsidR="00506BD6">
        <w:t>32</w:t>
      </w:r>
      <w:r>
        <w:t>% in the scenario with overlap</w:t>
      </w:r>
      <w:r w:rsidR="0074747B">
        <w:t xml:space="preserve">. </w:t>
      </w:r>
      <w:r>
        <w:t>Coverage probabilities for length at age 15 (</w:t>
      </w:r>
      <w:r w:rsidRPr="00845D2A">
        <w:rPr>
          <w:i/>
        </w:rPr>
        <w:t>L</w:t>
      </w:r>
      <w:r w:rsidRPr="00845D2A">
        <w:rPr>
          <w:i/>
          <w:vertAlign w:val="subscript"/>
        </w:rPr>
        <w:t>2</w:t>
      </w:r>
      <w:r>
        <w:t xml:space="preserve">) were never </w:t>
      </w:r>
      <w:r w:rsidR="0076504C">
        <w:t xml:space="preserve">greater than </w:t>
      </w:r>
      <w:r w:rsidR="00506BD6">
        <w:t>36</w:t>
      </w:r>
      <w:r>
        <w:t xml:space="preserve">%. 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506BD6">
        <w:t xml:space="preserve">Where </w:t>
      </w:r>
      <w:r w:rsidR="009E50E8">
        <w:t xml:space="preserve">true </w:t>
      </w:r>
      <w:r w:rsidR="00506BD6">
        <w:t>length</w:t>
      </w:r>
      <w:r w:rsidR="009E50E8">
        <w:t>-at-age patterns contained zero spatial breaks, our analysis correctly detected this pattern in</w:t>
      </w:r>
      <w:r>
        <w:t xml:space="preserve"> </w:t>
      </w:r>
      <w:r w:rsidR="00506BD6">
        <w:t>76</w:t>
      </w:r>
      <w:r>
        <w:t xml:space="preserve">% of simulations;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poorly at detecting </w:t>
      </w:r>
      <w:r w:rsidR="009E50E8">
        <w:t>the accurate breakpoints for the scenario with a “true” spatial break at 49</w:t>
      </w:r>
      <w:r>
        <w:t xml:space="preserve">°, assigning the break at 50° </w:t>
      </w:r>
      <w:r w:rsidR="00883CE8">
        <w:t xml:space="preserve">latitude and longitude </w:t>
      </w:r>
      <w:r>
        <w:t>in 100% of simulations.</w:t>
      </w:r>
      <w:r w:rsidR="000C31F1">
        <w:t xml:space="preserve"> </w:t>
      </w:r>
      <w:r w:rsidR="00191AED">
        <w:t>The resultant accuracy of parameter estimates</w:t>
      </w:r>
      <w:r w:rsidR="00506BD6">
        <w:t xml:space="preserve"> for this scenario with a spatial break at 49°</w:t>
      </w:r>
      <w:r w:rsidR="00191AED">
        <w:t xml:space="preserve"> was only 9%</w:t>
      </w:r>
      <w:r w:rsidR="00CA1E81">
        <w:t>;</w:t>
      </w:r>
      <w:r w:rsidR="000C31F1">
        <w:t xml:space="preserve"> </w:t>
      </w:r>
      <w:r w:rsidR="00CA1E81">
        <w:t>s</w:t>
      </w:r>
      <w:r w:rsidR="003625DB">
        <w:t xml:space="preserve">imilarly, </w:t>
      </w:r>
      <w:r w:rsidR="00CA1E81">
        <w:t xml:space="preserve">for the scenario with a single breakpoint at 25° degrees, </w:t>
      </w:r>
      <w:r w:rsidR="005A502C">
        <w:t xml:space="preserve">60% </w:t>
      </w:r>
      <w:r w:rsidR="003625DB">
        <w:t xml:space="preserve">of </w:t>
      </w:r>
      <w:r w:rsidR="00CA1E81">
        <w:t>mis-detected</w:t>
      </w:r>
      <w:r w:rsidR="003625DB">
        <w:t xml:space="preserve"> breakpoint</w:t>
      </w:r>
      <w:r w:rsidR="00CA1E81">
        <w:t>s</w:t>
      </w:r>
      <w:r w:rsidR="003625DB">
        <w:t xml:space="preserve"> were </w:t>
      </w:r>
      <w:r w:rsidR="0076504C">
        <w:t xml:space="preserve">incorrect </w:t>
      </w:r>
      <w:r w:rsidR="003625DB">
        <w:t>by a single degree (assigning latitude and/or longitude to be 24° or 26°</w:t>
      </w:r>
      <w:r w:rsidR="00A767F7">
        <w:t>)</w:t>
      </w:r>
      <w:r w:rsidR="007858CE">
        <w:t>. Resultant coverage</w:t>
      </w:r>
      <w:r w:rsidR="000C31F1">
        <w:t xml:space="preserve"> probabilities for </w:t>
      </w:r>
      <w:r w:rsidR="007858CE">
        <w:t>both scenarios</w:t>
      </w:r>
      <w:r w:rsidR="000C31F1">
        <w:t xml:space="preserve"> were much higher</w:t>
      </w:r>
      <w:r w:rsidR="007858CE">
        <w:t xml:space="preserve"> than in the break-at-edge case</w:t>
      </w:r>
      <w:r w:rsidR="000C31F1">
        <w:t xml:space="preserve">. </w:t>
      </w:r>
      <w:r w:rsidR="009E50E8">
        <w:t xml:space="preserve">The method obtained </w:t>
      </w:r>
      <w:r w:rsidR="005A502C">
        <w:t>75</w:t>
      </w:r>
      <w:r w:rsidR="009E50E8">
        <w:t xml:space="preserve">%-90% accuracy in correctly detecting </w:t>
      </w:r>
      <w:r w:rsidR="005A502C">
        <w:t xml:space="preserve">no </w:t>
      </w:r>
      <w:r w:rsidR="009E50E8">
        <w:t>temporal breakpoint</w:t>
      </w:r>
      <w:r w:rsidR="005A502C">
        <w:t>s in scenarios where it was absent</w:t>
      </w:r>
      <w:r w:rsidR="000B4A54">
        <w:t>. T</w:t>
      </w:r>
      <w:r w:rsidR="000C31F1">
        <w:t>here was no discernable pattern to the spurious years assigned to scenarios without actual temporal variability.</w:t>
      </w:r>
    </w:p>
    <w:p w14:paraId="48875BAF" w14:textId="77777777" w:rsidR="00FB4C98" w:rsidRDefault="00FB4C98" w:rsidP="001B618E">
      <w:pPr>
        <w:spacing w:after="0" w:line="240" w:lineRule="auto"/>
        <w:ind w:firstLine="360"/>
        <w:rPr>
          <w:ins w:id="26" w:author="Maia Kapur" w:date="2019-05-09T09:33:00Z"/>
        </w:rPr>
      </w:pPr>
    </w:p>
    <w:p w14:paraId="01225238" w14:textId="2A921C1D" w:rsidR="00D12C7C" w:rsidRDefault="00D12C7C" w:rsidP="001B618E">
      <w:pPr>
        <w:pStyle w:val="Heading2"/>
      </w:pPr>
      <w:r>
        <w:lastRenderedPageBreak/>
        <w:t>3.2 Comparison to STARS Method</w:t>
      </w:r>
    </w:p>
    <w:p w14:paraId="1CB8DE86" w14:textId="728839FC" w:rsidR="00D12C7C" w:rsidRPr="00D12C7C" w:rsidRDefault="00D12C7C" w:rsidP="001B618E">
      <w:pPr>
        <w:spacing w:after="0"/>
      </w:pPr>
      <w:r>
        <w:t xml:space="preserve">The STARS method (Figure </w:t>
      </w:r>
      <w:r w:rsidRPr="005B235A">
        <w:rPr>
          <w:highlight w:val="yellow"/>
        </w:rPr>
        <w:t>A</w:t>
      </w:r>
      <w:r w:rsidR="00F2278E">
        <w:rPr>
          <w:highlight w:val="yellow"/>
        </w:rPr>
        <w:t>1</w:t>
      </w:r>
      <w:r w:rsidR="00A70944">
        <w:rPr>
          <w:highlight w:val="yellow"/>
        </w:rPr>
        <w:t>5</w:t>
      </w:r>
      <w:r>
        <w:t xml:space="preserve">) was </w:t>
      </w:r>
      <w:r w:rsidR="00BE59CB">
        <w:t>inferior to the proposed GAM-based method at detecting spatial or temporal break points for all simulated scenarios with the exception of the scenario in which the break was at 49</w:t>
      </w:r>
      <w:r w:rsidR="00FB4C98">
        <w:t>°</w:t>
      </w:r>
      <w:r w:rsidR="00BE59CB">
        <w:t xml:space="preserve"> degrees, the edge of the series</w:t>
      </w:r>
      <w:r w:rsidR="005B235A">
        <w:t>. In that case the</w:t>
      </w:r>
      <w:r w:rsidR="00BE59CB">
        <w:t xml:space="preserve"> STARS method was able to detect the correct latitude in 47% of datasets</w:t>
      </w:r>
      <w:r w:rsidR="005B235A">
        <w:t xml:space="preserve"> and</w:t>
      </w:r>
      <w:r w:rsidR="00BE59CB">
        <w:t xml:space="preserve"> the correct longitude in 44% of datasets. For all other scenarios, it averaged 14% accuracy in detecting latitude, 14% accuracy in detecting longitude, and only 43% accuracy for year breaks (compared to 82%, 75% and 77%, respectively, for the GAM-based method). However, it performed comparably in terms of the coverage probability of </w:t>
      </w:r>
      <w:r w:rsidR="00A13D12" w:rsidRPr="00845D2A">
        <w:rPr>
          <w:i/>
        </w:rPr>
        <w:t>L</w:t>
      </w:r>
      <w:r w:rsidR="00A13D12" w:rsidRPr="00845D2A">
        <w:rPr>
          <w:i/>
          <w:vertAlign w:val="subscript"/>
        </w:rPr>
        <w:t>1</w:t>
      </w:r>
      <w:r w:rsidR="00BE59CB">
        <w:t xml:space="preserve"> (66% vs 69% for the GAM-based method) and slightly better in terms of coverage probability for </w:t>
      </w:r>
      <w:r w:rsidR="00A13D12" w:rsidRPr="00845D2A">
        <w:rPr>
          <w:i/>
        </w:rPr>
        <w:t>L</w:t>
      </w:r>
      <w:r w:rsidR="00A13D12" w:rsidRPr="00845D2A">
        <w:rPr>
          <w:i/>
          <w:vertAlign w:val="subscript"/>
        </w:rPr>
        <w:t>2</w:t>
      </w:r>
      <w:r w:rsidR="00BE59CB">
        <w:t xml:space="preserve">, which was low for both methods across all simulations </w:t>
      </w:r>
      <w:r w:rsidR="00A13D12">
        <w:t>(</w:t>
      </w:r>
      <w:r w:rsidR="00BE59CB">
        <w:t xml:space="preserve">around 38% </w:t>
      </w:r>
      <w:r w:rsidR="00A13D12">
        <w:t xml:space="preserve">for STARS </w:t>
      </w:r>
      <w:r w:rsidR="00BE59CB">
        <w:t xml:space="preserve">versus 25% for the GAM-based method). </w:t>
      </w:r>
    </w:p>
    <w:p w14:paraId="6F75E876" w14:textId="1B6AFEEB" w:rsidR="00506E17" w:rsidRPr="00506E17" w:rsidRDefault="003F6D4D" w:rsidP="001B618E">
      <w:pPr>
        <w:pStyle w:val="Heading2"/>
        <w:spacing w:before="240" w:line="240" w:lineRule="auto"/>
      </w:pPr>
      <w:r>
        <w:t>3</w:t>
      </w:r>
      <w:r w:rsidR="0023745F">
        <w:t>.</w:t>
      </w:r>
      <w:r w:rsidR="00D12C7C">
        <w:t xml:space="preserve">3 </w:t>
      </w:r>
      <w:r w:rsidR="00506E17">
        <w:t xml:space="preserve">Application to NE Pacific </w:t>
      </w:r>
      <w:commentRangeStart w:id="27"/>
      <w:r w:rsidR="00506E17">
        <w:t>Sablefish</w:t>
      </w:r>
      <w:commentRangeEnd w:id="27"/>
      <w:r w:rsidR="002869DA">
        <w:rPr>
          <w:rStyle w:val="CommentReference"/>
          <w:rFonts w:eastAsiaTheme="minorHAnsi"/>
          <w:i w:val="0"/>
        </w:rPr>
        <w:commentReference w:id="27"/>
      </w:r>
      <w:r w:rsidR="007674FF">
        <w:t xml:space="preserve"> </w:t>
      </w:r>
    </w:p>
    <w:p w14:paraId="3B4A80D9" w14:textId="674D0B40" w:rsidR="00445820" w:rsidRDefault="002869DA" w:rsidP="001B618E">
      <w:pPr>
        <w:spacing w:after="0" w:line="240" w:lineRule="auto"/>
        <w:ind w:firstLine="360"/>
        <w:rPr>
          <w:ins w:id="28" w:author="Maia Kapur" w:date="2019-05-09T09:16:00Z"/>
        </w:rPr>
      </w:pPr>
      <w:r>
        <w:t>T</w:t>
      </w:r>
      <w:r w:rsidR="00A9532D">
        <w:t xml:space="preserve">he </w:t>
      </w:r>
      <w:commentRangeStart w:id="29"/>
      <w:r w:rsidR="00A9532D">
        <w:t xml:space="preserve">latitude </w:t>
      </w:r>
      <w:commentRangeEnd w:id="29"/>
      <w:r w:rsidR="009E50E8">
        <w:rPr>
          <w:rStyle w:val="CommentReference"/>
        </w:rPr>
        <w:commentReference w:id="29"/>
      </w:r>
      <w:r w:rsidR="00A9532D">
        <w:t>smoother suggested a general</w:t>
      </w:r>
      <w:r w:rsidR="00981A9D">
        <w:t>ly</w:t>
      </w:r>
      <w:r w:rsidR="00A9532D">
        <w:t xml:space="preserve"> increasing cline</w:t>
      </w:r>
      <w:r w:rsidR="00981A9D">
        <w:t xml:space="preserve"> in </w:t>
      </w:r>
      <w:commentRangeStart w:id="30"/>
      <w:commentRangeStart w:id="31"/>
      <w:r w:rsidR="006665D1">
        <w:t>length</w:t>
      </w:r>
      <w:r>
        <w:t>-</w:t>
      </w:r>
      <w:r w:rsidR="006665D1">
        <w:t>at</w:t>
      </w:r>
      <w:r>
        <w:t>-</w:t>
      </w:r>
      <w:r w:rsidR="006665D1">
        <w:t>age</w:t>
      </w:r>
      <w:r w:rsidR="00AF1875">
        <w:t xml:space="preserve"> </w:t>
      </w:r>
      <w:r w:rsidR="00A9532D">
        <w:t>with latitude,</w:t>
      </w:r>
      <w:commentRangeEnd w:id="30"/>
      <w:r w:rsidR="00EE7487">
        <w:rPr>
          <w:rStyle w:val="CommentReference"/>
        </w:rPr>
        <w:commentReference w:id="30"/>
      </w:r>
      <w:commentRangeEnd w:id="31"/>
      <w:r w:rsidR="00B04E49">
        <w:rPr>
          <w:rStyle w:val="CommentReference"/>
        </w:rPr>
        <w:commentReference w:id="31"/>
      </w:r>
      <w:r w:rsidR="00A9532D">
        <w:t xml:space="preserve"> with a significant breakpoint centered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commentRangeStart w:id="32"/>
      <w:r w:rsidR="004862B8">
        <w:t>sable</w:t>
      </w:r>
      <w:r w:rsidR="00274FD3">
        <w:t>fish</w:t>
      </w:r>
      <w:commentRangeEnd w:id="32"/>
      <w:r w:rsidR="008038A0">
        <w:rPr>
          <w:rStyle w:val="CommentReference"/>
        </w:rPr>
        <w:commentReference w:id="32"/>
      </w:r>
      <w:r w:rsidR="00A767F7">
        <w:t xml:space="preserve"> (</w:t>
      </w:r>
      <w:commentRangeStart w:id="33"/>
      <w:r w:rsidR="00A767F7">
        <w:fldChar w:fldCharType="begin"/>
      </w:r>
      <w:r w:rsidR="00A767F7">
        <w:instrText xml:space="preserve"> REF _Ref532305639 \h </w:instrText>
      </w:r>
      <w:r w:rsidR="00B815FF">
        <w:instrText xml:space="preserve"> \* MERGEFORMAT </w:instrText>
      </w:r>
      <w:r w:rsidR="00A767F7">
        <w:fldChar w:fldCharType="separate"/>
      </w:r>
      <w:r w:rsidR="00A767F7">
        <w:t xml:space="preserve">Figures </w:t>
      </w:r>
      <w:r w:rsidR="00A767F7">
        <w:rPr>
          <w:noProof/>
        </w:rPr>
        <w:t>6</w:t>
      </w:r>
      <w:r w:rsidR="00A767F7">
        <w:fldChar w:fldCharType="end"/>
      </w:r>
      <w:r w:rsidR="00B04E49">
        <w:t>c</w:t>
      </w:r>
      <w:r w:rsidR="00A767F7">
        <w:fldChar w:fldCharType="begin"/>
      </w:r>
      <w:r w:rsidR="00A767F7">
        <w:instrText xml:space="preserve"> REF _Ref5721192 \h </w:instrText>
      </w:r>
      <w:r w:rsidR="00B815FF">
        <w:instrText xml:space="preserve"> \* MERGEFORMAT </w:instrText>
      </w:r>
      <w:r w:rsidR="00A767F7">
        <w:fldChar w:fldCharType="separate"/>
      </w:r>
      <w:r w:rsidR="00A767F7">
        <w:t xml:space="preserve"> and </w:t>
      </w:r>
      <w:r w:rsidR="00A767F7">
        <w:rPr>
          <w:noProof/>
        </w:rPr>
        <w:t>7</w:t>
      </w:r>
      <w:r w:rsidR="00A767F7">
        <w:fldChar w:fldCharType="end"/>
      </w:r>
      <w:commentRangeEnd w:id="33"/>
      <w:r>
        <w:rPr>
          <w:rStyle w:val="CommentReference"/>
        </w:rPr>
        <w:commentReference w:id="33"/>
      </w:r>
      <w:r w:rsidR="00B04E49">
        <w:t>c)</w:t>
      </w:r>
      <w:r w:rsidR="00274FD3">
        <w:t>. Both age six and age 30 female sablefish identified a breakpoint of 36˚N</w:t>
      </w:r>
      <w:r w:rsidR="00274FD3" w:rsidDel="00274FD3">
        <w:t xml:space="preserve"> </w:t>
      </w:r>
      <w:r w:rsidR="00274FD3">
        <w:t xml:space="preserve">(approximately Monterey, CA, </w:t>
      </w:r>
      <w:commentRangeStart w:id="34"/>
      <w:r w:rsidR="00274FD3">
        <w:t>USA</w:t>
      </w:r>
      <w:commentRangeEnd w:id="34"/>
      <w:r w:rsidR="008038A0">
        <w:rPr>
          <w:rStyle w:val="CommentReference"/>
        </w:rPr>
        <w:commentReference w:id="34"/>
      </w:r>
      <w:r w:rsidR="00274FD3">
        <w:t>)</w:t>
      </w:r>
      <w:r w:rsidR="00466B36">
        <w:t xml:space="preserve">. </w:t>
      </w:r>
      <w:r w:rsidR="00F315C8">
        <w:t>The temporal smoother did not exhibit a strong one-way trend</w:t>
      </w:r>
      <w:r w:rsidR="00F91AA8">
        <w:t>, and was flat for age-30 fish of both sexes, though it did detect a break in 2009-2010 for both sexes of age 4 and 6 sablefish</w:t>
      </w:r>
      <w:r w:rsidR="00214A13">
        <w:t>.</w:t>
      </w:r>
      <w:r w:rsidR="003F6D4D">
        <w:t xml:space="preserve"> </w:t>
      </w:r>
      <w:r w:rsidR="00445820">
        <w:t xml:space="preserve">Parameter estimation for this </w:t>
      </w:r>
      <w:r w:rsidR="009E50E8">
        <w:t>initial stratification according to our breakpoints</w:t>
      </w:r>
      <w:r w:rsidR="009E50E8" w:rsidDel="009E50E8">
        <w:t xml:space="preserve"> </w:t>
      </w:r>
      <w:r w:rsidR="00445820">
        <w:t xml:space="preserve">revealed that the 95% confidence intervals for </w:t>
      </w:r>
      <w:r w:rsidR="00445820" w:rsidRPr="001824C5">
        <w:rPr>
          <w:i/>
        </w:rPr>
        <w:t>L</w:t>
      </w:r>
      <w:r w:rsidR="00445820" w:rsidRPr="001824C5">
        <w:rPr>
          <w:i/>
          <w:vertAlign w:val="subscript"/>
        </w:rPr>
        <w:t>∞</w:t>
      </w:r>
      <w:r w:rsidR="00445820">
        <w:t xml:space="preserve"> overlapped </w:t>
      </w:r>
      <w:r w:rsidR="004E2DEE">
        <w:t xml:space="preserve">for males in </w:t>
      </w:r>
      <w:r w:rsidR="00873AEB">
        <w:t>all regions</w:t>
      </w:r>
      <w:r w:rsidR="004E2DEE">
        <w:t xml:space="preserve"> and for females in Regions 3, 4 and 5</w:t>
      </w:r>
      <w:r w:rsidR="00362196">
        <w:t xml:space="preserve"> </w:t>
      </w:r>
      <w:r w:rsidR="004E2DEE">
        <w:t xml:space="preserve">(see </w:t>
      </w:r>
      <w:r w:rsidR="00362196">
        <w:t xml:space="preserve">Appendix </w:t>
      </w:r>
      <w:commentRangeStart w:id="35"/>
      <w:r w:rsidR="00362196">
        <w:t>Figure A13</w:t>
      </w:r>
      <w:commentRangeEnd w:id="35"/>
      <w:r>
        <w:rPr>
          <w:rStyle w:val="CommentReference"/>
        </w:rPr>
        <w:commentReference w:id="35"/>
      </w:r>
      <w:r w:rsidR="00362196">
        <w:t>)</w:t>
      </w:r>
      <w:r w:rsidR="00445820">
        <w:t>.</w:t>
      </w:r>
      <w:r w:rsidR="00362196">
        <w:t xml:space="preserve"> </w:t>
      </w:r>
      <w:r w:rsidR="009E50E8">
        <w:t xml:space="preserve">After combining these region-sex combinations where overlap was found in the second phase, the total number of </w:t>
      </w:r>
      <w:proofErr w:type="spellStart"/>
      <w:r w:rsidR="009E50E8">
        <w:t>spatio</w:t>
      </w:r>
      <w:proofErr w:type="spellEnd"/>
      <w:r w:rsidR="009E50E8">
        <w:t xml:space="preserve">-temporal strata was reduced to 13 </w:t>
      </w:r>
      <w:r w:rsidR="00DF7A11">
        <w:t>(</w:t>
      </w:r>
      <w:r w:rsidR="00DF7A11">
        <w:fldChar w:fldCharType="begin"/>
      </w:r>
      <w:r w:rsidR="00DF7A11">
        <w:instrText xml:space="preserve"> REF _Ref5376336 \h </w:instrText>
      </w:r>
      <w:r w:rsidR="00B815FF">
        <w:instrText xml:space="preserve"> \* MERGEFORMAT </w:instrText>
      </w:r>
      <w:r w:rsidR="00DF7A11">
        <w:fldChar w:fldCharType="separate"/>
      </w:r>
      <w:r w:rsidR="00DF7A11">
        <w:t xml:space="preserve">Table </w:t>
      </w:r>
      <w:r w:rsidR="00DF7A11">
        <w:rPr>
          <w:noProof/>
        </w:rPr>
        <w:t>4</w:t>
      </w:r>
      <w:r w:rsidR="00DF7A11">
        <w:fldChar w:fldCharType="end"/>
      </w:r>
      <w:r w:rsidR="00DF7A11">
        <w:t>)</w:t>
      </w:r>
      <w:r w:rsidR="004E2DEE">
        <w:t>. 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(Appendix Figure A14), so this </w:t>
      </w:r>
      <w:r w:rsidR="008D0425">
        <w:t>setup</w:t>
      </w:r>
      <w:r w:rsidR="00362196">
        <w:t xml:space="preserve"> was retained as our final </w:t>
      </w:r>
      <w:r w:rsidR="008D0425">
        <w:t xml:space="preserve">spatiotemporal </w:t>
      </w:r>
      <w:r w:rsidR="005A19AC">
        <w:t>stratification.</w:t>
      </w:r>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F922C3">
        <w:t xml:space="preserve">Figure </w:t>
      </w:r>
      <w:r w:rsidR="00F922C3">
        <w:rPr>
          <w:noProof/>
        </w:rPr>
        <w:t>8</w:t>
      </w:r>
      <w:r w:rsidR="00F922C3">
        <w:fldChar w:fldCharType="end"/>
      </w:r>
      <w:r w:rsidR="00F922C3">
        <w:t xml:space="preserve">) are defined by latitudes 36˚N and 50˚N. These breaks correspond generally to Monterey, CA and the northern tip of Vancouver Island, BC. Region 4 consists of datapoints </w:t>
      </w:r>
      <w:r w:rsidR="0030725B">
        <w:t xml:space="preserve">collected between 130˚W and </w:t>
      </w:r>
      <w:r>
        <w:t xml:space="preserve">the </w:t>
      </w:r>
      <w:r w:rsidR="0030725B">
        <w:t>ecosystem break at 145˚W (roughly Cordova, AK).</w:t>
      </w:r>
      <w:r w:rsidR="00F922C3">
        <w:t xml:space="preserve"> </w:t>
      </w:r>
      <w:r w:rsidR="0030725B">
        <w:t>Datapoints collected to the west of the ecosystem break are assigned to Region 5.</w:t>
      </w:r>
    </w:p>
    <w:p w14:paraId="1B573E5E" w14:textId="77777777" w:rsidR="004E2FE6" w:rsidRDefault="004E2FE6" w:rsidP="001B618E">
      <w:pPr>
        <w:spacing w:after="0" w:line="240" w:lineRule="auto"/>
        <w:ind w:firstLine="360"/>
      </w:pPr>
    </w:p>
    <w:p w14:paraId="36ECB34D" w14:textId="77777777" w:rsidR="005D7596" w:rsidRDefault="009E50E8" w:rsidP="001B618E">
      <w:pPr>
        <w:pStyle w:val="Heading1"/>
        <w:spacing w:after="0" w:line="240" w:lineRule="auto"/>
      </w:pPr>
      <w:commentRangeStart w:id="36"/>
      <w:r w:rsidRPr="005D7596">
        <w:t>4</w:t>
      </w:r>
      <w:commentRangeEnd w:id="36"/>
      <w:r w:rsidR="00585C52">
        <w:rPr>
          <w:rStyle w:val="CommentReference"/>
          <w:b w:val="0"/>
        </w:rPr>
        <w:commentReference w:id="36"/>
      </w:r>
      <w:r w:rsidRPr="005D7596">
        <w:t xml:space="preserve"> </w:t>
      </w:r>
      <w:commentRangeStart w:id="37"/>
      <w:r w:rsidRPr="005D7596">
        <w:t>Discussion</w:t>
      </w:r>
      <w:commentRangeEnd w:id="37"/>
      <w:r w:rsidRPr="005D7596">
        <w:commentReference w:id="37"/>
      </w:r>
    </w:p>
    <w:p w14:paraId="2CAF7DF2" w14:textId="7272A5F5" w:rsidR="00DF7A11" w:rsidRPr="009176CC" w:rsidRDefault="0023745F" w:rsidP="001B618E">
      <w:pPr>
        <w:pStyle w:val="Heading2"/>
        <w:spacing w:line="240" w:lineRule="auto"/>
      </w:pPr>
      <w:commentRangeStart w:id="38"/>
      <w:r>
        <w:t>4</w:t>
      </w:r>
      <w:commentRangeEnd w:id="38"/>
      <w:r w:rsidR="00924E93">
        <w:rPr>
          <w:rStyle w:val="CommentReference"/>
          <w:rFonts w:eastAsiaTheme="minorHAnsi"/>
          <w:i w:val="0"/>
        </w:rPr>
        <w:commentReference w:id="38"/>
      </w:r>
      <w:r>
        <w:t xml:space="preserve">.1 </w:t>
      </w:r>
      <w:commentRangeStart w:id="39"/>
      <w:r w:rsidR="00DF7A11" w:rsidRPr="009176CC">
        <w:t>Caveats</w:t>
      </w:r>
      <w:commentRangeEnd w:id="39"/>
      <w:r w:rsidR="008038A0">
        <w:rPr>
          <w:rStyle w:val="CommentReference"/>
          <w:rFonts w:eastAsiaTheme="minorHAnsi"/>
          <w:i w:val="0"/>
        </w:rPr>
        <w:commentReference w:id="39"/>
      </w:r>
      <w:r w:rsidR="00DF7A11" w:rsidRPr="009176CC">
        <w:t xml:space="preserve"> </w:t>
      </w:r>
    </w:p>
    <w:p w14:paraId="2FBC0F83" w14:textId="14AB1821" w:rsidR="00A767F7" w:rsidRDefault="002F46D4" w:rsidP="001B618E">
      <w:pPr>
        <w:spacing w:after="0" w:line="240" w:lineRule="auto"/>
        <w:ind w:firstLine="360"/>
      </w:pPr>
      <w:r>
        <w:t xml:space="preserve">A </w:t>
      </w:r>
      <w:r w:rsidR="00DF7A11">
        <w:t xml:space="preserve">notable weakness of the GAM approach is </w:t>
      </w:r>
      <w:commentRangeStart w:id="40"/>
      <w:commentRangeStart w:id="41"/>
      <w:r w:rsidR="009E50E8">
        <w:t>the</w:t>
      </w:r>
      <w:commentRangeEnd w:id="40"/>
      <w:r w:rsidR="009E50E8">
        <w:rPr>
          <w:rStyle w:val="CommentReference"/>
        </w:rPr>
        <w:commentReference w:id="40"/>
      </w:r>
      <w:r w:rsidR="009E50E8">
        <w:t xml:space="preserve"> model’s sensitivity to the penalty function, often referred to as λ, which controls the degree of smoothness of the spline and, when unchecked, can lead to overfitting. </w:t>
      </w:r>
      <w:commentRangeEnd w:id="41"/>
      <w:r w:rsidR="009E50E8">
        <w:rPr>
          <w:rStyle w:val="CommentReference"/>
        </w:rPr>
        <w:commentReference w:id="41"/>
      </w:r>
      <w:r w:rsidR="00DF7A11">
        <w:t xml:space="preserve">Since the purpose of this analysis was diagnostic (the detection of where the spline is changing the most), we were able to avoid undue influence from this parameter by a) selecting only </w:t>
      </w:r>
      <w:r w:rsidR="00DF7A11" w:rsidRPr="00D73DFA">
        <w:t xml:space="preserve">the maximum first derivative and b) </w:t>
      </w:r>
      <w:r w:rsidR="00FE4723">
        <w:t>with</w:t>
      </w:r>
      <w:r w:rsidR="00FE4723" w:rsidRPr="00D73DFA">
        <w:t xml:space="preserve"> confidence interval</w:t>
      </w:r>
      <w:r w:rsidR="00FE4723">
        <w:t>s</w:t>
      </w:r>
      <w:r w:rsidR="00FE4723" w:rsidRPr="00D73DFA">
        <w:t xml:space="preserve"> contain</w:t>
      </w:r>
      <w:r w:rsidR="00FE4723">
        <w:t>ing</w:t>
      </w:r>
      <w:r w:rsidR="00FE4723" w:rsidRPr="00D73DFA">
        <w:t xml:space="preserve"> zero, which </w:t>
      </w:r>
      <w:r w:rsidR="00FE4723">
        <w:t>are</w:t>
      </w:r>
      <w:r w:rsidR="00FE4723" w:rsidRPr="00D73DFA">
        <w:t xml:space="preserve"> common in highly curved splines.</w:t>
      </w:r>
      <w:r w:rsidR="00FE4723">
        <w:t xml:space="preserve"> </w:t>
      </w:r>
      <w:r w:rsidR="00FE4723" w:rsidRPr="0089790E">
        <w:t>This still did not preclude detection of spurious spatial or temporal breaks in ~13% of simulations for which no variability was present</w:t>
      </w:r>
      <w:r w:rsidR="00FE4723">
        <w:t xml:space="preserve">. However, some erroneous detection can be expected considering inherent noise in our datasets, and </w:t>
      </w:r>
      <w:r w:rsidR="00A51BDE">
        <w:t>that there</w:t>
      </w:r>
      <w:r w:rsidR="009C64B7">
        <w:t xml:space="preserve"> is no</w:t>
      </w:r>
      <w:r w:rsidR="00A767F7">
        <w:t xml:space="preserve"> minimum threshold for breakpoint detection; a single, small derivative that did not have a CI containing zero could be ‘picked’. </w:t>
      </w:r>
      <w:r w:rsidR="0023196E">
        <w:t xml:space="preserve">We evaluated if an </w:t>
      </w:r>
      <w:r w:rsidR="0023196E">
        <w:lastRenderedPageBreak/>
        <w:t>autoregressive structure improved our models as length at age can be time-dependent but it did not; this may not be the case for other fisheries.</w:t>
      </w:r>
    </w:p>
    <w:p w14:paraId="0E6825E6" w14:textId="4CC1912C" w:rsidR="0089790E" w:rsidRDefault="0089790E" w:rsidP="001B618E">
      <w:pPr>
        <w:spacing w:after="0" w:line="240" w:lineRule="auto"/>
        <w:ind w:firstLine="360"/>
      </w:pPr>
      <w:r>
        <w:t xml:space="preserve">The procedure </w:t>
      </w:r>
      <w:r w:rsidR="00D62509">
        <w:t xml:space="preserve">for deciding whether the method was accurate </w:t>
      </w:r>
      <w:r>
        <w:t xml:space="preserve">was inherently strict, in that simulations were determined inaccurate if the detected breakpoint varied by </w:t>
      </w:r>
      <w:commentRangeStart w:id="42"/>
      <w:r w:rsidR="00FE4723">
        <w:t xml:space="preserve">only one degree </w:t>
      </w:r>
      <w:commentRangeEnd w:id="42"/>
      <w:r w:rsidR="00FE4723">
        <w:rPr>
          <w:rStyle w:val="CommentReference"/>
        </w:rPr>
        <w:commentReference w:id="42"/>
      </w:r>
      <w:r w:rsidR="00FE4723">
        <w:t>(except for the overlapping scenario)</w:t>
      </w:r>
      <w:r>
        <w:t xml:space="preserve">As presented in </w:t>
      </w:r>
      <w:r w:rsidR="00081261">
        <w:t>S</w:t>
      </w:r>
      <w:r>
        <w:t xml:space="preserve">ection </w:t>
      </w:r>
      <w:r>
        <w:fldChar w:fldCharType="begin"/>
      </w:r>
      <w:r>
        <w:instrText xml:space="preserve"> REF _Ref5718407 \h </w:instrText>
      </w:r>
      <w:r w:rsidR="00B815FF">
        <w:instrText xml:space="preserve"> \* MERGEFORMAT </w:instrText>
      </w:r>
      <w:r>
        <w:fldChar w:fldCharType="separate"/>
      </w:r>
      <w:r w:rsidR="00081261">
        <w:t>3.1</w:t>
      </w:r>
      <w:r>
        <w:fldChar w:fldCharType="end"/>
      </w:r>
      <w:r>
        <w:t>, these near-misses characterized 100% of inaccurate detections in the high-contrast scenario, and 60% of detections in the low-contrast scenario</w:t>
      </w:r>
      <w:r w:rsidR="007858CE">
        <w:t xml:space="preserve">; relaxing the </w:t>
      </w:r>
      <w:r w:rsidR="00B62B5E">
        <w:t xml:space="preserve">matching criteria to include neighboring points would increase the performance for the spatial </w:t>
      </w:r>
      <w:r w:rsidR="00B62B5E" w:rsidRPr="005A62A5">
        <w:t>metric</w:t>
      </w:r>
      <w:r w:rsidR="0073221D" w:rsidRPr="005A62A5">
        <w:t>s</w:t>
      </w:r>
      <w:r w:rsidR="00D62509" w:rsidRPr="005A62A5">
        <w:t xml:space="preserve"> by</w:t>
      </w:r>
      <w:r w:rsidR="005A62A5" w:rsidRPr="00CE3A12">
        <w:t xml:space="preserve"> allowing more detected breakpoints to be counted as correct</w:t>
      </w:r>
      <w:r w:rsidR="00B62B5E" w:rsidRPr="005A62A5">
        <w:t xml:space="preserve">. </w:t>
      </w:r>
      <w:r w:rsidR="007C0B53" w:rsidRPr="005A62A5">
        <w:t>The</w:t>
      </w:r>
      <w:r w:rsidR="00FE4723">
        <w:t xml:space="preserve"> good</w:t>
      </w:r>
      <w:r w:rsidR="007C0B53" w:rsidRPr="005A62A5">
        <w:t xml:space="preserve"> performance of the method </w:t>
      </w:r>
      <w:r w:rsidR="00D62509" w:rsidRPr="005A62A5">
        <w:t xml:space="preserve">is promising </w:t>
      </w:r>
      <w:r w:rsidR="007C0B53" w:rsidRPr="005A62A5">
        <w:t>despite this strictness and the sensitivity of the absolute-value method.</w:t>
      </w:r>
    </w:p>
    <w:p w14:paraId="1C71EBF8" w14:textId="6A4DB48B" w:rsidR="008038A0" w:rsidRDefault="00D62509" w:rsidP="001B618E">
      <w:pPr>
        <w:spacing w:after="0" w:line="240" w:lineRule="auto"/>
        <w:rPr>
          <w:highlight w:val="yellow"/>
        </w:rPr>
      </w:pPr>
      <w:r>
        <w:t>W</w:t>
      </w:r>
      <w:r w:rsidR="00DF7A11" w:rsidRPr="00D73DFA">
        <w:t xml:space="preserve">e did not consider movement of fish between regions, which could </w:t>
      </w:r>
      <w:r>
        <w:t>reduce the performance of</w:t>
      </w:r>
      <w:r w:rsidR="00DF7A11" w:rsidRPr="00D73DFA">
        <w:t xml:space="preserve"> the method by </w:t>
      </w:r>
      <w:r>
        <w:t xml:space="preserve">including </w:t>
      </w:r>
      <w:r w:rsidR="00DF7A11" w:rsidRPr="00D73DFA">
        <w:t xml:space="preserve">fish “grown” under </w:t>
      </w:r>
      <w:r>
        <w:t>one</w:t>
      </w:r>
      <w:r w:rsidRPr="00D73DFA">
        <w:t xml:space="preserve"> reg</w:t>
      </w:r>
      <w:r>
        <w:t>ion</w:t>
      </w:r>
      <w:r w:rsidRPr="00D73DFA">
        <w:t xml:space="preserve"> </w:t>
      </w:r>
      <w:r w:rsidR="00DF7A11" w:rsidRPr="00D73DFA">
        <w:t xml:space="preserve">into </w:t>
      </w:r>
      <w:r>
        <w:t>another</w:t>
      </w:r>
      <w:r w:rsidRPr="00D73DFA">
        <w:t xml:space="preserve"> </w:t>
      </w:r>
      <w:r>
        <w:t>r</w:t>
      </w:r>
      <w:r w:rsidR="00DF7A11" w:rsidRPr="00D73DFA">
        <w:t>egion. The method was able to detect changes within such mixed</w:t>
      </w:r>
      <w:r w:rsidR="00DF7A11">
        <w:t xml:space="preserve"> zones provided that there were other, more homogeneous areas elsewhere in the study region.</w:t>
      </w:r>
      <w:r w:rsidR="00493E13">
        <w:t xml:space="preserve"> </w:t>
      </w:r>
      <w:r w:rsidR="00B62B5E">
        <w:t xml:space="preserve">With these caveats in mind, we envision (and demonstrate) using the method as a tool to identify general regions and periods of change in fish </w:t>
      </w:r>
      <w:r>
        <w:t>length-at-</w:t>
      </w:r>
      <w:r w:rsidR="006665D1">
        <w:t>age</w:t>
      </w:r>
      <w:r w:rsidR="00B62B5E">
        <w:t>, which will necessarily be evaluated against pre-existing knowledge of the fish population and its ecosystem</w:t>
      </w:r>
      <w:r w:rsidR="00B62B5E" w:rsidRPr="00B62B5E">
        <w:t xml:space="preserve">. </w:t>
      </w:r>
      <w:r w:rsidR="00493E13" w:rsidRPr="00B62B5E">
        <w:t xml:space="preserve">Below, we discuss the results of the simulation study and provide further guidance on how </w:t>
      </w:r>
      <w:r w:rsidR="008038A0">
        <w:t>researchers could apply our proposed method to new datasets.</w:t>
      </w:r>
    </w:p>
    <w:p w14:paraId="0EACBBBE" w14:textId="6AC1DA1B" w:rsidR="00FF414A" w:rsidRDefault="0023745F" w:rsidP="001B618E">
      <w:pPr>
        <w:pStyle w:val="Heading2"/>
        <w:spacing w:before="240" w:line="240" w:lineRule="auto"/>
      </w:pPr>
      <w:r>
        <w:t xml:space="preserve">4.2 </w:t>
      </w:r>
      <w:r w:rsidR="00FF414A">
        <w:t xml:space="preserve">Simulation </w:t>
      </w:r>
      <w:r w:rsidR="00D62509">
        <w:t>s</w:t>
      </w:r>
      <w:r w:rsidR="00FF414A">
        <w:t>tudy</w:t>
      </w:r>
    </w:p>
    <w:p w14:paraId="7F287D10" w14:textId="3BF1120C" w:rsidR="0088027E" w:rsidRDefault="00FE4723" w:rsidP="001B618E">
      <w:pPr>
        <w:spacing w:after="0" w:line="240" w:lineRule="auto"/>
        <w:ind w:firstLine="360"/>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Regimes 1 and 2 overlapped </w:t>
      </w:r>
      <w:r w:rsidR="00D178A2">
        <w:t>(which had the advantage of being ‘matched’ whenever the breakpoint fell within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p>
    <w:p w14:paraId="228B6A7A" w14:textId="09558D52" w:rsidR="00A90E3A" w:rsidRDefault="00A90E3A" w:rsidP="001B618E">
      <w:pPr>
        <w:spacing w:after="0" w:line="240" w:lineRule="auto"/>
        <w:ind w:firstLine="720"/>
        <w:rPr>
          <w:highlight w:val="yellow"/>
        </w:rPr>
      </w:pPr>
      <w:r>
        <w:t xml:space="preserve">We observed a failure of the method to detect breakpoints at the edges, with a true break at 49° consistently being assigned </w:t>
      </w:r>
      <w:r w:rsidR="00FE4723">
        <w:t>as a break at 50°.</w:t>
      </w:r>
      <w:r w:rsidR="00506BD6">
        <w:t xml:space="preserve"> The resultant low coverage probabilities for parameters l1 and l2 (9% and 4%, respectively) were</w:t>
      </w:r>
      <w:r w:rsidR="00FE4723">
        <w:t xml:space="preserve"> </w:t>
      </w:r>
      <w:commentRangeStart w:id="43"/>
      <w:r w:rsidR="00506BD6">
        <w:t xml:space="preserve">likely due to the high contrast in length-at-age between the two regions, which rendered estimates of the completely aggregated data uninformative. </w:t>
      </w:r>
      <w:commentRangeEnd w:id="43"/>
      <w:r w:rsidR="00506BD6">
        <w:rPr>
          <w:rStyle w:val="CommentReference"/>
        </w:rPr>
        <w:commentReference w:id="43"/>
      </w:r>
      <w:r>
        <w:t xml:space="preserve">This suggests that fishery scientists and managers may need alternative tools to detect and appropriately consider variations in growth at the extremes of </w:t>
      </w:r>
      <w:proofErr w:type="spellStart"/>
      <w:r w:rsidR="00FE4723" w:rsidRPr="00D73DFA">
        <w:t>of</w:t>
      </w:r>
      <w:proofErr w:type="spellEnd"/>
      <w:r w:rsidR="00FE4723" w:rsidRPr="00D73DFA">
        <w:t xml:space="preserve"> </w:t>
      </w:r>
      <w:r w:rsidR="00FE4723">
        <w:t>a stock’s</w:t>
      </w:r>
      <w:r w:rsidR="00FE4723" w:rsidRPr="00D73DFA">
        <w:t xml:space="preserve"> spatial domain</w:t>
      </w:r>
      <w:r w:rsidR="00FE4723">
        <w:t>,</w:t>
      </w:r>
      <w:r w:rsidR="00FE4723" w:rsidRPr="00D73DFA">
        <w:t xml:space="preserve"> or </w:t>
      </w:r>
      <w:r>
        <w:t xml:space="preserve">occurring at the present moment. </w:t>
      </w:r>
      <w:commentRangeStart w:id="44"/>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FE4723" w:rsidRPr="00D73DFA">
        <w:t xml:space="preserve">. </w:t>
      </w:r>
      <w:commentRangeEnd w:id="44"/>
      <w:r w:rsidR="00FE4723">
        <w:rPr>
          <w:rStyle w:val="CommentReference"/>
        </w:rPr>
        <w:commentReference w:id="44"/>
      </w:r>
      <w:r>
        <w:t xml:space="preserve"> </w:t>
      </w:r>
      <w:r w:rsidR="00FE4723">
        <w:t>W</w:t>
      </w:r>
      <w:r>
        <w:t>ho</w:t>
      </w:r>
      <w:r w:rsidR="00FE4723">
        <w:t xml:space="preserve"> </w:t>
      </w:r>
      <w:r>
        <w:t xml:space="preserve">developed a method using sequential t-tests to perform edge-case detection, and applied it to detect ecosystem regime shifts in the Bering </w:t>
      </w:r>
      <w:commentRangeStart w:id="45"/>
      <w:r>
        <w:t>Sea</w:t>
      </w:r>
      <w:commentRangeEnd w:id="45"/>
      <w:r w:rsidR="00FE4723">
        <w:rPr>
          <w:rStyle w:val="CommentReference"/>
        </w:rPr>
        <w:commentReference w:id="45"/>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However, the t-test approach requires tuning by the researcher to control the level of significance that determines a regime shift (or breakpoint), presenting the same challenge encountered here of spurious and/or missed detections depending on the sensitivity of the statistical test applied </w:t>
      </w:r>
      <w:r>
        <w:fldChar w:fldCharType="begin" w:fldLock="1"/>
      </w:r>
      <w:r>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fldChar w:fldCharType="separate"/>
      </w:r>
      <w:r>
        <w:rPr>
          <w:noProof/>
        </w:rPr>
        <w:t>(Rodionov and Overland, 2005)</w:t>
      </w:r>
      <w:r>
        <w:fldChar w:fldCharType="end"/>
      </w:r>
      <w:r>
        <w:t xml:space="preserve">. </w:t>
      </w:r>
      <w:r w:rsidR="00FE4723" w:rsidRPr="002C6E0C">
        <w:t xml:space="preserve">It is likely there are thresholds in </w:t>
      </w:r>
      <w:r w:rsidR="00FE4723">
        <w:t xml:space="preserve">or types of </w:t>
      </w:r>
      <w:r w:rsidR="00FE4723" w:rsidRPr="002C6E0C">
        <w:t xml:space="preserve">spatiotemporal growth variation that will be poorly detected by most methods, </w:t>
      </w:r>
      <w:r>
        <w:t xml:space="preserve">which we see as a </w:t>
      </w:r>
      <w:r w:rsidR="002E421E">
        <w:t>promising area</w:t>
      </w:r>
      <w:r>
        <w:t xml:space="preserve"> for future research. </w:t>
      </w:r>
    </w:p>
    <w:p w14:paraId="062EA1FF" w14:textId="379B9775" w:rsidR="00D178A2" w:rsidRPr="00101B63" w:rsidRDefault="00A90E3A" w:rsidP="001B618E">
      <w:pPr>
        <w:spacing w:after="0" w:line="240" w:lineRule="auto"/>
        <w:ind w:firstLine="360"/>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w:t>
      </w:r>
      <w:commentRangeStart w:id="46"/>
      <w:r w:rsidR="00101B63" w:rsidRPr="00D73DFA">
        <w:t>boundaries</w:t>
      </w:r>
      <w:commentRangeEnd w:id="46"/>
      <w:r>
        <w:rPr>
          <w:rStyle w:val="CommentReference"/>
        </w:rPr>
        <w:commentReference w:id="46"/>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DF7A11">
        <w:t xml:space="preserve"> </w:t>
      </w:r>
      <w:r w:rsidR="00DF7A11">
        <w:fldChar w:fldCharType="begin" w:fldLock="1"/>
      </w:r>
      <w:r w:rsidR="00B53149">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fishes","type":"article-journal","volume":"99"},"uris":["http://www.mendeley.com/documents/?uuid=efeb5820-e46f-42d4-ac02-bc3acca7939b"]}],"mendeley":{"formattedCitation":"(Taylor et al., 2018)","plainTextFormattedCitation":"(Taylor et al., 2018)","previouslyFormattedCitation":"(Taylor et al., 2018)"},"properties":{"noteIndex":0},"schema":"https://github.com/citation-style-language/schema/raw/master/csl-citation.json"}</w:instrText>
      </w:r>
      <w:r w:rsidR="00DF7A11">
        <w:fldChar w:fldCharType="separate"/>
      </w:r>
      <w:r w:rsidR="00DF7A11" w:rsidRPr="00DF7A11">
        <w:rPr>
          <w:noProof/>
        </w:rPr>
        <w:t>(Taylor et al., 2018)</w:t>
      </w:r>
      <w:r w:rsidR="00DF7A11">
        <w:fldChar w:fldCharType="end"/>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w:t>
      </w:r>
      <w:r w:rsidR="00C11749">
        <w:lastRenderedPageBreak/>
        <w:t>observed</w:t>
      </w:r>
      <w:r w:rsidR="00EE7487">
        <w:t xml:space="preserve"> here</w:t>
      </w:r>
      <w:r w:rsidR="00C11749">
        <w:t xml:space="preserve">) </w:t>
      </w:r>
      <w:r w:rsidR="00A729D3">
        <w:t xml:space="preserve">or a breakpoint at the edge of the study region </w:t>
      </w:r>
      <w:r w:rsidR="00C11749">
        <w:t xml:space="preserve">can be indicative of a </w:t>
      </w:r>
      <w:r w:rsidR="00A729D3">
        <w:t>change somewhere in the margins</w:t>
      </w:r>
      <w:r w:rsidR="00C11749">
        <w:t xml:space="preserve"> and </w:t>
      </w:r>
      <w:r w:rsidR="00CE3A12">
        <w:t>extend the reach</w:t>
      </w:r>
      <w:commentRangeStart w:id="47"/>
      <w:r w:rsidR="00CE4A1D">
        <w:t xml:space="preserve"> the of future survey</w:t>
      </w:r>
      <w:r w:rsidR="00CE3A12">
        <w:t xml:space="preserve"> designs</w:t>
      </w:r>
      <w:r w:rsidR="00CE4A1D">
        <w:t>.</w:t>
      </w:r>
      <w:commentRangeEnd w:id="47"/>
      <w:r w:rsidR="00CE4A1D">
        <w:rPr>
          <w:rStyle w:val="CommentReference"/>
        </w:rPr>
        <w:commentReference w:id="47"/>
      </w:r>
    </w:p>
    <w:p w14:paraId="5053B7B2" w14:textId="76887103" w:rsidR="00BE59CB" w:rsidRDefault="00A90E3A" w:rsidP="001B618E">
      <w:pPr>
        <w:spacing w:after="0" w:line="240" w:lineRule="auto"/>
        <w:ind w:firstLine="360"/>
      </w:pPr>
      <w:r>
        <w:t xml:space="preserve">Our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Pr="00A90E3A">
        <w:t xml:space="preserve"> </w:t>
      </w:r>
      <w:r>
        <w:t xml:space="preserve">We find it encouraging that the approach could correctly detect breakpoints in the scenario with overlapping ranges, which is likely more similar to real-world fish populations than the </w:t>
      </w:r>
      <w:r w:rsidR="003F6D4D">
        <w:t xml:space="preserve">singular, immediate breakpoints </w:t>
      </w:r>
      <w:r>
        <w:t xml:space="preserve">we </w:t>
      </w:r>
      <w:r w:rsidR="003F6D4D">
        <w:t>simulated</w:t>
      </w:r>
      <w:r>
        <w:t xml:space="preserve"> in some </w:t>
      </w:r>
      <w:r w:rsidR="003F6D4D">
        <w:t>scenarios</w:t>
      </w:r>
      <w:r>
        <w:t xml:space="preserve">. However, the assigned ‘zonation’ of these populations necessarily combined fish with contrasting growth curves into a single dataset for estimation, and resulted in a loss in accuracy (coverage probability) for the endpoints of the growth curve. We suggest scientists use the method as a tool to guide the identification of general zones between which growth could vary, and not take detected breakpoint on their own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may vary with latitude and/or longitude. Below, we discuss the results found during the application to northeast Pacific sablefish, with respect to ecosystem concerns.</w:t>
      </w:r>
      <w:r w:rsidR="00BE59CB">
        <w:t xml:space="preserve"> </w:t>
      </w:r>
    </w:p>
    <w:p w14:paraId="530E27B8" w14:textId="77777777" w:rsidR="00BE59CB" w:rsidRDefault="00BE59CB" w:rsidP="001B618E">
      <w:pPr>
        <w:spacing w:after="0" w:line="240" w:lineRule="auto"/>
        <w:ind w:firstLine="360"/>
      </w:pPr>
    </w:p>
    <w:p w14:paraId="2677877D" w14:textId="3A4F37E3" w:rsidR="00D12C7C" w:rsidRDefault="00BE59CB" w:rsidP="001B618E">
      <w:pPr>
        <w:spacing w:after="0" w:line="240" w:lineRule="auto"/>
        <w:ind w:firstLine="360"/>
      </w:pPr>
      <w:r>
        <w:t xml:space="preserve">The comparison with the STARS method demonstrated that the GAM approach performs better at accurately detecting spatial-temporal breakpoints with the exception of scenarios where the break occurs at the edge of the study system, which was expected as such scenarios are </w:t>
      </w:r>
      <w:r w:rsidR="00A63DA7">
        <w:t>precisely</w:t>
      </w:r>
      <w:r>
        <w:t xml:space="preserve"> what STARS was designed to detect. In terms of the coverage probabilities, both methods presented a reduced ability to correctly estimate L2, with the STARS method performing slightly better. We believe this outcome is due to two </w:t>
      </w:r>
      <w:r w:rsidR="00A63DA7">
        <w:t>interacting processes</w:t>
      </w:r>
      <w:r w:rsidR="00E736E8">
        <w:t xml:space="preserve">: </w:t>
      </w:r>
      <w:r w:rsidR="00A63DA7">
        <w:t xml:space="preserve">the GAM method’s sensitivity to temporal variation, and </w:t>
      </w:r>
      <w:r w:rsidR="00E736E8">
        <w:t>bias in parameter estimates due to reduced sample sizes</w:t>
      </w:r>
      <w:r w:rsidR="00A63DA7">
        <w:t xml:space="preserve">. The GAM appeared to be more sensitive to temporal signals in the datasets, and though it correctly detected (or correctly failed to detect) a temporal breakpoint in the majority of datasets, when </w:t>
      </w:r>
      <w:proofErr w:type="gramStart"/>
      <w:r w:rsidR="00A63DA7">
        <w:t>it</w:t>
      </w:r>
      <w:proofErr w:type="gramEnd"/>
      <w:r w:rsidR="00A63DA7">
        <w:t xml:space="preserve"> mis-detected a year break it did so seemingly at random, thus splitting the dataset into arbitrary groups and harming the accuracy of an estimator. This phenomenon was more pronounced for </w:t>
      </w:r>
      <w:r w:rsidR="00A63DA7" w:rsidRPr="003F6D4D">
        <w:rPr>
          <w:i/>
        </w:rPr>
        <w:t>L</w:t>
      </w:r>
      <w:r w:rsidR="00A63DA7" w:rsidRPr="003F6D4D">
        <w:rPr>
          <w:i/>
          <w:vertAlign w:val="subscript"/>
        </w:rPr>
        <w:t>2</w:t>
      </w:r>
      <w:r w:rsidR="00A63DA7">
        <w:t xml:space="preserve"> since </w:t>
      </w:r>
      <w:r w:rsidR="00E736E8" w:rsidRPr="00DA59D1">
        <w:rPr>
          <w:i/>
        </w:rPr>
        <w:t>L</w:t>
      </w:r>
      <w:r w:rsidR="00E736E8" w:rsidRPr="00DA59D1">
        <w:rPr>
          <w:i/>
          <w:vertAlign w:val="subscript"/>
        </w:rPr>
        <w:t>2</w:t>
      </w:r>
      <w:r w:rsidR="00A63DA7">
        <w:t>relies on fish near the terminal age, of which there are typically less,</w:t>
      </w:r>
      <w:r w:rsidR="00E736E8">
        <w:t xml:space="preserve"> which can lead to bias in the resultant estimate when the already-small sample of fish at age </w:t>
      </w:r>
      <w:r w:rsidR="00E736E8">
        <w:rPr>
          <w:i/>
        </w:rPr>
        <w:t>a</w:t>
      </w:r>
      <w:r w:rsidR="00E736E8" w:rsidRPr="00DA59D1">
        <w:rPr>
          <w:i/>
          <w:vertAlign w:val="subscript"/>
        </w:rPr>
        <w:t>2</w:t>
      </w:r>
      <w:r w:rsidR="00E736E8">
        <w:rPr>
          <w:i/>
          <w:vertAlign w:val="subscript"/>
        </w:rPr>
        <w:t xml:space="preserve"> </w:t>
      </w:r>
      <w:r w:rsidR="00E736E8">
        <w:t>is split further due to spurious year detections.</w:t>
      </w:r>
    </w:p>
    <w:p w14:paraId="3FE3D783" w14:textId="77777777" w:rsidR="00231A55" w:rsidRDefault="00231A55" w:rsidP="001B618E">
      <w:pPr>
        <w:spacing w:after="0" w:line="240" w:lineRule="auto"/>
        <w:ind w:firstLine="360"/>
      </w:pPr>
    </w:p>
    <w:p w14:paraId="19DAB84C" w14:textId="07E7E5CC" w:rsidR="00CE4A1D" w:rsidRDefault="00CE4A1D" w:rsidP="001B618E">
      <w:pPr>
        <w:pStyle w:val="Heading2"/>
        <w:spacing w:line="240" w:lineRule="auto"/>
      </w:pPr>
      <w:commentRangeStart w:id="48"/>
      <w:commentRangeStart w:id="49"/>
      <w:r>
        <w:t>4.</w:t>
      </w:r>
      <w:r w:rsidR="00D12C7C">
        <w:t xml:space="preserve">4 </w:t>
      </w:r>
      <w:r>
        <w:t>Northeast Pacific Sablefish</w:t>
      </w:r>
      <w:commentRangeEnd w:id="48"/>
      <w:r>
        <w:rPr>
          <w:rStyle w:val="CommentReference"/>
          <w:rFonts w:eastAsiaTheme="minorHAnsi"/>
          <w:i w:val="0"/>
        </w:rPr>
        <w:commentReference w:id="48"/>
      </w:r>
      <w:commentRangeEnd w:id="49"/>
      <w:r w:rsidR="00231A55">
        <w:rPr>
          <w:rStyle w:val="CommentReference"/>
          <w:rFonts w:eastAsiaTheme="minorHAnsi"/>
          <w:i w:val="0"/>
        </w:rPr>
        <w:commentReference w:id="49"/>
      </w:r>
    </w:p>
    <w:p w14:paraId="7A5BCE0A" w14:textId="2CAA0E3B" w:rsidR="00555EB1" w:rsidRPr="00555EB1" w:rsidRDefault="00A90E3A" w:rsidP="001B618E">
      <w:pPr>
        <w:spacing w:after="0" w:line="240" w:lineRule="auto"/>
      </w:pPr>
      <w:r>
        <w:t>Our evaluation of size-at-age for NE Pacific sablefish was directly motivated by the notion that sablefish growth may vary at a scale that is broader than present management boundaries. Estimates of the growth parameters for sablefish are usually based on survey data acquired from chartered commercial trap, trawl or longline vessels (</w:t>
      </w:r>
      <w:commentRangeStart w:id="50"/>
      <w:r>
        <w:fldChar w:fldCharType="begin"/>
      </w:r>
      <w:r>
        <w:instrText xml:space="preserve"> REF _Ref5376336 \h  \* MERGEFORMAT </w:instrText>
      </w:r>
      <w:r>
        <w:fldChar w:fldCharType="separate"/>
      </w:r>
      <w:r>
        <w:t xml:space="preserve">Table </w:t>
      </w:r>
      <w:r>
        <w:rPr>
          <w:noProof/>
        </w:rPr>
        <w:t>4</w:t>
      </w:r>
      <w:r>
        <w:fldChar w:fldCharType="end"/>
      </w:r>
      <w:commentRangeEnd w:id="50"/>
      <w:r>
        <w:rPr>
          <w:rStyle w:val="CommentReference"/>
        </w:rPr>
        <w:commentReference w:id="50"/>
      </w:r>
      <w:r>
        <w:t xml:space="preserve">). It is preferable to obtain estimated growth parameters from data collected by  a survey, because fishery-dependent information can be biased due to targeting or gear </w:t>
      </w:r>
      <w:commentRangeStart w:id="51"/>
      <w:r>
        <w:t xml:space="preserve">selectivity </w:t>
      </w:r>
      <w:commentRangeEnd w:id="51"/>
      <w:r>
        <w:rPr>
          <w:rStyle w:val="CommentReference"/>
        </w:rPr>
        <w:commentReference w:id="51"/>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 xml:space="preserve">is curious that the model identified a unique spatial zone (Region 3, </w:t>
      </w:r>
      <w:r w:rsidR="00DF7A11">
        <w:fldChar w:fldCharType="begin"/>
      </w:r>
      <w:r w:rsidR="00DF7A11">
        <w:instrText xml:space="preserve"> REF _Ref5281391 \h </w:instrText>
      </w:r>
      <w:r w:rsidR="00B815FF">
        <w:instrText xml:space="preserve"> \* MERGEFORMAT </w:instrText>
      </w:r>
      <w:r w:rsidR="00DF7A11">
        <w:fldChar w:fldCharType="separate"/>
      </w:r>
      <w:r w:rsidR="00DF7A11">
        <w:t xml:space="preserve">Figure </w:t>
      </w:r>
      <w:r w:rsidR="00DF7A11">
        <w:rPr>
          <w:noProof/>
        </w:rPr>
        <w:t>8</w:t>
      </w:r>
      <w:r w:rsidR="00DF7A11">
        <w:fldChar w:fldCharType="end"/>
      </w:r>
      <w:r w:rsidR="00DF7A11">
        <w:t>) comprised exclusively of sablefish sampled in British Columbia</w:t>
      </w:r>
      <w:r w:rsidR="00233376">
        <w:t xml:space="preserve"> </w:t>
      </w:r>
      <w:r w:rsidR="00A729D3">
        <w:t>(</w:t>
      </w:r>
      <w:r w:rsidR="00233376">
        <w:t xml:space="preserve">though not all BC data </w:t>
      </w:r>
      <w:r w:rsidR="005226AD">
        <w:t xml:space="preserve">were </w:t>
      </w:r>
      <w:r w:rsidR="00233376">
        <w:t xml:space="preserve">encompassed </w:t>
      </w:r>
      <w:r w:rsidR="005226AD">
        <w:t xml:space="preserve">by </w:t>
      </w:r>
      <w:r w:rsidR="00233376">
        <w:t>Region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B53149">
        <w:instrText>ADDIN CSL_CITATION {"citationItems":[{"id":"ITEM-1","itemData":{"abstract":"Sablefish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include:","author":[{"dropping-particle":"","family":"DFO","given":"","non-dropping-particle":"","parse-names":false,"suffix":""}],"id":"ITEM-1","issue":"April","issued":{"date-parts":[["2016"]]},"title":"A Revised Operating Model for Sablefish (Anoplopoma Fimbria) in British Columbia, Canada","type":"report"},"uris":["http://www.mendeley.com/documents/?uuid=7399ae26-249d-4bb4-bfe8-2f448dd05782"]}],"mendeley":{"formattedCitation":"(DFO, 2016)","plainTextFormattedCitation":"(DFO, 2016)","previouslyFormattedCitation":"(DFO, 2016)"},"properties":{"noteIndex":0},"schema":"https://github.com/citation-style-language/schema/raw/master/csl-citation.json"}</w:instrText>
      </w:r>
      <w:r w:rsidR="00B53149">
        <w:fldChar w:fldCharType="separate"/>
      </w:r>
      <w:r w:rsidR="00B53149" w:rsidRPr="00B53149">
        <w:rPr>
          <w:noProof/>
        </w:rPr>
        <w:t>(DFO,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w:t>
      </w:r>
      <w:r w:rsidR="00B53149">
        <w:lastRenderedPageBreak/>
        <w:t xml:space="preserve">distribution for fish obtained </w:t>
      </w:r>
      <w:r w:rsidR="00A729D3">
        <w:t>in</w:t>
      </w:r>
      <w:r w:rsidR="00B53149">
        <w:t xml:space="preserve"> that region; it is</w:t>
      </w:r>
      <w:r w:rsidR="00062352">
        <w:t xml:space="preserve"> also</w:t>
      </w:r>
      <w:r w:rsidR="00B53149">
        <w:t xml:space="preserve"> assumed to be equal to one for all lengths in both the AK Federal </w:t>
      </w:r>
      <w:r w:rsidR="00B53149">
        <w:fldChar w:fldCharType="begin" w:fldLock="1"/>
      </w:r>
      <w:r w:rsidR="00B53149">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 xml:space="preserve">the </w:t>
      </w:r>
      <w:r w:rsidR="00B53149">
        <w:t xml:space="preserve">CC </w:t>
      </w:r>
      <w:r w:rsidR="00B53149">
        <w:fldChar w:fldCharType="begin" w:fldLock="1"/>
      </w:r>
      <w:r w:rsidR="007D1370">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7D4F81E5" w:rsidR="007D1370" w:rsidRDefault="00D24852" w:rsidP="001B618E">
      <w:pPr>
        <w:spacing w:after="0" w:line="240" w:lineRule="auto"/>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 xml:space="preserve">The </w:t>
      </w:r>
      <w:r w:rsidR="0000580A" w:rsidRPr="0000580A">
        <w:t>CC</w:t>
      </w:r>
      <w:r w:rsidR="00EE0A9B" w:rsidRPr="0000580A">
        <w:t xml:space="preserve"> ana</w:t>
      </w:r>
      <w:r w:rsidR="00EE0A9B">
        <w:t xml:space="preserve">lysis identified a statistically significant break in von </w:t>
      </w:r>
      <w:proofErr w:type="spellStart"/>
      <w:r w:rsidR="00EE0A9B">
        <w:t>Bertalanffy</w:t>
      </w:r>
      <w:proofErr w:type="spellEnd"/>
      <w:r w:rsidR="00EE0A9B">
        <w:t xml:space="preserve"> growth parameters for sablefish at approximately 3</w:t>
      </w:r>
      <w:r w:rsidR="00825F33">
        <w:t xml:space="preserve">6° </w:t>
      </w:r>
      <w:r w:rsidR="00EE0A9B">
        <w:t xml:space="preserve">N, between </w:t>
      </w:r>
      <w:r w:rsidR="00707024">
        <w:t xml:space="preserve">Point </w:t>
      </w:r>
      <w:r w:rsidR="00EE0A9B">
        <w:t>Conception and Monterey, CA, with</w:t>
      </w:r>
      <w:r w:rsidR="00CE4A1D">
        <w:t xml:space="preserve"> </w:t>
      </w:r>
      <w:r w:rsidR="00CE4A1D">
        <w:rPr>
          <w:rStyle w:val="CommentReference"/>
        </w:rPr>
        <w:commentReference w:id="52"/>
      </w:r>
      <w:r w:rsidR="00C028AA">
        <w:rPr>
          <w:rStyle w:val="CommentReference"/>
        </w:rPr>
        <w:commentReference w:id="53"/>
      </w:r>
      <w:r w:rsidR="00EE0A9B">
        <w:t xml:space="preserve">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our more northerly regions</w:t>
      </w:r>
      <w:r w:rsidR="00EE0A9B">
        <w:t>.</w:t>
      </w:r>
      <w:r w:rsidR="00DC2CFC" w:rsidRPr="00DC2CFC">
        <w:t xml:space="preserve"> </w:t>
      </w:r>
      <w:r w:rsidR="00DC2CFC">
        <w:t>These three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DC2CFC">
        <w:t xml:space="preserve">Figure </w:t>
      </w:r>
      <w:r w:rsidR="00DC2CFC">
        <w:rPr>
          <w:noProof/>
        </w:rPr>
        <w:t>6</w:t>
      </w:r>
      <w:r w:rsidR="00DC2CFC">
        <w:fldChar w:fldCharType="end"/>
      </w:r>
      <w:r w:rsidR="00DC2CFC">
        <w:t xml:space="preserve"> and </w:t>
      </w:r>
      <w:r w:rsidR="00DC2CFC">
        <w:fldChar w:fldCharType="begin"/>
      </w:r>
      <w:r w:rsidR="00DC2CFC">
        <w:instrText xml:space="preserve"> REF _Ref5721192 \h </w:instrText>
      </w:r>
      <w:r w:rsidR="00B815FF">
        <w:instrText xml:space="preserve"> \* MERGEFORMAT </w:instrText>
      </w:r>
      <w:r w:rsidR="00DC2CFC">
        <w:fldChar w:fldCharType="separate"/>
      </w:r>
      <w:r w:rsidR="00DC2CFC">
        <w:rPr>
          <w:noProof/>
        </w:rPr>
        <w:t>7</w:t>
      </w:r>
      <w:r w:rsidR="00DC2CFC">
        <w:fldChar w:fldCharType="end"/>
      </w:r>
      <w:r w:rsidR="00DC2CFC">
        <w:t xml:space="preserve">) </w:t>
      </w:r>
      <w:r w:rsidR="00906038">
        <w:t xml:space="preserve">and </w:t>
      </w:r>
      <w:r w:rsidR="00DC2CFC">
        <w:t xml:space="preserve">our detected </w:t>
      </w:r>
      <w:r w:rsidR="00055553">
        <w:t xml:space="preserve">breakpoint at 50˚N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DC2CFC">
        <w:t xml:space="preserve">Figure </w:t>
      </w:r>
      <w:r w:rsidR="00DC2CFC">
        <w:rPr>
          <w:noProof/>
        </w:rPr>
        <w:t>8</w:t>
      </w:r>
      <w:r w:rsidR="00DC2CFC">
        <w:fldChar w:fldCharType="end"/>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the Vancouver region (ca</w:t>
      </w:r>
      <w:r w:rsidR="00246216">
        <w:t>. 49˚N</w:t>
      </w:r>
      <w:r w:rsidR="007A3BAC">
        <w:t xml:space="preserve">), which was posited to be the result of samples coming from the “southern end of a faster-growing northern stock”, a suggestion supported by our findings.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regions 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021BB9BF" w:rsidR="00992E9D" w:rsidRDefault="00212215" w:rsidP="001B618E">
      <w:pPr>
        <w:spacing w:after="0" w:line="240" w:lineRule="auto"/>
        <w:ind w:firstLine="360"/>
        <w:rPr>
          <w:b/>
        </w:rPr>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xml:space="preserve">. In the recent AK sablefish assessments, the parameters of the VBGF are time-blocked </w:t>
      </w:r>
      <w:r w:rsidR="00896FAE">
        <w:t xml:space="preserve">accordingly </w:t>
      </w:r>
      <w:r>
        <w:t xml:space="preserve">(see </w:t>
      </w:r>
      <w:r>
        <w:fldChar w:fldCharType="begin"/>
      </w:r>
      <w:r>
        <w:instrText xml:space="preserve"> REF _Ref525720559 \h </w:instrText>
      </w:r>
      <w:r w:rsidR="006E2C2C">
        <w:instrText xml:space="preserve"> \* MERGEFORMAT </w:instrText>
      </w:r>
      <w:r>
        <w:fldChar w:fldCharType="separate"/>
      </w:r>
      <w:r w:rsidR="00A33E5C">
        <w:t xml:space="preserve">Table </w:t>
      </w:r>
      <w:r w:rsidR="00A33E5C">
        <w:rPr>
          <w:noProof/>
        </w:rPr>
        <w:t>3</w:t>
      </w:r>
      <w:r>
        <w:fldChar w:fldCharType="end"/>
      </w:r>
      <w:r>
        <w:t>)</w:t>
      </w:r>
      <w:r w:rsidR="00CD03F1">
        <w:t xml:space="preserve"> despite caution that the change is not inherent to the population, but likely an artifact of sampling methods</w:t>
      </w:r>
      <w:r>
        <w:t>.</w:t>
      </w:r>
      <w:r w:rsidR="004613FD">
        <w:t xml:space="preserve"> </w:t>
      </w:r>
      <w:r w:rsidR="00CD03F1">
        <w:t>In our analysis (which included data for all regions),</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5693942E" w14:textId="326D9969" w:rsidR="009A4F3C" w:rsidRPr="009A4F3C" w:rsidRDefault="0000580A" w:rsidP="001B618E">
      <w:pPr>
        <w:spacing w:after="0" w:line="240" w:lineRule="auto"/>
        <w:ind w:firstLine="360"/>
      </w:pPr>
      <w:r>
        <w:t xml:space="preserve">There are several </w:t>
      </w:r>
      <w:r w:rsidR="00FB5BF5">
        <w:t xml:space="preserve">noteworthy </w:t>
      </w:r>
      <w:r>
        <w:t>trends in the stratified growth estimates</w:t>
      </w:r>
      <w:r w:rsidR="00CA2D55">
        <w:t xml:space="preserve"> </w:t>
      </w:r>
      <w:commentRangeStart w:id="54"/>
      <w:r w:rsidR="00CA2D55">
        <w:t>(</w:t>
      </w:r>
      <w:r w:rsidR="00CA2D55">
        <w:fldChar w:fldCharType="begin"/>
      </w:r>
      <w:r w:rsidR="00CA2D55">
        <w:instrText xml:space="preserve"> REF _Ref532305683 \h </w:instrText>
      </w:r>
      <w:r w:rsidR="00B815FF">
        <w:instrText xml:space="preserve"> \* MERGEFORMAT </w:instrText>
      </w:r>
      <w:r w:rsidR="00CA2D55">
        <w:fldChar w:fldCharType="separate"/>
      </w:r>
      <w:r w:rsidR="00CA2D55">
        <w:t xml:space="preserve">Figure </w:t>
      </w:r>
      <w:r w:rsidR="00CA2D55">
        <w:rPr>
          <w:noProof/>
        </w:rPr>
        <w:t>9</w:t>
      </w:r>
      <w:r w:rsidR="00CA2D55">
        <w:fldChar w:fldCharType="end"/>
      </w:r>
      <w:commentRangeEnd w:id="54"/>
      <w:r w:rsidR="00FB5BF5">
        <w:rPr>
          <w:rStyle w:val="CommentReference"/>
        </w:rPr>
        <w:commentReference w:id="54"/>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result in</w:t>
      </w:r>
      <w:commentRangeStart w:id="55"/>
      <w:r w:rsidR="003365DC">
        <w:t xml:space="preserve"> </w:t>
      </w:r>
      <w:commentRangeEnd w:id="55"/>
      <w:r w:rsidR="003365DC">
        <w:rPr>
          <w:rStyle w:val="CommentReference"/>
        </w:rPr>
        <w:commentReference w:id="55"/>
      </w:r>
      <w:r w:rsidR="003365DC">
        <w:t xml:space="preserve"> </w:t>
      </w:r>
      <w:r w:rsidR="009A4F3C">
        <w:t xml:space="preserve">variations in growth, and that the proposed method is amenable to improvements based on the incorporation of climate or ecosystem </w:t>
      </w:r>
      <w:r w:rsidR="00942717">
        <w:t xml:space="preserve">knowledge. In 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 xml:space="preserve">the North Pacific Current, which splits into the Alaska and California currents as it approaches the west coast of North America. The location of this bifurcation varies but is generally centered off southern British Columbia </w:t>
      </w:r>
      <w:r w:rsidR="00046080" w:rsidRPr="00BD380D">
        <w:fldChar w:fldCharType="begin" w:fldLock="1"/>
      </w:r>
      <w:r w:rsidR="002B3C33" w:rsidRPr="00BD380D">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046080" w:rsidRPr="00BD380D">
        <w:fldChar w:fldCharType="end"/>
      </w:r>
      <w:r w:rsidR="00046080" w:rsidRPr="00BD380D">
        <w:t>.</w:t>
      </w:r>
      <w:r w:rsidR="002B3C33" w:rsidRPr="00BD380D">
        <w:t xml:space="preserve"> Like the ecosystem split identified in the Gulf of Alaska, these </w:t>
      </w:r>
      <w:r w:rsidR="002B3C33" w:rsidRPr="00BD380D">
        <w:lastRenderedPageBreak/>
        <w:t xml:space="preserve">oceanographic features </w:t>
      </w:r>
      <w:r w:rsidR="00FB5BF5">
        <w:t>lead to</w:t>
      </w:r>
      <w:r w:rsidR="00FB5BF5" w:rsidRPr="00BD380D">
        <w:t xml:space="preserve"> </w:t>
      </w:r>
      <w:r w:rsidR="002B3C33" w:rsidRPr="00BD380D">
        <w:t xml:space="preserve">distinct zones of productivity </w:t>
      </w:r>
      <w:r w:rsidR="002B3C33" w:rsidRPr="00BD380D">
        <w:fldChar w:fldCharType="begin" w:fldLock="1"/>
      </w:r>
      <w:r w:rsidR="00523065">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BD380D">
        <w:fldChar w:fldCharType="separate"/>
      </w:r>
      <w:r w:rsidR="00C828F6" w:rsidRPr="00BD380D">
        <w:rPr>
          <w:noProof/>
        </w:rPr>
        <w:t>(Kim et al., 2009; Mackas et al., 2011)</w:t>
      </w:r>
      <w:r w:rsidR="002B3C33" w:rsidRPr="00BD380D">
        <w:fldChar w:fldCharType="end"/>
      </w:r>
      <w:r w:rsidR="002B3C33" w:rsidRPr="00BD380D">
        <w:t xml:space="preserve"> which could influence resource availability and subsequent growth</w:t>
      </w:r>
      <w:r w:rsidR="005430FD">
        <w:rPr>
          <w:highlight w:val="yellow"/>
        </w:rPr>
        <w:t>. This</w:t>
      </w:r>
      <w:r w:rsidR="00CC4ED3">
        <w:rPr>
          <w:highlight w:val="yellow"/>
        </w:rPr>
        <w:t xml:space="preserve"> finding is especially notable in the context of the </w:t>
      </w:r>
      <w:proofErr w:type="spellStart"/>
      <w:r w:rsidR="00CC4ED3">
        <w:rPr>
          <w:highlight w:val="yellow"/>
        </w:rPr>
        <w:t>countergradient</w:t>
      </w:r>
      <w:proofErr w:type="spellEnd"/>
      <w:r w:rsidR="00CC4ED3">
        <w:rPr>
          <w:highlight w:val="yellow"/>
        </w:rPr>
        <w:t xml:space="preserve"> growth variation hypothesis </w:t>
      </w:r>
      <w:r w:rsidR="00CC4ED3">
        <w:rPr>
          <w:highlight w:val="yellow"/>
        </w:rPr>
        <w:fldChar w:fldCharType="begin" w:fldLock="1"/>
      </w:r>
      <w:r w:rsidR="00EB79B0">
        <w:rPr>
          <w:highlight w:val="yellow"/>
        </w:rPr>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Pr>
          <w:highlight w:val="yellow"/>
        </w:rPr>
        <w:fldChar w:fldCharType="separate"/>
      </w:r>
      <w:r w:rsidR="00CC4ED3" w:rsidRPr="00CC4ED3">
        <w:rPr>
          <w:noProof/>
          <w:highlight w:val="yellow"/>
        </w:rPr>
        <w:t>(Levins, 1968)</w:t>
      </w:r>
      <w:r w:rsidR="00CC4ED3">
        <w:rPr>
          <w:highlight w:val="yellow"/>
        </w:rPr>
        <w:fldChar w:fldCharType="end"/>
      </w:r>
      <w:r w:rsidR="00CC4ED3">
        <w:rPr>
          <w:highlight w:val="yellow"/>
        </w:rPr>
        <w:t>. The hypothesis states that two populations may exhibit similar</w:t>
      </w:r>
      <w:r w:rsidR="00CC4ED3" w:rsidRPr="00CC4ED3">
        <w:rPr>
          <w:highlight w:val="yellow"/>
        </w:rPr>
        <w:t xml:space="preserve"> </w:t>
      </w:r>
      <w:r w:rsidR="00CC4ED3">
        <w:rPr>
          <w:highlight w:val="yellow"/>
        </w:rPr>
        <w:t>phenotypes (length-at-age) even if they are genetically predisposed to grow at different rates, their environment modulates growth rate in a direction counter to their predisposition. This effect has been observed empirically in several oceans</w:t>
      </w:r>
      <w:r w:rsidR="00EB79B0">
        <w:rPr>
          <w:highlight w:val="yellow"/>
        </w:rPr>
        <w:t xml:space="preserve"> </w:t>
      </w:r>
      <w:r w:rsidR="00EB79B0">
        <w:rPr>
          <w:highlight w:val="yellow"/>
        </w:rPr>
        <w:fldChar w:fldCharType="begin" w:fldLock="1"/>
      </w:r>
      <w:r w:rsidR="00CA48E9">
        <w:rPr>
          <w:highlight w:val="yellow"/>
        </w:rPr>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 Published by : Springer in cooperation with International Association for Ec","type":"article-journal","volume":"83"},"uris":["http://www.mendeley.com/documents/?uuid=4649d0f8-e31d-4da6-a1d2-8483ada6c5af"]},{"id":"ITEM-2","itemData":{"DOI":"10.1098/rspb.2010.2479","ISSN":"09628452","abstract":"How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Pr>
          <w:highlight w:val="yellow"/>
        </w:rPr>
        <w:fldChar w:fldCharType="separate"/>
      </w:r>
      <w:r w:rsidR="005234B9" w:rsidRPr="005234B9">
        <w:rPr>
          <w:noProof/>
          <w:highlight w:val="yellow"/>
        </w:rPr>
        <w:t>(Baumann and Conover, 2011; Conover et al., 1990)</w:t>
      </w:r>
      <w:r w:rsidR="00EB79B0">
        <w:rPr>
          <w:highlight w:val="yellow"/>
        </w:rPr>
        <w:fldChar w:fldCharType="end"/>
      </w:r>
      <w:r w:rsidR="00CC4ED3">
        <w:rPr>
          <w:highlight w:val="yellow"/>
        </w:rPr>
        <w:t>. Considering recent genetic evidence that the sablefish population examined here is genetically well mixed, we could expect that observed phenotypic variation is a</w:t>
      </w:r>
      <w:r w:rsidR="00F104E6">
        <w:rPr>
          <w:highlight w:val="yellow"/>
        </w:rPr>
        <w:t xml:space="preserve"> direct</w:t>
      </w:r>
      <w:r w:rsidR="00CC4ED3">
        <w:rPr>
          <w:highlight w:val="yellow"/>
        </w:rPr>
        <w:t xml:space="preserve"> result of such environmental inhibition or</w:t>
      </w:r>
      <w:r w:rsidR="00F104E6">
        <w:rPr>
          <w:highlight w:val="yellow"/>
        </w:rPr>
        <w:t xml:space="preserve"> enhancement.</w:t>
      </w:r>
    </w:p>
    <w:p w14:paraId="2ACF1299" w14:textId="5FC3565A" w:rsidR="0000580A" w:rsidRPr="000E79C7" w:rsidRDefault="00692DB0" w:rsidP="001B618E">
      <w:pPr>
        <w:spacing w:after="0" w:line="240" w:lineRule="auto"/>
        <w:ind w:firstLine="360"/>
      </w:pPr>
      <w:r>
        <w:t>It</w:t>
      </w:r>
      <w:commentRangeStart w:id="56"/>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southerly regions (such as Regions 1 and 2, which are mostly comprised of CC data).</w:t>
      </w:r>
      <w:commentRangeEnd w:id="56"/>
      <w:r w:rsidR="002C350B">
        <w:rPr>
          <w:rStyle w:val="CommentReference"/>
        </w:rPr>
        <w:commentReference w:id="56"/>
      </w:r>
      <w:r>
        <w:t xml:space="preserve"> Preliminary analyses of sablefish movement rates from tagging data indicate that male sablefish seem to move more frequently to and from sea mounts, which are </w:t>
      </w:r>
      <w:r w:rsidR="00B17CAE">
        <w:t>clustered within the 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examined early life history of fishery-caught coastal sablefish observed a slight cline in mean fork length with increasing latitude, 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 This could render females more sensitive to changes in fisher behavior such as the implementation of catch shares in 2011, which affected discard rates in many ground</w:t>
      </w:r>
      <w:r w:rsidR="002C350B" w:rsidRPr="000E79C7">
        <w:t xml:space="preserve">fish </w:t>
      </w:r>
      <w:r w:rsidR="00291BC9" w:rsidRPr="000E79C7">
        <w:t>fisheries</w:t>
      </w:r>
      <w:r w:rsidR="003A7C48" w:rsidRPr="000E79C7">
        <w:t xml:space="preserve"> </w:t>
      </w:r>
      <w:r w:rsidR="003A7C48" w:rsidRPr="000E79C7">
        <w:fldChar w:fldCharType="begin" w:fldLock="1"/>
      </w:r>
      <w:r w:rsidR="003A7C48" w:rsidRPr="000E79C7">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0E79C7">
        <w:fldChar w:fldCharType="separate"/>
      </w:r>
      <w:r w:rsidR="003A7C48" w:rsidRPr="000E79C7">
        <w:rPr>
          <w:noProof/>
        </w:rPr>
        <w:t>(Somers et al., 2018)</w:t>
      </w:r>
      <w:r w:rsidR="003A7C48" w:rsidRPr="000E79C7">
        <w:fldChar w:fldCharType="end"/>
      </w:r>
      <w:r w:rsidR="00291BC9" w:rsidRPr="000E79C7">
        <w:t>.</w:t>
      </w:r>
      <w:r w:rsidR="00231A55" w:rsidRPr="000E79C7">
        <w:t xml:space="preserve"> </w:t>
      </w:r>
      <w:r w:rsidR="00231A55" w:rsidRPr="000E79C7">
        <w:rPr>
          <w:highlight w:val="yellow"/>
        </w:rPr>
        <w:t>Expanding the method to</w:t>
      </w:r>
      <w:r w:rsidR="00585C52" w:rsidRPr="000E79C7">
        <w:rPr>
          <w:highlight w:val="yellow"/>
        </w:rPr>
        <w:t xml:space="preserve"> allow for detection of multiple spatial and/or temporal breaks at once may enable further investigation of this phenomenon, though …</w:t>
      </w:r>
    </w:p>
    <w:p w14:paraId="455124EF" w14:textId="5502B43F" w:rsidR="000E79C7" w:rsidRPr="000E79C7" w:rsidRDefault="006166CD" w:rsidP="000E79C7">
      <w:pPr>
        <w:pStyle w:val="CommentText"/>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 xml:space="preserve">in the CC and AK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3C1A99" w:rsidRPr="000E79C7">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Oregon.","id":"ITEM-1","issue":"503","issued":{"date-parts":[["2013"]]},"title":"Pacific Coast Fishery Ecosystem Plan for the U.S. Portion of the California Current Large Marine Ecosystem","type":"article-journal","volume":"97220"},"uris":["http://www.mendeley.com/documents/?uuid=d5ab8243-e524-4187-a6f7-72c5dedcc6f7"]}],"mendeley":{"formattedCitation":"(Pacific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 and duration</w:t>
      </w:r>
      <w:r w:rsidR="00F96E2F" w:rsidRPr="000E79C7">
        <w:rPr>
          <w:sz w:val="24"/>
          <w:szCs w:val="24"/>
        </w:rPr>
        <w:t>s</w:t>
      </w:r>
      <w:r w:rsidR="00E237EF" w:rsidRPr="000E79C7">
        <w:rPr>
          <w:sz w:val="24"/>
          <w:szCs w:val="24"/>
        </w:rPr>
        <w:t xml:space="preserve"> of fishing pressure, and not inherent population differences alone.</w:t>
      </w:r>
      <w:r w:rsidR="00761C2B" w:rsidRPr="000E79C7">
        <w:rPr>
          <w:sz w:val="24"/>
          <w:szCs w:val="24"/>
        </w:rPr>
        <w:t xml:space="preserve"> Importantly, the L</w:t>
      </w:r>
      <w:r w:rsidR="00761C2B" w:rsidRPr="000E79C7">
        <w:rPr>
          <w:sz w:val="24"/>
          <w:szCs w:val="24"/>
          <w:vertAlign w:val="subscript"/>
        </w:rPr>
        <w:t>∞</w:t>
      </w:r>
      <w:r w:rsidR="00761C2B" w:rsidRPr="000E79C7">
        <w:rPr>
          <w:sz w:val="24"/>
          <w:szCs w:val="24"/>
        </w:rPr>
        <w:t xml:space="preserve"> estimates for both sexes and regions show a decline from the ‘early’ to ‘late’ periods</w:t>
      </w:r>
      <w:r w:rsidR="00D91843" w:rsidRPr="000E79C7">
        <w:rPr>
          <w:sz w:val="24"/>
          <w:szCs w:val="24"/>
        </w:rPr>
        <w:t xml:space="preserve"> for many sexes (</w:t>
      </w:r>
      <w:r w:rsidR="00D91843" w:rsidRPr="000E79C7">
        <w:rPr>
          <w:sz w:val="24"/>
          <w:szCs w:val="24"/>
          <w:highlight w:val="yellow"/>
        </w:rPr>
        <w:t>Appendix figure A14</w:t>
      </w:r>
      <w:r w:rsidR="00D91843" w:rsidRPr="000E79C7">
        <w:rPr>
          <w:sz w:val="24"/>
          <w:szCs w:val="24"/>
        </w:rPr>
        <w:t>)</w:t>
      </w:r>
      <w:r w:rsidR="00761C2B" w:rsidRPr="000E79C7">
        <w:rPr>
          <w:sz w:val="24"/>
          <w:szCs w:val="24"/>
        </w:rPr>
        <w:t>.</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growth variation differed among ecosystems, wherein the </w:t>
      </w:r>
      <w:r w:rsidR="00E96395" w:rsidRPr="000E79C7">
        <w:rPr>
          <w:sz w:val="24"/>
          <w:szCs w:val="24"/>
        </w:rPr>
        <w:t>CC</w:t>
      </w:r>
      <w:r w:rsidR="0054799E" w:rsidRPr="000E79C7">
        <w:rPr>
          <w:sz w:val="24"/>
          <w:szCs w:val="24"/>
        </w:rPr>
        <w:t xml:space="preserve"> is a more climactically variable region, which could explain why annual deviates were best </w:t>
      </w:r>
      <w:r w:rsidR="00247F68" w:rsidRPr="000E79C7">
        <w:rPr>
          <w:sz w:val="24"/>
          <w:szCs w:val="24"/>
        </w:rPr>
        <w:t xml:space="preserve">for fitting </w:t>
      </w:r>
      <w:r w:rsidR="0054799E" w:rsidRPr="000E79C7">
        <w:rPr>
          <w:sz w:val="24"/>
          <w:szCs w:val="24"/>
        </w:rPr>
        <w:t>to this data. Such ecosystem</w:t>
      </w:r>
      <w:r w:rsidR="00247F68" w:rsidRPr="000E79C7">
        <w:rPr>
          <w:sz w:val="24"/>
          <w:szCs w:val="24"/>
        </w:rPr>
        <w:t>-driven</w:t>
      </w:r>
      <w:r w:rsidR="0054799E" w:rsidRPr="000E79C7">
        <w:rPr>
          <w:sz w:val="24"/>
          <w:szCs w:val="24"/>
        </w:rPr>
        <w:t xml:space="preserve"> trends may be diluted when analyzing the data as a composite</w:t>
      </w:r>
      <w:r w:rsidR="00247F68" w:rsidRPr="000E79C7">
        <w:rPr>
          <w:sz w:val="24"/>
          <w:szCs w:val="24"/>
        </w:rPr>
        <w:t>,</w:t>
      </w:r>
      <w:r w:rsidR="0054799E" w:rsidRPr="000E79C7">
        <w:rPr>
          <w:sz w:val="24"/>
          <w:szCs w:val="24"/>
        </w:rPr>
        <w:t xml:space="preserve"> as in our study; notably, our temporal smoother did not produce </w:t>
      </w:r>
      <w:r w:rsidR="00247F68" w:rsidRPr="000E79C7">
        <w:rPr>
          <w:sz w:val="24"/>
          <w:szCs w:val="24"/>
        </w:rPr>
        <w:t>a distinct annual cyclic trend.</w:t>
      </w:r>
      <w:r w:rsidR="000E79C7" w:rsidRPr="000E79C7">
        <w:rPr>
          <w:rStyle w:val="CommentReference"/>
          <w:sz w:val="24"/>
          <w:szCs w:val="24"/>
        </w:rPr>
        <w:t xml:space="preserve"> </w:t>
      </w:r>
      <w:r w:rsidR="000E79C7" w:rsidRPr="000E79C7">
        <w:rPr>
          <w:rStyle w:val="CommentReference"/>
          <w:sz w:val="24"/>
          <w:szCs w:val="24"/>
          <w:highlight w:val="yellow"/>
        </w:rPr>
        <w:t xml:space="preserve">gear (see Thorson and </w:t>
      </w:r>
      <w:proofErr w:type="spellStart"/>
      <w:r w:rsidR="000E79C7" w:rsidRPr="000E79C7">
        <w:rPr>
          <w:rStyle w:val="CommentReference"/>
          <w:sz w:val="24"/>
          <w:szCs w:val="24"/>
          <w:highlight w:val="yellow"/>
        </w:rPr>
        <w:t>Simpendorfer</w:t>
      </w:r>
      <w:proofErr w:type="spellEnd"/>
      <w:r w:rsidR="000E79C7" w:rsidRPr="000E79C7">
        <w:rPr>
          <w:rStyle w:val="CommentReference"/>
          <w:sz w:val="24"/>
          <w:szCs w:val="24"/>
          <w:highlight w:val="yellow"/>
        </w:rPr>
        <w:t xml:space="preserve">) /different fishing patterns (see </w:t>
      </w:r>
      <w:proofErr w:type="spellStart"/>
      <w:r w:rsidR="000E79C7" w:rsidRPr="000E79C7">
        <w:rPr>
          <w:rStyle w:val="CommentReference"/>
          <w:sz w:val="24"/>
          <w:szCs w:val="24"/>
          <w:highlight w:val="yellow"/>
        </w:rPr>
        <w:t>Hilborn</w:t>
      </w:r>
      <w:proofErr w:type="spellEnd"/>
      <w:r w:rsidR="000E79C7" w:rsidRPr="000E79C7">
        <w:rPr>
          <w:rStyle w:val="CommentReference"/>
          <w:sz w:val="24"/>
          <w:szCs w:val="24"/>
          <w:highlight w:val="yellow"/>
        </w:rPr>
        <w:t xml:space="preserve"> and </w:t>
      </w:r>
      <w:proofErr w:type="spellStart"/>
      <w:r w:rsidR="000E79C7" w:rsidRPr="000E79C7">
        <w:rPr>
          <w:rStyle w:val="CommentReference"/>
          <w:sz w:val="24"/>
          <w:szCs w:val="24"/>
          <w:highlight w:val="yellow"/>
        </w:rPr>
        <w:t>Minte</w:t>
      </w:r>
      <w:proofErr w:type="spellEnd"/>
      <w:r w:rsidR="000E79C7" w:rsidRPr="000E79C7">
        <w:rPr>
          <w:rStyle w:val="CommentReference"/>
          <w:sz w:val="24"/>
          <w:szCs w:val="24"/>
          <w:highlight w:val="yellow"/>
        </w:rPr>
        <w:t xml:space="preserve">-Vera)/growth could be interacting to produce </w:t>
      </w:r>
      <w:proofErr w:type="spellStart"/>
      <w:r w:rsidR="000E79C7" w:rsidRPr="000E79C7">
        <w:rPr>
          <w:rStyle w:val="CommentReference"/>
          <w:sz w:val="24"/>
          <w:szCs w:val="24"/>
          <w:highlight w:val="yellow"/>
        </w:rPr>
        <w:t>spatio</w:t>
      </w:r>
      <w:proofErr w:type="spellEnd"/>
      <w:r w:rsidR="000E79C7" w:rsidRPr="000E79C7">
        <w:rPr>
          <w:rStyle w:val="CommentReference"/>
          <w:sz w:val="24"/>
          <w:szCs w:val="24"/>
          <w:highlight w:val="yellow"/>
        </w:rPr>
        <w:t>-temporal patterns in size-at-age data.</w:t>
      </w:r>
      <w:r w:rsidR="000E79C7" w:rsidRPr="000E79C7">
        <w:rPr>
          <w:rStyle w:val="CommentReference"/>
          <w:sz w:val="24"/>
          <w:szCs w:val="24"/>
        </w:rPr>
        <w:t xml:space="preserve"> </w:t>
      </w:r>
    </w:p>
    <w:p w14:paraId="4975AFD0" w14:textId="07EA2BD3" w:rsidR="00BD6121" w:rsidRDefault="00D45B35" w:rsidP="001B618E">
      <w:pPr>
        <w:spacing w:after="0" w:line="240" w:lineRule="auto"/>
        <w:ind w:firstLine="360"/>
      </w:pPr>
      <w:r w:rsidRPr="000E79C7">
        <w:t xml:space="preserve"> </w:t>
      </w:r>
      <w:r w:rsidR="00247F68" w:rsidRPr="000E79C7">
        <w:t>Methods that consider the space and time components</w:t>
      </w:r>
      <w:r w:rsidR="00247F68">
        <w:t xml:space="preserve"> co-dependently (as in vectorized auto-regressive </w:t>
      </w:r>
      <w:proofErr w:type="spellStart"/>
      <w:r w:rsidR="00247F68">
        <w:t>spatio</w:t>
      </w:r>
      <w:proofErr w:type="spellEnd"/>
      <w:r w:rsidR="00247F68">
        <w:t xml:space="preserve">-temporal models, </w:t>
      </w:r>
      <w:r w:rsidR="00247F68">
        <w:fldChar w:fldCharType="begin" w:fldLock="1"/>
      </w:r>
      <w:r w:rsidR="002E5AEF">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2019a)","manualFormatting":"Thorson, 2019a)","plainTextFormattedCitation":"(Thorson, 2019a)","previouslyFormattedCitation":"(Thorson,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6C449C">
        <w:rPr>
          <w:noProof/>
        </w:rPr>
        <w:t>a</w:t>
      </w:r>
      <w:r w:rsidR="00247F68" w:rsidRPr="00247F68">
        <w:rPr>
          <w:noProof/>
        </w:rPr>
        <w:t>)</w:t>
      </w:r>
      <w:r w:rsidR="00247F68">
        <w:fldChar w:fldCharType="end"/>
      </w:r>
      <w:r w:rsidR="00247F68">
        <w:t xml:space="preserve"> may strengthen the ability to disentangle such trends, and also to consider </w:t>
      </w:r>
      <w:r w:rsidR="00E815F4">
        <w:t>covarying spatial effects</w:t>
      </w:r>
      <w:r w:rsidR="00247F68">
        <w:t xml:space="preserve"> (e.g. near- and </w:t>
      </w:r>
      <w:commentRangeStart w:id="57"/>
      <w:r w:rsidR="00247F68">
        <w:t>offshore</w:t>
      </w:r>
      <w:commentRangeEnd w:id="57"/>
      <w:r w:rsidR="006166CD">
        <w:rPr>
          <w:rStyle w:val="CommentReference"/>
        </w:rPr>
        <w:commentReference w:id="57"/>
      </w:r>
      <w:r w:rsidR="00247F68">
        <w:t>).</w:t>
      </w:r>
    </w:p>
    <w:p w14:paraId="4ADD81C9" w14:textId="793D08E6" w:rsidR="00E03826" w:rsidRDefault="004B74A5" w:rsidP="008F12DE">
      <w:pPr>
        <w:spacing w:after="0" w:line="240" w:lineRule="auto"/>
        <w:ind w:firstLine="360"/>
      </w:pPr>
      <w:r w:rsidRPr="003F6D4D">
        <w:t>We set out to develop a method which would identify spatiotemporal zones between which fish growth varies, while simultaneously illustrating directional correlations in growth</w:t>
      </w:r>
      <w:r w:rsidR="00E03826">
        <w:t xml:space="preserve">. The method shows promise for the accurate detection of </w:t>
      </w:r>
      <w:proofErr w:type="spellStart"/>
      <w:r w:rsidR="00E03826">
        <w:t>spatio</w:t>
      </w:r>
      <w:proofErr w:type="spellEnd"/>
      <w:r w:rsidR="00E03826">
        <w:t>-temporal breakpoints in fish length at age and future research will likely investigate incorporatio</w:t>
      </w:r>
      <w:r w:rsidR="00E03826" w:rsidRPr="00FB3D0D">
        <w:rPr>
          <w:highlight w:val="yellow"/>
        </w:rPr>
        <w:t>n of spatial cov</w:t>
      </w:r>
      <w:r w:rsidR="00FB3D0D" w:rsidRPr="00FB3D0D">
        <w:rPr>
          <w:highlight w:val="yellow"/>
        </w:rPr>
        <w:t>ariates…</w:t>
      </w:r>
    </w:p>
    <w:p w14:paraId="2C84423A" w14:textId="7D80A241" w:rsidR="008F12DE" w:rsidRPr="00E03826" w:rsidRDefault="008F12DE" w:rsidP="008F12DE">
      <w:pPr>
        <w:spacing w:after="0" w:line="240" w:lineRule="auto"/>
        <w:ind w:firstLine="360"/>
      </w:pPr>
      <w:r>
        <w:lastRenderedPageBreak/>
        <w:t xml:space="preserve">When applied to NE Pacific sablefish, our method determined that the current management scale (three political breaks)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splitting </w:t>
      </w:r>
      <w:r w:rsidRPr="00E03826">
        <w:rPr>
          <w:highlight w:val="yellow"/>
        </w:rPr>
        <w:t xml:space="preserve">of </w:t>
      </w:r>
      <w:r w:rsidRPr="00E03826">
        <w:rPr>
          <w:b/>
          <w:highlight w:val="yellow"/>
        </w:rPr>
        <w:t xml:space="preserve">two major ocean currents/better word for </w:t>
      </w:r>
      <w:proofErr w:type="gramStart"/>
      <w:r w:rsidRPr="00E03826">
        <w:rPr>
          <w:b/>
          <w:highlight w:val="yellow"/>
        </w:rPr>
        <w:t>this</w:t>
      </w:r>
      <w:r>
        <w:rPr>
          <w:b/>
          <w:i/>
        </w:rPr>
        <w:t xml:space="preserve"> </w:t>
      </w:r>
      <w:r w:rsidR="00E03826">
        <w:t>.</w:t>
      </w:r>
      <w:proofErr w:type="gramEnd"/>
      <w:r w:rsidR="00E03826">
        <w:t xml:space="preserve"> This finding supports the impetus towards ecosystem-based fisheries management, and motivates further </w:t>
      </w:r>
    </w:p>
    <w:p w14:paraId="5F3E80B1" w14:textId="77777777" w:rsidR="008F12DE" w:rsidRDefault="008F12DE" w:rsidP="008F12DE">
      <w:pPr>
        <w:spacing w:after="0" w:line="240" w:lineRule="auto"/>
        <w:ind w:firstLine="360"/>
      </w:pPr>
    </w:p>
    <w:p w14:paraId="32EBDC71" w14:textId="0315C31A" w:rsidR="005A0B2F" w:rsidRPr="004B74A5" w:rsidRDefault="004B74A5" w:rsidP="008F12DE">
      <w:pPr>
        <w:spacing w:after="0" w:line="240" w:lineRule="auto"/>
        <w:ind w:firstLine="360"/>
        <w:rPr>
          <w:ins w:id="58" w:author="Maia Kapur" w:date="2019-05-06T14:23:00Z"/>
          <w:b/>
        </w:rPr>
      </w:pPr>
      <w:r w:rsidRPr="003F6D4D">
        <w:t xml:space="preserve"> Because these dynamics are potentially environmentally linked, such a method can also uncover whether </w:t>
      </w:r>
      <w:proofErr w:type="spellStart"/>
      <w:r w:rsidRPr="003F6D4D">
        <w:t>spatio</w:t>
      </w:r>
      <w:proofErr w:type="spellEnd"/>
      <w:r w:rsidRPr="003F6D4D">
        <w:t>-temporal patterns in such traits correspond to major environmental features, which is informative towards the application of ecosystem-based fisheries management.</w:t>
      </w:r>
      <w:r>
        <w:rPr>
          <w:b/>
        </w:rPr>
        <w:t xml:space="preserve"> </w:t>
      </w:r>
      <w:r w:rsidRPr="004B74A5">
        <w:rPr>
          <w:b/>
          <w:highlight w:val="yellow"/>
        </w:rPr>
        <w:t>Promise of the method, meanings for sablefish and EBFM.</w:t>
      </w:r>
      <w:r w:rsidR="00C82FC1">
        <w:rPr>
          <w:b/>
          <w:highlight w:val="yellow"/>
        </w:rPr>
        <w:t xml:space="preserve"> What are the implications to EBFM?</w:t>
      </w:r>
    </w:p>
    <w:p w14:paraId="7C628CB6" w14:textId="77777777" w:rsidR="00EE7F97" w:rsidRDefault="00EE7F97" w:rsidP="001B618E">
      <w:pPr>
        <w:spacing w:after="0" w:line="240" w:lineRule="auto"/>
        <w:rPr>
          <w:ins w:id="59" w:author="Maia Kapur" w:date="2019-05-06T14:23:00Z"/>
        </w:rPr>
      </w:pPr>
      <w:commentRangeStart w:id="60"/>
      <w:ins w:id="61" w:author="Maia Kapur" w:date="2019-05-06T14:23:00Z">
        <w:r>
          <w:t>X</w:t>
        </w:r>
        <w:commentRangeEnd w:id="60"/>
        <w:r>
          <w:rPr>
            <w:rStyle w:val="CommentReference"/>
          </w:rPr>
          <w:commentReference w:id="60"/>
        </w:r>
      </w:ins>
    </w:p>
    <w:p w14:paraId="6BBD277D" w14:textId="77777777" w:rsidR="00EE7F97" w:rsidRDefault="00EE7F97" w:rsidP="001B618E">
      <w:pPr>
        <w:spacing w:after="0" w:line="360" w:lineRule="auto"/>
        <w:rPr>
          <w:ins w:id="62" w:author="Maia Kapur" w:date="2019-05-06T14:23:00Z"/>
        </w:rPr>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1B618E">
      <w:pPr>
        <w:spacing w:after="0" w:line="360" w:lineRule="auto"/>
      </w:pPr>
      <w:bookmarkStart w:id="63" w:name="_Hlk2063740"/>
      <w:commentRangeStart w:id="64"/>
      <w:commentRangeStart w:id="65"/>
      <w:r>
        <w:rPr>
          <w:noProof/>
          <w:lang w:val="en-AU" w:eastAsia="en-AU"/>
        </w:rPr>
        <w:drawing>
          <wp:inline distT="0" distB="0" distL="0" distR="0" wp14:anchorId="54C7F376" wp14:editId="10A5526D">
            <wp:extent cx="6400799" cy="465512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9" cy="4655126"/>
                    </a:xfrm>
                    <a:prstGeom prst="rect">
                      <a:avLst/>
                    </a:prstGeom>
                    <a:noFill/>
                    <a:ln>
                      <a:noFill/>
                    </a:ln>
                  </pic:spPr>
                </pic:pic>
              </a:graphicData>
            </a:graphic>
          </wp:inline>
        </w:drawing>
      </w:r>
      <w:commentRangeEnd w:id="64"/>
      <w:r w:rsidR="00EE7F97">
        <w:rPr>
          <w:rStyle w:val="CommentReference"/>
        </w:rPr>
        <w:commentReference w:id="64"/>
      </w:r>
      <w:commentRangeEnd w:id="65"/>
      <w:r w:rsidR="006A5C39">
        <w:rPr>
          <w:rStyle w:val="CommentReference"/>
        </w:rPr>
        <w:commentReference w:id="65"/>
      </w:r>
    </w:p>
    <w:p w14:paraId="727AFA37" w14:textId="75A186A3" w:rsidR="00CE4A1D" w:rsidRDefault="00CE5DA5" w:rsidP="001B618E">
      <w:pPr>
        <w:pStyle w:val="Caption"/>
        <w:spacing w:after="0" w:line="360" w:lineRule="auto"/>
      </w:pPr>
      <w:bookmarkStart w:id="66" w:name="_Ref2061301"/>
      <w:commentRangeStart w:id="67"/>
      <w:r>
        <w:t>Figure</w:t>
      </w:r>
      <w:commentRangeEnd w:id="67"/>
      <w:r w:rsidR="00EE7F97">
        <w:rPr>
          <w:rStyle w:val="CommentReference"/>
          <w:iCs w:val="0"/>
        </w:rPr>
        <w:commentReference w:id="67"/>
      </w:r>
      <w:r>
        <w:t xml:space="preserve"> </w:t>
      </w:r>
      <w:r w:rsidR="008F59B5">
        <w:rPr>
          <w:noProof/>
        </w:rPr>
        <w:fldChar w:fldCharType="begin"/>
      </w:r>
      <w:r w:rsidR="008F59B5">
        <w:rPr>
          <w:noProof/>
        </w:rPr>
        <w:instrText xml:space="preserve"> SEQ Figure \* ARABIC </w:instrText>
      </w:r>
      <w:r w:rsidR="008F59B5">
        <w:rPr>
          <w:noProof/>
        </w:rPr>
        <w:fldChar w:fldCharType="separate"/>
      </w:r>
      <w:r w:rsidR="004E384E">
        <w:rPr>
          <w:noProof/>
        </w:rPr>
        <w:t>1</w:t>
      </w:r>
      <w:r w:rsidR="008F59B5">
        <w:rPr>
          <w:noProof/>
        </w:rPr>
        <w:fldChar w:fldCharType="end"/>
      </w:r>
      <w:bookmarkEnd w:id="66"/>
      <w:r>
        <w:t xml:space="preserve">. </w:t>
      </w:r>
      <w:r w:rsidR="003D44CE">
        <w:t>(</w:t>
      </w:r>
      <w:proofErr w:type="spellStart"/>
      <w:proofErr w:type="gramStart"/>
      <w:r w:rsidR="003D44CE">
        <w:t>a,c</w:t>
      </w:r>
      <w:proofErr w:type="gramEnd"/>
      <w:r w:rsidR="003D44CE">
        <w:t>,e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spatial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3"/>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68" w:name="_Hlk3275656"/>
      <w:r>
        <w:rPr>
          <w:noProof/>
          <w:lang w:val="en-AU" w:eastAsia="en-AU"/>
        </w:rPr>
        <w:lastRenderedPageBreak/>
        <w:drawing>
          <wp:inline distT="0" distB="0" distL="0" distR="0" wp14:anchorId="2A57BA8C" wp14:editId="181A4940">
            <wp:extent cx="6400799" cy="46551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799" cy="4655127"/>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7349047" w:rsidR="00AD52F6" w:rsidRDefault="00675625" w:rsidP="001B618E">
      <w:pPr>
        <w:pStyle w:val="Caption"/>
        <w:spacing w:after="0"/>
      </w:pPr>
      <w:bookmarkStart w:id="69"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4E384E">
        <w:rPr>
          <w:noProof/>
        </w:rPr>
        <w:t>2</w:t>
      </w:r>
      <w:r w:rsidR="008F59B5">
        <w:rPr>
          <w:noProof/>
        </w:rPr>
        <w:fldChar w:fldCharType="end"/>
      </w:r>
      <w:bookmarkEnd w:id="69"/>
      <w:r>
        <w:t xml:space="preserve">. </w:t>
      </w:r>
      <w:r w:rsidR="00081EE8">
        <w:t>(</w:t>
      </w:r>
      <w:proofErr w:type="spellStart"/>
      <w:proofErr w:type="gramStart"/>
      <w:r w:rsidR="00081EE8">
        <w:t>a,c</w:t>
      </w:r>
      <w:proofErr w:type="gramEnd"/>
      <w:r w:rsidR="002F43F1">
        <w:t>,e</w:t>
      </w:r>
      <w:proofErr w:type="spellEnd"/>
      <w:r w:rsidR="00081EE8">
        <w:t xml:space="preserve">) raw value of GAM smoothers for </w:t>
      </w:r>
      <w:r w:rsidR="002F43F1">
        <w:t xml:space="preserve">Year, </w:t>
      </w:r>
      <w:r w:rsidR="00081EE8">
        <w:t>Latitude and Longitude;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spatial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V</w:t>
      </w:r>
      <w:r>
        <w:t>ertical</w:t>
      </w:r>
      <w:r w:rsidR="00081EE8">
        <w:t xml:space="preserve"> dashed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70" w:name="_Hlk2063726"/>
      <w:commentRangeStart w:id="71"/>
      <w:r>
        <w:rPr>
          <w:noProof/>
          <w:lang w:val="en-AU" w:eastAsia="en-AU"/>
        </w:rPr>
        <w:lastRenderedPageBreak/>
        <w:drawing>
          <wp:inline distT="0" distB="0" distL="0" distR="0" wp14:anchorId="00CD1C4C" wp14:editId="57C34AA7">
            <wp:extent cx="6400799" cy="465512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799" cy="4655126"/>
                    </a:xfrm>
                    <a:prstGeom prst="rect">
                      <a:avLst/>
                    </a:prstGeom>
                  </pic:spPr>
                </pic:pic>
              </a:graphicData>
            </a:graphic>
          </wp:inline>
        </w:drawing>
      </w:r>
      <w:commentRangeEnd w:id="71"/>
      <w:r>
        <w:rPr>
          <w:rStyle w:val="CommentReference"/>
        </w:rPr>
        <w:commentReference w:id="71"/>
      </w:r>
    </w:p>
    <w:p w14:paraId="71F3F2E0" w14:textId="77777777" w:rsidR="00857EC0" w:rsidRDefault="00857EC0" w:rsidP="00857EC0">
      <w:pPr>
        <w:spacing w:after="0" w:line="360" w:lineRule="auto"/>
      </w:pPr>
    </w:p>
    <w:p w14:paraId="238905FC" w14:textId="77777777" w:rsidR="0074747B" w:rsidRDefault="00857EC0" w:rsidP="00857EC0">
      <w:pPr>
        <w:spacing w:after="0" w:line="240" w:lineRule="auto"/>
      </w:pPr>
      <w:bookmarkStart w:id="72" w:name="_Ref2004405"/>
      <w:r>
        <w:t xml:space="preserve">Figure </w:t>
      </w:r>
      <w:r>
        <w:rPr>
          <w:noProof/>
        </w:rPr>
        <w:fldChar w:fldCharType="begin"/>
      </w:r>
      <w:r>
        <w:rPr>
          <w:noProof/>
        </w:rPr>
        <w:instrText xml:space="preserve"> SEQ Figure \* ARABIC </w:instrText>
      </w:r>
      <w:r>
        <w:rPr>
          <w:noProof/>
        </w:rPr>
        <w:fldChar w:fldCharType="separate"/>
      </w:r>
      <w:r w:rsidR="004E384E">
        <w:rPr>
          <w:noProof/>
        </w:rPr>
        <w:t>3</w:t>
      </w:r>
      <w:r>
        <w:rPr>
          <w:noProof/>
        </w:rPr>
        <w:fldChar w:fldCharType="end"/>
      </w:r>
      <w:bookmarkEnd w:id="72"/>
      <w:r>
        <w:t xml:space="preserve">. Example dataset for each of the scenarios in </w:t>
      </w:r>
      <w:r>
        <w:fldChar w:fldCharType="begin"/>
      </w:r>
      <w:r>
        <w:instrText xml:space="preserve"> REF _Ref872431 \h  \* MERGEFORMAT </w:instrText>
      </w:r>
      <w:r>
        <w:fldChar w:fldCharType="separate"/>
      </w:r>
      <w:r>
        <w:t xml:space="preserve">Table </w:t>
      </w:r>
      <w:r>
        <w:rPr>
          <w:noProof/>
        </w:rPr>
        <w:t>1</w:t>
      </w:r>
      <w:r>
        <w:fldChar w:fldCharType="end"/>
      </w:r>
      <w:r>
        <w:t xml:space="preserve">. For each of the six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t xml:space="preserve">Table </w:t>
      </w:r>
      <w:r>
        <w:rPr>
          <w:noProof/>
        </w:rPr>
        <w:t>1</w:t>
      </w:r>
      <w:r>
        <w:fldChar w:fldCharType="end"/>
      </w:r>
      <w:r w:rsidR="0074747B">
        <w:t>.</w:t>
      </w:r>
    </w:p>
    <w:p w14:paraId="48AE2DAC" w14:textId="77777777" w:rsidR="0074747B" w:rsidRDefault="0074747B" w:rsidP="00857EC0">
      <w:pPr>
        <w:spacing w:after="0" w:line="240" w:lineRule="auto"/>
      </w:pPr>
    </w:p>
    <w:p w14:paraId="36B9610E" w14:textId="5AB76518" w:rsidR="0074747B" w:rsidRDefault="0074747B" w:rsidP="00857EC0">
      <w:pPr>
        <w:spacing w:after="0" w:line="240" w:lineRule="auto"/>
        <w:sectPr w:rsidR="0074747B" w:rsidSect="006A5337">
          <w:pgSz w:w="12240" w:h="15840"/>
          <w:pgMar w:top="1440" w:right="1440" w:bottom="1440" w:left="1440" w:header="720" w:footer="720" w:gutter="0"/>
          <w:cols w:space="720"/>
          <w:docGrid w:linePitch="360"/>
        </w:sectPr>
      </w:pPr>
    </w:p>
    <w:p w14:paraId="5C694A50" w14:textId="23FE3F51" w:rsidR="001161AF" w:rsidRDefault="001161AF" w:rsidP="001B618E">
      <w:pPr>
        <w:pStyle w:val="Caption"/>
        <w:spacing w:after="0" w:line="360" w:lineRule="auto"/>
      </w:pPr>
      <w:bookmarkStart w:id="73" w:name="_Ref5206683"/>
      <w:bookmarkStart w:id="74" w:name="_Ref5206675"/>
      <w:bookmarkEnd w:id="70"/>
      <w:r>
        <w:rPr>
          <w:noProof/>
        </w:rPr>
        <w:lastRenderedPageBreak/>
        <w:drawing>
          <wp:inline distT="0" distB="0" distL="0" distR="0" wp14:anchorId="6BCFBE3F" wp14:editId="072780E0">
            <wp:extent cx="817245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172450" cy="5943600"/>
                    </a:xfrm>
                    <a:prstGeom prst="rect">
                      <a:avLst/>
                    </a:prstGeom>
                  </pic:spPr>
                </pic:pic>
              </a:graphicData>
            </a:graphic>
          </wp:inline>
        </w:drawing>
      </w:r>
    </w:p>
    <w:p w14:paraId="1C1C48FC" w14:textId="77777777" w:rsidR="00675625" w:rsidRDefault="001127D8" w:rsidP="001B618E">
      <w:pPr>
        <w:pStyle w:val="Caption"/>
        <w:spacing w:after="0" w:line="360" w:lineRule="auto"/>
      </w:pPr>
      <w:r>
        <w:lastRenderedPageBreak/>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4</w:t>
      </w:r>
      <w:r w:rsidR="00432FC3">
        <w:rPr>
          <w:noProof/>
        </w:rPr>
        <w:fldChar w:fldCharType="end"/>
      </w:r>
      <w:bookmarkEnd w:id="73"/>
      <w:r>
        <w:t xml:space="preserve">. </w:t>
      </w:r>
      <w:bookmarkStart w:id="75"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yearly break (right)</w:t>
      </w:r>
      <w:r w:rsidR="00D3144F">
        <w:t xml:space="preserve"> </w:t>
      </w:r>
      <w:r w:rsidR="00107177">
        <w:t>were detected.</w:t>
      </w:r>
      <w:bookmarkEnd w:id="74"/>
      <w:bookmarkEnd w:id="75"/>
    </w:p>
    <w:p w14:paraId="236F12BE" w14:textId="63B23DA3" w:rsidR="0074747B" w:rsidRDefault="0074747B" w:rsidP="001B618E">
      <w:pPr>
        <w:pStyle w:val="Caption"/>
        <w:spacing w:after="0" w:line="360" w:lineRule="auto"/>
      </w:pPr>
      <w:r>
        <w:br w:type="page"/>
      </w:r>
    </w:p>
    <w:p w14:paraId="47F38290" w14:textId="77777777" w:rsidR="00857EC0" w:rsidRDefault="00857EC0" w:rsidP="001B618E">
      <w:pPr>
        <w:pStyle w:val="Caption"/>
        <w:spacing w:after="0" w:line="360" w:lineRule="auto"/>
      </w:pPr>
    </w:p>
    <w:bookmarkEnd w:id="63"/>
    <w:bookmarkEnd w:id="68"/>
    <w:p w14:paraId="4E5A501B" w14:textId="0E464106" w:rsidR="00C050D7" w:rsidRDefault="004C78D8" w:rsidP="001B618E">
      <w:pPr>
        <w:pStyle w:val="Caption"/>
        <w:spacing w:after="0" w:line="360" w:lineRule="auto"/>
      </w:pPr>
      <w:commentRangeStart w:id="76"/>
      <w:r>
        <w:rPr>
          <w:noProof/>
          <w:lang w:val="en-AU" w:eastAsia="en-AU"/>
        </w:rPr>
        <w:drawing>
          <wp:inline distT="0" distB="0" distL="0" distR="0" wp14:anchorId="383936E2" wp14:editId="0BB2EC76">
            <wp:extent cx="5943599" cy="4245428"/>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commentRangeEnd w:id="76"/>
      <w:r w:rsidR="00CE4A1D">
        <w:rPr>
          <w:rStyle w:val="CommentReference"/>
          <w:iCs w:val="0"/>
        </w:rPr>
        <w:commentReference w:id="76"/>
      </w:r>
    </w:p>
    <w:p w14:paraId="0827FAC8" w14:textId="1DDD7687" w:rsidR="001F735D" w:rsidRDefault="00A025ED" w:rsidP="001B618E">
      <w:pPr>
        <w:pStyle w:val="Caption"/>
        <w:spacing w:after="0" w:line="360" w:lineRule="auto"/>
        <w:sectPr w:rsidR="001F735D" w:rsidSect="0074747B">
          <w:pgSz w:w="15840" w:h="12240" w:orient="landscape"/>
          <w:pgMar w:top="1440" w:right="1440" w:bottom="1440" w:left="1440" w:header="720" w:footer="720" w:gutter="0"/>
          <w:cols w:space="720"/>
          <w:docGrid w:linePitch="360"/>
        </w:sectPr>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5</w:t>
      </w:r>
      <w:r w:rsidR="00997CA2">
        <w:rPr>
          <w:noProof/>
        </w:rPr>
        <w:fldChar w:fldCharType="end"/>
      </w:r>
      <w:r>
        <w:t xml:space="preserve">. </w:t>
      </w:r>
      <w:r w:rsidR="00C050D7">
        <w:t>Diagnostic plots of best-fit GAM model</w:t>
      </w:r>
      <w:r w:rsidR="007E759C">
        <w:t xml:space="preserve"> for</w:t>
      </w:r>
      <w:r w:rsidR="00687194">
        <w:t xml:space="preserve"> female age four</w:t>
      </w:r>
      <w:r w:rsidR="007E759C">
        <w:t xml:space="preserve"> sablefish</w:t>
      </w:r>
      <w:r w:rsidR="00C050D7">
        <w:t>.</w:t>
      </w:r>
      <w:r w:rsidR="00C116AB">
        <w:t xml:space="preserve"> Clockwise from top left: quantile-quantile plot of deviance residuals; histogram of residuals; observed response values (lengths, in cm) vs predicted values, and model-predicted residuals vs linear predictor.</w:t>
      </w:r>
      <w:r w:rsidR="00687194">
        <w:t xml:space="preserve"> See appendix for equivalent plots for other key ages and all sexes.</w:t>
      </w:r>
    </w:p>
    <w:p w14:paraId="4479677C" w14:textId="0DADB3D1" w:rsidR="00BC119C" w:rsidRPr="00BC119C" w:rsidRDefault="001F735D" w:rsidP="001B618E">
      <w:pPr>
        <w:spacing w:after="0" w:line="360" w:lineRule="auto"/>
      </w:pPr>
      <w:commentRangeStart w:id="77"/>
      <w:commentRangeStart w:id="78"/>
      <w:r>
        <w:rPr>
          <w:noProof/>
          <w:lang w:val="en-AU" w:eastAsia="en-AU"/>
        </w:rPr>
        <w:lastRenderedPageBreak/>
        <w:drawing>
          <wp:inline distT="0" distB="0" distL="0" distR="0" wp14:anchorId="5BD7FFBD" wp14:editId="2CCAB6CA">
            <wp:extent cx="5691913" cy="711489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91913" cy="7114892"/>
                    </a:xfrm>
                    <a:prstGeom prst="rect">
                      <a:avLst/>
                    </a:prstGeom>
                  </pic:spPr>
                </pic:pic>
              </a:graphicData>
            </a:graphic>
          </wp:inline>
        </w:drawing>
      </w:r>
      <w:commentRangeEnd w:id="77"/>
      <w:r w:rsidR="00CE4A1D">
        <w:rPr>
          <w:rStyle w:val="CommentReference"/>
        </w:rPr>
        <w:commentReference w:id="77"/>
      </w:r>
      <w:commentRangeEnd w:id="78"/>
      <w:r w:rsidR="00CE4A1D">
        <w:rPr>
          <w:rStyle w:val="CommentReference"/>
        </w:rPr>
        <w:commentReference w:id="78"/>
      </w:r>
    </w:p>
    <w:p w14:paraId="5805B27D" w14:textId="76DA65DD" w:rsidR="00655F5F" w:rsidRDefault="00A025ED" w:rsidP="001B618E">
      <w:pPr>
        <w:pStyle w:val="Caption"/>
        <w:spacing w:after="0"/>
      </w:pPr>
      <w:bookmarkStart w:id="79"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0F0C3E">
        <w:rPr>
          <w:noProof/>
        </w:rPr>
        <w:t>6</w:t>
      </w:r>
      <w:r w:rsidR="00997CA2">
        <w:rPr>
          <w:noProof/>
        </w:rPr>
        <w:fldChar w:fldCharType="end"/>
      </w:r>
      <w:bookmarkEnd w:id="79"/>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 xml:space="preserve">Plots of smoothers for </w:t>
      </w:r>
      <w:r w:rsidR="008936F5" w:rsidRPr="00D75A95">
        <w:t>Year</w:t>
      </w:r>
      <w:r w:rsidR="00B6218A">
        <w:t>,</w:t>
      </w:r>
      <w:r w:rsidR="00D75A95">
        <w:t xml:space="preserve"> </w:t>
      </w:r>
      <w:r w:rsidR="00C050D7">
        <w:t>Latitude,</w:t>
      </w:r>
      <w:r w:rsidR="00B6218A">
        <w:t xml:space="preserve"> and Longitude,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Red lines </w:t>
      </w:r>
      <w:r w:rsidR="001F735D">
        <w:t>indicate latitudes or longitudes that produced the highest first derivative and had a confidence interval that did not include zero.</w:t>
      </w:r>
      <w:r w:rsidR="00C479B0">
        <w:t xml:space="preserve"> </w:t>
      </w:r>
      <w:r w:rsidR="00B6218A">
        <w:t>g) map with model-detected breakpoints (red lines)</w:t>
      </w:r>
      <w:r w:rsidR="005D1F29">
        <w:t>. See appendix for similar plots for different key ages and sexes.</w:t>
      </w:r>
      <w:r w:rsidR="00B6218A">
        <w:t xml:space="preserve"> </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79693788">
            <wp:extent cx="5689399"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9" cy="7111749"/>
                    </a:xfrm>
                    <a:prstGeom prst="rect">
                      <a:avLst/>
                    </a:prstGeom>
                    <a:noFill/>
                    <a:ln>
                      <a:noFill/>
                    </a:ln>
                  </pic:spPr>
                </pic:pic>
              </a:graphicData>
            </a:graphic>
          </wp:inline>
        </w:drawing>
      </w:r>
    </w:p>
    <w:p w14:paraId="5194C005" w14:textId="4D1B4F5D" w:rsidR="00A14245" w:rsidRDefault="000F0C3E" w:rsidP="001B618E">
      <w:pPr>
        <w:pStyle w:val="Caption"/>
        <w:spacing w:after="0"/>
      </w:pPr>
      <w:bookmarkStart w:id="80"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Pr>
          <w:noProof/>
        </w:rPr>
        <w:t>7</w:t>
      </w:r>
      <w:r w:rsidR="003918D8">
        <w:rPr>
          <w:noProof/>
        </w:rPr>
        <w:fldChar w:fldCharType="end"/>
      </w:r>
      <w:bookmarkEnd w:id="80"/>
      <w:r w:rsidR="00655F5F">
        <w:t xml:space="preserve"> (</w:t>
      </w:r>
      <w:proofErr w:type="spellStart"/>
      <w:proofErr w:type="gramStart"/>
      <w:r w:rsidR="00655F5F">
        <w:t>a,c</w:t>
      </w:r>
      <w:proofErr w:type="gramEnd"/>
      <w:r w:rsidR="00655F5F">
        <w:t>,e</w:t>
      </w:r>
      <w:proofErr w:type="spellEnd"/>
      <w:r w:rsidR="00655F5F">
        <w:t xml:space="preserve">) Plots of smoothers 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Red lines indicate latitudes or longitudes that produced the highest first derivative and had a confidence interval that did not include zero. g) map with model-detected breakpoints (red lines). </w:t>
      </w:r>
      <w:r w:rsidR="00A14245">
        <w:t xml:space="preserve">See appendix for similar plots for different key ages and sexes. </w:t>
      </w:r>
    </w:p>
    <w:p w14:paraId="1A6443BC" w14:textId="6D9D429E" w:rsidR="00655F5F" w:rsidRPr="00655F5F" w:rsidRDefault="00655F5F" w:rsidP="001B618E">
      <w:pPr>
        <w:spacing w:after="0"/>
        <w:sectPr w:rsidR="00655F5F" w:rsidRPr="00655F5F" w:rsidSect="00305832">
          <w:pgSz w:w="12240" w:h="15840"/>
          <w:pgMar w:top="1440" w:right="1440" w:bottom="1440" w:left="1440" w:header="720" w:footer="720" w:gutter="0"/>
          <w:cols w:space="720"/>
          <w:docGrid w:linePitch="360"/>
        </w:sectPr>
      </w:pPr>
    </w:p>
    <w:p w14:paraId="55A4F25F" w14:textId="0C083261" w:rsidR="00AA564B" w:rsidRDefault="00AA564B" w:rsidP="001B618E">
      <w:pPr>
        <w:pStyle w:val="Caption"/>
        <w:spacing w:after="0"/>
      </w:pPr>
      <w:commentRangeStart w:id="81"/>
      <w:r>
        <w:rPr>
          <w:noProof/>
          <w:lang w:val="en-AU" w:eastAsia="en-AU"/>
        </w:rPr>
        <w:lastRenderedPageBreak/>
        <w:drawing>
          <wp:inline distT="0" distB="0" distL="0" distR="0" wp14:anchorId="318172EE" wp14:editId="022E3BA6">
            <wp:extent cx="6400800" cy="679617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rotWithShape="1">
                    <a:blip r:embed="rId20" cstate="print">
                      <a:extLst>
                        <a:ext uri="{28A0092B-C50C-407E-A947-70E740481C1C}">
                          <a14:useLocalDpi xmlns:a14="http://schemas.microsoft.com/office/drawing/2010/main" val="0"/>
                        </a:ext>
                      </a:extLst>
                    </a:blip>
                    <a:srcRect l="14479" r="14883"/>
                    <a:stretch/>
                  </pic:blipFill>
                  <pic:spPr bwMode="auto">
                    <a:xfrm>
                      <a:off x="0" y="0"/>
                      <a:ext cx="6400800" cy="6796174"/>
                    </a:xfrm>
                    <a:prstGeom prst="rect">
                      <a:avLst/>
                    </a:prstGeom>
                    <a:ln>
                      <a:noFill/>
                    </a:ln>
                    <a:extLst>
                      <a:ext uri="{53640926-AAD7-44D8-BBD7-CCE9431645EC}">
                        <a14:shadowObscured xmlns:a14="http://schemas.microsoft.com/office/drawing/2010/main"/>
                      </a:ext>
                    </a:extLst>
                  </pic:spPr>
                </pic:pic>
              </a:graphicData>
            </a:graphic>
          </wp:inline>
        </w:drawing>
      </w:r>
      <w:commentRangeEnd w:id="81"/>
      <w:r w:rsidR="00AD2C73">
        <w:rPr>
          <w:rStyle w:val="CommentReference"/>
          <w:iCs w:val="0"/>
        </w:rPr>
        <w:commentReference w:id="81"/>
      </w:r>
    </w:p>
    <w:p w14:paraId="4065EC25" w14:textId="024A5793" w:rsidR="001F735D" w:rsidRDefault="00AA564B" w:rsidP="001B618E">
      <w:pPr>
        <w:pStyle w:val="Caption"/>
        <w:spacing w:after="0"/>
        <w:sectPr w:rsidR="001F735D" w:rsidSect="00305832">
          <w:pgSz w:w="12240" w:h="15840"/>
          <w:pgMar w:top="1440" w:right="1440" w:bottom="1440" w:left="1440" w:header="720" w:footer="720" w:gutter="0"/>
          <w:cols w:space="720"/>
          <w:docGrid w:linePitch="360"/>
        </w:sectPr>
      </w:pPr>
      <w:bookmarkStart w:id="82"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0F0C3E">
        <w:rPr>
          <w:noProof/>
        </w:rPr>
        <w:t>8</w:t>
      </w:r>
      <w:r w:rsidR="00432FC3">
        <w:rPr>
          <w:noProof/>
        </w:rPr>
        <w:fldChar w:fldCharType="end"/>
      </w:r>
      <w:bookmarkEnd w:id="82"/>
      <w:r>
        <w:t>. Method-detected breakpoints (red dashed lines) and ecosystem-b</w:t>
      </w:r>
      <w:r w:rsidR="003E4700">
        <w:t>a</w:t>
      </w:r>
      <w:r>
        <w:t xml:space="preserve">sed break (blue dashed lines) used to delineate growth regions for sablefish. </w:t>
      </w:r>
      <w:r w:rsidR="00AA6414">
        <w:t>For illustration, points</w:t>
      </w:r>
      <w:r>
        <w:t xml:space="preserve"> are raw sablefish observations of both sexes at </w:t>
      </w:r>
      <w:r w:rsidR="00AA6414">
        <w:t>age</w:t>
      </w:r>
      <w:r>
        <w:t xml:space="preserve"> 30 years</w:t>
      </w:r>
      <w:r w:rsidR="001C1677">
        <w:t>.</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46C3E8E4" w:rsidR="003B4E84" w:rsidRDefault="00F94063" w:rsidP="001B618E">
      <w:pPr>
        <w:pStyle w:val="Caption"/>
        <w:spacing w:after="0" w:line="360" w:lineRule="auto"/>
        <w:sectPr w:rsidR="003B4E84" w:rsidSect="00871B3A">
          <w:pgSz w:w="12240" w:h="15840"/>
          <w:pgMar w:top="1440" w:right="1440" w:bottom="1440" w:left="1440" w:header="720" w:footer="720" w:gutter="0"/>
          <w:cols w:space="720"/>
          <w:docGrid w:linePitch="360"/>
        </w:sectPr>
      </w:pPr>
      <w:bookmarkStart w:id="83"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0F0C3E">
        <w:rPr>
          <w:noProof/>
        </w:rPr>
        <w:t>9</w:t>
      </w:r>
      <w:r w:rsidR="00B8111C">
        <w:rPr>
          <w:noProof/>
        </w:rPr>
        <w:fldChar w:fldCharType="end"/>
      </w:r>
      <w:bookmarkEnd w:id="83"/>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final </w:t>
      </w:r>
      <w:proofErr w:type="spellStart"/>
      <w:r w:rsidR="00B23510">
        <w:t>spatio</w:t>
      </w:r>
      <w:proofErr w:type="spellEnd"/>
      <w:r w:rsidR="00B23510">
        <w:t>-temporal</w:t>
      </w:r>
      <w:r w:rsidR="00262084">
        <w:t xml:space="preserve"> aggregation</w:t>
      </w:r>
      <w:r>
        <w:t>.</w:t>
      </w:r>
      <w:r w:rsidR="00871B3A">
        <w:t xml:space="preserve"> Points are raw survey data colored by their source.</w:t>
      </w:r>
      <w:r w:rsidR="00CD479F">
        <w:t xml:space="preserve"> Line types denote whether fit is for early, late or pooled time period.</w:t>
      </w:r>
    </w:p>
    <w:p w14:paraId="23D13186" w14:textId="44C3E2D1" w:rsidR="00E21EB4" w:rsidRDefault="00E21EB4" w:rsidP="001B618E">
      <w:pPr>
        <w:pStyle w:val="Heading1"/>
        <w:spacing w:after="0" w:line="360" w:lineRule="auto"/>
      </w:pPr>
      <w:r w:rsidRPr="00F82EB2">
        <w:lastRenderedPageBreak/>
        <w:t>Tables</w:t>
      </w:r>
    </w:p>
    <w:tbl>
      <w:tblPr>
        <w:tblStyle w:val="TableGrid"/>
        <w:tblW w:w="9717" w:type="dxa"/>
        <w:tblLook w:val="04A0" w:firstRow="1" w:lastRow="0" w:firstColumn="1" w:lastColumn="0" w:noHBand="0" w:noVBand="1"/>
      </w:tblPr>
      <w:tblGrid>
        <w:gridCol w:w="1499"/>
        <w:gridCol w:w="3592"/>
        <w:gridCol w:w="4626"/>
      </w:tblGrid>
      <w:tr w:rsidR="00EC0FDD" w14:paraId="3837BCF3" w14:textId="77777777" w:rsidTr="00A445E7">
        <w:trPr>
          <w:trHeight w:val="17"/>
        </w:trPr>
        <w:tc>
          <w:tcPr>
            <w:tcW w:w="1499" w:type="dxa"/>
          </w:tcPr>
          <w:p w14:paraId="6CFEFAB8" w14:textId="2EF43A9F" w:rsidR="00EC0FDD" w:rsidRPr="00E11D94" w:rsidRDefault="00EC0FDD" w:rsidP="001B618E">
            <w:pPr>
              <w:rPr>
                <w:b/>
              </w:rPr>
            </w:pPr>
            <w:bookmarkStart w:id="84" w:name="_Hlk3275689"/>
            <w:r>
              <w:rPr>
                <w:b/>
              </w:rPr>
              <w:t>Scenario Number</w:t>
            </w:r>
          </w:p>
        </w:tc>
        <w:tc>
          <w:tcPr>
            <w:tcW w:w="3592" w:type="dxa"/>
          </w:tcPr>
          <w:p w14:paraId="0A5AB89C" w14:textId="2C665606" w:rsidR="00EC0FDD" w:rsidRPr="00E11D94" w:rsidRDefault="00EC0FDD" w:rsidP="001B618E">
            <w:pPr>
              <w:rPr>
                <w:b/>
              </w:rPr>
            </w:pPr>
            <w:r w:rsidRPr="00E11D94">
              <w:rPr>
                <w:b/>
              </w:rPr>
              <w:t>Scenario Description</w:t>
            </w:r>
          </w:p>
        </w:tc>
        <w:tc>
          <w:tcPr>
            <w:tcW w:w="4626" w:type="dxa"/>
          </w:tcPr>
          <w:p w14:paraId="55690027" w14:textId="1CB2F05A" w:rsidR="00EC0FDD" w:rsidRPr="00E11D94" w:rsidRDefault="00EC0FDD" w:rsidP="001B618E">
            <w:pPr>
              <w:rPr>
                <w:b/>
              </w:rPr>
            </w:pPr>
            <w:r w:rsidRPr="00E11D94">
              <w:rPr>
                <w:b/>
              </w:rPr>
              <w:t>Stratification</w:t>
            </w:r>
          </w:p>
        </w:tc>
      </w:tr>
      <w:tr w:rsidR="00EC0FDD" w14:paraId="2381033F" w14:textId="77777777" w:rsidTr="00A445E7">
        <w:trPr>
          <w:trHeight w:val="17"/>
        </w:trPr>
        <w:tc>
          <w:tcPr>
            <w:tcW w:w="1499" w:type="dxa"/>
          </w:tcPr>
          <w:p w14:paraId="56347CC2" w14:textId="6A79AF1D" w:rsidR="00EC0FDD" w:rsidRDefault="00EC0FDD" w:rsidP="00A445E7">
            <w:pPr>
              <w:jc w:val="center"/>
            </w:pPr>
            <w:r>
              <w:t>1</w:t>
            </w:r>
          </w:p>
        </w:tc>
        <w:tc>
          <w:tcPr>
            <w:tcW w:w="3592" w:type="dxa"/>
          </w:tcPr>
          <w:p w14:paraId="4D587584" w14:textId="0CE55D2F" w:rsidR="00EC0FDD" w:rsidRDefault="00EC0FDD" w:rsidP="001B618E">
            <w:r>
              <w:t>No spatial breaks</w:t>
            </w:r>
          </w:p>
        </w:tc>
        <w:tc>
          <w:tcPr>
            <w:tcW w:w="4626" w:type="dxa"/>
          </w:tcPr>
          <w:p w14:paraId="55A12E7B" w14:textId="72C3F3B7" w:rsidR="00EC0FDD" w:rsidRDefault="00EC0FDD" w:rsidP="001B618E">
            <w:r>
              <w:t xml:space="preserve">Latitude and Longitude ~ </w:t>
            </w:r>
            <w:proofErr w:type="gramStart"/>
            <w:r>
              <w:t>U[</w:t>
            </w:r>
            <w:proofErr w:type="gramEnd"/>
            <w:r>
              <w:t xml:space="preserve">0,50], all fish under Regime 1 </w:t>
            </w:r>
          </w:p>
        </w:tc>
      </w:tr>
      <w:tr w:rsidR="00EC0FDD" w14:paraId="2EC4A0FE" w14:textId="77777777" w:rsidTr="00A445E7">
        <w:trPr>
          <w:trHeight w:val="17"/>
        </w:trPr>
        <w:tc>
          <w:tcPr>
            <w:tcW w:w="1499" w:type="dxa"/>
          </w:tcPr>
          <w:p w14:paraId="28BD8354" w14:textId="593FE511" w:rsidR="00EC0FDD" w:rsidRDefault="00EC0FDD" w:rsidP="00A445E7">
            <w:pPr>
              <w:jc w:val="center"/>
            </w:pPr>
            <w:r>
              <w:t>2</w:t>
            </w:r>
          </w:p>
        </w:tc>
        <w:tc>
          <w:tcPr>
            <w:tcW w:w="3592" w:type="dxa"/>
          </w:tcPr>
          <w:p w14:paraId="27664435" w14:textId="36A31085" w:rsidR="00EC0FDD" w:rsidRDefault="00EC0FDD" w:rsidP="001B618E">
            <w:r>
              <w:t>Single, spatial break in middle of range, with no overlap and strong contrast</w:t>
            </w:r>
          </w:p>
        </w:tc>
        <w:tc>
          <w:tcPr>
            <w:tcW w:w="4626" w:type="dxa"/>
          </w:tcPr>
          <w:p w14:paraId="13F10C66" w14:textId="77777777" w:rsidR="00EC0FDD" w:rsidRDefault="00EC0FDD" w:rsidP="001B618E">
            <w:r>
              <w:t xml:space="preserve">Latitude and Longitude ~ </w:t>
            </w:r>
            <w:proofErr w:type="gramStart"/>
            <w:r>
              <w:t>U[</w:t>
            </w:r>
            <w:proofErr w:type="gramEnd"/>
            <w:r>
              <w:t xml:space="preserve">0,25]  under growth Regime 1; </w:t>
            </w:r>
          </w:p>
          <w:p w14:paraId="19536133" w14:textId="250D8D43" w:rsidR="00EC0FDD" w:rsidRDefault="00EC0FDD" w:rsidP="001B618E">
            <w:r>
              <w:t xml:space="preserve">Latitude and Longitude ~ </w:t>
            </w:r>
            <w:proofErr w:type="gramStart"/>
            <w:r>
              <w:t>U[</w:t>
            </w:r>
            <w:proofErr w:type="gramEnd"/>
            <w:r>
              <w:t>25,50] under Regime 2</w:t>
            </w:r>
          </w:p>
        </w:tc>
      </w:tr>
      <w:tr w:rsidR="00EC0FDD" w14:paraId="18937E0F" w14:textId="77777777" w:rsidTr="00A445E7">
        <w:trPr>
          <w:trHeight w:val="17"/>
        </w:trPr>
        <w:tc>
          <w:tcPr>
            <w:tcW w:w="1499" w:type="dxa"/>
          </w:tcPr>
          <w:p w14:paraId="59678EAD" w14:textId="0343AED9" w:rsidR="00EC0FDD" w:rsidRDefault="00EC0FDD" w:rsidP="00A445E7">
            <w:pPr>
              <w:jc w:val="center"/>
            </w:pPr>
            <w:r>
              <w:t>3</w:t>
            </w:r>
          </w:p>
        </w:tc>
        <w:tc>
          <w:tcPr>
            <w:tcW w:w="3592" w:type="dxa"/>
          </w:tcPr>
          <w:p w14:paraId="43EBF68E" w14:textId="0963EC29" w:rsidR="00EC0FDD" w:rsidRDefault="00EC0FDD" w:rsidP="001B618E">
            <w:r>
              <w:t>Single spatial break with some overlap</w:t>
            </w:r>
          </w:p>
        </w:tc>
        <w:tc>
          <w:tcPr>
            <w:tcW w:w="4626" w:type="dxa"/>
          </w:tcPr>
          <w:p w14:paraId="0ECB35A0" w14:textId="77777777" w:rsidR="00EC0FDD" w:rsidRDefault="00EC0FDD" w:rsidP="001B618E">
            <w:r>
              <w:t xml:space="preserve">Latitude and Longitude ~ </w:t>
            </w:r>
            <w:proofErr w:type="gramStart"/>
            <w:r>
              <w:t>U[</w:t>
            </w:r>
            <w:proofErr w:type="gramEnd"/>
            <w:r>
              <w:t xml:space="preserve">0,25]  under growth Regime 1; </w:t>
            </w:r>
          </w:p>
          <w:p w14:paraId="4E5E73F6" w14:textId="2AEE3099" w:rsidR="00EC0FDD" w:rsidRDefault="00EC0FDD" w:rsidP="001B618E">
            <w:r>
              <w:t xml:space="preserve">Latitude and Longitude ~ </w:t>
            </w:r>
            <w:proofErr w:type="gramStart"/>
            <w:r>
              <w:t>U[</w:t>
            </w:r>
            <w:proofErr w:type="gramEnd"/>
            <w:r>
              <w:t>20,50] under Regime 2</w:t>
            </w:r>
          </w:p>
        </w:tc>
      </w:tr>
      <w:tr w:rsidR="00EC0FDD" w14:paraId="06BE7A4F" w14:textId="77777777" w:rsidTr="00A445E7">
        <w:trPr>
          <w:trHeight w:val="17"/>
        </w:trPr>
        <w:tc>
          <w:tcPr>
            <w:tcW w:w="1499" w:type="dxa"/>
          </w:tcPr>
          <w:p w14:paraId="51ABBEC6" w14:textId="56975D00" w:rsidR="00EC0FDD" w:rsidRDefault="00EC0FDD" w:rsidP="00A445E7">
            <w:pPr>
              <w:jc w:val="center"/>
            </w:pPr>
            <w:r>
              <w:t>4</w:t>
            </w:r>
          </w:p>
        </w:tc>
        <w:tc>
          <w:tcPr>
            <w:tcW w:w="3592" w:type="dxa"/>
          </w:tcPr>
          <w:p w14:paraId="6D57C92F" w14:textId="74D95C02" w:rsidR="00EC0FDD" w:rsidRDefault="00EC0FDD" w:rsidP="001B618E">
            <w:r>
              <w:t xml:space="preserve">Single spatial break at edge of range with no overlap </w:t>
            </w:r>
          </w:p>
        </w:tc>
        <w:tc>
          <w:tcPr>
            <w:tcW w:w="4626" w:type="dxa"/>
          </w:tcPr>
          <w:p w14:paraId="1A47DF4C" w14:textId="77777777" w:rsidR="00EC0FDD" w:rsidRDefault="00EC0FDD" w:rsidP="001B618E">
            <w:r>
              <w:t xml:space="preserve">Latitude and Longitude ~ </w:t>
            </w:r>
            <w:proofErr w:type="gramStart"/>
            <w:r>
              <w:t>U[</w:t>
            </w:r>
            <w:proofErr w:type="gramEnd"/>
            <w:r>
              <w:t>0,49]  under growth Regime 1;</w:t>
            </w:r>
          </w:p>
          <w:p w14:paraId="5BCDF1B4" w14:textId="524E2BD8" w:rsidR="00EC0FDD" w:rsidRDefault="00EC0FDD" w:rsidP="001B618E">
            <w:r>
              <w:t xml:space="preserve">Latitude and Longitude ~ </w:t>
            </w:r>
            <w:proofErr w:type="gramStart"/>
            <w:r>
              <w:t>U[</w:t>
            </w:r>
            <w:proofErr w:type="gramEnd"/>
            <w:r>
              <w:t>49,50] under Regime 2</w:t>
            </w:r>
          </w:p>
        </w:tc>
      </w:tr>
      <w:tr w:rsidR="00EC0FDD" w14:paraId="21D27038" w14:textId="77777777" w:rsidTr="00A445E7">
        <w:trPr>
          <w:trHeight w:val="17"/>
        </w:trPr>
        <w:tc>
          <w:tcPr>
            <w:tcW w:w="1499" w:type="dxa"/>
          </w:tcPr>
          <w:p w14:paraId="76399915" w14:textId="07D79C40" w:rsidR="00EC0FDD" w:rsidRDefault="00EC0FDD" w:rsidP="00A445E7">
            <w:pPr>
              <w:jc w:val="center"/>
            </w:pPr>
            <w:r>
              <w:t>5</w:t>
            </w:r>
          </w:p>
        </w:tc>
        <w:tc>
          <w:tcPr>
            <w:tcW w:w="3592" w:type="dxa"/>
          </w:tcPr>
          <w:p w14:paraId="704D1D02" w14:textId="44C28A1F" w:rsidR="00EC0FDD" w:rsidRDefault="00EC0FDD" w:rsidP="001B618E">
            <w:r>
              <w:t>Single temporal break at year 50 (of 100); no spatial variability</w:t>
            </w:r>
          </w:p>
        </w:tc>
        <w:tc>
          <w:tcPr>
            <w:tcW w:w="4626" w:type="dxa"/>
          </w:tcPr>
          <w:p w14:paraId="595EB855" w14:textId="786140E5" w:rsidR="00EC0FDD" w:rsidRDefault="00EC0FDD" w:rsidP="001B618E">
            <w:r>
              <w:t xml:space="preserve">Latitude and Longitude ~ </w:t>
            </w:r>
            <w:proofErr w:type="gramStart"/>
            <w:r>
              <w:t>U[</w:t>
            </w:r>
            <w:proofErr w:type="gramEnd"/>
            <w:r>
              <w:t>0,50], all fish under Regime 1 from years 0 to 49 and Regime 2 thereafter</w:t>
            </w:r>
          </w:p>
        </w:tc>
      </w:tr>
    </w:tbl>
    <w:p w14:paraId="7E51E9F0" w14:textId="77777777" w:rsidR="000645CA" w:rsidRDefault="00B82748" w:rsidP="001B618E">
      <w:pPr>
        <w:pStyle w:val="Caption"/>
        <w:spacing w:before="240" w:after="0" w:line="360" w:lineRule="auto"/>
      </w:pPr>
      <w:bookmarkStart w:id="85" w:name="_Ref872431"/>
      <w:bookmarkStart w:id="86" w:name="_Ref872422"/>
      <w:r>
        <w:t xml:space="preserve">Table </w:t>
      </w:r>
      <w:r>
        <w:rPr>
          <w:noProof/>
        </w:rPr>
        <w:fldChar w:fldCharType="begin"/>
      </w:r>
      <w:r>
        <w:rPr>
          <w:noProof/>
        </w:rPr>
        <w:instrText xml:space="preserve"> SEQ Table \* ARABIC </w:instrText>
      </w:r>
      <w:r>
        <w:rPr>
          <w:noProof/>
        </w:rPr>
        <w:fldChar w:fldCharType="separate"/>
      </w:r>
      <w:r w:rsidR="00AB2804">
        <w:rPr>
          <w:noProof/>
        </w:rPr>
        <w:t>1</w:t>
      </w:r>
      <w:r>
        <w:rPr>
          <w:noProof/>
        </w:rPr>
        <w:fldChar w:fldCharType="end"/>
      </w:r>
      <w:bookmarkEnd w:id="85"/>
      <w:r>
        <w:t xml:space="preserve">. Summary of </w:t>
      </w:r>
      <w:r w:rsidR="001B6135">
        <w:t>simulation scenarios</w:t>
      </w:r>
      <w:r>
        <w:t xml:space="preserve"> used to test the </w:t>
      </w:r>
      <w:r w:rsidR="007D5FD4">
        <w:t>proposed</w:t>
      </w:r>
      <w:r>
        <w:t xml:space="preserve"> method </w:t>
      </w:r>
      <w:bookmarkEnd w:id="86"/>
      <w:r w:rsidR="007D5FD4">
        <w:t>against various degrees of spatial growth variation, and a single temporal scenario.</w:t>
      </w:r>
    </w:p>
    <w:p w14:paraId="1064F9E2" w14:textId="77777777" w:rsidR="00611BB6" w:rsidRDefault="00611BB6" w:rsidP="001B618E">
      <w:pPr>
        <w:pStyle w:val="Caption"/>
        <w:spacing w:before="240" w:after="0" w:line="360" w:lineRule="auto"/>
      </w:pPr>
    </w:p>
    <w:bookmarkEnd w:id="84"/>
    <w:p w14:paraId="591F6018" w14:textId="0C41896B" w:rsidR="00DF3DC4" w:rsidRDefault="00DF3DC4" w:rsidP="001B618E">
      <w:pPr>
        <w:pStyle w:val="Caption"/>
        <w:spacing w:before="240" w:after="0" w:line="360" w:lineRule="auto"/>
        <w:sectPr w:rsidR="00DF3DC4">
          <w:footerReference w:type="default" r:id="rId22"/>
          <w:pgSz w:w="12240" w:h="15840"/>
          <w:pgMar w:top="1440" w:right="1440" w:bottom="1440" w:left="1440" w:header="720" w:footer="720" w:gutter="0"/>
          <w:cols w:space="720"/>
          <w:docGrid w:linePitch="360"/>
        </w:sectPr>
      </w:pPr>
      <w:r>
        <w:t xml:space="preserve"> </w:t>
      </w:r>
    </w:p>
    <w:tbl>
      <w:tblPr>
        <w:tblStyle w:val="TableGrid"/>
        <w:tblpPr w:leftFromText="180" w:rightFromText="180" w:vertAnchor="text" w:horzAnchor="page" w:tblpX="711" w:tblpY="-18"/>
        <w:tblW w:w="14379" w:type="dxa"/>
        <w:tblLook w:val="04A0" w:firstRow="1" w:lastRow="0" w:firstColumn="1" w:lastColumn="0" w:noHBand="0" w:noVBand="1"/>
      </w:tblPr>
      <w:tblGrid>
        <w:gridCol w:w="2827"/>
        <w:gridCol w:w="1761"/>
        <w:gridCol w:w="1479"/>
        <w:gridCol w:w="1480"/>
        <w:gridCol w:w="1084"/>
        <w:gridCol w:w="988"/>
        <w:gridCol w:w="1276"/>
        <w:gridCol w:w="1278"/>
        <w:gridCol w:w="1102"/>
        <w:gridCol w:w="1104"/>
      </w:tblGrid>
      <w:tr w:rsidR="001958F3" w14:paraId="13E9C880" w14:textId="77777777" w:rsidTr="001F4B4A">
        <w:trPr>
          <w:trHeight w:val="916"/>
        </w:trPr>
        <w:tc>
          <w:tcPr>
            <w:tcW w:w="2827" w:type="dxa"/>
            <w:vMerge w:val="restart"/>
            <w:vAlign w:val="center"/>
          </w:tcPr>
          <w:p w14:paraId="7A431DAF" w14:textId="77777777" w:rsidR="001958F3" w:rsidRPr="00D55A0E" w:rsidRDefault="001958F3" w:rsidP="001B618E">
            <w:pPr>
              <w:pStyle w:val="Caption"/>
              <w:spacing w:after="0"/>
              <w:rPr>
                <w:b/>
              </w:rPr>
            </w:pPr>
            <w:r w:rsidRPr="00D55A0E">
              <w:rPr>
                <w:b/>
              </w:rPr>
              <w:lastRenderedPageBreak/>
              <w:t>Region</w:t>
            </w:r>
          </w:p>
        </w:tc>
        <w:tc>
          <w:tcPr>
            <w:tcW w:w="1761" w:type="dxa"/>
            <w:vMerge w:val="restart"/>
            <w:vAlign w:val="center"/>
          </w:tcPr>
          <w:p w14:paraId="7BD6BE21" w14:textId="77777777" w:rsidR="001958F3" w:rsidRPr="00D55A0E" w:rsidRDefault="001958F3" w:rsidP="001B618E">
            <w:pPr>
              <w:pStyle w:val="Caption"/>
              <w:spacing w:after="0"/>
              <w:rPr>
                <w:b/>
              </w:rPr>
            </w:pPr>
            <w:r w:rsidRPr="00D55A0E">
              <w:rPr>
                <w:b/>
              </w:rPr>
              <w:t>Survey Method</w:t>
            </w:r>
          </w:p>
        </w:tc>
        <w:tc>
          <w:tcPr>
            <w:tcW w:w="2959" w:type="dxa"/>
            <w:gridSpan w:val="2"/>
            <w:vAlign w:val="center"/>
          </w:tcPr>
          <w:p w14:paraId="7848E60E" w14:textId="3A277BFE" w:rsidR="001958F3" w:rsidRPr="00D55A0E" w:rsidRDefault="001958F3" w:rsidP="001B618E">
            <w:pPr>
              <w:pStyle w:val="Caption"/>
              <w:spacing w:after="0"/>
              <w:rPr>
                <w:b/>
              </w:rPr>
            </w:pPr>
            <w:r w:rsidRPr="00D55A0E">
              <w:rPr>
                <w:b/>
              </w:rPr>
              <w:t xml:space="preserve">Sample </w:t>
            </w:r>
            <w:r>
              <w:rPr>
                <w:b/>
              </w:rPr>
              <w:t>s</w:t>
            </w:r>
            <w:r w:rsidRPr="00D55A0E">
              <w:rPr>
                <w:b/>
              </w:rPr>
              <w:t>ize used in this analysis</w:t>
            </w:r>
            <w:r w:rsidR="004D3306">
              <w:rPr>
                <w:b/>
              </w:rPr>
              <w:t xml:space="preserve"> to fit GAM</w:t>
            </w:r>
          </w:p>
        </w:tc>
        <w:tc>
          <w:tcPr>
            <w:tcW w:w="6832" w:type="dxa"/>
            <w:gridSpan w:val="6"/>
            <w:vAlign w:val="center"/>
          </w:tcPr>
          <w:p w14:paraId="1FAEA0D9" w14:textId="2BDB9365" w:rsidR="001958F3" w:rsidRPr="00D55A0E" w:rsidRDefault="001958F3" w:rsidP="00612C17">
            <w:pPr>
              <w:pStyle w:val="Caption"/>
              <w:spacing w:after="0"/>
              <w:jc w:val="center"/>
              <w:rPr>
                <w:b/>
              </w:rPr>
            </w:pPr>
            <w:r w:rsidRPr="00D55A0E">
              <w:rPr>
                <w:b/>
              </w:rPr>
              <w:t xml:space="preserve">VBGF parameters from recent </w:t>
            </w:r>
            <w:r w:rsidR="00612C17">
              <w:rPr>
                <w:b/>
              </w:rPr>
              <w:t xml:space="preserve">stock </w:t>
            </w:r>
            <w:r w:rsidRPr="00D55A0E">
              <w:rPr>
                <w:b/>
              </w:rPr>
              <w:t>assessments</w:t>
            </w:r>
          </w:p>
        </w:tc>
      </w:tr>
      <w:tr w:rsidR="001958F3" w14:paraId="5DF0ADCB" w14:textId="77777777" w:rsidTr="001F4B4A">
        <w:trPr>
          <w:trHeight w:val="187"/>
        </w:trPr>
        <w:tc>
          <w:tcPr>
            <w:tcW w:w="2827" w:type="dxa"/>
            <w:vMerge/>
            <w:vAlign w:val="center"/>
          </w:tcPr>
          <w:p w14:paraId="0ABD9E96" w14:textId="77777777" w:rsidR="001958F3" w:rsidRPr="00D55A0E" w:rsidRDefault="001958F3" w:rsidP="001B618E">
            <w:pPr>
              <w:pStyle w:val="Caption"/>
              <w:spacing w:after="0"/>
              <w:rPr>
                <w:b/>
              </w:rPr>
            </w:pPr>
          </w:p>
        </w:tc>
        <w:tc>
          <w:tcPr>
            <w:tcW w:w="1761" w:type="dxa"/>
            <w:vMerge/>
            <w:vAlign w:val="center"/>
          </w:tcPr>
          <w:p w14:paraId="277989EE" w14:textId="77777777" w:rsidR="001958F3" w:rsidRPr="00D55A0E" w:rsidRDefault="001958F3" w:rsidP="001B618E">
            <w:pPr>
              <w:pStyle w:val="Caption"/>
              <w:spacing w:after="0"/>
              <w:rPr>
                <w:b/>
              </w:rPr>
            </w:pPr>
          </w:p>
        </w:tc>
        <w:tc>
          <w:tcPr>
            <w:tcW w:w="1479" w:type="dxa"/>
            <w:vMerge w:val="restart"/>
            <w:vAlign w:val="center"/>
          </w:tcPr>
          <w:p w14:paraId="7CAD3418" w14:textId="27A15202" w:rsidR="001958F3" w:rsidRPr="00D55A0E" w:rsidRDefault="001958F3" w:rsidP="001B618E">
            <w:pPr>
              <w:pStyle w:val="Caption"/>
              <w:spacing w:after="0"/>
              <w:rPr>
                <w:b/>
              </w:rPr>
            </w:pPr>
            <w:r w:rsidRPr="00D55A0E">
              <w:rPr>
                <w:b/>
              </w:rPr>
              <w:t>M</w:t>
            </w:r>
          </w:p>
        </w:tc>
        <w:tc>
          <w:tcPr>
            <w:tcW w:w="1479" w:type="dxa"/>
            <w:vMerge w:val="restart"/>
            <w:vAlign w:val="center"/>
          </w:tcPr>
          <w:p w14:paraId="1BB4653F" w14:textId="77777777" w:rsidR="001958F3" w:rsidRPr="00D55A0E" w:rsidRDefault="001958F3" w:rsidP="001B618E">
            <w:pPr>
              <w:pStyle w:val="Caption"/>
              <w:spacing w:after="0"/>
              <w:rPr>
                <w:b/>
              </w:rPr>
            </w:pPr>
            <w:r>
              <w:rPr>
                <w:b/>
              </w:rPr>
              <w:t>F</w:t>
            </w:r>
          </w:p>
        </w:tc>
        <w:tc>
          <w:tcPr>
            <w:tcW w:w="2072" w:type="dxa"/>
            <w:gridSpan w:val="2"/>
            <w:vAlign w:val="center"/>
          </w:tcPr>
          <w:p w14:paraId="729CE458" w14:textId="6EEA2EFA" w:rsidR="001958F3" w:rsidRPr="00D55A0E" w:rsidRDefault="00D12C60" w:rsidP="001B618E">
            <w:pPr>
              <w:pStyle w:val="Caption"/>
              <w:spacing w:after="0"/>
              <w:rPr>
                <w:b/>
              </w:rPr>
            </w:pPr>
            <w:r w:rsidRPr="00D55A0E">
              <w:rPr>
                <w:b/>
              </w:rPr>
              <w:t>L</w:t>
            </w:r>
            <w:r w:rsidRPr="00D55A0E">
              <w:rPr>
                <w:b/>
                <w:vertAlign w:val="subscript"/>
              </w:rPr>
              <w:t>∞</w:t>
            </w:r>
            <w:r>
              <w:rPr>
                <w:b/>
                <w:vertAlign w:val="subscript"/>
              </w:rPr>
              <w:t xml:space="preserve"> </w:t>
            </w:r>
            <w:r>
              <w:rPr>
                <w:b/>
              </w:rPr>
              <w:t>(cm)</w:t>
            </w:r>
          </w:p>
        </w:tc>
        <w:tc>
          <w:tcPr>
            <w:tcW w:w="2554" w:type="dxa"/>
            <w:gridSpan w:val="2"/>
            <w:vAlign w:val="center"/>
          </w:tcPr>
          <w:p w14:paraId="07F10898" w14:textId="5B331652" w:rsidR="001958F3" w:rsidRPr="00800DEA" w:rsidRDefault="00707C59" w:rsidP="001B618E">
            <w:pPr>
              <w:pStyle w:val="Caption"/>
              <w:spacing w:after="0"/>
              <w:rPr>
                <w:b/>
                <w:i/>
              </w:rPr>
            </w:pPr>
            <w:r w:rsidRPr="003F6D4D">
              <w:rPr>
                <w:b/>
              </w:rPr>
              <w:t>k</w:t>
            </w:r>
            <w:r w:rsidR="00800DEA">
              <w:rPr>
                <w:b/>
                <w:i/>
              </w:rPr>
              <w:t xml:space="preserve"> </w:t>
            </w:r>
            <w:r w:rsidR="00800DEA" w:rsidRPr="003F6D4D">
              <w:rPr>
                <w:b/>
              </w:rPr>
              <w:t xml:space="preserve">(years </w:t>
            </w:r>
            <w:r w:rsidR="00800DEA" w:rsidRPr="003F6D4D">
              <w:rPr>
                <w:b/>
                <w:vertAlign w:val="superscript"/>
              </w:rPr>
              <w:t>-1</w:t>
            </w:r>
            <w:r w:rsidR="00800DEA" w:rsidRPr="003F6D4D">
              <w:rPr>
                <w:b/>
              </w:rPr>
              <w:t>)</w:t>
            </w:r>
          </w:p>
        </w:tc>
        <w:tc>
          <w:tcPr>
            <w:tcW w:w="2204" w:type="dxa"/>
            <w:gridSpan w:val="2"/>
            <w:vAlign w:val="center"/>
          </w:tcPr>
          <w:p w14:paraId="44E3762D" w14:textId="77777777" w:rsidR="001958F3" w:rsidRPr="00D55A0E" w:rsidRDefault="001958F3" w:rsidP="001B618E">
            <w:pPr>
              <w:pStyle w:val="Caption"/>
              <w:spacing w:after="0"/>
              <w:rPr>
                <w:b/>
              </w:rPr>
            </w:pPr>
            <w:r>
              <w:rPr>
                <w:b/>
              </w:rPr>
              <w:t>t</w:t>
            </w:r>
            <w:r w:rsidRPr="00707C59">
              <w:rPr>
                <w:b/>
                <w:vertAlign w:val="subscript"/>
              </w:rPr>
              <w:t>0</w:t>
            </w:r>
            <w:r w:rsidRPr="00D55A0E">
              <w:rPr>
                <w:b/>
              </w:rPr>
              <w:t xml:space="preserve"> (years)</w:t>
            </w:r>
          </w:p>
        </w:tc>
      </w:tr>
      <w:tr w:rsidR="001958F3" w14:paraId="3AADFD79" w14:textId="77777777" w:rsidTr="001F4B4A">
        <w:trPr>
          <w:trHeight w:val="258"/>
        </w:trPr>
        <w:tc>
          <w:tcPr>
            <w:tcW w:w="2827" w:type="dxa"/>
            <w:vMerge/>
            <w:vAlign w:val="center"/>
          </w:tcPr>
          <w:p w14:paraId="75483BF4" w14:textId="77777777" w:rsidR="001958F3" w:rsidRPr="00D55A0E" w:rsidRDefault="001958F3" w:rsidP="001B618E">
            <w:pPr>
              <w:pStyle w:val="Caption"/>
              <w:spacing w:after="0"/>
              <w:rPr>
                <w:b/>
              </w:rPr>
            </w:pPr>
          </w:p>
        </w:tc>
        <w:tc>
          <w:tcPr>
            <w:tcW w:w="1761" w:type="dxa"/>
            <w:vMerge/>
            <w:vAlign w:val="center"/>
          </w:tcPr>
          <w:p w14:paraId="6F30FF77" w14:textId="77777777" w:rsidR="001958F3" w:rsidRPr="00D55A0E" w:rsidRDefault="001958F3" w:rsidP="001B618E">
            <w:pPr>
              <w:pStyle w:val="Caption"/>
              <w:spacing w:after="0"/>
              <w:rPr>
                <w:b/>
              </w:rPr>
            </w:pPr>
          </w:p>
        </w:tc>
        <w:tc>
          <w:tcPr>
            <w:tcW w:w="1479" w:type="dxa"/>
            <w:vMerge/>
            <w:vAlign w:val="center"/>
          </w:tcPr>
          <w:p w14:paraId="45C573F0" w14:textId="77777777" w:rsidR="001958F3" w:rsidRPr="00D55A0E" w:rsidRDefault="001958F3" w:rsidP="001B618E">
            <w:pPr>
              <w:pStyle w:val="Caption"/>
              <w:spacing w:after="0"/>
              <w:rPr>
                <w:b/>
              </w:rPr>
            </w:pPr>
          </w:p>
        </w:tc>
        <w:tc>
          <w:tcPr>
            <w:tcW w:w="1479" w:type="dxa"/>
            <w:vMerge/>
            <w:vAlign w:val="center"/>
          </w:tcPr>
          <w:p w14:paraId="42FD93D5" w14:textId="77777777" w:rsidR="001958F3" w:rsidRPr="00D55A0E" w:rsidRDefault="001958F3" w:rsidP="001B618E">
            <w:pPr>
              <w:pStyle w:val="Caption"/>
              <w:spacing w:after="0"/>
              <w:rPr>
                <w:b/>
              </w:rPr>
            </w:pPr>
          </w:p>
        </w:tc>
        <w:tc>
          <w:tcPr>
            <w:tcW w:w="1084" w:type="dxa"/>
            <w:vAlign w:val="center"/>
          </w:tcPr>
          <w:p w14:paraId="151D1D76" w14:textId="77777777" w:rsidR="001958F3" w:rsidRPr="00D55A0E" w:rsidRDefault="001958F3" w:rsidP="001B618E">
            <w:pPr>
              <w:pStyle w:val="Caption"/>
              <w:spacing w:after="0"/>
              <w:rPr>
                <w:b/>
              </w:rPr>
            </w:pPr>
            <w:r w:rsidRPr="00D55A0E">
              <w:rPr>
                <w:b/>
              </w:rPr>
              <w:t>M</w:t>
            </w:r>
          </w:p>
        </w:tc>
        <w:tc>
          <w:tcPr>
            <w:tcW w:w="987" w:type="dxa"/>
            <w:vAlign w:val="center"/>
          </w:tcPr>
          <w:p w14:paraId="18FFEB7F" w14:textId="77777777" w:rsidR="001958F3" w:rsidRPr="00D55A0E" w:rsidRDefault="001958F3" w:rsidP="001B618E">
            <w:pPr>
              <w:pStyle w:val="Caption"/>
              <w:spacing w:after="0"/>
              <w:rPr>
                <w:b/>
              </w:rPr>
            </w:pPr>
            <w:r w:rsidRPr="00D55A0E">
              <w:rPr>
                <w:b/>
              </w:rPr>
              <w:t>F</w:t>
            </w:r>
          </w:p>
        </w:tc>
        <w:tc>
          <w:tcPr>
            <w:tcW w:w="1276" w:type="dxa"/>
            <w:vAlign w:val="center"/>
          </w:tcPr>
          <w:p w14:paraId="2CFA2062" w14:textId="77777777" w:rsidR="001958F3" w:rsidRPr="00D55A0E" w:rsidRDefault="001958F3" w:rsidP="001B618E">
            <w:pPr>
              <w:pStyle w:val="Caption"/>
              <w:spacing w:after="0"/>
              <w:rPr>
                <w:b/>
              </w:rPr>
            </w:pPr>
            <w:r w:rsidRPr="00D55A0E">
              <w:rPr>
                <w:b/>
              </w:rPr>
              <w:t>M</w:t>
            </w:r>
          </w:p>
        </w:tc>
        <w:tc>
          <w:tcPr>
            <w:tcW w:w="1278" w:type="dxa"/>
            <w:vAlign w:val="center"/>
          </w:tcPr>
          <w:p w14:paraId="12B920C1" w14:textId="77777777" w:rsidR="001958F3" w:rsidRPr="00D55A0E" w:rsidRDefault="001958F3" w:rsidP="001B618E">
            <w:pPr>
              <w:pStyle w:val="Caption"/>
              <w:spacing w:after="0"/>
              <w:rPr>
                <w:b/>
              </w:rPr>
            </w:pPr>
            <w:r w:rsidRPr="00D55A0E">
              <w:rPr>
                <w:b/>
              </w:rPr>
              <w:t>F</w:t>
            </w:r>
          </w:p>
        </w:tc>
        <w:tc>
          <w:tcPr>
            <w:tcW w:w="1102" w:type="dxa"/>
            <w:vAlign w:val="center"/>
          </w:tcPr>
          <w:p w14:paraId="632A34B9" w14:textId="77777777" w:rsidR="001958F3" w:rsidRPr="00D55A0E" w:rsidRDefault="001958F3" w:rsidP="001B618E">
            <w:pPr>
              <w:pStyle w:val="Caption"/>
              <w:spacing w:after="0"/>
              <w:rPr>
                <w:b/>
              </w:rPr>
            </w:pPr>
            <w:r w:rsidRPr="00D55A0E">
              <w:rPr>
                <w:b/>
              </w:rPr>
              <w:t>M</w:t>
            </w:r>
          </w:p>
        </w:tc>
        <w:tc>
          <w:tcPr>
            <w:tcW w:w="1102" w:type="dxa"/>
            <w:vAlign w:val="center"/>
          </w:tcPr>
          <w:p w14:paraId="65358847" w14:textId="77777777" w:rsidR="001958F3" w:rsidRPr="00D55A0E" w:rsidRDefault="001958F3" w:rsidP="001B618E">
            <w:pPr>
              <w:pStyle w:val="Caption"/>
              <w:spacing w:after="0"/>
              <w:rPr>
                <w:b/>
              </w:rPr>
            </w:pPr>
            <w:r w:rsidRPr="00D55A0E">
              <w:rPr>
                <w:b/>
              </w:rPr>
              <w:t>F</w:t>
            </w:r>
          </w:p>
        </w:tc>
      </w:tr>
      <w:tr w:rsidR="001958F3" w14:paraId="741C4D95" w14:textId="77777777" w:rsidTr="001F4B4A">
        <w:trPr>
          <w:trHeight w:val="1300"/>
        </w:trPr>
        <w:tc>
          <w:tcPr>
            <w:tcW w:w="2827" w:type="dxa"/>
            <w:vAlign w:val="center"/>
          </w:tcPr>
          <w:p w14:paraId="3FE1D25D" w14:textId="77777777" w:rsidR="001958F3" w:rsidRDefault="001958F3" w:rsidP="001B618E">
            <w:pPr>
              <w:pStyle w:val="Caption"/>
              <w:spacing w:after="0"/>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761" w:type="dxa"/>
            <w:vAlign w:val="center"/>
          </w:tcPr>
          <w:p w14:paraId="55501798" w14:textId="77777777" w:rsidR="001958F3" w:rsidRDefault="001958F3" w:rsidP="001B618E">
            <w:pPr>
              <w:pStyle w:val="Caption"/>
              <w:spacing w:after="0"/>
            </w:pPr>
            <w:r>
              <w:t>Trawl on chartered commercial fishing vessels</w:t>
            </w:r>
          </w:p>
        </w:tc>
        <w:tc>
          <w:tcPr>
            <w:tcW w:w="1479" w:type="dxa"/>
            <w:vAlign w:val="center"/>
          </w:tcPr>
          <w:p w14:paraId="7CA60BF0" w14:textId="77777777" w:rsidR="001958F3" w:rsidRDefault="001958F3" w:rsidP="001B618E">
            <w:pPr>
              <w:pStyle w:val="Caption"/>
              <w:spacing w:after="0"/>
            </w:pPr>
            <w:r>
              <w:t>7778</w:t>
            </w:r>
          </w:p>
        </w:tc>
        <w:tc>
          <w:tcPr>
            <w:tcW w:w="1479" w:type="dxa"/>
            <w:vAlign w:val="center"/>
          </w:tcPr>
          <w:p w14:paraId="092501B5" w14:textId="77777777" w:rsidR="001958F3" w:rsidRDefault="001958F3" w:rsidP="001B618E">
            <w:pPr>
              <w:pStyle w:val="Caption"/>
              <w:spacing w:after="0"/>
            </w:pPr>
            <w:r>
              <w:t>7222</w:t>
            </w:r>
          </w:p>
        </w:tc>
        <w:tc>
          <w:tcPr>
            <w:tcW w:w="1084" w:type="dxa"/>
            <w:vAlign w:val="center"/>
          </w:tcPr>
          <w:p w14:paraId="6BBF389F" w14:textId="77777777" w:rsidR="001958F3" w:rsidRDefault="001958F3" w:rsidP="001B618E">
            <w:pPr>
              <w:pStyle w:val="Caption"/>
              <w:spacing w:after="0"/>
            </w:pPr>
            <w:r>
              <w:t>57</w:t>
            </w:r>
          </w:p>
        </w:tc>
        <w:tc>
          <w:tcPr>
            <w:tcW w:w="987" w:type="dxa"/>
            <w:vAlign w:val="center"/>
          </w:tcPr>
          <w:p w14:paraId="21EC0AA0" w14:textId="77777777" w:rsidR="001958F3" w:rsidRDefault="001958F3" w:rsidP="001B618E">
            <w:pPr>
              <w:pStyle w:val="Caption"/>
              <w:spacing w:after="0"/>
            </w:pPr>
            <w:r>
              <w:t>64</w:t>
            </w:r>
          </w:p>
        </w:tc>
        <w:tc>
          <w:tcPr>
            <w:tcW w:w="1276" w:type="dxa"/>
            <w:vAlign w:val="center"/>
          </w:tcPr>
          <w:p w14:paraId="77604E19" w14:textId="77777777" w:rsidR="001958F3" w:rsidRDefault="001958F3" w:rsidP="001B618E">
            <w:pPr>
              <w:pStyle w:val="Caption"/>
              <w:spacing w:after="0"/>
            </w:pPr>
            <w:r>
              <w:t>0.41</w:t>
            </w:r>
          </w:p>
        </w:tc>
        <w:tc>
          <w:tcPr>
            <w:tcW w:w="1278" w:type="dxa"/>
            <w:vAlign w:val="center"/>
          </w:tcPr>
          <w:p w14:paraId="44A11B34" w14:textId="77777777" w:rsidR="001958F3" w:rsidRDefault="001958F3" w:rsidP="001B618E">
            <w:pPr>
              <w:pStyle w:val="Caption"/>
              <w:spacing w:after="0"/>
            </w:pPr>
            <w:r>
              <w:t>0.32</w:t>
            </w:r>
          </w:p>
        </w:tc>
        <w:tc>
          <w:tcPr>
            <w:tcW w:w="1102" w:type="dxa"/>
            <w:vAlign w:val="center"/>
          </w:tcPr>
          <w:p w14:paraId="739D791F" w14:textId="77777777" w:rsidR="001958F3" w:rsidRDefault="001958F3" w:rsidP="001B618E">
            <w:pPr>
              <w:pStyle w:val="Caption"/>
              <w:spacing w:after="0"/>
            </w:pPr>
            <w:r>
              <w:t>0 (fixed)</w:t>
            </w:r>
          </w:p>
        </w:tc>
        <w:tc>
          <w:tcPr>
            <w:tcW w:w="1102" w:type="dxa"/>
            <w:vAlign w:val="center"/>
          </w:tcPr>
          <w:p w14:paraId="7B3C954A" w14:textId="77777777" w:rsidR="001958F3" w:rsidRDefault="001958F3" w:rsidP="001B618E">
            <w:pPr>
              <w:pStyle w:val="Caption"/>
              <w:spacing w:after="0"/>
            </w:pPr>
            <w:r>
              <w:t>0 (fixed)</w:t>
            </w:r>
          </w:p>
        </w:tc>
      </w:tr>
      <w:tr w:rsidR="001958F3" w14:paraId="616A4456" w14:textId="77777777" w:rsidTr="001F4B4A">
        <w:trPr>
          <w:trHeight w:val="529"/>
        </w:trPr>
        <w:tc>
          <w:tcPr>
            <w:tcW w:w="2827" w:type="dxa"/>
            <w:vAlign w:val="center"/>
          </w:tcPr>
          <w:p w14:paraId="7CD948AF" w14:textId="77777777" w:rsidR="001958F3" w:rsidRDefault="001958F3" w:rsidP="001B618E">
            <w:pPr>
              <w:pStyle w:val="Caption"/>
              <w:spacing w:after="0"/>
            </w:pPr>
            <w:r w:rsidRPr="004906F5">
              <w:t>British Columbia</w:t>
            </w:r>
          </w:p>
        </w:tc>
        <w:tc>
          <w:tcPr>
            <w:tcW w:w="1761" w:type="dxa"/>
            <w:vAlign w:val="center"/>
          </w:tcPr>
          <w:p w14:paraId="36C64FA5" w14:textId="77777777" w:rsidR="001958F3" w:rsidRDefault="001958F3" w:rsidP="001B618E">
            <w:pPr>
              <w:pStyle w:val="Caption"/>
              <w:spacing w:after="0"/>
            </w:pPr>
            <w:r>
              <w:t>Stratified trap survey</w:t>
            </w:r>
          </w:p>
        </w:tc>
        <w:tc>
          <w:tcPr>
            <w:tcW w:w="1479" w:type="dxa"/>
            <w:vAlign w:val="center"/>
          </w:tcPr>
          <w:p w14:paraId="70EA4055" w14:textId="77777777" w:rsidR="001958F3" w:rsidRDefault="001958F3" w:rsidP="001B618E">
            <w:pPr>
              <w:pStyle w:val="Caption"/>
              <w:spacing w:after="0"/>
            </w:pPr>
            <w:r>
              <w:t>6912</w:t>
            </w:r>
          </w:p>
        </w:tc>
        <w:tc>
          <w:tcPr>
            <w:tcW w:w="1479" w:type="dxa"/>
            <w:vAlign w:val="center"/>
          </w:tcPr>
          <w:p w14:paraId="65B30373" w14:textId="77777777" w:rsidR="001958F3" w:rsidRDefault="001958F3" w:rsidP="001B618E">
            <w:pPr>
              <w:pStyle w:val="Caption"/>
              <w:spacing w:after="0"/>
            </w:pPr>
            <w:r>
              <w:t>8088</w:t>
            </w:r>
          </w:p>
        </w:tc>
        <w:tc>
          <w:tcPr>
            <w:tcW w:w="1084" w:type="dxa"/>
            <w:vAlign w:val="center"/>
          </w:tcPr>
          <w:p w14:paraId="1F98354F" w14:textId="77777777" w:rsidR="001958F3" w:rsidRDefault="001958F3" w:rsidP="001B618E">
            <w:pPr>
              <w:pStyle w:val="Caption"/>
              <w:spacing w:after="0"/>
            </w:pPr>
            <w:r>
              <w:t>68.99</w:t>
            </w:r>
          </w:p>
        </w:tc>
        <w:tc>
          <w:tcPr>
            <w:tcW w:w="987" w:type="dxa"/>
            <w:vAlign w:val="center"/>
          </w:tcPr>
          <w:p w14:paraId="2D41EC12" w14:textId="77777777" w:rsidR="001958F3" w:rsidRDefault="001958F3" w:rsidP="001B618E">
            <w:pPr>
              <w:pStyle w:val="Caption"/>
              <w:spacing w:after="0"/>
            </w:pPr>
            <w:r>
              <w:t>72.00</w:t>
            </w:r>
          </w:p>
        </w:tc>
        <w:tc>
          <w:tcPr>
            <w:tcW w:w="1276" w:type="dxa"/>
            <w:vAlign w:val="center"/>
          </w:tcPr>
          <w:p w14:paraId="550A363F" w14:textId="77777777" w:rsidR="001958F3" w:rsidRDefault="001958F3" w:rsidP="001B618E">
            <w:pPr>
              <w:pStyle w:val="Caption"/>
              <w:spacing w:after="0"/>
            </w:pPr>
            <w:r>
              <w:t>0.29</w:t>
            </w:r>
          </w:p>
        </w:tc>
        <w:tc>
          <w:tcPr>
            <w:tcW w:w="1278" w:type="dxa"/>
            <w:vAlign w:val="center"/>
          </w:tcPr>
          <w:p w14:paraId="03CFE236" w14:textId="77777777" w:rsidR="001958F3" w:rsidRDefault="001958F3" w:rsidP="001B618E">
            <w:pPr>
              <w:pStyle w:val="Caption"/>
              <w:spacing w:after="0"/>
            </w:pPr>
            <w:r>
              <w:t>0.25</w:t>
            </w:r>
          </w:p>
        </w:tc>
        <w:tc>
          <w:tcPr>
            <w:tcW w:w="1102" w:type="dxa"/>
            <w:vAlign w:val="center"/>
          </w:tcPr>
          <w:p w14:paraId="5925E47E" w14:textId="77777777" w:rsidR="001958F3" w:rsidRDefault="001958F3" w:rsidP="001B618E">
            <w:pPr>
              <w:pStyle w:val="Caption"/>
              <w:spacing w:after="0"/>
            </w:pPr>
            <w:r>
              <w:t>32.50</w:t>
            </w:r>
          </w:p>
        </w:tc>
        <w:tc>
          <w:tcPr>
            <w:tcW w:w="1102" w:type="dxa"/>
            <w:vAlign w:val="center"/>
          </w:tcPr>
          <w:p w14:paraId="1DBB9C6D" w14:textId="77777777" w:rsidR="001958F3" w:rsidRDefault="001958F3" w:rsidP="001B618E">
            <w:pPr>
              <w:pStyle w:val="Caption"/>
              <w:spacing w:after="0"/>
            </w:pPr>
            <w:r>
              <w:t>32.50</w:t>
            </w:r>
          </w:p>
        </w:tc>
      </w:tr>
      <w:tr w:rsidR="001958F3" w14:paraId="54895102" w14:textId="77777777" w:rsidTr="001F4B4A">
        <w:trPr>
          <w:trHeight w:val="89"/>
        </w:trPr>
        <w:tc>
          <w:tcPr>
            <w:tcW w:w="2827" w:type="dxa"/>
            <w:vAlign w:val="center"/>
          </w:tcPr>
          <w:p w14:paraId="44CC94F9" w14:textId="4883E3BF" w:rsidR="001958F3" w:rsidRDefault="001958F3" w:rsidP="001B618E">
            <w:pPr>
              <w:pStyle w:val="Caption"/>
              <w:spacing w:after="0"/>
            </w:pPr>
            <w:r w:rsidRPr="004906F5">
              <w:t>Alaska</w:t>
            </w:r>
            <w:r>
              <w:t xml:space="preserve"> Federal </w:t>
            </w:r>
            <w:r w:rsidR="001F4B4A">
              <w:fldChar w:fldCharType="begin" w:fldLock="1"/>
            </w:r>
            <w:r w:rsidR="006A59E8">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1F4B4A">
              <w:fldChar w:fldCharType="separate"/>
            </w:r>
            <w:r w:rsidR="001F4B4A" w:rsidRPr="001F4B4A">
              <w:rPr>
                <w:noProof/>
              </w:rPr>
              <w:t>(Hanselman et al., 2017)</w:t>
            </w:r>
            <w:r w:rsidR="001F4B4A">
              <w:fldChar w:fldCharType="end"/>
            </w:r>
          </w:p>
        </w:tc>
        <w:tc>
          <w:tcPr>
            <w:tcW w:w="1761" w:type="dxa"/>
            <w:vAlign w:val="center"/>
          </w:tcPr>
          <w:p w14:paraId="777BE65A" w14:textId="77777777" w:rsidR="001958F3" w:rsidRDefault="001958F3" w:rsidP="001B618E">
            <w:pPr>
              <w:pStyle w:val="Caption"/>
              <w:spacing w:after="0"/>
            </w:pPr>
            <w:r>
              <w:t>Longline on chartered commercial fishing vessels</w:t>
            </w:r>
          </w:p>
        </w:tc>
        <w:tc>
          <w:tcPr>
            <w:tcW w:w="1479" w:type="dxa"/>
            <w:vAlign w:val="center"/>
          </w:tcPr>
          <w:p w14:paraId="6740F8FD" w14:textId="77777777" w:rsidR="001958F3" w:rsidRDefault="001958F3" w:rsidP="001B618E">
            <w:pPr>
              <w:pStyle w:val="Caption"/>
              <w:spacing w:after="0"/>
            </w:pPr>
            <w:r>
              <w:t>6818</w:t>
            </w:r>
          </w:p>
        </w:tc>
        <w:tc>
          <w:tcPr>
            <w:tcW w:w="1479" w:type="dxa"/>
            <w:vAlign w:val="center"/>
          </w:tcPr>
          <w:p w14:paraId="429CEA23" w14:textId="77777777" w:rsidR="001958F3" w:rsidRDefault="001958F3" w:rsidP="001B618E">
            <w:pPr>
              <w:pStyle w:val="Caption"/>
              <w:spacing w:after="0"/>
            </w:pPr>
            <w:r>
              <w:t>8182</w:t>
            </w:r>
          </w:p>
        </w:tc>
        <w:tc>
          <w:tcPr>
            <w:tcW w:w="1084" w:type="dxa"/>
            <w:vAlign w:val="center"/>
          </w:tcPr>
          <w:p w14:paraId="18CF0D98" w14:textId="77777777" w:rsidR="001958F3" w:rsidRDefault="001958F3" w:rsidP="001B618E">
            <w:pPr>
              <w:pStyle w:val="Caption"/>
              <w:spacing w:after="0"/>
            </w:pPr>
            <w:r>
              <w:t>*67.8</w:t>
            </w:r>
          </w:p>
          <w:p w14:paraId="5A4941A1" w14:textId="77777777" w:rsidR="001958F3" w:rsidRPr="00E2026F" w:rsidRDefault="001958F3" w:rsidP="001B618E">
            <w:r>
              <w:t>⁑65.3</w:t>
            </w:r>
          </w:p>
        </w:tc>
        <w:tc>
          <w:tcPr>
            <w:tcW w:w="987" w:type="dxa"/>
            <w:vAlign w:val="center"/>
          </w:tcPr>
          <w:p w14:paraId="4767AD48" w14:textId="77777777" w:rsidR="001958F3" w:rsidRDefault="001958F3" w:rsidP="001B618E">
            <w:pPr>
              <w:pStyle w:val="Caption"/>
              <w:spacing w:after="0"/>
            </w:pPr>
            <w:r>
              <w:t>*80.2</w:t>
            </w:r>
          </w:p>
          <w:p w14:paraId="6F6F7D4B" w14:textId="77777777" w:rsidR="001958F3" w:rsidRPr="00E2026F" w:rsidRDefault="001958F3" w:rsidP="001B618E">
            <w:r>
              <w:t>⁑75.6</w:t>
            </w:r>
          </w:p>
        </w:tc>
        <w:tc>
          <w:tcPr>
            <w:tcW w:w="1276" w:type="dxa"/>
            <w:vAlign w:val="center"/>
          </w:tcPr>
          <w:p w14:paraId="232693CB" w14:textId="77777777" w:rsidR="001958F3" w:rsidRDefault="001958F3" w:rsidP="001B618E">
            <w:pPr>
              <w:pStyle w:val="Caption"/>
              <w:spacing w:after="0"/>
            </w:pPr>
            <w:r>
              <w:t>*0.29</w:t>
            </w:r>
          </w:p>
          <w:p w14:paraId="1A009BCE" w14:textId="77777777" w:rsidR="001958F3" w:rsidRPr="00E2026F" w:rsidRDefault="001958F3" w:rsidP="001B618E">
            <w:r>
              <w:t>⁑0.28</w:t>
            </w:r>
          </w:p>
        </w:tc>
        <w:tc>
          <w:tcPr>
            <w:tcW w:w="1278" w:type="dxa"/>
            <w:vAlign w:val="center"/>
          </w:tcPr>
          <w:p w14:paraId="2465E523" w14:textId="77777777" w:rsidR="001958F3" w:rsidRDefault="001958F3" w:rsidP="001B618E">
            <w:pPr>
              <w:pStyle w:val="Caption"/>
              <w:spacing w:after="0"/>
            </w:pPr>
            <w:r>
              <w:t>*0.22</w:t>
            </w:r>
          </w:p>
          <w:p w14:paraId="74142523" w14:textId="77777777" w:rsidR="001958F3" w:rsidRPr="00E2026F" w:rsidRDefault="001958F3" w:rsidP="001B618E">
            <w:r>
              <w:t>⁑0.21</w:t>
            </w:r>
          </w:p>
        </w:tc>
        <w:tc>
          <w:tcPr>
            <w:tcW w:w="1102" w:type="dxa"/>
            <w:vAlign w:val="center"/>
          </w:tcPr>
          <w:p w14:paraId="43E19D1C" w14:textId="77777777" w:rsidR="001958F3" w:rsidRPr="00E2026F" w:rsidRDefault="001958F3" w:rsidP="001B618E">
            <w:pPr>
              <w:pStyle w:val="Caption"/>
              <w:spacing w:after="0"/>
            </w:pPr>
            <w:r>
              <w:t>*⁑2.27</w:t>
            </w:r>
          </w:p>
        </w:tc>
        <w:tc>
          <w:tcPr>
            <w:tcW w:w="1102" w:type="dxa"/>
            <w:vAlign w:val="center"/>
          </w:tcPr>
          <w:p w14:paraId="41551C81" w14:textId="77777777" w:rsidR="001958F3" w:rsidRDefault="001958F3" w:rsidP="001B618E">
            <w:pPr>
              <w:pStyle w:val="Caption"/>
              <w:spacing w:after="0"/>
            </w:pPr>
            <w:r>
              <w:t>*⁑1.95</w:t>
            </w:r>
          </w:p>
        </w:tc>
      </w:tr>
    </w:tbl>
    <w:p w14:paraId="515FD6F9" w14:textId="77777777" w:rsidR="001958F3" w:rsidRDefault="001958F3" w:rsidP="001B618E">
      <w:pPr>
        <w:pStyle w:val="Caption"/>
        <w:spacing w:after="0" w:line="360" w:lineRule="auto"/>
      </w:pPr>
      <w:bookmarkStart w:id="87" w:name="_Ref525720559"/>
    </w:p>
    <w:p w14:paraId="71E39B4D" w14:textId="77777777" w:rsidR="001958F3" w:rsidRDefault="00B94D25" w:rsidP="001B618E">
      <w:pPr>
        <w:pStyle w:val="Caption"/>
        <w:spacing w:after="0"/>
      </w:pPr>
      <w:bookmarkStart w:id="88" w:name="_Ref8372254"/>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A33E5C">
        <w:rPr>
          <w:noProof/>
        </w:rPr>
        <w:t>3</w:t>
      </w:r>
      <w:r w:rsidR="00997CA2">
        <w:rPr>
          <w:noProof/>
        </w:rPr>
        <w:fldChar w:fldCharType="end"/>
      </w:r>
      <w:bookmarkEnd w:id="87"/>
      <w:bookmarkEnd w:id="88"/>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w:t>
      </w:r>
      <w:r w:rsidR="001958F3">
        <w:t xml:space="preserve">for AK Federal assessment </w:t>
      </w:r>
      <w:r w:rsidR="00E2026F">
        <w:t xml:space="preserve">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r w:rsidR="00AB2804">
        <w:t xml:space="preserve"> </w:t>
      </w:r>
      <w:r w:rsidR="006610ED">
        <w:t xml:space="preserve">*The WC </w:t>
      </w:r>
      <w:r w:rsidR="00506197">
        <w:t>assessment,</w:t>
      </w:r>
      <w:r w:rsidR="006610ED">
        <w:t xml:space="preserve"> which is written in Stock Synthesis, does not specify </w:t>
      </w:r>
      <w:r w:rsidR="00BE6203" w:rsidRPr="00ED2D44">
        <w:t>L</w:t>
      </w:r>
      <w:r w:rsidR="00BE6203" w:rsidRPr="00ED2D44">
        <w:rPr>
          <w:vertAlign w:val="subscript"/>
        </w:rPr>
        <w:t>∞</w:t>
      </w:r>
      <w:r w:rsidR="00BE6203" w:rsidRPr="00ED2D44">
        <w:t xml:space="preserve"> nor t</w:t>
      </w:r>
      <w:r w:rsidR="00BE6203" w:rsidRPr="00AB2804">
        <w:rPr>
          <w:vertAlign w:val="subscript"/>
        </w:rPr>
        <w:t>0</w:t>
      </w:r>
      <w:r w:rsidR="00BE6203" w:rsidRPr="00ED2D44">
        <w:t>, but instead an age-length key</w:t>
      </w:r>
      <w:r w:rsidR="00506197">
        <w:t xml:space="preserve"> (with values for minimum and maximum length and ages).</w:t>
      </w:r>
      <w:r w:rsidR="00BE6203" w:rsidRPr="00ED2D44">
        <w:t xml:space="preserve"> Values were back-converted for presentation here</w:t>
      </w:r>
      <w:r w:rsidR="00AB2804">
        <w:t>.</w:t>
      </w:r>
    </w:p>
    <w:p w14:paraId="64BCB143" w14:textId="6A98D008" w:rsidR="00611BB6" w:rsidRDefault="00611BB6" w:rsidP="001B618E">
      <w:pPr>
        <w:pStyle w:val="Caption"/>
        <w:spacing w:after="0"/>
        <w:sectPr w:rsidR="00611BB6" w:rsidSect="001958F3">
          <w:pgSz w:w="15840" w:h="12240" w:orient="landscape"/>
          <w:pgMar w:top="1440" w:right="1440" w:bottom="1440" w:left="1440" w:header="720" w:footer="720" w:gutter="0"/>
          <w:cols w:space="720"/>
          <w:docGrid w:linePitch="360"/>
        </w:sectPr>
      </w:pPr>
    </w:p>
    <w:tbl>
      <w:tblPr>
        <w:tblStyle w:val="TableGrid"/>
        <w:tblW w:w="13545" w:type="dxa"/>
        <w:tblLook w:val="04A0" w:firstRow="1" w:lastRow="0" w:firstColumn="1" w:lastColumn="0" w:noHBand="0" w:noVBand="1"/>
      </w:tblPr>
      <w:tblGrid>
        <w:gridCol w:w="1401"/>
        <w:gridCol w:w="1461"/>
        <w:gridCol w:w="1132"/>
        <w:gridCol w:w="1082"/>
        <w:gridCol w:w="1726"/>
        <w:gridCol w:w="1508"/>
        <w:gridCol w:w="1428"/>
        <w:gridCol w:w="1898"/>
        <w:gridCol w:w="1898"/>
        <w:gridCol w:w="11"/>
      </w:tblGrid>
      <w:tr w:rsidR="00C11B78" w:rsidRPr="004D3306" w14:paraId="5896851C" w14:textId="6B02C8F3" w:rsidTr="005C4FC5">
        <w:trPr>
          <w:trHeight w:val="1353"/>
        </w:trPr>
        <w:tc>
          <w:tcPr>
            <w:tcW w:w="925" w:type="dxa"/>
            <w:vMerge w:val="restart"/>
          </w:tcPr>
          <w:p w14:paraId="3F7D7E6B" w14:textId="624B32DA" w:rsidR="00C11B78" w:rsidRPr="004D3306" w:rsidRDefault="00C11B78" w:rsidP="001B618E">
            <w:pPr>
              <w:rPr>
                <w:b/>
                <w:sz w:val="22"/>
                <w:szCs w:val="22"/>
              </w:rPr>
            </w:pPr>
            <w:commentRangeStart w:id="89"/>
            <w:r w:rsidRPr="004D3306">
              <w:rPr>
                <w:b/>
                <w:sz w:val="22"/>
                <w:szCs w:val="22"/>
              </w:rPr>
              <w:lastRenderedPageBreak/>
              <w:t>Region</w:t>
            </w:r>
            <w:commentRangeEnd w:id="89"/>
            <w:r w:rsidR="00CE4A1D">
              <w:rPr>
                <w:rStyle w:val="CommentReference"/>
              </w:rPr>
              <w:commentReference w:id="89"/>
            </w:r>
          </w:p>
        </w:tc>
        <w:tc>
          <w:tcPr>
            <w:tcW w:w="1512" w:type="dxa"/>
            <w:vMerge w:val="restart"/>
          </w:tcPr>
          <w:p w14:paraId="5A324D33" w14:textId="507CE0F8" w:rsidR="00C11B78" w:rsidRPr="004D3306" w:rsidRDefault="00C11B78" w:rsidP="001B618E">
            <w:pPr>
              <w:rPr>
                <w:b/>
                <w:sz w:val="22"/>
                <w:szCs w:val="22"/>
              </w:rPr>
            </w:pPr>
            <w:r w:rsidRPr="004D3306">
              <w:rPr>
                <w:b/>
                <w:sz w:val="22"/>
                <w:szCs w:val="22"/>
              </w:rPr>
              <w:t>Sex</w:t>
            </w:r>
          </w:p>
        </w:tc>
        <w:tc>
          <w:tcPr>
            <w:tcW w:w="1157" w:type="dxa"/>
            <w:vMerge w:val="restart"/>
          </w:tcPr>
          <w:p w14:paraId="715094F5" w14:textId="4CE1E341" w:rsidR="00C11B78" w:rsidRPr="004D3306" w:rsidRDefault="00C11B78" w:rsidP="001B618E">
            <w:pPr>
              <w:rPr>
                <w:b/>
                <w:sz w:val="22"/>
                <w:szCs w:val="22"/>
              </w:rPr>
            </w:pPr>
            <w:r w:rsidRPr="004D3306">
              <w:rPr>
                <w:b/>
                <w:sz w:val="22"/>
                <w:szCs w:val="22"/>
              </w:rPr>
              <w:t>Period</w:t>
            </w:r>
          </w:p>
        </w:tc>
        <w:tc>
          <w:tcPr>
            <w:tcW w:w="1096" w:type="dxa"/>
            <w:vMerge w:val="restart"/>
          </w:tcPr>
          <w:p w14:paraId="1419A7CA" w14:textId="4B3E8974" w:rsidR="00C11B78" w:rsidRPr="004D3306" w:rsidRDefault="00C11B78" w:rsidP="001B618E">
            <w:pPr>
              <w:rPr>
                <w:b/>
                <w:sz w:val="22"/>
                <w:szCs w:val="22"/>
              </w:rPr>
            </w:pPr>
            <w:r w:rsidRPr="004D3306">
              <w:rPr>
                <w:b/>
                <w:sz w:val="22"/>
                <w:szCs w:val="22"/>
              </w:rPr>
              <w:t>Sample Size used to fit GAM</w:t>
            </w:r>
          </w:p>
        </w:tc>
        <w:tc>
          <w:tcPr>
            <w:tcW w:w="4850" w:type="dxa"/>
            <w:gridSpan w:val="3"/>
          </w:tcPr>
          <w:p w14:paraId="52A6A5F8" w14:textId="02535A08" w:rsidR="00C11B78" w:rsidRPr="004D3306" w:rsidRDefault="00C11B78" w:rsidP="001B618E">
            <w:pPr>
              <w:rPr>
                <w:b/>
                <w:sz w:val="22"/>
                <w:szCs w:val="22"/>
              </w:rPr>
            </w:pPr>
            <w:r w:rsidRPr="004D3306">
              <w:rPr>
                <w:b/>
                <w:sz w:val="22"/>
                <w:szCs w:val="22"/>
              </w:rPr>
              <w:t>Estimated VGBF Parameters</w:t>
            </w:r>
          </w:p>
        </w:tc>
        <w:tc>
          <w:tcPr>
            <w:tcW w:w="4005" w:type="dxa"/>
            <w:gridSpan w:val="3"/>
          </w:tcPr>
          <w:p w14:paraId="64E40B0F" w14:textId="52B186A0" w:rsidR="00C11B78" w:rsidRPr="004D3306" w:rsidRDefault="00C11B78" w:rsidP="001B618E">
            <w:pPr>
              <w:rPr>
                <w:b/>
                <w:sz w:val="22"/>
                <w:szCs w:val="22"/>
              </w:rPr>
            </w:pPr>
            <w:r w:rsidRPr="004D3306">
              <w:rPr>
                <w:b/>
                <w:sz w:val="22"/>
                <w:szCs w:val="22"/>
              </w:rPr>
              <w:t>Endpoints of growth curve</w:t>
            </w:r>
          </w:p>
        </w:tc>
      </w:tr>
      <w:tr w:rsidR="00A22BF1" w:rsidRPr="004D3306" w14:paraId="19C8D087" w14:textId="1B893729" w:rsidTr="005C4FC5">
        <w:trPr>
          <w:gridAfter w:val="1"/>
          <w:wAfter w:w="11" w:type="dxa"/>
          <w:trHeight w:val="479"/>
        </w:trPr>
        <w:tc>
          <w:tcPr>
            <w:tcW w:w="925" w:type="dxa"/>
            <w:vMerge/>
            <w:tcBorders>
              <w:bottom w:val="single" w:sz="4" w:space="0" w:color="auto"/>
            </w:tcBorders>
          </w:tcPr>
          <w:p w14:paraId="217D5A04" w14:textId="1EF03B6C" w:rsidR="00A22BF1" w:rsidRPr="004D3306" w:rsidRDefault="00A22BF1" w:rsidP="001B618E">
            <w:pPr>
              <w:rPr>
                <w:b/>
                <w:sz w:val="22"/>
                <w:szCs w:val="22"/>
              </w:rPr>
            </w:pPr>
          </w:p>
        </w:tc>
        <w:tc>
          <w:tcPr>
            <w:tcW w:w="1512" w:type="dxa"/>
            <w:vMerge/>
            <w:tcBorders>
              <w:bottom w:val="single" w:sz="4" w:space="0" w:color="auto"/>
            </w:tcBorders>
          </w:tcPr>
          <w:p w14:paraId="62DA6B5B" w14:textId="4545B9A8" w:rsidR="00A22BF1" w:rsidRPr="004D3306" w:rsidRDefault="00A22BF1" w:rsidP="001B618E">
            <w:pPr>
              <w:rPr>
                <w:b/>
                <w:sz w:val="22"/>
                <w:szCs w:val="22"/>
              </w:rPr>
            </w:pPr>
          </w:p>
        </w:tc>
        <w:tc>
          <w:tcPr>
            <w:tcW w:w="1157" w:type="dxa"/>
            <w:vMerge/>
            <w:tcBorders>
              <w:bottom w:val="single" w:sz="4" w:space="0" w:color="auto"/>
            </w:tcBorders>
          </w:tcPr>
          <w:p w14:paraId="3E101B00" w14:textId="77777777" w:rsidR="00A22BF1" w:rsidRPr="004D3306" w:rsidRDefault="00A22BF1" w:rsidP="001B618E">
            <w:pPr>
              <w:rPr>
                <w:b/>
                <w:sz w:val="22"/>
                <w:szCs w:val="22"/>
              </w:rPr>
            </w:pPr>
          </w:p>
        </w:tc>
        <w:tc>
          <w:tcPr>
            <w:tcW w:w="1096" w:type="dxa"/>
            <w:vMerge/>
            <w:tcBorders>
              <w:bottom w:val="single" w:sz="4" w:space="0" w:color="auto"/>
            </w:tcBorders>
          </w:tcPr>
          <w:p w14:paraId="2CF795DC" w14:textId="3B6F7609" w:rsidR="00A22BF1" w:rsidRPr="004D3306" w:rsidRDefault="00A22BF1" w:rsidP="001B618E">
            <w:pPr>
              <w:rPr>
                <w:b/>
                <w:sz w:val="22"/>
                <w:szCs w:val="22"/>
              </w:rPr>
            </w:pPr>
          </w:p>
        </w:tc>
        <w:tc>
          <w:tcPr>
            <w:tcW w:w="1811" w:type="dxa"/>
            <w:tcBorders>
              <w:bottom w:val="single" w:sz="4" w:space="0" w:color="auto"/>
            </w:tcBorders>
          </w:tcPr>
          <w:p w14:paraId="038C79B2" w14:textId="61FC1DBE" w:rsidR="00A22BF1" w:rsidRPr="004D3306" w:rsidRDefault="00A22BF1" w:rsidP="001B618E">
            <w:pPr>
              <w:rPr>
                <w:b/>
                <w:sz w:val="22"/>
                <w:szCs w:val="22"/>
              </w:rPr>
            </w:pPr>
            <w:r w:rsidRPr="004D3306">
              <w:rPr>
                <w:b/>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tcPr>
          <w:p w14:paraId="4FF55742" w14:textId="002D503E" w:rsidR="00A22BF1" w:rsidRPr="004D3306" w:rsidRDefault="00A22BF1" w:rsidP="001B618E">
            <w:pPr>
              <w:rPr>
                <w:b/>
                <w:sz w:val="22"/>
                <w:szCs w:val="22"/>
              </w:rPr>
            </w:pPr>
            <w:r w:rsidRPr="004D3306">
              <w:rPr>
                <w:b/>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tcPr>
          <w:p w14:paraId="730E489E" w14:textId="290D5E2D" w:rsidR="00A22BF1" w:rsidRPr="004D3306" w:rsidRDefault="00A22BF1" w:rsidP="001B618E">
            <w:pPr>
              <w:rPr>
                <w:b/>
                <w:sz w:val="22"/>
                <w:szCs w:val="22"/>
              </w:rPr>
            </w:pPr>
            <w:r w:rsidRPr="004D3306">
              <w:rPr>
                <w:b/>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tcPr>
          <w:p w14:paraId="52B1C6F8" w14:textId="761F93C3" w:rsidR="00A22BF1" w:rsidRPr="004D3306" w:rsidRDefault="00A22BF1" w:rsidP="001B618E">
            <w:pPr>
              <w:rPr>
                <w:b/>
                <w:sz w:val="22"/>
                <w:szCs w:val="22"/>
              </w:rPr>
            </w:pPr>
            <w:r w:rsidRPr="004D3306">
              <w:rPr>
                <w:b/>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tcPr>
          <w:p w14:paraId="7A15EB45" w14:textId="24F1B9B8" w:rsidR="00A22BF1" w:rsidRPr="004D3306" w:rsidRDefault="00A22BF1" w:rsidP="001B618E">
            <w:pPr>
              <w:rPr>
                <w:b/>
                <w:sz w:val="22"/>
                <w:szCs w:val="22"/>
              </w:rPr>
            </w:pPr>
            <w:r w:rsidRPr="004D3306">
              <w:rPr>
                <w:b/>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5C4FC5">
        <w:trPr>
          <w:gridAfter w:val="1"/>
          <w:wAfter w:w="11" w:type="dxa"/>
          <w:trHeight w:val="436"/>
        </w:trPr>
        <w:tc>
          <w:tcPr>
            <w:tcW w:w="925" w:type="dxa"/>
            <w:tcBorders>
              <w:top w:val="single" w:sz="4" w:space="0" w:color="auto"/>
              <w:left w:val="single" w:sz="4" w:space="0" w:color="auto"/>
              <w:bottom w:val="nil"/>
              <w:right w:val="nil"/>
            </w:tcBorders>
          </w:tcPr>
          <w:p w14:paraId="0EB6ADB9" w14:textId="4AECC6A6" w:rsidR="004D3306" w:rsidRPr="004D3306" w:rsidRDefault="004D3306" w:rsidP="001B618E">
            <w:pP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1B618E">
            <w:pP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1B618E">
            <w:pPr>
              <w:rPr>
                <w:sz w:val="22"/>
                <w:szCs w:val="22"/>
              </w:rPr>
            </w:pPr>
            <w:r w:rsidRPr="004D3306">
              <w:rPr>
                <w:sz w:val="22"/>
                <w:szCs w:val="22"/>
              </w:rPr>
              <w:t>Early</w:t>
            </w:r>
          </w:p>
        </w:tc>
        <w:tc>
          <w:tcPr>
            <w:tcW w:w="1096" w:type="dxa"/>
            <w:tcBorders>
              <w:top w:val="single" w:sz="4" w:space="0" w:color="auto"/>
              <w:left w:val="nil"/>
              <w:bottom w:val="nil"/>
              <w:right w:val="nil"/>
            </w:tcBorders>
          </w:tcPr>
          <w:p w14:paraId="1EC6E8EA" w14:textId="3C1D2BA0" w:rsidR="004D3306" w:rsidRPr="004D3306" w:rsidRDefault="004D3306" w:rsidP="001B618E">
            <w:pPr>
              <w:rPr>
                <w:sz w:val="22"/>
                <w:szCs w:val="22"/>
              </w:rPr>
            </w:pPr>
            <w:r w:rsidRPr="004D3306">
              <w:rPr>
                <w:sz w:val="22"/>
                <w:szCs w:val="22"/>
              </w:rPr>
              <w:t>616</w:t>
            </w:r>
          </w:p>
        </w:tc>
        <w:tc>
          <w:tcPr>
            <w:tcW w:w="1811" w:type="dxa"/>
            <w:tcBorders>
              <w:top w:val="single" w:sz="4" w:space="0" w:color="auto"/>
              <w:left w:val="nil"/>
              <w:bottom w:val="nil"/>
              <w:right w:val="nil"/>
            </w:tcBorders>
          </w:tcPr>
          <w:p w14:paraId="0AA654AE" w14:textId="5EB17F7B" w:rsidR="004D3306" w:rsidRPr="004D3306" w:rsidRDefault="004D3306" w:rsidP="001B618E">
            <w:pP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1B618E">
            <w:pP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1B618E">
            <w:pP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1B618E">
            <w:pP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1B618E">
            <w:pPr>
              <w:rPr>
                <w:sz w:val="22"/>
                <w:szCs w:val="22"/>
                <w:highlight w:val="yellow"/>
              </w:rPr>
            </w:pPr>
            <w:r w:rsidRPr="004D3306">
              <w:rPr>
                <w:color w:val="000000"/>
                <w:sz w:val="22"/>
                <w:szCs w:val="22"/>
              </w:rPr>
              <w:t>60.43</w:t>
            </w:r>
          </w:p>
        </w:tc>
      </w:tr>
      <w:tr w:rsidR="004D3306" w:rsidRPr="004D3306" w14:paraId="6926C9D9" w14:textId="77777777" w:rsidTr="005C4FC5">
        <w:trPr>
          <w:gridAfter w:val="1"/>
          <w:wAfter w:w="11" w:type="dxa"/>
          <w:trHeight w:val="436"/>
        </w:trPr>
        <w:tc>
          <w:tcPr>
            <w:tcW w:w="925" w:type="dxa"/>
            <w:tcBorders>
              <w:top w:val="nil"/>
              <w:left w:val="single" w:sz="4" w:space="0" w:color="auto"/>
              <w:bottom w:val="nil"/>
              <w:right w:val="nil"/>
            </w:tcBorders>
          </w:tcPr>
          <w:p w14:paraId="431CFCC3" w14:textId="45E5C1C7" w:rsidR="004D3306" w:rsidRPr="004D3306" w:rsidRDefault="004D3306" w:rsidP="001B618E">
            <w:pP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1B618E">
            <w:pP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1B618E">
            <w:pPr>
              <w:rPr>
                <w:sz w:val="22"/>
                <w:szCs w:val="22"/>
              </w:rPr>
            </w:pPr>
            <w:r w:rsidRPr="004D3306">
              <w:rPr>
                <w:sz w:val="22"/>
                <w:szCs w:val="22"/>
              </w:rPr>
              <w:t>Late</w:t>
            </w:r>
          </w:p>
        </w:tc>
        <w:tc>
          <w:tcPr>
            <w:tcW w:w="1096" w:type="dxa"/>
            <w:tcBorders>
              <w:top w:val="nil"/>
              <w:left w:val="nil"/>
              <w:bottom w:val="nil"/>
              <w:right w:val="nil"/>
            </w:tcBorders>
          </w:tcPr>
          <w:p w14:paraId="7D47652F" w14:textId="74DAD6E1" w:rsidR="004D3306" w:rsidRPr="004D3306" w:rsidRDefault="004D3306" w:rsidP="001B618E">
            <w:pPr>
              <w:rPr>
                <w:sz w:val="22"/>
                <w:szCs w:val="22"/>
              </w:rPr>
            </w:pPr>
            <w:r w:rsidRPr="004D3306">
              <w:rPr>
                <w:sz w:val="22"/>
                <w:szCs w:val="22"/>
              </w:rPr>
              <w:t>699</w:t>
            </w:r>
          </w:p>
        </w:tc>
        <w:tc>
          <w:tcPr>
            <w:tcW w:w="1811" w:type="dxa"/>
            <w:tcBorders>
              <w:top w:val="nil"/>
              <w:left w:val="nil"/>
              <w:bottom w:val="nil"/>
              <w:right w:val="nil"/>
            </w:tcBorders>
          </w:tcPr>
          <w:p w14:paraId="5531291D" w14:textId="443E8C73" w:rsidR="004D3306" w:rsidRPr="004D3306" w:rsidRDefault="004D3306" w:rsidP="001B618E">
            <w:pP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1B618E">
            <w:pP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1B618E">
            <w:pP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1B618E">
            <w:pP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1B618E">
            <w:pPr>
              <w:rPr>
                <w:sz w:val="22"/>
                <w:szCs w:val="22"/>
                <w:highlight w:val="yellow"/>
              </w:rPr>
            </w:pPr>
            <w:r w:rsidRPr="004D3306">
              <w:rPr>
                <w:color w:val="000000"/>
                <w:sz w:val="22"/>
                <w:szCs w:val="22"/>
              </w:rPr>
              <w:t>62.63</w:t>
            </w:r>
          </w:p>
        </w:tc>
      </w:tr>
      <w:tr w:rsidR="004D3306" w:rsidRPr="004D3306" w14:paraId="34C1CAE2" w14:textId="77777777" w:rsidTr="005C4FC5">
        <w:trPr>
          <w:gridAfter w:val="1"/>
          <w:wAfter w:w="11" w:type="dxa"/>
          <w:trHeight w:val="436"/>
        </w:trPr>
        <w:tc>
          <w:tcPr>
            <w:tcW w:w="925" w:type="dxa"/>
            <w:tcBorders>
              <w:top w:val="nil"/>
              <w:left w:val="single" w:sz="4" w:space="0" w:color="auto"/>
              <w:bottom w:val="nil"/>
              <w:right w:val="nil"/>
            </w:tcBorders>
          </w:tcPr>
          <w:p w14:paraId="4FB31DB3" w14:textId="0990FE72" w:rsidR="004D3306" w:rsidRPr="004D3306" w:rsidRDefault="004D3306" w:rsidP="001B618E">
            <w:pP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1B618E">
            <w:pP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06DE7733" w14:textId="272D0F70" w:rsidR="004D3306" w:rsidRPr="004D3306" w:rsidRDefault="004D3306" w:rsidP="001B618E">
            <w:pPr>
              <w:rPr>
                <w:sz w:val="22"/>
                <w:szCs w:val="22"/>
              </w:rPr>
            </w:pPr>
            <w:r w:rsidRPr="004D3306">
              <w:rPr>
                <w:sz w:val="22"/>
                <w:szCs w:val="22"/>
              </w:rPr>
              <w:t>1314</w:t>
            </w:r>
          </w:p>
        </w:tc>
        <w:tc>
          <w:tcPr>
            <w:tcW w:w="1811" w:type="dxa"/>
            <w:tcBorders>
              <w:top w:val="nil"/>
              <w:left w:val="nil"/>
              <w:bottom w:val="nil"/>
              <w:right w:val="nil"/>
            </w:tcBorders>
          </w:tcPr>
          <w:p w14:paraId="60CB2D42" w14:textId="210FDE70" w:rsidR="004D3306" w:rsidRPr="004D3306" w:rsidRDefault="004D3306" w:rsidP="001B618E">
            <w:pP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1B618E">
            <w:pP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1B618E">
            <w:pP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1B618E">
            <w:pP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1B618E">
            <w:pPr>
              <w:rPr>
                <w:sz w:val="22"/>
                <w:szCs w:val="22"/>
                <w:highlight w:val="yellow"/>
              </w:rPr>
            </w:pPr>
            <w:r w:rsidRPr="004D3306">
              <w:rPr>
                <w:color w:val="000000"/>
                <w:sz w:val="22"/>
                <w:szCs w:val="22"/>
              </w:rPr>
              <w:t>55.11</w:t>
            </w:r>
          </w:p>
        </w:tc>
      </w:tr>
      <w:tr w:rsidR="004D3306" w:rsidRPr="004D3306" w14:paraId="266A6F9F" w14:textId="77777777" w:rsidTr="005C4FC5">
        <w:trPr>
          <w:gridAfter w:val="1"/>
          <w:wAfter w:w="11" w:type="dxa"/>
          <w:trHeight w:val="436"/>
        </w:trPr>
        <w:tc>
          <w:tcPr>
            <w:tcW w:w="925" w:type="dxa"/>
            <w:tcBorders>
              <w:top w:val="nil"/>
              <w:left w:val="single" w:sz="4" w:space="0" w:color="auto"/>
              <w:bottom w:val="nil"/>
              <w:right w:val="nil"/>
            </w:tcBorders>
          </w:tcPr>
          <w:p w14:paraId="040F7CD3" w14:textId="4D153CDD" w:rsidR="004D3306" w:rsidRPr="004D3306" w:rsidRDefault="004D3306" w:rsidP="001B618E">
            <w:pP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1B618E">
            <w:pP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1B618E">
            <w:pPr>
              <w:rPr>
                <w:sz w:val="22"/>
                <w:szCs w:val="22"/>
              </w:rPr>
            </w:pPr>
            <w:r w:rsidRPr="004D3306">
              <w:rPr>
                <w:sz w:val="22"/>
                <w:szCs w:val="22"/>
              </w:rPr>
              <w:t>Early</w:t>
            </w:r>
          </w:p>
        </w:tc>
        <w:tc>
          <w:tcPr>
            <w:tcW w:w="1096" w:type="dxa"/>
            <w:tcBorders>
              <w:top w:val="nil"/>
              <w:left w:val="nil"/>
              <w:bottom w:val="nil"/>
              <w:right w:val="nil"/>
            </w:tcBorders>
          </w:tcPr>
          <w:p w14:paraId="75B1EED5" w14:textId="12C0CBCB" w:rsidR="004D3306" w:rsidRPr="004D3306" w:rsidRDefault="004D3306" w:rsidP="001B618E">
            <w:pPr>
              <w:rPr>
                <w:sz w:val="22"/>
                <w:szCs w:val="22"/>
              </w:rPr>
            </w:pPr>
            <w:r w:rsidRPr="004D3306">
              <w:rPr>
                <w:sz w:val="22"/>
                <w:szCs w:val="22"/>
              </w:rPr>
              <w:t>4913</w:t>
            </w:r>
          </w:p>
        </w:tc>
        <w:tc>
          <w:tcPr>
            <w:tcW w:w="1811" w:type="dxa"/>
            <w:tcBorders>
              <w:top w:val="nil"/>
              <w:left w:val="nil"/>
              <w:bottom w:val="nil"/>
              <w:right w:val="nil"/>
            </w:tcBorders>
          </w:tcPr>
          <w:p w14:paraId="7DF6D4E8" w14:textId="24F0E6E5" w:rsidR="004D3306" w:rsidRPr="004D3306" w:rsidRDefault="004D3306" w:rsidP="001B618E">
            <w:pP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1B618E">
            <w:pP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1B618E">
            <w:pP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1B618E">
            <w:pP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1B618E">
            <w:pPr>
              <w:rPr>
                <w:sz w:val="22"/>
                <w:szCs w:val="22"/>
                <w:highlight w:val="yellow"/>
              </w:rPr>
            </w:pPr>
            <w:r w:rsidRPr="004D3306">
              <w:rPr>
                <w:color w:val="000000"/>
                <w:sz w:val="22"/>
                <w:szCs w:val="22"/>
              </w:rPr>
              <w:t>66.28</w:t>
            </w:r>
          </w:p>
        </w:tc>
      </w:tr>
      <w:tr w:rsidR="004D3306" w:rsidRPr="004D3306" w14:paraId="12277202" w14:textId="77777777" w:rsidTr="005C4FC5">
        <w:trPr>
          <w:gridAfter w:val="1"/>
          <w:wAfter w:w="11" w:type="dxa"/>
          <w:trHeight w:val="436"/>
        </w:trPr>
        <w:tc>
          <w:tcPr>
            <w:tcW w:w="925" w:type="dxa"/>
            <w:tcBorders>
              <w:top w:val="nil"/>
              <w:left w:val="single" w:sz="4" w:space="0" w:color="auto"/>
              <w:bottom w:val="nil"/>
              <w:right w:val="nil"/>
            </w:tcBorders>
          </w:tcPr>
          <w:p w14:paraId="5C48F762" w14:textId="0E4D7885" w:rsidR="004D3306" w:rsidRPr="004D3306" w:rsidRDefault="004D3306" w:rsidP="001B618E">
            <w:pP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1B618E">
            <w:pP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1B618E">
            <w:pPr>
              <w:rPr>
                <w:sz w:val="22"/>
                <w:szCs w:val="22"/>
              </w:rPr>
            </w:pPr>
            <w:r w:rsidRPr="004D3306">
              <w:rPr>
                <w:sz w:val="22"/>
                <w:szCs w:val="22"/>
              </w:rPr>
              <w:t>Late</w:t>
            </w:r>
          </w:p>
        </w:tc>
        <w:tc>
          <w:tcPr>
            <w:tcW w:w="1096" w:type="dxa"/>
            <w:tcBorders>
              <w:top w:val="nil"/>
              <w:left w:val="nil"/>
              <w:bottom w:val="nil"/>
              <w:right w:val="nil"/>
            </w:tcBorders>
          </w:tcPr>
          <w:p w14:paraId="4D5605D1" w14:textId="7DFA1EC9" w:rsidR="004D3306" w:rsidRPr="004D3306" w:rsidRDefault="004D3306" w:rsidP="001B618E">
            <w:pPr>
              <w:rPr>
                <w:sz w:val="22"/>
                <w:szCs w:val="22"/>
              </w:rPr>
            </w:pPr>
            <w:r w:rsidRPr="004D3306">
              <w:rPr>
                <w:sz w:val="22"/>
                <w:szCs w:val="22"/>
              </w:rPr>
              <w:t>3356</w:t>
            </w:r>
          </w:p>
        </w:tc>
        <w:tc>
          <w:tcPr>
            <w:tcW w:w="1811" w:type="dxa"/>
            <w:tcBorders>
              <w:top w:val="nil"/>
              <w:left w:val="nil"/>
              <w:bottom w:val="nil"/>
              <w:right w:val="nil"/>
            </w:tcBorders>
          </w:tcPr>
          <w:p w14:paraId="7F7949DC" w14:textId="6EA24F4D" w:rsidR="004D3306" w:rsidRPr="004D3306" w:rsidRDefault="004D3306" w:rsidP="001B618E">
            <w:pP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1B618E">
            <w:pP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1B618E">
            <w:pP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1B618E">
            <w:pP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1B618E">
            <w:pPr>
              <w:rPr>
                <w:sz w:val="22"/>
                <w:szCs w:val="22"/>
                <w:highlight w:val="yellow"/>
              </w:rPr>
            </w:pPr>
            <w:r w:rsidRPr="004D3306">
              <w:rPr>
                <w:color w:val="000000"/>
                <w:sz w:val="22"/>
                <w:szCs w:val="22"/>
              </w:rPr>
              <w:t>64.85</w:t>
            </w:r>
          </w:p>
        </w:tc>
      </w:tr>
      <w:tr w:rsidR="004D3306" w:rsidRPr="004D3306" w14:paraId="3B9C09CE" w14:textId="77777777" w:rsidTr="005C4FC5">
        <w:trPr>
          <w:gridAfter w:val="1"/>
          <w:wAfter w:w="11" w:type="dxa"/>
          <w:trHeight w:val="436"/>
        </w:trPr>
        <w:tc>
          <w:tcPr>
            <w:tcW w:w="925" w:type="dxa"/>
            <w:tcBorders>
              <w:top w:val="nil"/>
              <w:left w:val="single" w:sz="4" w:space="0" w:color="auto"/>
              <w:bottom w:val="nil"/>
              <w:right w:val="nil"/>
            </w:tcBorders>
          </w:tcPr>
          <w:p w14:paraId="28197A81" w14:textId="5203FE96" w:rsidR="004D3306" w:rsidRPr="004D3306" w:rsidRDefault="004D3306" w:rsidP="001B618E">
            <w:pP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1B618E">
            <w:pP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0F3CDEF8" w14:textId="0DC39220" w:rsidR="004D3306" w:rsidRPr="004D3306" w:rsidRDefault="004D3306" w:rsidP="001B618E">
            <w:pPr>
              <w:rPr>
                <w:sz w:val="22"/>
                <w:szCs w:val="22"/>
              </w:rPr>
            </w:pPr>
            <w:r w:rsidRPr="004D3306">
              <w:rPr>
                <w:sz w:val="22"/>
                <w:szCs w:val="22"/>
              </w:rPr>
              <w:t>8871</w:t>
            </w:r>
          </w:p>
        </w:tc>
        <w:tc>
          <w:tcPr>
            <w:tcW w:w="1811" w:type="dxa"/>
            <w:tcBorders>
              <w:top w:val="nil"/>
              <w:left w:val="nil"/>
              <w:bottom w:val="nil"/>
              <w:right w:val="nil"/>
            </w:tcBorders>
          </w:tcPr>
          <w:p w14:paraId="6A11FCFA" w14:textId="3A7076C4" w:rsidR="004D3306" w:rsidRPr="004D3306" w:rsidRDefault="004D3306" w:rsidP="001B618E">
            <w:pP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1B618E">
            <w:pP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1B618E">
            <w:pP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1B618E">
            <w:pP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1B618E">
            <w:pPr>
              <w:rPr>
                <w:sz w:val="22"/>
                <w:szCs w:val="22"/>
                <w:highlight w:val="yellow"/>
              </w:rPr>
            </w:pPr>
            <w:r w:rsidRPr="004D3306">
              <w:rPr>
                <w:color w:val="000000"/>
                <w:sz w:val="22"/>
                <w:szCs w:val="22"/>
              </w:rPr>
              <w:t>57.33</w:t>
            </w:r>
          </w:p>
        </w:tc>
      </w:tr>
      <w:tr w:rsidR="004D3306" w:rsidRPr="004D3306" w14:paraId="549E08C0" w14:textId="77777777" w:rsidTr="005C4FC5">
        <w:trPr>
          <w:gridAfter w:val="1"/>
          <w:wAfter w:w="11" w:type="dxa"/>
          <w:trHeight w:val="436"/>
        </w:trPr>
        <w:tc>
          <w:tcPr>
            <w:tcW w:w="925" w:type="dxa"/>
            <w:tcBorders>
              <w:top w:val="nil"/>
              <w:left w:val="single" w:sz="4" w:space="0" w:color="auto"/>
              <w:bottom w:val="nil"/>
              <w:right w:val="nil"/>
            </w:tcBorders>
          </w:tcPr>
          <w:p w14:paraId="2CD4A27B" w14:textId="75150774" w:rsidR="004D3306" w:rsidRPr="004D3306" w:rsidRDefault="004D3306" w:rsidP="001B618E">
            <w:pP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1B618E">
            <w:pP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1A2CDE3E" w14:textId="3F849237" w:rsidR="004D3306" w:rsidRPr="004D3306" w:rsidRDefault="004D3306" w:rsidP="001B618E">
            <w:pPr>
              <w:rPr>
                <w:sz w:val="22"/>
                <w:szCs w:val="22"/>
              </w:rPr>
            </w:pPr>
            <w:r w:rsidRPr="004D3306">
              <w:rPr>
                <w:sz w:val="22"/>
                <w:szCs w:val="22"/>
              </w:rPr>
              <w:t>1640</w:t>
            </w:r>
          </w:p>
        </w:tc>
        <w:tc>
          <w:tcPr>
            <w:tcW w:w="1811" w:type="dxa"/>
            <w:tcBorders>
              <w:top w:val="nil"/>
              <w:left w:val="nil"/>
              <w:bottom w:val="nil"/>
              <w:right w:val="nil"/>
            </w:tcBorders>
          </w:tcPr>
          <w:p w14:paraId="06BE7014" w14:textId="32A1A305" w:rsidR="004D3306" w:rsidRPr="004D3306" w:rsidRDefault="004D3306" w:rsidP="001B618E">
            <w:pP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1B618E">
            <w:pP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1B618E">
            <w:pP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1B618E">
            <w:pP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1B618E">
            <w:pPr>
              <w:rPr>
                <w:sz w:val="22"/>
                <w:szCs w:val="22"/>
                <w:highlight w:val="yellow"/>
              </w:rPr>
            </w:pPr>
            <w:r w:rsidRPr="004D3306">
              <w:rPr>
                <w:color w:val="000000"/>
                <w:sz w:val="22"/>
                <w:szCs w:val="22"/>
              </w:rPr>
              <w:t>71.62</w:t>
            </w:r>
          </w:p>
        </w:tc>
      </w:tr>
      <w:tr w:rsidR="004D3306" w:rsidRPr="004D3306" w14:paraId="315771A3" w14:textId="77777777" w:rsidTr="005C4FC5">
        <w:trPr>
          <w:gridAfter w:val="1"/>
          <w:wAfter w:w="11" w:type="dxa"/>
          <w:trHeight w:val="436"/>
        </w:trPr>
        <w:tc>
          <w:tcPr>
            <w:tcW w:w="925" w:type="dxa"/>
            <w:tcBorders>
              <w:top w:val="nil"/>
              <w:left w:val="single" w:sz="4" w:space="0" w:color="auto"/>
              <w:bottom w:val="nil"/>
              <w:right w:val="nil"/>
            </w:tcBorders>
          </w:tcPr>
          <w:p w14:paraId="5D217B81" w14:textId="42CBE88C" w:rsidR="004D3306" w:rsidRPr="004D3306" w:rsidRDefault="004D3306" w:rsidP="001B618E">
            <w:pP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1B618E">
            <w:pP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20D7BAF8" w14:textId="24B27B28" w:rsidR="004D3306" w:rsidRPr="004D3306" w:rsidRDefault="004D3306" w:rsidP="001B618E">
            <w:pPr>
              <w:rPr>
                <w:sz w:val="22"/>
                <w:szCs w:val="22"/>
              </w:rPr>
            </w:pPr>
            <w:r w:rsidRPr="004D3306">
              <w:rPr>
                <w:sz w:val="22"/>
                <w:szCs w:val="22"/>
              </w:rPr>
              <w:t>1328</w:t>
            </w:r>
          </w:p>
        </w:tc>
        <w:tc>
          <w:tcPr>
            <w:tcW w:w="1811" w:type="dxa"/>
            <w:tcBorders>
              <w:top w:val="nil"/>
              <w:left w:val="nil"/>
              <w:bottom w:val="nil"/>
              <w:right w:val="nil"/>
            </w:tcBorders>
          </w:tcPr>
          <w:p w14:paraId="386D5271" w14:textId="26FE2F5A" w:rsidR="004D3306" w:rsidRPr="004D3306" w:rsidRDefault="004D3306" w:rsidP="001B618E">
            <w:pP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1B618E">
            <w:pP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1B618E">
            <w:pP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1B618E">
            <w:pP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1B618E">
            <w:pPr>
              <w:rPr>
                <w:sz w:val="22"/>
                <w:szCs w:val="22"/>
                <w:highlight w:val="yellow"/>
              </w:rPr>
            </w:pPr>
            <w:r w:rsidRPr="004D3306">
              <w:rPr>
                <w:color w:val="000000"/>
                <w:sz w:val="22"/>
                <w:szCs w:val="22"/>
              </w:rPr>
              <w:t>60.40</w:t>
            </w:r>
          </w:p>
        </w:tc>
      </w:tr>
      <w:tr w:rsidR="004D3306" w:rsidRPr="004D3306" w14:paraId="660F6C51" w14:textId="77777777" w:rsidTr="005C4FC5">
        <w:trPr>
          <w:gridAfter w:val="1"/>
          <w:wAfter w:w="11" w:type="dxa"/>
          <w:trHeight w:val="436"/>
        </w:trPr>
        <w:tc>
          <w:tcPr>
            <w:tcW w:w="925" w:type="dxa"/>
            <w:tcBorders>
              <w:top w:val="nil"/>
              <w:left w:val="single" w:sz="4" w:space="0" w:color="auto"/>
              <w:bottom w:val="nil"/>
              <w:right w:val="nil"/>
            </w:tcBorders>
          </w:tcPr>
          <w:p w14:paraId="6FD7AA3C" w14:textId="113C45D7" w:rsidR="004D3306" w:rsidRPr="004D3306" w:rsidRDefault="004D3306" w:rsidP="001B618E">
            <w:pP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1B618E">
            <w:pP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27146647" w14:textId="5589845D" w:rsidR="004D3306" w:rsidRPr="004D3306" w:rsidRDefault="004D3306" w:rsidP="001B618E">
            <w:pPr>
              <w:rPr>
                <w:sz w:val="22"/>
                <w:szCs w:val="22"/>
              </w:rPr>
            </w:pPr>
            <w:r w:rsidRPr="004D3306">
              <w:rPr>
                <w:sz w:val="22"/>
                <w:szCs w:val="22"/>
              </w:rPr>
              <w:t>6384</w:t>
            </w:r>
          </w:p>
        </w:tc>
        <w:tc>
          <w:tcPr>
            <w:tcW w:w="1811" w:type="dxa"/>
            <w:tcBorders>
              <w:top w:val="nil"/>
              <w:left w:val="nil"/>
              <w:bottom w:val="nil"/>
              <w:right w:val="nil"/>
            </w:tcBorders>
          </w:tcPr>
          <w:p w14:paraId="479ED6BF" w14:textId="3104DDBD" w:rsidR="004D3306" w:rsidRPr="004D3306" w:rsidRDefault="004D3306" w:rsidP="001B618E">
            <w:pP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1B618E">
            <w:pP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1B618E">
            <w:pP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1B618E">
            <w:pP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1B618E">
            <w:pPr>
              <w:rPr>
                <w:sz w:val="22"/>
                <w:szCs w:val="22"/>
                <w:highlight w:val="yellow"/>
              </w:rPr>
            </w:pPr>
            <w:r w:rsidRPr="004D3306">
              <w:rPr>
                <w:color w:val="000000"/>
                <w:sz w:val="22"/>
                <w:szCs w:val="22"/>
              </w:rPr>
              <w:t>77.54</w:t>
            </w:r>
          </w:p>
        </w:tc>
      </w:tr>
      <w:tr w:rsidR="004D3306" w:rsidRPr="004D3306" w14:paraId="303F8B9E" w14:textId="77777777" w:rsidTr="005C4FC5">
        <w:trPr>
          <w:gridAfter w:val="1"/>
          <w:wAfter w:w="11" w:type="dxa"/>
          <w:trHeight w:val="436"/>
        </w:trPr>
        <w:tc>
          <w:tcPr>
            <w:tcW w:w="925" w:type="dxa"/>
            <w:tcBorders>
              <w:top w:val="nil"/>
              <w:left w:val="single" w:sz="4" w:space="0" w:color="auto"/>
              <w:bottom w:val="nil"/>
              <w:right w:val="nil"/>
            </w:tcBorders>
          </w:tcPr>
          <w:p w14:paraId="219317FA" w14:textId="0D91EBE5" w:rsidR="004D3306" w:rsidRPr="004D3306" w:rsidRDefault="004D3306" w:rsidP="001B618E">
            <w:pP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1B618E">
            <w:pP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36C145D7" w14:textId="3D28E673" w:rsidR="004D3306" w:rsidRPr="004D3306" w:rsidRDefault="004D3306" w:rsidP="001B618E">
            <w:pPr>
              <w:rPr>
                <w:sz w:val="22"/>
                <w:szCs w:val="22"/>
              </w:rPr>
            </w:pPr>
            <w:r w:rsidRPr="004D3306">
              <w:rPr>
                <w:sz w:val="22"/>
                <w:szCs w:val="22"/>
              </w:rPr>
              <w:t>3671</w:t>
            </w:r>
          </w:p>
        </w:tc>
        <w:tc>
          <w:tcPr>
            <w:tcW w:w="1811" w:type="dxa"/>
            <w:tcBorders>
              <w:top w:val="nil"/>
              <w:left w:val="nil"/>
              <w:bottom w:val="nil"/>
              <w:right w:val="nil"/>
            </w:tcBorders>
          </w:tcPr>
          <w:p w14:paraId="5111AEC1" w14:textId="0C808DB6" w:rsidR="004D3306" w:rsidRPr="004D3306" w:rsidRDefault="004D3306" w:rsidP="001B618E">
            <w:pP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1B618E">
            <w:pP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1B618E">
            <w:pP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1B618E">
            <w:pP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1B618E">
            <w:pPr>
              <w:rPr>
                <w:sz w:val="22"/>
                <w:szCs w:val="22"/>
                <w:highlight w:val="yellow"/>
              </w:rPr>
            </w:pPr>
            <w:r w:rsidRPr="004D3306">
              <w:rPr>
                <w:color w:val="000000"/>
                <w:sz w:val="22"/>
                <w:szCs w:val="22"/>
              </w:rPr>
              <w:t>65.15</w:t>
            </w:r>
          </w:p>
        </w:tc>
      </w:tr>
      <w:tr w:rsidR="004D3306" w:rsidRPr="004D3306" w14:paraId="6D4D1C4D" w14:textId="77777777" w:rsidTr="005C4FC5">
        <w:trPr>
          <w:gridAfter w:val="1"/>
          <w:wAfter w:w="11" w:type="dxa"/>
          <w:trHeight w:val="436"/>
        </w:trPr>
        <w:tc>
          <w:tcPr>
            <w:tcW w:w="925" w:type="dxa"/>
            <w:tcBorders>
              <w:top w:val="nil"/>
              <w:left w:val="single" w:sz="4" w:space="0" w:color="auto"/>
              <w:bottom w:val="nil"/>
              <w:right w:val="nil"/>
            </w:tcBorders>
          </w:tcPr>
          <w:p w14:paraId="78BB4FAA" w14:textId="27E9EBCD" w:rsidR="004D3306" w:rsidRPr="004D3306" w:rsidRDefault="004D3306" w:rsidP="001B618E">
            <w:pP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1B618E">
            <w:pP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1B618E">
            <w:pPr>
              <w:rPr>
                <w:sz w:val="22"/>
                <w:szCs w:val="22"/>
              </w:rPr>
            </w:pPr>
            <w:r w:rsidRPr="004D3306">
              <w:rPr>
                <w:sz w:val="22"/>
                <w:szCs w:val="22"/>
              </w:rPr>
              <w:t>All years</w:t>
            </w:r>
          </w:p>
        </w:tc>
        <w:tc>
          <w:tcPr>
            <w:tcW w:w="1096" w:type="dxa"/>
            <w:tcBorders>
              <w:top w:val="nil"/>
              <w:left w:val="nil"/>
              <w:bottom w:val="nil"/>
              <w:right w:val="nil"/>
            </w:tcBorders>
          </w:tcPr>
          <w:p w14:paraId="33C3066D" w14:textId="79A56634" w:rsidR="004D3306" w:rsidRPr="004D3306" w:rsidRDefault="004D3306" w:rsidP="001B618E">
            <w:pPr>
              <w:rPr>
                <w:sz w:val="22"/>
                <w:szCs w:val="22"/>
              </w:rPr>
            </w:pPr>
            <w:r w:rsidRPr="004D3306">
              <w:rPr>
                <w:sz w:val="22"/>
                <w:szCs w:val="22"/>
              </w:rPr>
              <w:t>5884</w:t>
            </w:r>
          </w:p>
        </w:tc>
        <w:tc>
          <w:tcPr>
            <w:tcW w:w="1811" w:type="dxa"/>
            <w:tcBorders>
              <w:top w:val="nil"/>
              <w:left w:val="nil"/>
              <w:bottom w:val="nil"/>
              <w:right w:val="nil"/>
            </w:tcBorders>
          </w:tcPr>
          <w:p w14:paraId="63B25E2F" w14:textId="54F883B2" w:rsidR="004D3306" w:rsidRPr="004D3306" w:rsidRDefault="004D3306" w:rsidP="001B618E">
            <w:pP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1B618E">
            <w:pP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1B618E">
            <w:pP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1B618E">
            <w:pP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1B618E">
            <w:pPr>
              <w:rPr>
                <w:sz w:val="22"/>
                <w:szCs w:val="22"/>
                <w:highlight w:val="yellow"/>
              </w:rPr>
            </w:pPr>
            <w:r w:rsidRPr="004D3306">
              <w:rPr>
                <w:color w:val="000000"/>
                <w:sz w:val="22"/>
                <w:szCs w:val="22"/>
              </w:rPr>
              <w:t>81.02</w:t>
            </w:r>
          </w:p>
        </w:tc>
      </w:tr>
      <w:tr w:rsidR="004D3306" w:rsidRPr="004D3306" w14:paraId="43247CAB" w14:textId="77777777" w:rsidTr="005C4FC5">
        <w:trPr>
          <w:gridAfter w:val="1"/>
          <w:wAfter w:w="11" w:type="dxa"/>
          <w:trHeight w:val="436"/>
        </w:trPr>
        <w:tc>
          <w:tcPr>
            <w:tcW w:w="925" w:type="dxa"/>
            <w:tcBorders>
              <w:top w:val="nil"/>
              <w:left w:val="single" w:sz="4" w:space="0" w:color="auto"/>
              <w:bottom w:val="single" w:sz="4" w:space="0" w:color="auto"/>
              <w:right w:val="nil"/>
            </w:tcBorders>
          </w:tcPr>
          <w:p w14:paraId="42439582" w14:textId="6ABF3901" w:rsidR="004D3306" w:rsidRPr="004D3306" w:rsidRDefault="004D3306" w:rsidP="001B618E">
            <w:pP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1B618E">
            <w:pP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1B618E">
            <w:pPr>
              <w:rPr>
                <w:sz w:val="22"/>
                <w:szCs w:val="22"/>
              </w:rPr>
            </w:pPr>
            <w:r w:rsidRPr="004D3306">
              <w:rPr>
                <w:sz w:val="22"/>
                <w:szCs w:val="22"/>
              </w:rPr>
              <w:t>All years</w:t>
            </w:r>
          </w:p>
        </w:tc>
        <w:tc>
          <w:tcPr>
            <w:tcW w:w="1096" w:type="dxa"/>
            <w:tcBorders>
              <w:top w:val="nil"/>
              <w:left w:val="nil"/>
              <w:bottom w:val="single" w:sz="4" w:space="0" w:color="auto"/>
              <w:right w:val="nil"/>
            </w:tcBorders>
          </w:tcPr>
          <w:p w14:paraId="1B37C3F7" w14:textId="1471E1AC" w:rsidR="004D3306" w:rsidRPr="004D3306" w:rsidRDefault="004D3306" w:rsidP="001B618E">
            <w:pPr>
              <w:rPr>
                <w:sz w:val="22"/>
                <w:szCs w:val="22"/>
              </w:rPr>
            </w:pPr>
            <w:r w:rsidRPr="004D3306">
              <w:rPr>
                <w:sz w:val="22"/>
                <w:szCs w:val="22"/>
              </w:rPr>
              <w:t>4607</w:t>
            </w:r>
          </w:p>
        </w:tc>
        <w:tc>
          <w:tcPr>
            <w:tcW w:w="1811" w:type="dxa"/>
            <w:tcBorders>
              <w:top w:val="nil"/>
              <w:left w:val="nil"/>
              <w:bottom w:val="single" w:sz="4" w:space="0" w:color="auto"/>
              <w:right w:val="nil"/>
            </w:tcBorders>
          </w:tcPr>
          <w:p w14:paraId="67E18CD3" w14:textId="426F5875" w:rsidR="004D3306" w:rsidRPr="004D3306" w:rsidRDefault="004D3306" w:rsidP="001B618E">
            <w:pP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1B618E">
            <w:pP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1B618E">
            <w:pP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1B618E">
            <w:pP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1B618E">
            <w:pPr>
              <w:rPr>
                <w:sz w:val="22"/>
                <w:szCs w:val="22"/>
                <w:highlight w:val="yellow"/>
              </w:rPr>
            </w:pPr>
            <w:r w:rsidRPr="004D3306">
              <w:rPr>
                <w:color w:val="000000"/>
                <w:sz w:val="22"/>
                <w:szCs w:val="22"/>
              </w:rPr>
              <w:t>68.29</w:t>
            </w:r>
          </w:p>
        </w:tc>
      </w:tr>
    </w:tbl>
    <w:p w14:paraId="2E1A03F4" w14:textId="0B0F9FCC" w:rsidR="00911AD9" w:rsidRDefault="00E20C70" w:rsidP="001B618E">
      <w:pPr>
        <w:pStyle w:val="Caption"/>
        <w:spacing w:before="240" w:after="0"/>
      </w:pPr>
      <w:bookmarkStart w:id="90"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A33E5C">
        <w:rPr>
          <w:noProof/>
        </w:rPr>
        <w:t>4</w:t>
      </w:r>
      <w:r w:rsidR="00B8111C">
        <w:rPr>
          <w:noProof/>
        </w:rPr>
        <w:fldChar w:fldCharType="end"/>
      </w:r>
      <w:bookmarkEnd w:id="90"/>
      <w:r>
        <w:t xml:space="preserve">. </w:t>
      </w:r>
      <w:r w:rsidR="000B0FA0">
        <w:t xml:space="preserve">Description of </w:t>
      </w:r>
      <w:r w:rsidR="000645CA">
        <w:t xml:space="preserve">final </w:t>
      </w:r>
      <w:proofErr w:type="spellStart"/>
      <w:r w:rsidR="000645CA">
        <w:t>spatio</w:t>
      </w:r>
      <w:proofErr w:type="spellEnd"/>
      <w:r w:rsidR="000645CA">
        <w:t>-temporal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6D6165">
        <w:t xml:space="preserve">Figure </w:t>
      </w:r>
      <w:r w:rsidR="006D6165">
        <w:rPr>
          <w:noProof/>
        </w:rPr>
        <w:t>8</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6D6165">
        <w:t xml:space="preserve">Figure </w:t>
      </w:r>
      <w:r w:rsidR="006D6165">
        <w:rPr>
          <w:noProof/>
        </w:rPr>
        <w:t>9</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commentRangeStart w:id="91"/>
      <w:r w:rsidRPr="004906F5">
        <w:lastRenderedPageBreak/>
        <w:t>References</w:t>
      </w:r>
      <w:commentRangeEnd w:id="91"/>
      <w:r w:rsidR="006166CD">
        <w:rPr>
          <w:rStyle w:val="CommentReference"/>
          <w:b w:val="0"/>
        </w:rPr>
        <w:commentReference w:id="91"/>
      </w:r>
    </w:p>
    <w:p w14:paraId="4DA33094" w14:textId="625BBC9F" w:rsidR="002E5AEF" w:rsidRPr="002E5AEF" w:rsidRDefault="00BB02E4" w:rsidP="002E5AEF">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2E5AEF" w:rsidRPr="002E5AEF">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088B8C97"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Baumann, H., Conover, D.O., 2011. Adaptation to climate change: Contrasting patterns of thermal-reaction-norm evolution in Pacific versus Atlantic silversides. Proc. R. Soc. B Biol. Sci. https://doi.org/10.1098/rspb.2010.2479</w:t>
      </w:r>
    </w:p>
    <w:p w14:paraId="6C9D22C4"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634BB5F5"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Breitburg, D., Craig, J.K., Fulford, R., Rose, K., Boynton, W., Brady, D., Ciotti, B., Diaz, R., Friedland, K., Hagy, J., Hart, D., Hines, A., Houde, E., Kolesar, S., Nixon, S., Rice, J., Secor, D., Targett, T., 2009. Nutrient enrichment and fisheries exploitation: interactive effects on estuarine living resources and their management. Hydrobiologia 629, 31–47. https://doi.org/10.1007/s10750-009-9762-4</w:t>
      </w:r>
    </w:p>
    <w:p w14:paraId="6A90627A"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Conover, D.O., Present, T.M.C., Conover, D., Present, T.M.C., 1990. Countergradient Variation in Growth Rate : Compensation for Length of the Growing Season among Atlantic Silversides from Different Latitudes Published by : Springer in cooperation with International Association for Ec 83, 316–324.</w:t>
      </w:r>
    </w:p>
    <w:p w14:paraId="401EC06E"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Cummins, P.F., Freeland, H.J., 2007. Variability of the North Pacific Current and its bifurcation. Prog. Oceanogr. 75, 253–265. https://doi.org/10.1016/j.pocean.2007.08.006</w:t>
      </w:r>
    </w:p>
    <w:p w14:paraId="76C91B31"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Denson, L.S., Sampson, D.B., Stephens, A., 2017. Data needs and spatial structure considerations in stock assessments with regional differences in recruitment and exploitation. Can. J. Fish. Aquat. Sci. 74, 1918–1929. https://doi.org/10.1139/cjfas-2016-0277</w:t>
      </w:r>
    </w:p>
    <w:p w14:paraId="1C2521D6"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DFO, 2016. A Revised Operating Model for Sablefish (Anoplopoma Fimbria) in British Columbia, Canada.</w:t>
      </w:r>
    </w:p>
    <w:p w14:paraId="578FCC1B"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Echave, K.B., Hanselman, D.H., Adkison, M.D., Sigler, M.F., 2012. Interdecadal Change in Growth of Sablefish (</w:t>
      </w:r>
      <w:r w:rsidRPr="002E5AEF">
        <w:rPr>
          <w:i/>
          <w:iCs/>
          <w:noProof/>
        </w:rPr>
        <w:t>Anoplopoma fimbria</w:t>
      </w:r>
      <w:r w:rsidRPr="002E5AEF">
        <w:rPr>
          <w:noProof/>
        </w:rPr>
        <w:t>) in the Northeast Pacific Ocean. Fish. Bull. 110, 361–374.</w:t>
      </w:r>
    </w:p>
    <w:p w14:paraId="42961EF2"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Gertseva, V., Matson, S.E., Cope, J., 2017. Spatial growth variability in marine fish: Example from Northeast Pacific groundfish. ICES J. Mar. Sci. 74, 1602–1613. https://doi.org/10.1093/icesjms/fsx016</w:t>
      </w:r>
    </w:p>
    <w:p w14:paraId="142DFC6A"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Guthery, F.S., Burnham, K.P., Anderson, D.R., 2003. Model Selection and Multimodel Inference: A Practical Information-Theoretic Approach. J. Wildl. Manage. https://doi.org/10.2307/3802723</w:t>
      </w:r>
    </w:p>
    <w:p w14:paraId="43392176"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Hanselman, D.H., Heifetz, J., Echave, K.B., Dressel, S.C., Jech, J.M., 2015. Move it or lose it: movement and mortality of sablefish tagged in Alaska. Can. J. Fish. Aquat. Sci. 72, 238–251. https://doi.org/10.1139/cjfas-2014-0251</w:t>
      </w:r>
    </w:p>
    <w:p w14:paraId="01C57321"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Hanselman, D.H., Lunsford, C.R., Rodgveller, C.J., 2017. Assessment of the sablefish stock in Alaska in 2017. Stock Assess. Fish. Eval. Rep. Groundf. Resour. Gulf Alaska 576–717.</w:t>
      </w:r>
    </w:p>
    <w:p w14:paraId="0EDE6280"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Houde, E.D., 1989. Comparative growth, mortality, and energetics of marine fish larvae: temperature and implied latitudinal effects. Fish. Bull. 87, 471–495.</w:t>
      </w:r>
    </w:p>
    <w:p w14:paraId="0475941C"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 xml:space="preserve">Hurst, T.P., Abookire, A.A., 2006. Temporal and spatial variation in potential and realized </w:t>
      </w:r>
      <w:r w:rsidRPr="002E5AEF">
        <w:rPr>
          <w:noProof/>
        </w:rPr>
        <w:lastRenderedPageBreak/>
        <w:t>growth rates of age-0 year northern rock sole. J. Fish Biol. 68, 905–919. https://doi.org/10.1111/j.0022-1112.2006.00985.x</w:t>
      </w:r>
    </w:p>
    <w:p w14:paraId="2DBFA4DB" w14:textId="6704C223"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Jasonowicz, A.J., Goetz, F.W., Goetz, G.W., Nichols, K.M., 2017. Love the one you’re with: genomic evidence of panmixia in the sablefish (</w:t>
      </w:r>
      <w:r w:rsidRPr="002E5AEF">
        <w:rPr>
          <w:i/>
          <w:iCs/>
          <w:noProof/>
        </w:rPr>
        <w:t>Anoplopoma fimbria</w:t>
      </w:r>
      <w:r w:rsidRPr="002E5AEF">
        <w:rPr>
          <w:noProof/>
        </w:rPr>
        <w:t>). Can. J. Fish. Aquat. Sci. 74, 377–387. https://doi.org/10.1139/cjfas-2016-0012</w:t>
      </w:r>
    </w:p>
    <w:p w14:paraId="2C241F41"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Johnson, K.F., Rudd, M.B., Pons, M., Akselrud, C.A., Lee, Q., Haltuch, M.A., Hamel, O.S., 2015. Status of the U.S. sablefish resource in 2015.</w:t>
      </w:r>
    </w:p>
    <w:p w14:paraId="00CFD536"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Jonassen, T.M., Imsland, A.K., Fitzgerald, R., Bonga, S.W., Ham, E. V., Nævdal, G., Stefánsson, M.O., Stefansson, S.O., 2000. Geographic variation in growth and food conversion efficiency of juvenile Atlantic halibut related to latitude. J. Fish Biol. 56, 279–294. https://doi.org/10.1006/jfbi.1999.1159</w:t>
      </w:r>
    </w:p>
    <w:p w14:paraId="40332EDE"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Kim, H.J., Miller, A.J., McGowan, J., Carter, M.L., 2009. Coastal phytoplankton blooms in the Southern California Bight. Prog. Oceanogr. 82, 137–147. https://doi.org/10.1016/j.pocean.2009.05.002</w:t>
      </w:r>
    </w:p>
    <w:p w14:paraId="0699C19C"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King, J.R., McFarlane, G.A., Beamish, R.J., 2001. Incorporating the dynamics of marine systems into the stock assessment and management of sablefish. Prog. Oceanogr. 49, 619–639. https://doi.org/10.1016/S0079-6611(01)00044-1</w:t>
      </w:r>
    </w:p>
    <w:p w14:paraId="53A53D23"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Kristensen, K., Nielsen, A., Berg, C., Skaug, H., Bell, B., 2016. TMB: Automatic Differentiation and Laplace Approximation. ournal Stat. Softw. 70, 1–21. https://doi.org/10.18637/jss.v070.i05</w:t>
      </w:r>
    </w:p>
    <w:p w14:paraId="05273BCA"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Levins, R., 1968. Evolution in Changing Environments., Population Studies. Princeton University Press. https://doi.org/10.2307/2173276</w:t>
      </w:r>
    </w:p>
    <w:p w14:paraId="4D2D6037"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Mackas, D.L., Thomson, R.E., Galbraith, M., 2011. Changes in the zooplankton community of the British Columbia continental margin, 1985-1999, and their covariation with oceanographic conditions. Can. J. Fish. Aquat. Sci. 58, 685–702. https://doi.org/10.1139/f01-009</w:t>
      </w:r>
    </w:p>
    <w:p w14:paraId="60D101C9"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Mason, J.C., Beamish, R.J., McFarlane, G.A., 1983. Sexual Maturity, Fecundity, Spawning, and Early Life History of Sablefish ( Anoplopoma fimbria ) off the Pacific Coast of Canada. Can. J. Fish. Aquat. Sci. https://doi.org/10.1139/f83-247</w:t>
      </w:r>
    </w:p>
    <w:p w14:paraId="4D3E53C3"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McDevitt, M., 1990. Growth Analysis of Sablefish From Mark-Recapture Data From the Northeast Pacific. University of Washington.</w:t>
      </w:r>
    </w:p>
    <w:p w14:paraId="6B202E36"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McGarvey, R., Fowler, A.J., 2002. Seasonal growth of King George whiting (Sillaginodes punctata) estimated from length-at-age samples of the legal-size harvest. Fish. Bull. 100, 545–558.</w:t>
      </w:r>
    </w:p>
    <w:p w14:paraId="4C99CDAB"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Pacific Fisheries Management Council (PFMC), 2013. Pacific Coast Fishery Ecosystem Plan for the U.S. Portion of the California Current Large Marine Ecosystem. Pacific Fish. Manag. Counc. 7700 NE Ambassad. Place, Suite 101, Portland, Oregon. 97220.</w:t>
      </w:r>
    </w:p>
    <w:p w14:paraId="4374034B"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Perretti, C.T., Thorson, J.T., 2019. Spatio-temporal dynamics of summer flounder (Paralichthys dentatus) on the Northeast US shelf. Fish. Res. 215, 62–68. https://doi.org/10.1016/j.fishres.2019.03.006</w:t>
      </w:r>
    </w:p>
    <w:p w14:paraId="54AF3CD8"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Punt, A.E., 2019. Spatial stock assessment methods: A viewpoint on current issues and assumptions. Fish. Res. https://doi.org/10.1016/j.fishres.2019.01.014</w:t>
      </w:r>
    </w:p>
    <w:p w14:paraId="61BE1A2F"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Punt, A.E., 2003. The performance of a size-structured stock assessment method in the face of spatial heterogeneity in growth. Fish. Res. 65, 391–409. https://doi.org/10.1016/j.fishres.2003.09.028</w:t>
      </w:r>
    </w:p>
    <w:p w14:paraId="54FF769B"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 xml:space="preserve">R Development Core Team, R., 2011. R: A Language and Environment for Statistical </w:t>
      </w:r>
      <w:r w:rsidRPr="002E5AEF">
        <w:rPr>
          <w:noProof/>
        </w:rPr>
        <w:lastRenderedPageBreak/>
        <w:t>Computing, R Foundation for Statistical Computing. https://doi.org/10.1007/978-3-540-74686-7</w:t>
      </w:r>
    </w:p>
    <w:p w14:paraId="677609F9"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Ricker, W., 1969. Effects of size-selective mortality and sampling bias on estimates of growth, mortality, production and yield. J. Fish. Res. Board Canada. https://doi.org/10.1139/f69-051</w:t>
      </w:r>
    </w:p>
    <w:p w14:paraId="3669845A"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Rodionov, S., Overland, J.E., 2005. Application of a sequential regime shift detection method to the Bering Sea ecosystem. ICES J. Mar. Sci. 62, 328–332. https://doi.org/10.1016/j.icesjms.2005.01.013</w:t>
      </w:r>
    </w:p>
    <w:p w14:paraId="090743F2"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Rodionov, S.N., 2004. A sequential algorithm for testing climate regime shifts. Geophys. Res. Lett. 31, 2–5. https://doi.org/10.1029/2004GL019448</w:t>
      </w:r>
    </w:p>
    <w:p w14:paraId="76C646D2"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Schnute, J., 1981. A Versatile Growth Model with Statistically Stable Parameters. Can. J. Fish. Aquat. Sci. 38, 1128–1140. https://doi.org/10.1139/f81-153</w:t>
      </w:r>
    </w:p>
    <w:p w14:paraId="2F97D110"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Shotwell, S.K., Hanselman, D.H., Belkin, I.M., 2014. Toward biophysical synergy: Investigating advection along the Polar Front to identify factors influencing Alaska sablefish recruitment. Deep. Res. Part II 107, 40–53. https://doi.org/10.1016/j.dsr2.2012.08.024</w:t>
      </w:r>
    </w:p>
    <w:p w14:paraId="6E3C2681"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Siddon, E., Zador, S., 2018. Ecosystem Status Report 2018: Eastern Bering Sea.</w:t>
      </w:r>
    </w:p>
    <w:p w14:paraId="149E1EF3"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Simpson, G.L., 2018. Modelling palaeoecological time series using generalized additive models. bioRxiv. https://doi.org/10.1101/322248</w:t>
      </w:r>
    </w:p>
    <w:p w14:paraId="1115FBF7"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Somers, K.A., Pfeiffer, L., Miller, S., Morrison, W., 2018. Using Incentives to Reduce Bycatch and Discarding: Results Under the West Coast Catch Share Program. Coast. Manag. 46, 621–637. https://doi.org/10.1080/08920753.2018.1522492</w:t>
      </w:r>
    </w:p>
    <w:p w14:paraId="136FE23D"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Stawitz, C.C., Essington, T.E., Branch, T.A., Haltuch, M.A., Hollowed, A.B., Spencer, P.D., 2015. A state-space approach for detecting growth variation and application to North Pacific groundfish. Can. J. Fish. Aquat. Sci. 72, 1316–1328. https://doi.org/10.1139/cjfas-2014-0558</w:t>
      </w:r>
    </w:p>
    <w:p w14:paraId="4646F7C8"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2B9C8149"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Taylor, B.M., Brandl, S.J., Kapur, M., Robbins, W.D., Johnson, G., Huveneers, C., Renaud, P., Choat, J.H., 2018. Bottom-up processes mediated by social systems drive demographic traits of coral-reef fishes. Ecology 99, 642–651. https://doi.org/10.1002/ecy.2127</w:t>
      </w:r>
    </w:p>
    <w:p w14:paraId="2E1887E4"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Thorson, J.T., 2019a. Guidance for decisions using the Vector Autoregressive Spatio-Temporal (VAST) package in stock, ecosystem, habitat and climate assessments. Fish. Res. https://doi.org/10.1016/j.fishres.2018.10.013</w:t>
      </w:r>
    </w:p>
    <w:p w14:paraId="7E21FC68"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Thorson, J.T., 2019b. Guidance for decisions using the Vector Autoregressive Spatio-Temporal (VAST) package in stock, ecosystem, habitat and climate assessments. Fish. Res. 210, 143–161. https://doi.org/10.1016/j.fishres.2018.10.013</w:t>
      </w:r>
    </w:p>
    <w:p w14:paraId="78DD2607"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Thorson, J.T., Shelton, A.O., Ward, E.J., Skaug, H.J., 2015. Geostatistical delta-generalized linear mixed models improve precision for estimated abundance indices for West Coast groundfishes. ICES J. Mar. Sci. 72, 1297–1310. https://doi.org/10.1093/icesjms/fsu243</w:t>
      </w:r>
    </w:p>
    <w:p w14:paraId="5708CB4F"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Trip, E.L., Choat, J.H., Wilson, D.T., Robertson, D.R., 2008. Inter-oceanic analysis of demographic variation in a widely distributed Indo-Pacific coral reef fish. Mar. Ecol. Prog. Ser. 373, 97–109. https://doi.org/10.3354/meps07755</w:t>
      </w:r>
    </w:p>
    <w:p w14:paraId="076C7DC7"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von Bertalanffy, L., 1957. Quantitative Laws in Metabolism and Growth. Q. Rev. Biol. https://doi.org/10.1086/401873</w:t>
      </w:r>
    </w:p>
    <w:p w14:paraId="6821FA3B"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 xml:space="preserve">Wickham, H., Francois, R., Henry, L., Muller, K., 2019. dplyr: A Grammar of Data </w:t>
      </w:r>
      <w:r w:rsidRPr="002E5AEF">
        <w:rPr>
          <w:noProof/>
        </w:rPr>
        <w:lastRenderedPageBreak/>
        <w:t>Manipulation.</w:t>
      </w:r>
    </w:p>
    <w:p w14:paraId="7A899973"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Williams, A.J., Farley, J.H., Hoyle, S.D., Davies, C.R., Nicol, S.J., 2012. Spatial and sex-specific variation in growth of albacore tuna (Thunnus alalunga) across the South Pacific Ocean. PLoS One 7. https://doi.org/10.1371/journal.pone.0039318</w:t>
      </w:r>
    </w:p>
    <w:p w14:paraId="0BD0BFD3" w14:textId="77777777" w:rsidR="002E5AEF" w:rsidRPr="002E5AEF" w:rsidRDefault="002E5AEF" w:rsidP="002E5AEF">
      <w:pPr>
        <w:widowControl w:val="0"/>
        <w:autoSpaceDE w:val="0"/>
        <w:autoSpaceDN w:val="0"/>
        <w:adjustRightInd w:val="0"/>
        <w:spacing w:after="0" w:line="240" w:lineRule="auto"/>
        <w:ind w:left="480" w:hanging="480"/>
        <w:rPr>
          <w:noProof/>
        </w:rPr>
      </w:pPr>
      <w:r w:rsidRPr="002E5AEF">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1B618E">
      <w:pPr>
        <w:spacing w:after="0" w:line="24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Connors, Brendan" w:date="2019-04-26T10:41:00Z" w:initials="CB">
    <w:p w14:paraId="4440D6A7" w14:textId="77777777" w:rsidR="00DF154B" w:rsidRDefault="00DF154B" w:rsidP="008038A0">
      <w:pPr>
        <w:pStyle w:val="CommentText"/>
      </w:pPr>
      <w:r>
        <w:rPr>
          <w:rStyle w:val="CommentReference"/>
        </w:rPr>
        <w:annotationRef/>
      </w:r>
      <w:r>
        <w:t xml:space="preserve">I wonder if this is too strict a threshold? What would the results look like if it was within +/- 1 degree? </w:t>
      </w:r>
    </w:p>
  </w:comment>
  <w:comment w:id="12" w:author="Maia Kapur" w:date="2019-05-09T09:13:00Z" w:initials="MK">
    <w:p w14:paraId="6756A6F8" w14:textId="3A9E6CE5" w:rsidR="00DF154B" w:rsidRDefault="00DF154B">
      <w:pPr>
        <w:pStyle w:val="CommentText"/>
      </w:pPr>
      <w:r>
        <w:rPr>
          <w:rStyle w:val="CommentReference"/>
        </w:rPr>
        <w:annotationRef/>
      </w:r>
      <w:r>
        <w:t xml:space="preserve">Likely better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3" w:author="Maia Kapur" w:date="2019-05-06T14:15:00Z" w:initials="MK">
    <w:p w14:paraId="17BA2E5F" w14:textId="001E91B6" w:rsidR="00DF154B" w:rsidRDefault="00DF154B">
      <w:pPr>
        <w:pStyle w:val="CommentText"/>
      </w:pPr>
      <w:r>
        <w:rPr>
          <w:rStyle w:val="CommentReference"/>
        </w:rPr>
        <w:annotationRef/>
      </w:r>
      <w:r>
        <w:t>We should include citations for each of these surveys and if we are going to specify time frame for one, we should do it for all</w:t>
      </w:r>
    </w:p>
  </w:comment>
  <w:comment w:id="17" w:author="Melissa Haltuch" w:date="2019-04-12T10:35:00Z" w:initials="MH">
    <w:p w14:paraId="0BF58B0B" w14:textId="77777777" w:rsidR="00DF154B" w:rsidRDefault="00DF154B" w:rsidP="00E275EB">
      <w:pPr>
        <w:pStyle w:val="CommentText"/>
      </w:pPr>
      <w:r>
        <w:rPr>
          <w:rStyle w:val="CommentReference"/>
        </w:rPr>
        <w:annotationRef/>
      </w:r>
      <w:r>
        <w:t xml:space="preserve">Do you think that this sample size is large enough to be informative? </w:t>
      </w:r>
    </w:p>
  </w:comment>
  <w:comment w:id="18" w:author="Maia Kapur" w:date="2019-04-15T10:46:00Z" w:initials="MK">
    <w:p w14:paraId="65E3DE3D" w14:textId="77777777" w:rsidR="00DF154B" w:rsidRDefault="00DF154B" w:rsidP="00E275EB">
      <w:pPr>
        <w:pStyle w:val="CommentText"/>
      </w:pPr>
      <w:r>
        <w:rPr>
          <w:rStyle w:val="CommentReference"/>
        </w:rPr>
        <w:annotationRef/>
      </w:r>
      <w:r>
        <w:t>I agree it is small, but I think the process of testing for impact of breakpoints on resultant parameter estimates avoids spurious noise.  There was not so much variation in growth between regions observed in the north, which is encouraging that we also aren’t missing something.</w:t>
      </w:r>
    </w:p>
  </w:comment>
  <w:comment w:id="19" w:author="Maia Kapur" w:date="2019-05-06T14:17:00Z" w:initials="MK">
    <w:p w14:paraId="363CB8C9" w14:textId="77777777" w:rsidR="00DF154B" w:rsidRDefault="00DF154B" w:rsidP="008038A0">
      <w:pPr>
        <w:pStyle w:val="CommentText"/>
      </w:pPr>
      <w:r>
        <w:rPr>
          <w:rStyle w:val="CommentReference"/>
        </w:rPr>
        <w:annotationRef/>
      </w:r>
      <w:r>
        <w:t>I think we need to strength this argument. As currently written is not clear to me why unique regions of chlorophyll-a variation and a link to Sablefish recruitment is justification for an a-priori breakpoint, and this would seem to run counter to the argument we make for this type of analysis in the introduction.</w:t>
      </w:r>
    </w:p>
    <w:p w14:paraId="7D252BD7" w14:textId="160FC122" w:rsidR="00DF154B" w:rsidRDefault="00DF154B">
      <w:pPr>
        <w:pStyle w:val="CommentText"/>
      </w:pPr>
    </w:p>
  </w:comment>
  <w:comment w:id="20" w:author="Maia Kapur" w:date="2019-05-10T09:13:00Z" w:initials="MK">
    <w:p w14:paraId="340EC586" w14:textId="0A115642" w:rsidR="00DF154B" w:rsidRDefault="00DF154B">
      <w:pPr>
        <w:pStyle w:val="CommentText"/>
      </w:pPr>
      <w:r>
        <w:rPr>
          <w:rStyle w:val="CommentReference"/>
        </w:rPr>
        <w:annotationRef/>
      </w:r>
      <w:r>
        <w:t>Good call – will strengthen here. Note that we do test its robustness later.</w:t>
      </w:r>
    </w:p>
  </w:comment>
  <w:comment w:id="21" w:author="Maia Kapur" w:date="2019-05-06T14:37:00Z" w:initials="MK">
    <w:p w14:paraId="072FC27F" w14:textId="796D09CF" w:rsidR="00DF154B" w:rsidRDefault="00DF154B">
      <w:pPr>
        <w:pStyle w:val="CommentText"/>
      </w:pPr>
      <w:r>
        <w:rPr>
          <w:rStyle w:val="CommentReference"/>
        </w:rPr>
        <w:annotationRef/>
      </w:r>
      <w:r>
        <w:t>Should probably mention this in the intro when you talk about sablefish</w:t>
      </w:r>
    </w:p>
  </w:comment>
  <w:comment w:id="22" w:author="Maia Kapur" w:date="2019-05-06T14:18:00Z" w:initials="MK">
    <w:p w14:paraId="075AC2D0" w14:textId="3A91A98F" w:rsidR="00DF154B" w:rsidRDefault="00DF154B" w:rsidP="008038A0">
      <w:pPr>
        <w:pStyle w:val="CommentText"/>
      </w:pPr>
      <w:r>
        <w:rPr>
          <w:rStyle w:val="CommentReference"/>
        </w:rPr>
        <w:annotationRef/>
      </w:r>
      <w:r>
        <w:t xml:space="preserve">Not clear what you mean here. </w:t>
      </w:r>
    </w:p>
    <w:p w14:paraId="0122AE4A" w14:textId="7110ECAD" w:rsidR="00DF154B" w:rsidRDefault="00DF154B" w:rsidP="008038A0">
      <w:pPr>
        <w:pStyle w:val="CommentText"/>
      </w:pPr>
    </w:p>
    <w:p w14:paraId="0EAE2062" w14:textId="77777777" w:rsidR="00DF154B" w:rsidRDefault="00DF154B" w:rsidP="009E50E8">
      <w:pPr>
        <w:pStyle w:val="CommentText"/>
      </w:pPr>
      <w:r>
        <w:t>It is unclear if you mean breakpoints that persisted across age or some breakpoints came from some ages and others from others</w:t>
      </w:r>
    </w:p>
    <w:p w14:paraId="3154951F" w14:textId="6F06C556" w:rsidR="00DF154B" w:rsidRDefault="00DF154B" w:rsidP="008038A0">
      <w:pPr>
        <w:pStyle w:val="CommentText"/>
      </w:pPr>
      <w:r>
        <w:t>Ages selected for analysis?</w:t>
      </w:r>
    </w:p>
    <w:p w14:paraId="07F469DC" w14:textId="468DC934" w:rsidR="00DF154B" w:rsidRDefault="00DF154B">
      <w:pPr>
        <w:pStyle w:val="CommentText"/>
      </w:pPr>
    </w:p>
  </w:comment>
  <w:comment w:id="24" w:author="Punt, Andre (O&amp;A, Hobart)" w:date="2019-04-22T05:07:00Z" w:initials="PA(H">
    <w:p w14:paraId="3D253A98" w14:textId="73190B70" w:rsidR="00DF154B" w:rsidRDefault="00DF154B">
      <w:pPr>
        <w:pStyle w:val="CommentText"/>
      </w:pPr>
      <w:r>
        <w:rPr>
          <w:rStyle w:val="CommentReference"/>
        </w:rPr>
        <w:annotationRef/>
      </w:r>
      <w:r>
        <w:t xml:space="preserve">I wish there was a </w:t>
      </w:r>
      <w:proofErr w:type="spellStart"/>
      <w:r>
        <w:t>strawperson</w:t>
      </w:r>
      <w:proofErr w:type="spellEnd"/>
      <w:r>
        <w:t xml:space="preserve"> here – like the </w:t>
      </w:r>
      <w:proofErr w:type="spellStart"/>
      <w:r>
        <w:t>Rodinov</w:t>
      </w:r>
      <w:proofErr w:type="spellEnd"/>
      <w:r>
        <w:t xml:space="preserve"> method</w:t>
      </w:r>
    </w:p>
  </w:comment>
  <w:comment w:id="25" w:author="Maia Kapur" w:date="2019-05-06T14:18:00Z" w:initials="MK">
    <w:p w14:paraId="4B58F66C" w14:textId="77777777" w:rsidR="00DF154B" w:rsidRDefault="00DF154B" w:rsidP="008038A0">
      <w:pPr>
        <w:pStyle w:val="CommentText"/>
      </w:pPr>
      <w:r>
        <w:rPr>
          <w:rStyle w:val="CommentReference"/>
        </w:rPr>
        <w:annotationRef/>
      </w:r>
      <w:r>
        <w:t xml:space="preserve">Be more specific? Latitudinal and longitudinal, right? Or just drop both and simply say spatial. </w:t>
      </w:r>
    </w:p>
    <w:p w14:paraId="5B605426" w14:textId="198928D3" w:rsidR="00DF154B" w:rsidRDefault="00DF154B">
      <w:pPr>
        <w:pStyle w:val="CommentText"/>
      </w:pPr>
    </w:p>
  </w:comment>
  <w:comment w:id="27" w:author="Punt, Andre (O&amp;A, Hobart)" w:date="2019-04-22T05:11:00Z" w:initials="PA(H">
    <w:p w14:paraId="12A44695" w14:textId="40D8A336" w:rsidR="00DF154B" w:rsidRDefault="00DF154B">
      <w:pPr>
        <w:pStyle w:val="CommentText"/>
      </w:pPr>
      <w:r>
        <w:rPr>
          <w:rStyle w:val="CommentReference"/>
        </w:rPr>
        <w:annotationRef/>
      </w:r>
      <w:r>
        <w:t>Fig 5 is not referenced.</w:t>
      </w:r>
    </w:p>
  </w:comment>
  <w:comment w:id="29" w:author="Maia Kapur" w:date="2019-05-06T14:42:00Z" w:initials="MK">
    <w:p w14:paraId="04B446B7" w14:textId="77777777" w:rsidR="00DF154B" w:rsidRDefault="00DF154B" w:rsidP="009E50E8">
      <w:pPr>
        <w:pStyle w:val="CommentText"/>
      </w:pPr>
      <w:r>
        <w:rPr>
          <w:rStyle w:val="CommentReference"/>
        </w:rPr>
        <w:annotationRef/>
      </w:r>
      <w:r>
        <w:t>I would like to see more specifics here, for example, what were the estimated growth parameters above and below this breakpoint?</w:t>
      </w:r>
    </w:p>
    <w:p w14:paraId="002CBD3E" w14:textId="4F6497F0" w:rsidR="00DF154B" w:rsidRDefault="00DF154B">
      <w:pPr>
        <w:pStyle w:val="CommentText"/>
      </w:pPr>
    </w:p>
  </w:comment>
  <w:comment w:id="30" w:author="Punt, Andre (O&amp;A, Hobart)" w:date="2019-04-22T05:39:00Z" w:initials="PA(H">
    <w:p w14:paraId="7AD8681B" w14:textId="3B8974D8" w:rsidR="00DF154B" w:rsidRDefault="00DF154B">
      <w:pPr>
        <w:pStyle w:val="CommentText"/>
      </w:pPr>
      <w:r>
        <w:rPr>
          <w:rStyle w:val="CommentReference"/>
        </w:rPr>
        <w:annotationRef/>
      </w:r>
      <w:r>
        <w:t xml:space="preserve">Explain how you see </w:t>
      </w:r>
      <w:proofErr w:type="spellStart"/>
      <w:r>
        <w:t>ths</w:t>
      </w:r>
      <w:proofErr w:type="spellEnd"/>
    </w:p>
  </w:comment>
  <w:comment w:id="31" w:author="Maia Kapur" w:date="2019-04-22T10:09:00Z" w:initials="MK">
    <w:p w14:paraId="24760285" w14:textId="1A041A20" w:rsidR="00DF154B" w:rsidRDefault="00DF154B">
      <w:pPr>
        <w:pStyle w:val="CommentText"/>
      </w:pPr>
      <w:r>
        <w:rPr>
          <w:rStyle w:val="CommentReference"/>
        </w:rPr>
        <w:annotationRef/>
      </w:r>
      <w:r>
        <w:t>Clarified figure c that shows the smoother</w:t>
      </w:r>
    </w:p>
  </w:comment>
  <w:comment w:id="32" w:author="Maia Kapur" w:date="2019-05-06T14:18:00Z" w:initials="MK">
    <w:p w14:paraId="5ED55C35" w14:textId="77777777" w:rsidR="00DF154B" w:rsidRDefault="00DF154B" w:rsidP="008038A0">
      <w:pPr>
        <w:pStyle w:val="CommentText"/>
      </w:pPr>
      <w:r>
        <w:rPr>
          <w:rStyle w:val="CommentReference"/>
        </w:rPr>
        <w:annotationRef/>
      </w:r>
      <w:r>
        <w:rPr>
          <w:rStyle w:val="CommentReference"/>
        </w:rPr>
        <w:t>Captions for these plots suggest they are both (?) age six females…</w:t>
      </w:r>
    </w:p>
    <w:p w14:paraId="6EFCAAE7" w14:textId="6E355421" w:rsidR="00DF154B" w:rsidRDefault="00DF154B">
      <w:pPr>
        <w:pStyle w:val="CommentText"/>
      </w:pPr>
    </w:p>
  </w:comment>
  <w:comment w:id="33" w:author="Punt, Andre (O&amp;A, Hobart)" w:date="2019-04-22T05:15:00Z" w:initials="PA(H">
    <w:p w14:paraId="0EF6D13E" w14:textId="338FF28A" w:rsidR="00DF154B" w:rsidRDefault="00DF154B">
      <w:pPr>
        <w:pStyle w:val="CommentText"/>
      </w:pPr>
      <w:r>
        <w:rPr>
          <w:rStyle w:val="CommentReference"/>
        </w:rPr>
        <w:annotationRef/>
      </w:r>
      <w:r>
        <w:t xml:space="preserve">Some odd with the captions. Figs 6 and 7 are for female age six animals according to the caption. </w:t>
      </w:r>
      <w:proofErr w:type="gramStart"/>
      <w:r>
        <w:t>Also</w:t>
      </w:r>
      <w:proofErr w:type="gramEnd"/>
      <w:r>
        <w:t xml:space="preserve"> </w:t>
      </w:r>
      <w:proofErr w:type="spellStart"/>
      <w:r>
        <w:t>Fis</w:t>
      </w:r>
      <w:proofErr w:type="spellEnd"/>
      <w:r>
        <w:t xml:space="preserve"> A4 is for this same fig. Help</w:t>
      </w:r>
    </w:p>
    <w:p w14:paraId="2247B24D" w14:textId="77777777" w:rsidR="00DF154B" w:rsidRDefault="00DF154B">
      <w:pPr>
        <w:pStyle w:val="CommentText"/>
      </w:pPr>
    </w:p>
    <w:p w14:paraId="408435D4" w14:textId="3D56649D" w:rsidR="00DF154B" w:rsidRDefault="00DF154B">
      <w:pPr>
        <w:pStyle w:val="CommentText"/>
      </w:pPr>
      <w:r>
        <w:t>Also introduce the supplementary figures here and not in the captions</w:t>
      </w:r>
    </w:p>
  </w:comment>
  <w:comment w:id="34" w:author="Maia Kapur" w:date="2019-05-06T14:18:00Z" w:initials="MK">
    <w:p w14:paraId="2C48272A" w14:textId="77777777" w:rsidR="00DF154B" w:rsidRDefault="00DF154B" w:rsidP="008038A0">
      <w:pPr>
        <w:pStyle w:val="CommentText"/>
      </w:pPr>
      <w:r>
        <w:rPr>
          <w:rStyle w:val="CommentReference"/>
        </w:rPr>
        <w:annotationRef/>
      </w:r>
      <w:r>
        <w:t xml:space="preserve">This does not seem to be consistent with your plots (e.g., A10)?  </w:t>
      </w:r>
    </w:p>
    <w:p w14:paraId="53FB68ED" w14:textId="6EF52183" w:rsidR="00DF154B" w:rsidRDefault="00DF154B">
      <w:pPr>
        <w:pStyle w:val="CommentText"/>
      </w:pPr>
    </w:p>
  </w:comment>
  <w:comment w:id="35" w:author="Punt, Andre (O&amp;A, Hobart)" w:date="2019-04-22T05:11:00Z" w:initials="PA(H">
    <w:p w14:paraId="0FC58EC5" w14:textId="1BC1FA48" w:rsidR="00DF154B" w:rsidRDefault="00DF154B">
      <w:pPr>
        <w:pStyle w:val="CommentText"/>
      </w:pPr>
      <w:r>
        <w:rPr>
          <w:rStyle w:val="CommentReference"/>
        </w:rPr>
        <w:annotationRef/>
      </w:r>
      <w:r>
        <w:t>Order of figures – there is no Fig A13</w:t>
      </w:r>
    </w:p>
  </w:comment>
  <w:comment w:id="36" w:author="Maia Kapur" w:date="2019-05-06T16:00:00Z" w:initials="MK">
    <w:p w14:paraId="73ED2533" w14:textId="4DF6F5F4" w:rsidR="00DF154B" w:rsidRDefault="00DF154B">
      <w:pPr>
        <w:pStyle w:val="CommentText"/>
      </w:pPr>
      <w:r>
        <w:rPr>
          <w:rStyle w:val="CommentReference"/>
        </w:rPr>
        <w:annotationRef/>
      </w:r>
      <w:r>
        <w:rPr>
          <w:rFonts w:ascii="Arial" w:hAnsi="Arial" w:cs="Arial"/>
          <w:color w:val="222222"/>
          <w:shd w:val="clear" w:color="auto" w:fill="FFFFFF"/>
        </w:rPr>
        <w:t>In the bigger picture she found the methods a bit hard to follow and missing some key details (particularly not being clear on what types of smoothing and link functions were used), and would have liked to see fewer technical points and more of the ecological and management implications of time- or spatially-varying growth in the discussion. </w:t>
      </w:r>
    </w:p>
  </w:comment>
  <w:comment w:id="37" w:author="Christine Stawitz" w:date="2019-05-03T15:02:00Z" w:initials="CS">
    <w:p w14:paraId="590A3890" w14:textId="77777777" w:rsidR="00DF154B" w:rsidRDefault="00DF154B" w:rsidP="009E50E8">
      <w:pPr>
        <w:pStyle w:val="CommentText"/>
      </w:pPr>
      <w:r>
        <w:rPr>
          <w:rStyle w:val="CommentReference"/>
        </w:rPr>
        <w:annotationRef/>
      </w:r>
      <w:r>
        <w:t>I would have an intro paragraph describing what you found in general before going into caveats</w:t>
      </w:r>
    </w:p>
  </w:comment>
  <w:comment w:id="38" w:author="Maia Kapur" w:date="2019-05-06T14:05:00Z" w:initials="MK">
    <w:p w14:paraId="2BEDD7D2" w14:textId="640F8C24" w:rsidR="00DF154B" w:rsidRDefault="00DF154B">
      <w:pPr>
        <w:pStyle w:val="CommentText"/>
      </w:pPr>
      <w:r>
        <w:rPr>
          <w:rStyle w:val="CommentReference"/>
        </w:rPr>
        <w:annotationRef/>
      </w:r>
      <w:r>
        <w:t>Consider leading with the strengths first</w:t>
      </w:r>
    </w:p>
  </w:comment>
  <w:comment w:id="39" w:author="Maia Kapur" w:date="2019-05-06T14:19:00Z" w:initials="MK">
    <w:p w14:paraId="55BCB924" w14:textId="77777777" w:rsidR="00DF154B" w:rsidRDefault="00DF154B" w:rsidP="008038A0">
      <w:pPr>
        <w:pStyle w:val="CommentText"/>
      </w:pPr>
      <w:r>
        <w:rPr>
          <w:rStyle w:val="CommentReference"/>
        </w:rPr>
        <w:annotationRef/>
      </w:r>
      <w:r>
        <w:t xml:space="preserve">Before diving into the </w:t>
      </w:r>
      <w:proofErr w:type="gramStart"/>
      <w:r>
        <w:t>caveats</w:t>
      </w:r>
      <w:proofErr w:type="gramEnd"/>
      <w:r>
        <w:t xml:space="preserve"> I would encourage you to include one paragraph that restates the key findings from the simulations and application to Sablefish…</w:t>
      </w:r>
    </w:p>
    <w:p w14:paraId="23761B9E" w14:textId="050E4622" w:rsidR="00DF154B" w:rsidRDefault="00DF154B">
      <w:pPr>
        <w:pStyle w:val="CommentText"/>
      </w:pPr>
    </w:p>
  </w:comment>
  <w:comment w:id="40" w:author="Maia Kapur" w:date="2019-05-06T14:45:00Z" w:initials="MK">
    <w:p w14:paraId="61146D1D" w14:textId="77777777" w:rsidR="00DF154B" w:rsidRDefault="00DF154B" w:rsidP="009E50E8">
      <w:pPr>
        <w:pStyle w:val="CommentText"/>
      </w:pPr>
      <w:r>
        <w:rPr>
          <w:rStyle w:val="CommentReference"/>
        </w:rPr>
        <w:annotationRef/>
      </w:r>
      <w:r>
        <w:t>I think you can skip some of the technical details here and not outline caveats so exhaustively and spend more time on management implications and contextualizing. For example, what are the implications of detecting variation in L1 but not L2 on management reference points? How do you think this approach works for different life history types? It seemed pretty good for billfishes but like variation in sablefish might be more due to sampling? What does this mean for applications to faster/slower growing fish in general?</w:t>
      </w:r>
    </w:p>
    <w:p w14:paraId="67AAD57D" w14:textId="77777777" w:rsidR="00DF154B" w:rsidRDefault="00DF154B" w:rsidP="009E50E8">
      <w:pPr>
        <w:pStyle w:val="CommentText"/>
      </w:pPr>
    </w:p>
    <w:p w14:paraId="4AFD1C76" w14:textId="6B39C962" w:rsidR="00DF154B" w:rsidRDefault="00DF154B">
      <w:pPr>
        <w:pStyle w:val="CommentText"/>
      </w:pPr>
    </w:p>
  </w:comment>
  <w:comment w:id="41" w:author="Christine Stawitz" w:date="2019-05-03T15:03:00Z" w:initials="CS">
    <w:p w14:paraId="5CE6A6F1" w14:textId="77777777" w:rsidR="00DF154B" w:rsidRDefault="00DF154B" w:rsidP="009E50E8">
      <w:pPr>
        <w:pStyle w:val="CommentText"/>
      </w:pPr>
      <w:r>
        <w:rPr>
          <w:rStyle w:val="CommentReference"/>
        </w:rPr>
        <w:annotationRef/>
      </w:r>
      <w:r>
        <w:t>This is the first time this penalty function is introduced – please describe in introduction or methods for those unfamiliar with GAMs. Also, this sensitivity isn’t really covered in the results, so I’m not sure what you mean – might need an extra section called “sensitivity to the penalty function” – or to cite some literature if you didn’t explicitly test it</w:t>
      </w:r>
    </w:p>
  </w:comment>
  <w:comment w:id="42" w:author="Christine Stawitz" w:date="2019-05-03T15:15:00Z" w:initials="CS">
    <w:p w14:paraId="07422996" w14:textId="77777777" w:rsidR="00DF154B" w:rsidRDefault="00DF154B" w:rsidP="00FE4723">
      <w:pPr>
        <w:pStyle w:val="CommentText"/>
      </w:pPr>
      <w:r>
        <w:rPr>
          <w:rStyle w:val="CommentReference"/>
        </w:rPr>
        <w:annotationRef/>
      </w:r>
      <w:r>
        <w:t xml:space="preserve">How far off is one degree? It would give context to identify how many km this is </w:t>
      </w:r>
    </w:p>
  </w:comment>
  <w:comment w:id="43" w:author="Christine Stawitz" w:date="2019-05-03T14:56:00Z" w:initials="CS">
    <w:p w14:paraId="05FEB823" w14:textId="77777777" w:rsidR="00DF154B" w:rsidRDefault="00DF154B" w:rsidP="00506BD6">
      <w:pPr>
        <w:pStyle w:val="CommentText"/>
      </w:pPr>
      <w:r>
        <w:rPr>
          <w:rStyle w:val="CommentReference"/>
        </w:rPr>
        <w:annotationRef/>
      </w:r>
      <w:r>
        <w:t>This sounds more discussion-y</w:t>
      </w:r>
    </w:p>
  </w:comment>
  <w:comment w:id="44" w:author="Christine Stawitz" w:date="2019-05-03T15:24:00Z" w:initials="CS">
    <w:p w14:paraId="35B37061" w14:textId="77777777" w:rsidR="00DF154B" w:rsidRDefault="00DF154B" w:rsidP="00FE4723">
      <w:pPr>
        <w:pStyle w:val="CommentText"/>
      </w:pPr>
      <w:r>
        <w:rPr>
          <w:rStyle w:val="CommentReference"/>
        </w:rPr>
        <w:annotationRef/>
      </w:r>
      <w:r>
        <w:t xml:space="preserve">One of the most common criticisms of GAMs is that they do not apply beyond the range of the covariates you use – i.e. you cannot transfer the model beyond your ecosystem boundaries. There </w:t>
      </w:r>
      <w:proofErr w:type="gramStart"/>
      <w:r>
        <w:t>are</w:t>
      </w:r>
      <w:proofErr w:type="gramEnd"/>
      <w:r>
        <w:t xml:space="preserve"> additional citation for this you could include in this paragraph. </w:t>
      </w:r>
      <w:proofErr w:type="gramStart"/>
      <w:r>
        <w:t>Also</w:t>
      </w:r>
      <w:proofErr w:type="gramEnd"/>
      <w:r>
        <w:t xml:space="preserve"> I think you could go broader here and discuss in general how these types of models are only useful if you are sure you’ve got the entirety of the ecosystem captured.</w:t>
      </w:r>
    </w:p>
  </w:comment>
  <w:comment w:id="45" w:author="Maia Kapur" w:date="2019-05-06T14:47:00Z" w:initials="MK">
    <w:p w14:paraId="03E453F8" w14:textId="2DE68ABD" w:rsidR="00DF154B" w:rsidRDefault="00DF154B">
      <w:pPr>
        <w:pStyle w:val="CommentText"/>
      </w:pPr>
      <w:r>
        <w:rPr>
          <w:rStyle w:val="CommentReference"/>
        </w:rPr>
        <w:annotationRef/>
      </w:r>
      <w:r>
        <w:t xml:space="preserve">Cite </w:t>
      </w:r>
      <w:proofErr w:type="spellStart"/>
      <w:r>
        <w:t>followup</w:t>
      </w:r>
      <w:proofErr w:type="spellEnd"/>
    </w:p>
  </w:comment>
  <w:comment w:id="46" w:author="Maia Kapur" w:date="2019-05-06T14:20:00Z" w:initials="MK">
    <w:p w14:paraId="0AC6FEE5" w14:textId="6B93ED00" w:rsidR="00DF154B" w:rsidRDefault="00DF154B">
      <w:pPr>
        <w:pStyle w:val="CommentText"/>
      </w:pPr>
      <w:r>
        <w:rPr>
          <w:rStyle w:val="CommentReference"/>
        </w:rPr>
        <w:annotationRef/>
      </w:r>
      <w:r>
        <w:t>Citations</w:t>
      </w:r>
    </w:p>
  </w:comment>
  <w:comment w:id="47" w:author="Christine Stawitz" w:date="2019-05-03T15:21:00Z" w:initials="CS">
    <w:p w14:paraId="67347A9F" w14:textId="77777777" w:rsidR="00DF154B" w:rsidRDefault="00DF154B" w:rsidP="00CE4A1D">
      <w:pPr>
        <w:pStyle w:val="CommentText"/>
      </w:pPr>
      <w:r>
        <w:rPr>
          <w:rStyle w:val="CommentReference"/>
        </w:rPr>
        <w:annotationRef/>
      </w:r>
      <w:r>
        <w:t>Be more explicit – you mean extend the reach of the survey</w:t>
      </w:r>
    </w:p>
  </w:comment>
  <w:comment w:id="48" w:author="Christine Stawitz" w:date="2019-05-03T16:02:00Z" w:initials="CS">
    <w:p w14:paraId="16A17B96" w14:textId="77777777" w:rsidR="00DF154B" w:rsidRDefault="00DF154B" w:rsidP="00CE4A1D">
      <w:pPr>
        <w:pStyle w:val="CommentText"/>
      </w:pPr>
      <w:r>
        <w:rPr>
          <w:rStyle w:val="CommentReference"/>
        </w:rPr>
        <w:annotationRef/>
      </w:r>
      <w:r>
        <w:t>It seems worth mentioning for this example more than one breakpoint might be supported and this is not really allowed in this current model</w:t>
      </w:r>
    </w:p>
  </w:comment>
  <w:comment w:id="49" w:author="Maia Kapur" w:date="2019-05-06T15:51:00Z" w:initials="MK">
    <w:p w14:paraId="20CC4181" w14:textId="57630F91" w:rsidR="00DF154B" w:rsidRDefault="00DF154B">
      <w:pPr>
        <w:pStyle w:val="CommentText"/>
      </w:pPr>
      <w:r>
        <w:rPr>
          <w:rStyle w:val="CommentReference"/>
        </w:rPr>
        <w:annotationRef/>
      </w:r>
      <w:r>
        <w:t>True, which is why we did the key-age analysis. Will add a line explaining that the model could be expanded to co-detect</w:t>
      </w:r>
    </w:p>
  </w:comment>
  <w:comment w:id="50" w:author="Maia Kapur" w:date="2019-05-06T14:21:00Z" w:initials="MK">
    <w:p w14:paraId="6A17C1D4" w14:textId="398406DE" w:rsidR="00DF154B" w:rsidRDefault="00DF154B">
      <w:pPr>
        <w:pStyle w:val="CommentText"/>
      </w:pPr>
      <w:r>
        <w:rPr>
          <w:rStyle w:val="CommentReference"/>
        </w:rPr>
        <w:annotationRef/>
      </w:r>
      <w:r>
        <w:t>Note table 3 never referenced</w:t>
      </w:r>
    </w:p>
  </w:comment>
  <w:comment w:id="51" w:author="Connors, Brendan" w:date="2019-04-26T12:04:00Z" w:initials="CB">
    <w:p w14:paraId="1CD3683B" w14:textId="77777777" w:rsidR="00DF154B" w:rsidRDefault="00DF154B" w:rsidP="00A90E3A">
      <w:pPr>
        <w:pStyle w:val="CommentText"/>
      </w:pPr>
      <w:r>
        <w:rPr>
          <w:rStyle w:val="CommentReference"/>
        </w:rPr>
        <w:annotationRef/>
      </w:r>
      <w:r>
        <w:t>But the above surveys do not account for gear selectivity entirely.</w:t>
      </w:r>
    </w:p>
  </w:comment>
  <w:comment w:id="52" w:author="Christine Stawitz" w:date="2019-05-03T15:29:00Z" w:initials="CS">
    <w:p w14:paraId="21C88020" w14:textId="77777777" w:rsidR="00DF154B" w:rsidRDefault="00DF154B" w:rsidP="00CE4A1D">
      <w:pPr>
        <w:pStyle w:val="CommentText"/>
      </w:pPr>
      <w:r>
        <w:rPr>
          <w:rStyle w:val="CommentReference"/>
        </w:rPr>
        <w:annotationRef/>
      </w:r>
      <w:r>
        <w:t xml:space="preserve">Be careful </w:t>
      </w:r>
      <w:proofErr w:type="spellStart"/>
      <w:proofErr w:type="gramStart"/>
      <w:r>
        <w:t>here..</w:t>
      </w:r>
      <w:proofErr w:type="gramEnd"/>
      <w:r>
        <w:t>since</w:t>
      </w:r>
      <w:proofErr w:type="spellEnd"/>
      <w:r>
        <w:t xml:space="preserve"> k and L inf are inherently negatively correlated a northern region with a higher L inf and a lower k and a southern region with a lower l inf and a higher k could be equally likely given similar data.</w:t>
      </w:r>
    </w:p>
  </w:comment>
  <w:comment w:id="53" w:author="Maia Kapur" w:date="2019-05-06T15:49:00Z" w:initials="MK">
    <w:p w14:paraId="03270CEF" w14:textId="2247BD2A" w:rsidR="00DF154B" w:rsidRDefault="00DF154B">
      <w:pPr>
        <w:pStyle w:val="CommentText"/>
      </w:pPr>
      <w:r>
        <w:rPr>
          <w:rStyle w:val="CommentReference"/>
        </w:rPr>
        <w:annotationRef/>
      </w:r>
      <w:r>
        <w:t>True, this is largely why we only looked at endpoints L1/L2</w:t>
      </w:r>
    </w:p>
  </w:comment>
  <w:comment w:id="54" w:author="Punt, Andre (O&amp;A, Hobart)" w:date="2019-04-22T06:07:00Z" w:initials="PA(H">
    <w:p w14:paraId="23514AD9" w14:textId="7A54648E" w:rsidR="00DF154B" w:rsidRDefault="00DF154B">
      <w:pPr>
        <w:pStyle w:val="CommentText"/>
      </w:pPr>
      <w:r>
        <w:rPr>
          <w:rStyle w:val="CommentReference"/>
        </w:rPr>
        <w:annotationRef/>
      </w:r>
      <w:r>
        <w:t xml:space="preserve">This differences here seen much smaller than those in Fig 1 </w:t>
      </w:r>
    </w:p>
  </w:comment>
  <w:comment w:id="55" w:author="Connors, Brendan" w:date="2019-04-26T12:09:00Z" w:initials="CB">
    <w:p w14:paraId="174A22C3" w14:textId="77777777" w:rsidR="00DF154B" w:rsidRDefault="00DF154B" w:rsidP="003365DC">
      <w:pPr>
        <w:pStyle w:val="CommentText"/>
      </w:pPr>
      <w:r>
        <w:rPr>
          <w:rStyle w:val="CommentReference"/>
        </w:rPr>
        <w:annotationRef/>
      </w:r>
      <w:r>
        <w:t xml:space="preserve">Just use “result in” instead? </w:t>
      </w:r>
    </w:p>
  </w:comment>
  <w:comment w:id="56" w:author="Melissa Haltuch" w:date="2019-04-12T12:27:00Z" w:initials="MH">
    <w:p w14:paraId="11FE429B" w14:textId="3A0B9321" w:rsidR="00DF154B" w:rsidRDefault="00DF154B">
      <w:pPr>
        <w:pStyle w:val="CommentText"/>
      </w:pPr>
      <w:r>
        <w:rPr>
          <w:rStyle w:val="CommentReference"/>
        </w:rPr>
        <w:annotationRef/>
      </w:r>
      <w:r>
        <w:t>You might think about how the difference in size for females fits with the movement work.</w:t>
      </w:r>
      <w:r w:rsidRPr="005D11A8">
        <w:t xml:space="preserve"> </w:t>
      </w:r>
      <w:r>
        <w:t>Again, think about how movement might fit here, on the call we discussed the movement of sablefish to and from sea mounts, and that these fish are mostly male.</w:t>
      </w:r>
    </w:p>
  </w:comment>
  <w:comment w:id="57" w:author="Punt, Andre (O&amp;A, Hobart)" w:date="2019-04-22T06:11:00Z" w:initials="PA(H">
    <w:p w14:paraId="6224D464" w14:textId="2BB282C8" w:rsidR="00DF154B" w:rsidRDefault="00DF154B">
      <w:pPr>
        <w:pStyle w:val="CommentText"/>
      </w:pPr>
      <w:r>
        <w:rPr>
          <w:rStyle w:val="CommentReference"/>
        </w:rPr>
        <w:annotationRef/>
      </w:r>
      <w:r>
        <w:t>You need an overall concluding section</w:t>
      </w:r>
    </w:p>
  </w:comment>
  <w:comment w:id="60" w:author="Connors, Brendan" w:date="2019-04-26T12:15:00Z" w:initials="CB">
    <w:p w14:paraId="52A0CC89" w14:textId="77777777" w:rsidR="00DF154B" w:rsidRDefault="00DF154B" w:rsidP="00EE7F97">
      <w:pPr>
        <w:pStyle w:val="CommentText"/>
      </w:pPr>
      <w:r>
        <w:rPr>
          <w:rStyle w:val="CommentReference"/>
        </w:rPr>
        <w:annotationRef/>
      </w:r>
      <w:r>
        <w:t xml:space="preserve">I wonder if a final concluding paragraph that emphasizes the promise of the method you have developed would help round out the discussion? </w:t>
      </w:r>
    </w:p>
  </w:comment>
  <w:comment w:id="64" w:author="Maia Kapur" w:date="2019-05-06T14:23:00Z" w:initials="MK">
    <w:p w14:paraId="1574B70B" w14:textId="77777777" w:rsidR="00DF154B" w:rsidRDefault="00DF154B" w:rsidP="00EE7F97">
      <w:pPr>
        <w:pStyle w:val="CommentText"/>
      </w:pPr>
      <w:r>
        <w:rPr>
          <w:rStyle w:val="CommentReference"/>
        </w:rPr>
        <w:annotationRef/>
      </w:r>
      <w:r>
        <w:t>I like this figure. You might consider removing “Smoother for…” and “First derivative…” in the panel titles and just keeping “Year” since the y-axis label already communicates that it is either the smoother or first derivative?</w:t>
      </w:r>
    </w:p>
    <w:p w14:paraId="27ED2FE2" w14:textId="5152BA3B" w:rsidR="00DF154B" w:rsidRDefault="00DF154B">
      <w:pPr>
        <w:pStyle w:val="CommentText"/>
      </w:pPr>
    </w:p>
  </w:comment>
  <w:comment w:id="65" w:author="Maia Kapur" w:date="2019-05-13T09:45:00Z" w:initials="MK">
    <w:p w14:paraId="24FAD534" w14:textId="2D0FC68C" w:rsidR="006A5C39" w:rsidRDefault="006A5C39">
      <w:pPr>
        <w:pStyle w:val="CommentText"/>
      </w:pPr>
      <w:r>
        <w:rPr>
          <w:rStyle w:val="CommentReference"/>
        </w:rPr>
        <w:annotationRef/>
      </w:r>
      <w:r>
        <w:t>You’re right, but I want to make it extra explicit in case someone (for some reason) forgets what f’(x) means</w:t>
      </w:r>
    </w:p>
  </w:comment>
  <w:comment w:id="67" w:author="Maia Kapur" w:date="2019-05-06T14:24:00Z" w:initials="MK">
    <w:p w14:paraId="7DCA3EF2" w14:textId="77777777" w:rsidR="00DF154B" w:rsidRDefault="00DF154B" w:rsidP="00EE7F97">
      <w:pPr>
        <w:pStyle w:val="CommentText"/>
      </w:pPr>
      <w:r>
        <w:rPr>
          <w:rStyle w:val="CommentReference"/>
        </w:rPr>
        <w:annotationRef/>
      </w:r>
      <w:r>
        <w:t xml:space="preserve">I like to have a single sentence that generally describes the figure to start a caption off. Just my 2-cents </w:t>
      </w:r>
    </w:p>
    <w:p w14:paraId="47152C0C" w14:textId="12479337" w:rsidR="00DF154B" w:rsidRDefault="00DF154B">
      <w:pPr>
        <w:pStyle w:val="CommentText"/>
      </w:pPr>
    </w:p>
  </w:comment>
  <w:comment w:id="71" w:author="Maia Kapur" w:date="2019-05-06T14:23:00Z" w:initials="MK">
    <w:p w14:paraId="7A13C79A" w14:textId="77777777" w:rsidR="00857EC0" w:rsidRDefault="00857EC0" w:rsidP="00857EC0">
      <w:pPr>
        <w:pStyle w:val="CommentText"/>
      </w:pPr>
      <w:r>
        <w:rPr>
          <w:rStyle w:val="CommentReference"/>
        </w:rPr>
        <w:annotationRef/>
      </w:r>
      <w:r>
        <w:t>I really like this figure. No need to say raw data in each panel title, also might consider having scenarios numbered here and in table 1?</w:t>
      </w:r>
    </w:p>
  </w:comment>
  <w:comment w:id="76" w:author="Maia Kapur" w:date="2019-05-06T14:51:00Z" w:initials="MK">
    <w:p w14:paraId="34777365" w14:textId="77777777" w:rsidR="00DF154B" w:rsidRDefault="00DF154B" w:rsidP="00CE4A1D">
      <w:pPr>
        <w:pStyle w:val="CommentText"/>
      </w:pPr>
      <w:r>
        <w:rPr>
          <w:rStyle w:val="CommentReference"/>
        </w:rPr>
        <w:annotationRef/>
      </w:r>
      <w:r>
        <w:t xml:space="preserve">Did you mean to plot residuals vs fitted instead in the lower right? I am a bit concerned that the variance increases as you go from left to right on the </w:t>
      </w:r>
      <w:proofErr w:type="gramStart"/>
      <w:r>
        <w:t>residuals</w:t>
      </w:r>
      <w:proofErr w:type="gramEnd"/>
      <w:r>
        <w:t xml:space="preserve"> vs predictor plot  </w:t>
      </w:r>
    </w:p>
    <w:p w14:paraId="0CE3D4D5" w14:textId="1B6897B1" w:rsidR="00DF154B" w:rsidRDefault="00DF154B">
      <w:pPr>
        <w:pStyle w:val="CommentText"/>
      </w:pPr>
    </w:p>
  </w:comment>
  <w:comment w:id="77" w:author="Maia Kapur" w:date="2019-05-06T14:51:00Z" w:initials="MK">
    <w:p w14:paraId="5D05CE96" w14:textId="315A1597" w:rsidR="00DF154B" w:rsidRDefault="00DF154B">
      <w:pPr>
        <w:pStyle w:val="CommentText"/>
      </w:pPr>
      <w:r>
        <w:rPr>
          <w:rStyle w:val="CommentReference"/>
        </w:rPr>
        <w:annotationRef/>
      </w:r>
      <w:r>
        <w:t xml:space="preserve">The fact that the </w:t>
      </w:r>
      <w:proofErr w:type="spellStart"/>
      <w:r>
        <w:t>f’is</w:t>
      </w:r>
      <w:proofErr w:type="spellEnd"/>
      <w:r>
        <w:t xml:space="preserve"> to the right of some of the smoothers and below the last one confused </w:t>
      </w:r>
      <w:proofErr w:type="spellStart"/>
      <w:proofErr w:type="gramStart"/>
      <w:r>
        <w:t>me..</w:t>
      </w:r>
      <w:proofErr w:type="gramEnd"/>
      <w:r>
        <w:t>maybe</w:t>
      </w:r>
      <w:proofErr w:type="spellEnd"/>
      <w:r>
        <w:t xml:space="preserve"> keep the map plots separate so it can be consistent across predictors</w:t>
      </w:r>
    </w:p>
  </w:comment>
  <w:comment w:id="78" w:author="Maia Kapur" w:date="2019-05-06T14:51:00Z" w:initials="MK">
    <w:p w14:paraId="00DBA780" w14:textId="71D09B80" w:rsidR="00DF154B" w:rsidRDefault="00DF154B">
      <w:pPr>
        <w:pStyle w:val="CommentText"/>
      </w:pPr>
      <w:r>
        <w:rPr>
          <w:rStyle w:val="CommentReference"/>
        </w:rPr>
        <w:annotationRef/>
      </w:r>
      <w:r>
        <w:t xml:space="preserve">The data are really </w:t>
      </w:r>
      <w:proofErr w:type="spellStart"/>
      <w:r>
        <w:t>overplotted</w:t>
      </w:r>
      <w:proofErr w:type="spellEnd"/>
      <w:r>
        <w:t xml:space="preserve"> on the map. I think you could make all of the points the size of the length 40 fish and just use color to denote size, and then use jittering or transparency so the spatial pattern of the data is more clear</w:t>
      </w:r>
    </w:p>
  </w:comment>
  <w:comment w:id="81" w:author="Maia Kapur" w:date="2019-05-13T09:25:00Z" w:initials="MK">
    <w:p w14:paraId="05B0238A" w14:textId="27D0E8AB" w:rsidR="00AD2C73" w:rsidRDefault="00AD2C73">
      <w:pPr>
        <w:pStyle w:val="CommentText"/>
      </w:pPr>
      <w:r>
        <w:rPr>
          <w:rStyle w:val="CommentReference"/>
        </w:rPr>
        <w:annotationRef/>
      </w:r>
      <w:r>
        <w:t>Remake this without data and instead with oceanography</w:t>
      </w:r>
    </w:p>
  </w:comment>
  <w:comment w:id="89" w:author="Maia Kapur" w:date="2019-05-06T14:52:00Z" w:initials="MK">
    <w:p w14:paraId="078E0766" w14:textId="77777777" w:rsidR="00DF154B" w:rsidRDefault="00DF154B" w:rsidP="00CE4A1D">
      <w:pPr>
        <w:pStyle w:val="CommentText"/>
      </w:pPr>
      <w:r>
        <w:rPr>
          <w:rStyle w:val="CommentReference"/>
        </w:rPr>
        <w:annotationRef/>
      </w:r>
      <w:r>
        <w:t>Would be useful to discuss some of these in the text</w:t>
      </w:r>
    </w:p>
    <w:p w14:paraId="36891FDE" w14:textId="45984683" w:rsidR="00DF154B" w:rsidRDefault="00DF154B">
      <w:pPr>
        <w:pStyle w:val="CommentText"/>
      </w:pPr>
    </w:p>
  </w:comment>
  <w:comment w:id="91" w:author="Punt, Andre (O&amp;A, Hobart)" w:date="2019-04-22T06:12:00Z" w:initials="PA(H">
    <w:p w14:paraId="36183FB7" w14:textId="14AD8B48" w:rsidR="00DF154B" w:rsidRDefault="00DF154B">
      <w:pPr>
        <w:pStyle w:val="CommentText"/>
      </w:pPr>
      <w:r>
        <w:rPr>
          <w:rStyle w:val="CommentReference"/>
        </w:rPr>
        <w:annotationRef/>
      </w:r>
      <w:r>
        <w:t xml:space="preserve">Add URLs for reports (add street addresses to)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40D6A7" w15:done="0"/>
  <w15:commentEx w15:paraId="6756A6F8" w15:paraIdParent="4440D6A7" w15:done="0"/>
  <w15:commentEx w15:paraId="17BA2E5F" w15:done="0"/>
  <w15:commentEx w15:paraId="0BF58B0B" w15:done="1"/>
  <w15:commentEx w15:paraId="65E3DE3D" w15:paraIdParent="0BF58B0B" w15:done="1"/>
  <w15:commentEx w15:paraId="7D252BD7" w15:done="0"/>
  <w15:commentEx w15:paraId="340EC586" w15:paraIdParent="7D252BD7" w15:done="0"/>
  <w15:commentEx w15:paraId="072FC27F" w15:done="0"/>
  <w15:commentEx w15:paraId="07F469DC" w15:done="1"/>
  <w15:commentEx w15:paraId="3D253A98" w15:done="1"/>
  <w15:commentEx w15:paraId="5B605426" w15:done="1"/>
  <w15:commentEx w15:paraId="12A44695" w15:done="0"/>
  <w15:commentEx w15:paraId="002CBD3E" w15:done="0"/>
  <w15:commentEx w15:paraId="7AD8681B" w15:done="0"/>
  <w15:commentEx w15:paraId="24760285" w15:paraIdParent="7AD8681B" w15:done="0"/>
  <w15:commentEx w15:paraId="6EFCAAE7" w15:done="0"/>
  <w15:commentEx w15:paraId="408435D4" w15:done="0"/>
  <w15:commentEx w15:paraId="53FB68ED" w15:done="0"/>
  <w15:commentEx w15:paraId="0FC58EC5" w15:done="0"/>
  <w15:commentEx w15:paraId="73ED2533" w15:done="0"/>
  <w15:commentEx w15:paraId="590A3890" w15:done="0"/>
  <w15:commentEx w15:paraId="2BEDD7D2" w15:done="0"/>
  <w15:commentEx w15:paraId="23761B9E" w15:done="0"/>
  <w15:commentEx w15:paraId="4AFD1C76" w15:done="0"/>
  <w15:commentEx w15:paraId="5CE6A6F1" w15:done="0"/>
  <w15:commentEx w15:paraId="07422996" w15:done="0"/>
  <w15:commentEx w15:paraId="05FEB823" w15:done="0"/>
  <w15:commentEx w15:paraId="35B37061" w15:done="0"/>
  <w15:commentEx w15:paraId="03E453F8" w15:done="1"/>
  <w15:commentEx w15:paraId="0AC6FEE5" w15:done="0"/>
  <w15:commentEx w15:paraId="67347A9F" w15:done="1"/>
  <w15:commentEx w15:paraId="16A17B96" w15:done="0"/>
  <w15:commentEx w15:paraId="20CC4181" w15:paraIdParent="16A17B96" w15:done="0"/>
  <w15:commentEx w15:paraId="6A17C1D4" w15:done="0"/>
  <w15:commentEx w15:paraId="1CD3683B" w15:done="0"/>
  <w15:commentEx w15:paraId="21C88020" w15:done="0"/>
  <w15:commentEx w15:paraId="03270CEF" w15:paraIdParent="21C88020" w15:done="0"/>
  <w15:commentEx w15:paraId="23514AD9" w15:done="0"/>
  <w15:commentEx w15:paraId="174A22C3" w15:done="0"/>
  <w15:commentEx w15:paraId="11FE429B" w15:done="0"/>
  <w15:commentEx w15:paraId="6224D464" w15:done="0"/>
  <w15:commentEx w15:paraId="52A0CC89" w15:done="0"/>
  <w15:commentEx w15:paraId="27ED2FE2" w15:done="1"/>
  <w15:commentEx w15:paraId="24FAD534" w15:paraIdParent="27ED2FE2" w15:done="1"/>
  <w15:commentEx w15:paraId="47152C0C" w15:done="0"/>
  <w15:commentEx w15:paraId="7A13C79A" w15:done="1"/>
  <w15:commentEx w15:paraId="0CE3D4D5" w15:done="0"/>
  <w15:commentEx w15:paraId="5D05CE96" w15:done="0"/>
  <w15:commentEx w15:paraId="00DBA780" w15:paraIdParent="5D05CE96" w15:done="0"/>
  <w15:commentEx w15:paraId="05B0238A" w15:done="0"/>
  <w15:commentEx w15:paraId="36891FDE" w15:done="0"/>
  <w15:commentEx w15:paraId="36183F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40D6A7" w16cid:durableId="207ABFFC"/>
  <w16cid:commentId w16cid:paraId="6756A6F8" w16cid:durableId="207E6DB2"/>
  <w16cid:commentId w16cid:paraId="17BA2E5F" w16cid:durableId="207AC017"/>
  <w16cid:commentId w16cid:paraId="0BF58B0B" w16cid:durableId="205EB553"/>
  <w16cid:commentId w16cid:paraId="65E3DE3D" w16cid:durableId="205EDF82"/>
  <w16cid:commentId w16cid:paraId="7D252BD7" w16cid:durableId="207AC088"/>
  <w16cid:commentId w16cid:paraId="340EC586" w16cid:durableId="207FBF49"/>
  <w16cid:commentId w16cid:paraId="072FC27F" w16cid:durableId="207AC539"/>
  <w16cid:commentId w16cid:paraId="07F469DC" w16cid:durableId="207AC09A"/>
  <w16cid:commentId w16cid:paraId="3D253A98" w16cid:durableId="2068075B"/>
  <w16cid:commentId w16cid:paraId="5B605426" w16cid:durableId="207AC0AD"/>
  <w16cid:commentId w16cid:paraId="12A44695" w16cid:durableId="2068075D"/>
  <w16cid:commentId w16cid:paraId="002CBD3E" w16cid:durableId="207AC64C"/>
  <w16cid:commentId w16cid:paraId="7AD8681B" w16cid:durableId="2068075E"/>
  <w16cid:commentId w16cid:paraId="24760285" w16cid:durableId="20681143"/>
  <w16cid:commentId w16cid:paraId="6EFCAAE7" w16cid:durableId="207AC0C6"/>
  <w16cid:commentId w16cid:paraId="408435D4" w16cid:durableId="2068075F"/>
  <w16cid:commentId w16cid:paraId="53FB68ED" w16cid:durableId="207AC0CC"/>
  <w16cid:commentId w16cid:paraId="0FC58EC5" w16cid:durableId="20680760"/>
  <w16cid:commentId w16cid:paraId="73ED2533" w16cid:durableId="207AD8A1"/>
  <w16cid:commentId w16cid:paraId="590A3890" w16cid:durableId="2076D69B"/>
  <w16cid:commentId w16cid:paraId="2BEDD7D2" w16cid:durableId="207ABDFB"/>
  <w16cid:commentId w16cid:paraId="23761B9E" w16cid:durableId="207AC0DA"/>
  <w16cid:commentId w16cid:paraId="4AFD1C76" w16cid:durableId="207AC6EC"/>
  <w16cid:commentId w16cid:paraId="5CE6A6F1" w16cid:durableId="2076D6B9"/>
  <w16cid:commentId w16cid:paraId="07422996" w16cid:durableId="2076D991"/>
  <w16cid:commentId w16cid:paraId="05FEB823" w16cid:durableId="2076D533"/>
  <w16cid:commentId w16cid:paraId="35B37061" w16cid:durableId="2076DBBF"/>
  <w16cid:commentId w16cid:paraId="03E453F8" w16cid:durableId="207AC79D"/>
  <w16cid:commentId w16cid:paraId="0AC6FEE5" w16cid:durableId="207AC111"/>
  <w16cid:commentId w16cid:paraId="67347A9F" w16cid:durableId="2076DAF1"/>
  <w16cid:commentId w16cid:paraId="16A17B96" w16cid:durableId="2076E49C"/>
  <w16cid:commentId w16cid:paraId="20CC4181" w16cid:durableId="207AD679"/>
  <w16cid:commentId w16cid:paraId="6A17C1D4" w16cid:durableId="207AC15E"/>
  <w16cid:commentId w16cid:paraId="1CD3683B" w16cid:durableId="207AC157"/>
  <w16cid:commentId w16cid:paraId="23514AD9" w16cid:durableId="20680762"/>
  <w16cid:commentId w16cid:paraId="174A22C3" w16cid:durableId="207AC1A0"/>
  <w16cid:commentId w16cid:paraId="11FE429B" w16cid:durableId="205EB55E"/>
  <w16cid:commentId w16cid:paraId="6224D464" w16cid:durableId="20680767"/>
  <w16cid:commentId w16cid:paraId="52A0CC89" w16cid:durableId="207AC1DC"/>
  <w16cid:commentId w16cid:paraId="27ED2FE2" w16cid:durableId="207AC1FF"/>
  <w16cid:commentId w16cid:paraId="24FAD534" w16cid:durableId="2083BB41"/>
  <w16cid:commentId w16cid:paraId="47152C0C" w16cid:durableId="207AC207"/>
  <w16cid:commentId w16cid:paraId="7A13C79A" w16cid:durableId="207AC1E5"/>
  <w16cid:commentId w16cid:paraId="0CE3D4D5" w16cid:durableId="207AC867"/>
  <w16cid:commentId w16cid:paraId="5D05CE96" w16cid:durableId="207AC880"/>
  <w16cid:commentId w16cid:paraId="00DBA780" w16cid:durableId="207AC885"/>
  <w16cid:commentId w16cid:paraId="05B0238A" w16cid:durableId="2083B677"/>
  <w16cid:commentId w16cid:paraId="36891FDE" w16cid:durableId="207AC89C"/>
  <w16cid:commentId w16cid:paraId="36183FB7" w16cid:durableId="206807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A218B" w14:textId="77777777" w:rsidR="00FD7E30" w:rsidRDefault="00FD7E30" w:rsidP="00F50131">
      <w:pPr>
        <w:spacing w:after="0" w:line="240" w:lineRule="auto"/>
      </w:pPr>
      <w:r>
        <w:separator/>
      </w:r>
    </w:p>
  </w:endnote>
  <w:endnote w:type="continuationSeparator" w:id="0">
    <w:p w14:paraId="798B60D8" w14:textId="77777777" w:rsidR="00FD7E30" w:rsidRDefault="00FD7E30"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DF154B" w:rsidRDefault="00DF15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996BCC" w14:textId="77777777" w:rsidR="00DF154B" w:rsidRDefault="00DF15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DF154B" w:rsidRDefault="00DF154B">
    <w:pPr>
      <w:pStyle w:val="Footer"/>
      <w:jc w:val="right"/>
    </w:pPr>
    <w:r>
      <w:fldChar w:fldCharType="begin"/>
    </w:r>
    <w:r>
      <w:instrText xml:space="preserve"> PAGE   \* MERGEFORMAT </w:instrText>
    </w:r>
    <w:r>
      <w:fldChar w:fldCharType="separate"/>
    </w:r>
    <w:r>
      <w:rPr>
        <w:noProof/>
      </w:rPr>
      <w:t>9</w:t>
    </w:r>
    <w:r>
      <w:rPr>
        <w:noProof/>
      </w:rPr>
      <w:fldChar w:fldCharType="end"/>
    </w:r>
  </w:p>
  <w:p w14:paraId="2D8C35D5" w14:textId="77777777" w:rsidR="00DF154B" w:rsidRDefault="00DF15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725397"/>
      <w:docPartObj>
        <w:docPartGallery w:val="Page Numbers (Bottom of Page)"/>
        <w:docPartUnique/>
      </w:docPartObj>
    </w:sdtPr>
    <w:sdtEndPr>
      <w:rPr>
        <w:noProof/>
      </w:rPr>
    </w:sdtEndPr>
    <w:sdtContent>
      <w:p w14:paraId="7838837D" w14:textId="45F42E06" w:rsidR="00DF154B" w:rsidRDefault="00DF154B">
        <w:pPr>
          <w:pStyle w:val="Footer"/>
          <w:jc w:val="right"/>
        </w:pPr>
        <w:r>
          <w:fldChar w:fldCharType="begin"/>
        </w:r>
        <w:r>
          <w:instrText xml:space="preserve"> PAGE   \* MERGEFORMAT </w:instrText>
        </w:r>
        <w:r>
          <w:fldChar w:fldCharType="separate"/>
        </w:r>
        <w:r>
          <w:rPr>
            <w:noProof/>
          </w:rPr>
          <w:t>22</w:t>
        </w:r>
        <w:r>
          <w:rPr>
            <w:noProof/>
          </w:rPr>
          <w:fldChar w:fldCharType="end"/>
        </w:r>
      </w:p>
    </w:sdtContent>
  </w:sdt>
  <w:p w14:paraId="2B193F6F" w14:textId="77777777" w:rsidR="00DF154B" w:rsidRDefault="00DF1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6C052" w14:textId="77777777" w:rsidR="00FD7E30" w:rsidRDefault="00FD7E30" w:rsidP="00F50131">
      <w:pPr>
        <w:spacing w:after="0" w:line="240" w:lineRule="auto"/>
      </w:pPr>
      <w:r>
        <w:separator/>
      </w:r>
    </w:p>
  </w:footnote>
  <w:footnote w:type="continuationSeparator" w:id="0">
    <w:p w14:paraId="48524D3A" w14:textId="77777777" w:rsidR="00FD7E30" w:rsidRDefault="00FD7E30"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nnors, Brendan">
    <w15:presenceInfo w15:providerId="AD" w15:userId="S-1-5-21-334392860-1687531001-4089495415-151716"/>
  </w15:person>
  <w15:person w15:author="Maia Kapur">
    <w15:presenceInfo w15:providerId="None" w15:userId="Maia Kapur"/>
  </w15:person>
  <w15:person w15:author="Melissa Haltuch">
    <w15:presenceInfo w15:providerId="None" w15:userId="Melissa Haltuch"/>
  </w15:person>
  <w15:person w15:author="Punt, Andre (O&amp;A, Hobart)">
    <w15:presenceInfo w15:providerId="AD" w15:userId="S-1-5-21-61289985-2027487937-1858953157-2555"/>
  </w15:person>
  <w15:person w15:author="Christine Stawitz">
    <w15:presenceInfo w15:providerId="Windows Live" w15:userId="3e7e7b8720040a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1E4F"/>
    <w:rsid w:val="00012CAE"/>
    <w:rsid w:val="000157D3"/>
    <w:rsid w:val="00015DE8"/>
    <w:rsid w:val="0002109F"/>
    <w:rsid w:val="00022CBF"/>
    <w:rsid w:val="00023BC7"/>
    <w:rsid w:val="00027205"/>
    <w:rsid w:val="00034C3F"/>
    <w:rsid w:val="00035951"/>
    <w:rsid w:val="00040589"/>
    <w:rsid w:val="00040834"/>
    <w:rsid w:val="00041153"/>
    <w:rsid w:val="00043307"/>
    <w:rsid w:val="00043BC2"/>
    <w:rsid w:val="00046080"/>
    <w:rsid w:val="00051E7E"/>
    <w:rsid w:val="000532F3"/>
    <w:rsid w:val="00054CB8"/>
    <w:rsid w:val="0005545E"/>
    <w:rsid w:val="00055553"/>
    <w:rsid w:val="00055CBF"/>
    <w:rsid w:val="000576D6"/>
    <w:rsid w:val="00062352"/>
    <w:rsid w:val="00064049"/>
    <w:rsid w:val="0006425B"/>
    <w:rsid w:val="000645CA"/>
    <w:rsid w:val="0006514B"/>
    <w:rsid w:val="00071A25"/>
    <w:rsid w:val="00072B99"/>
    <w:rsid w:val="00072BEE"/>
    <w:rsid w:val="000759C3"/>
    <w:rsid w:val="00081261"/>
    <w:rsid w:val="00081EE8"/>
    <w:rsid w:val="00086F4C"/>
    <w:rsid w:val="000A10CF"/>
    <w:rsid w:val="000A2704"/>
    <w:rsid w:val="000A40D5"/>
    <w:rsid w:val="000A4F0B"/>
    <w:rsid w:val="000B0FA0"/>
    <w:rsid w:val="000B4A0E"/>
    <w:rsid w:val="000B4A54"/>
    <w:rsid w:val="000B4B1F"/>
    <w:rsid w:val="000B69FD"/>
    <w:rsid w:val="000C10D1"/>
    <w:rsid w:val="000C1CD9"/>
    <w:rsid w:val="000C2205"/>
    <w:rsid w:val="000C31F1"/>
    <w:rsid w:val="000C47E4"/>
    <w:rsid w:val="000C6B26"/>
    <w:rsid w:val="000D2048"/>
    <w:rsid w:val="000D36AA"/>
    <w:rsid w:val="000D42C3"/>
    <w:rsid w:val="000E082B"/>
    <w:rsid w:val="000E391C"/>
    <w:rsid w:val="000E651C"/>
    <w:rsid w:val="000E654C"/>
    <w:rsid w:val="000E79C7"/>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61AF"/>
    <w:rsid w:val="00117953"/>
    <w:rsid w:val="00121BC4"/>
    <w:rsid w:val="001240C1"/>
    <w:rsid w:val="00126E61"/>
    <w:rsid w:val="00130990"/>
    <w:rsid w:val="00132F6C"/>
    <w:rsid w:val="00135ED3"/>
    <w:rsid w:val="00137B84"/>
    <w:rsid w:val="00137EBD"/>
    <w:rsid w:val="001424C8"/>
    <w:rsid w:val="001441D1"/>
    <w:rsid w:val="00144B33"/>
    <w:rsid w:val="001523D4"/>
    <w:rsid w:val="001545FB"/>
    <w:rsid w:val="00160DD0"/>
    <w:rsid w:val="00161E13"/>
    <w:rsid w:val="0016210F"/>
    <w:rsid w:val="0016320C"/>
    <w:rsid w:val="00163329"/>
    <w:rsid w:val="001645EA"/>
    <w:rsid w:val="00164BDA"/>
    <w:rsid w:val="001770D8"/>
    <w:rsid w:val="001824C5"/>
    <w:rsid w:val="001837FD"/>
    <w:rsid w:val="00184A9E"/>
    <w:rsid w:val="001866EE"/>
    <w:rsid w:val="00186954"/>
    <w:rsid w:val="00191AED"/>
    <w:rsid w:val="00193066"/>
    <w:rsid w:val="001958F3"/>
    <w:rsid w:val="001976BB"/>
    <w:rsid w:val="001A1B0A"/>
    <w:rsid w:val="001A375B"/>
    <w:rsid w:val="001A5A05"/>
    <w:rsid w:val="001B21D9"/>
    <w:rsid w:val="001B234F"/>
    <w:rsid w:val="001B3AB6"/>
    <w:rsid w:val="001B6135"/>
    <w:rsid w:val="001B618E"/>
    <w:rsid w:val="001C0800"/>
    <w:rsid w:val="001C1677"/>
    <w:rsid w:val="001C2BDC"/>
    <w:rsid w:val="001C3428"/>
    <w:rsid w:val="001C70C8"/>
    <w:rsid w:val="001C7EC3"/>
    <w:rsid w:val="001D20BB"/>
    <w:rsid w:val="001D25DD"/>
    <w:rsid w:val="001D28A9"/>
    <w:rsid w:val="001D6A18"/>
    <w:rsid w:val="001E0B96"/>
    <w:rsid w:val="001E20BC"/>
    <w:rsid w:val="001F4B4A"/>
    <w:rsid w:val="001F5DCE"/>
    <w:rsid w:val="001F735D"/>
    <w:rsid w:val="001F7686"/>
    <w:rsid w:val="00201B5B"/>
    <w:rsid w:val="002052E5"/>
    <w:rsid w:val="00206327"/>
    <w:rsid w:val="002073D8"/>
    <w:rsid w:val="00207531"/>
    <w:rsid w:val="0021088D"/>
    <w:rsid w:val="00212215"/>
    <w:rsid w:val="00212B1C"/>
    <w:rsid w:val="00214A13"/>
    <w:rsid w:val="002151D9"/>
    <w:rsid w:val="00217CF2"/>
    <w:rsid w:val="00220F04"/>
    <w:rsid w:val="0022377B"/>
    <w:rsid w:val="002239EF"/>
    <w:rsid w:val="002252A1"/>
    <w:rsid w:val="0022535D"/>
    <w:rsid w:val="002268D8"/>
    <w:rsid w:val="002278EA"/>
    <w:rsid w:val="00231872"/>
    <w:rsid w:val="0023196E"/>
    <w:rsid w:val="00231A55"/>
    <w:rsid w:val="00233376"/>
    <w:rsid w:val="00234930"/>
    <w:rsid w:val="00234EF2"/>
    <w:rsid w:val="00234F7E"/>
    <w:rsid w:val="002360BE"/>
    <w:rsid w:val="0023745F"/>
    <w:rsid w:val="00241803"/>
    <w:rsid w:val="002458FC"/>
    <w:rsid w:val="00246216"/>
    <w:rsid w:val="00246B09"/>
    <w:rsid w:val="00247925"/>
    <w:rsid w:val="00247F68"/>
    <w:rsid w:val="00250DF2"/>
    <w:rsid w:val="00252A9F"/>
    <w:rsid w:val="00254436"/>
    <w:rsid w:val="002554ED"/>
    <w:rsid w:val="00257626"/>
    <w:rsid w:val="00257CAD"/>
    <w:rsid w:val="00260039"/>
    <w:rsid w:val="002600CC"/>
    <w:rsid w:val="00261A35"/>
    <w:rsid w:val="00262084"/>
    <w:rsid w:val="002628A6"/>
    <w:rsid w:val="0026588C"/>
    <w:rsid w:val="00272120"/>
    <w:rsid w:val="00273DF8"/>
    <w:rsid w:val="00274FD3"/>
    <w:rsid w:val="002758E0"/>
    <w:rsid w:val="00276042"/>
    <w:rsid w:val="00276779"/>
    <w:rsid w:val="00281B2C"/>
    <w:rsid w:val="00282758"/>
    <w:rsid w:val="002866F4"/>
    <w:rsid w:val="002869DA"/>
    <w:rsid w:val="00287B91"/>
    <w:rsid w:val="00290ECE"/>
    <w:rsid w:val="00291BC9"/>
    <w:rsid w:val="00291EEB"/>
    <w:rsid w:val="00297019"/>
    <w:rsid w:val="002A0D40"/>
    <w:rsid w:val="002A1D4D"/>
    <w:rsid w:val="002A420E"/>
    <w:rsid w:val="002A5426"/>
    <w:rsid w:val="002A7BD5"/>
    <w:rsid w:val="002B12E4"/>
    <w:rsid w:val="002B12EC"/>
    <w:rsid w:val="002B159B"/>
    <w:rsid w:val="002B2781"/>
    <w:rsid w:val="002B36AF"/>
    <w:rsid w:val="002B3C33"/>
    <w:rsid w:val="002B485F"/>
    <w:rsid w:val="002B78B9"/>
    <w:rsid w:val="002C0447"/>
    <w:rsid w:val="002C19CF"/>
    <w:rsid w:val="002C350B"/>
    <w:rsid w:val="002C6B59"/>
    <w:rsid w:val="002C6E0C"/>
    <w:rsid w:val="002D1062"/>
    <w:rsid w:val="002D152E"/>
    <w:rsid w:val="002D188C"/>
    <w:rsid w:val="002D2153"/>
    <w:rsid w:val="002D4639"/>
    <w:rsid w:val="002D6E05"/>
    <w:rsid w:val="002D7F20"/>
    <w:rsid w:val="002E02EB"/>
    <w:rsid w:val="002E1DDC"/>
    <w:rsid w:val="002E3E62"/>
    <w:rsid w:val="002E3F25"/>
    <w:rsid w:val="002E421E"/>
    <w:rsid w:val="002E5AEF"/>
    <w:rsid w:val="002E7B51"/>
    <w:rsid w:val="002F11B0"/>
    <w:rsid w:val="002F43F1"/>
    <w:rsid w:val="002F46D4"/>
    <w:rsid w:val="0030040E"/>
    <w:rsid w:val="00303AFC"/>
    <w:rsid w:val="00304135"/>
    <w:rsid w:val="00305278"/>
    <w:rsid w:val="003057E6"/>
    <w:rsid w:val="00305832"/>
    <w:rsid w:val="0030678F"/>
    <w:rsid w:val="003071B2"/>
    <w:rsid w:val="0030725B"/>
    <w:rsid w:val="00310C1A"/>
    <w:rsid w:val="0031135F"/>
    <w:rsid w:val="00311F47"/>
    <w:rsid w:val="00316216"/>
    <w:rsid w:val="00320B89"/>
    <w:rsid w:val="003219D9"/>
    <w:rsid w:val="0032228C"/>
    <w:rsid w:val="003223FA"/>
    <w:rsid w:val="003229CF"/>
    <w:rsid w:val="00322C06"/>
    <w:rsid w:val="00322DAC"/>
    <w:rsid w:val="00330BD9"/>
    <w:rsid w:val="003313E9"/>
    <w:rsid w:val="00332024"/>
    <w:rsid w:val="00333E80"/>
    <w:rsid w:val="00333FDA"/>
    <w:rsid w:val="003365DC"/>
    <w:rsid w:val="003368A1"/>
    <w:rsid w:val="003418AD"/>
    <w:rsid w:val="003426F8"/>
    <w:rsid w:val="003437BB"/>
    <w:rsid w:val="00344618"/>
    <w:rsid w:val="00347759"/>
    <w:rsid w:val="00352E7D"/>
    <w:rsid w:val="003532CB"/>
    <w:rsid w:val="00357218"/>
    <w:rsid w:val="0035799C"/>
    <w:rsid w:val="00362196"/>
    <w:rsid w:val="003625DB"/>
    <w:rsid w:val="003640BA"/>
    <w:rsid w:val="003737AC"/>
    <w:rsid w:val="003767BF"/>
    <w:rsid w:val="00377CE3"/>
    <w:rsid w:val="003806D1"/>
    <w:rsid w:val="00383DB6"/>
    <w:rsid w:val="00385DC8"/>
    <w:rsid w:val="00390CEC"/>
    <w:rsid w:val="003918D8"/>
    <w:rsid w:val="00392042"/>
    <w:rsid w:val="00395F82"/>
    <w:rsid w:val="003A11B9"/>
    <w:rsid w:val="003A76DA"/>
    <w:rsid w:val="003A7C48"/>
    <w:rsid w:val="003B2383"/>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64AE"/>
    <w:rsid w:val="003E6E79"/>
    <w:rsid w:val="003F06AE"/>
    <w:rsid w:val="003F3562"/>
    <w:rsid w:val="003F45C3"/>
    <w:rsid w:val="003F6D4D"/>
    <w:rsid w:val="00401105"/>
    <w:rsid w:val="0040193D"/>
    <w:rsid w:val="00411364"/>
    <w:rsid w:val="00416528"/>
    <w:rsid w:val="00420118"/>
    <w:rsid w:val="00421AA6"/>
    <w:rsid w:val="00422D4B"/>
    <w:rsid w:val="00424B2D"/>
    <w:rsid w:val="0042677E"/>
    <w:rsid w:val="00430D6A"/>
    <w:rsid w:val="00432FC3"/>
    <w:rsid w:val="0043545A"/>
    <w:rsid w:val="0043794D"/>
    <w:rsid w:val="004409C6"/>
    <w:rsid w:val="0044373E"/>
    <w:rsid w:val="00445820"/>
    <w:rsid w:val="00446FD4"/>
    <w:rsid w:val="0044700A"/>
    <w:rsid w:val="004505BB"/>
    <w:rsid w:val="0045661E"/>
    <w:rsid w:val="00457B0D"/>
    <w:rsid w:val="00460E61"/>
    <w:rsid w:val="004613FD"/>
    <w:rsid w:val="00461B39"/>
    <w:rsid w:val="00463541"/>
    <w:rsid w:val="00466B36"/>
    <w:rsid w:val="00473F2A"/>
    <w:rsid w:val="00475733"/>
    <w:rsid w:val="00475B1C"/>
    <w:rsid w:val="0048431F"/>
    <w:rsid w:val="004862B8"/>
    <w:rsid w:val="004906F5"/>
    <w:rsid w:val="00490DD6"/>
    <w:rsid w:val="00493E13"/>
    <w:rsid w:val="004973C8"/>
    <w:rsid w:val="00497F73"/>
    <w:rsid w:val="004A2A12"/>
    <w:rsid w:val="004A630B"/>
    <w:rsid w:val="004A6F3D"/>
    <w:rsid w:val="004B277C"/>
    <w:rsid w:val="004B3FA4"/>
    <w:rsid w:val="004B74A5"/>
    <w:rsid w:val="004C0E4D"/>
    <w:rsid w:val="004C118F"/>
    <w:rsid w:val="004C1261"/>
    <w:rsid w:val="004C4020"/>
    <w:rsid w:val="004C7295"/>
    <w:rsid w:val="004C78D8"/>
    <w:rsid w:val="004D0927"/>
    <w:rsid w:val="004D2F33"/>
    <w:rsid w:val="004D3306"/>
    <w:rsid w:val="004D4C29"/>
    <w:rsid w:val="004D72BD"/>
    <w:rsid w:val="004E0036"/>
    <w:rsid w:val="004E048A"/>
    <w:rsid w:val="004E1BF0"/>
    <w:rsid w:val="004E1E7E"/>
    <w:rsid w:val="004E2BD9"/>
    <w:rsid w:val="004E2DEE"/>
    <w:rsid w:val="004E2FE6"/>
    <w:rsid w:val="004E384E"/>
    <w:rsid w:val="004E6CF4"/>
    <w:rsid w:val="004F2F0A"/>
    <w:rsid w:val="004F4F42"/>
    <w:rsid w:val="004F6FFD"/>
    <w:rsid w:val="00501E09"/>
    <w:rsid w:val="00503E71"/>
    <w:rsid w:val="00505127"/>
    <w:rsid w:val="00506197"/>
    <w:rsid w:val="00506BD6"/>
    <w:rsid w:val="00506E17"/>
    <w:rsid w:val="00511A2F"/>
    <w:rsid w:val="00513905"/>
    <w:rsid w:val="00514549"/>
    <w:rsid w:val="00514739"/>
    <w:rsid w:val="0051589F"/>
    <w:rsid w:val="00517735"/>
    <w:rsid w:val="005226AD"/>
    <w:rsid w:val="00523065"/>
    <w:rsid w:val="005234B9"/>
    <w:rsid w:val="00531519"/>
    <w:rsid w:val="00533635"/>
    <w:rsid w:val="005430FD"/>
    <w:rsid w:val="005443E0"/>
    <w:rsid w:val="005453B8"/>
    <w:rsid w:val="0054799E"/>
    <w:rsid w:val="00551B60"/>
    <w:rsid w:val="0055586B"/>
    <w:rsid w:val="00555EB1"/>
    <w:rsid w:val="005571AE"/>
    <w:rsid w:val="00560DB0"/>
    <w:rsid w:val="005624A6"/>
    <w:rsid w:val="0056300A"/>
    <w:rsid w:val="00563C56"/>
    <w:rsid w:val="00564486"/>
    <w:rsid w:val="00565467"/>
    <w:rsid w:val="0057075F"/>
    <w:rsid w:val="005742CD"/>
    <w:rsid w:val="005746C7"/>
    <w:rsid w:val="005754B9"/>
    <w:rsid w:val="0057578D"/>
    <w:rsid w:val="00575CEA"/>
    <w:rsid w:val="0058125D"/>
    <w:rsid w:val="005816B1"/>
    <w:rsid w:val="00581778"/>
    <w:rsid w:val="00585ACF"/>
    <w:rsid w:val="00585C52"/>
    <w:rsid w:val="005866AE"/>
    <w:rsid w:val="00586BBE"/>
    <w:rsid w:val="0059154F"/>
    <w:rsid w:val="00591FF0"/>
    <w:rsid w:val="005923EA"/>
    <w:rsid w:val="005937F2"/>
    <w:rsid w:val="0059460E"/>
    <w:rsid w:val="00594F68"/>
    <w:rsid w:val="00597517"/>
    <w:rsid w:val="005A05F5"/>
    <w:rsid w:val="005A0B2F"/>
    <w:rsid w:val="005A19AC"/>
    <w:rsid w:val="005A2F0F"/>
    <w:rsid w:val="005A39D0"/>
    <w:rsid w:val="005A4A3F"/>
    <w:rsid w:val="005A502C"/>
    <w:rsid w:val="005A5C86"/>
    <w:rsid w:val="005A62A5"/>
    <w:rsid w:val="005B235A"/>
    <w:rsid w:val="005B4E96"/>
    <w:rsid w:val="005B623D"/>
    <w:rsid w:val="005B6CE5"/>
    <w:rsid w:val="005B70FF"/>
    <w:rsid w:val="005C020F"/>
    <w:rsid w:val="005C1C7E"/>
    <w:rsid w:val="005C3972"/>
    <w:rsid w:val="005C4FC5"/>
    <w:rsid w:val="005C67E6"/>
    <w:rsid w:val="005C6AE3"/>
    <w:rsid w:val="005D095D"/>
    <w:rsid w:val="005D11A8"/>
    <w:rsid w:val="005D1F29"/>
    <w:rsid w:val="005D279D"/>
    <w:rsid w:val="005D4DA3"/>
    <w:rsid w:val="005D7596"/>
    <w:rsid w:val="005E0FFF"/>
    <w:rsid w:val="005F0B48"/>
    <w:rsid w:val="005F254B"/>
    <w:rsid w:val="005F2575"/>
    <w:rsid w:val="005F4F04"/>
    <w:rsid w:val="005F55A2"/>
    <w:rsid w:val="005F5637"/>
    <w:rsid w:val="005F61EE"/>
    <w:rsid w:val="00611BB6"/>
    <w:rsid w:val="00612667"/>
    <w:rsid w:val="00612C17"/>
    <w:rsid w:val="00614FEF"/>
    <w:rsid w:val="00615029"/>
    <w:rsid w:val="006166CD"/>
    <w:rsid w:val="00616824"/>
    <w:rsid w:val="00623282"/>
    <w:rsid w:val="0062357A"/>
    <w:rsid w:val="00624211"/>
    <w:rsid w:val="00624B17"/>
    <w:rsid w:val="006264A4"/>
    <w:rsid w:val="00627092"/>
    <w:rsid w:val="006316F6"/>
    <w:rsid w:val="00632139"/>
    <w:rsid w:val="00632DD4"/>
    <w:rsid w:val="0063752C"/>
    <w:rsid w:val="00642D5E"/>
    <w:rsid w:val="00642E3F"/>
    <w:rsid w:val="006478EB"/>
    <w:rsid w:val="00647FF6"/>
    <w:rsid w:val="00655DDF"/>
    <w:rsid w:val="00655F5F"/>
    <w:rsid w:val="006560A9"/>
    <w:rsid w:val="00656B62"/>
    <w:rsid w:val="006604E0"/>
    <w:rsid w:val="006610ED"/>
    <w:rsid w:val="00661E95"/>
    <w:rsid w:val="00662741"/>
    <w:rsid w:val="006639BD"/>
    <w:rsid w:val="006665D1"/>
    <w:rsid w:val="0067044E"/>
    <w:rsid w:val="00672DDF"/>
    <w:rsid w:val="00674D52"/>
    <w:rsid w:val="00674E32"/>
    <w:rsid w:val="00675625"/>
    <w:rsid w:val="00677B4D"/>
    <w:rsid w:val="00681741"/>
    <w:rsid w:val="00683D81"/>
    <w:rsid w:val="0068598A"/>
    <w:rsid w:val="00687194"/>
    <w:rsid w:val="00692DB0"/>
    <w:rsid w:val="006948C1"/>
    <w:rsid w:val="00694D64"/>
    <w:rsid w:val="006954C4"/>
    <w:rsid w:val="00697863"/>
    <w:rsid w:val="006A0AAB"/>
    <w:rsid w:val="006A1870"/>
    <w:rsid w:val="006A39A3"/>
    <w:rsid w:val="006A3AFF"/>
    <w:rsid w:val="006A4ECF"/>
    <w:rsid w:val="006A5337"/>
    <w:rsid w:val="006A59E8"/>
    <w:rsid w:val="006A5ACD"/>
    <w:rsid w:val="006A5C39"/>
    <w:rsid w:val="006A61A9"/>
    <w:rsid w:val="006B09E1"/>
    <w:rsid w:val="006B545D"/>
    <w:rsid w:val="006C4182"/>
    <w:rsid w:val="006C449C"/>
    <w:rsid w:val="006C4713"/>
    <w:rsid w:val="006C5792"/>
    <w:rsid w:val="006D19D2"/>
    <w:rsid w:val="006D560E"/>
    <w:rsid w:val="006D5924"/>
    <w:rsid w:val="006D6090"/>
    <w:rsid w:val="006D6165"/>
    <w:rsid w:val="006E0EB2"/>
    <w:rsid w:val="006E2C2C"/>
    <w:rsid w:val="006E7F19"/>
    <w:rsid w:val="006F249A"/>
    <w:rsid w:val="00702273"/>
    <w:rsid w:val="00707024"/>
    <w:rsid w:val="00707751"/>
    <w:rsid w:val="00707C59"/>
    <w:rsid w:val="00712DA0"/>
    <w:rsid w:val="00712F36"/>
    <w:rsid w:val="00713AC6"/>
    <w:rsid w:val="00713CA2"/>
    <w:rsid w:val="007145FD"/>
    <w:rsid w:val="00715ED3"/>
    <w:rsid w:val="007168B1"/>
    <w:rsid w:val="007176B2"/>
    <w:rsid w:val="00717B04"/>
    <w:rsid w:val="007200B4"/>
    <w:rsid w:val="00724656"/>
    <w:rsid w:val="00724F58"/>
    <w:rsid w:val="00725F8A"/>
    <w:rsid w:val="00730B78"/>
    <w:rsid w:val="0073221D"/>
    <w:rsid w:val="0073661D"/>
    <w:rsid w:val="007426FC"/>
    <w:rsid w:val="00742C57"/>
    <w:rsid w:val="0074747B"/>
    <w:rsid w:val="00751302"/>
    <w:rsid w:val="00753206"/>
    <w:rsid w:val="00756B5F"/>
    <w:rsid w:val="00757002"/>
    <w:rsid w:val="00761C2B"/>
    <w:rsid w:val="0076504C"/>
    <w:rsid w:val="007650C2"/>
    <w:rsid w:val="00766798"/>
    <w:rsid w:val="007671B8"/>
    <w:rsid w:val="007674FF"/>
    <w:rsid w:val="00782268"/>
    <w:rsid w:val="007858CE"/>
    <w:rsid w:val="0078640D"/>
    <w:rsid w:val="00786E5E"/>
    <w:rsid w:val="00790530"/>
    <w:rsid w:val="0079320C"/>
    <w:rsid w:val="007938F6"/>
    <w:rsid w:val="007A1261"/>
    <w:rsid w:val="007A17E6"/>
    <w:rsid w:val="007A3BAC"/>
    <w:rsid w:val="007A3DB6"/>
    <w:rsid w:val="007A65A3"/>
    <w:rsid w:val="007A6643"/>
    <w:rsid w:val="007B663D"/>
    <w:rsid w:val="007C0AAA"/>
    <w:rsid w:val="007C0B53"/>
    <w:rsid w:val="007C19E2"/>
    <w:rsid w:val="007C3A1A"/>
    <w:rsid w:val="007C3FF6"/>
    <w:rsid w:val="007C4382"/>
    <w:rsid w:val="007C5D78"/>
    <w:rsid w:val="007C5DE5"/>
    <w:rsid w:val="007C6390"/>
    <w:rsid w:val="007C7C5C"/>
    <w:rsid w:val="007D1370"/>
    <w:rsid w:val="007D19A2"/>
    <w:rsid w:val="007D25E8"/>
    <w:rsid w:val="007D5FD4"/>
    <w:rsid w:val="007D7911"/>
    <w:rsid w:val="007E0434"/>
    <w:rsid w:val="007E68BB"/>
    <w:rsid w:val="007E759C"/>
    <w:rsid w:val="007E7B4A"/>
    <w:rsid w:val="007E7F43"/>
    <w:rsid w:val="007F2E22"/>
    <w:rsid w:val="007F51DE"/>
    <w:rsid w:val="007F7701"/>
    <w:rsid w:val="00800100"/>
    <w:rsid w:val="00800DEA"/>
    <w:rsid w:val="00801F3C"/>
    <w:rsid w:val="0080232F"/>
    <w:rsid w:val="008038A0"/>
    <w:rsid w:val="00803D30"/>
    <w:rsid w:val="00804CF1"/>
    <w:rsid w:val="00805C18"/>
    <w:rsid w:val="00806417"/>
    <w:rsid w:val="008074A5"/>
    <w:rsid w:val="008100A3"/>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205B"/>
    <w:rsid w:val="00842A20"/>
    <w:rsid w:val="00845B83"/>
    <w:rsid w:val="00845D2A"/>
    <w:rsid w:val="0084759D"/>
    <w:rsid w:val="00850AF1"/>
    <w:rsid w:val="00850F85"/>
    <w:rsid w:val="00852696"/>
    <w:rsid w:val="00853E77"/>
    <w:rsid w:val="008567BF"/>
    <w:rsid w:val="0085796C"/>
    <w:rsid w:val="00857EC0"/>
    <w:rsid w:val="00862408"/>
    <w:rsid w:val="00862D4F"/>
    <w:rsid w:val="00863DF7"/>
    <w:rsid w:val="008719C6"/>
    <w:rsid w:val="00871B3A"/>
    <w:rsid w:val="00872779"/>
    <w:rsid w:val="00873AEB"/>
    <w:rsid w:val="00873DA6"/>
    <w:rsid w:val="0087441B"/>
    <w:rsid w:val="0088027E"/>
    <w:rsid w:val="00882D1C"/>
    <w:rsid w:val="00883CE8"/>
    <w:rsid w:val="008849C3"/>
    <w:rsid w:val="00886155"/>
    <w:rsid w:val="00887E84"/>
    <w:rsid w:val="008924A8"/>
    <w:rsid w:val="0089352F"/>
    <w:rsid w:val="008936F5"/>
    <w:rsid w:val="008960B1"/>
    <w:rsid w:val="00896FAE"/>
    <w:rsid w:val="0089790E"/>
    <w:rsid w:val="008A32E0"/>
    <w:rsid w:val="008A4098"/>
    <w:rsid w:val="008A53BD"/>
    <w:rsid w:val="008A590F"/>
    <w:rsid w:val="008A6648"/>
    <w:rsid w:val="008A6F7E"/>
    <w:rsid w:val="008B2D6F"/>
    <w:rsid w:val="008B3D07"/>
    <w:rsid w:val="008B5972"/>
    <w:rsid w:val="008C100E"/>
    <w:rsid w:val="008C3639"/>
    <w:rsid w:val="008C7E57"/>
    <w:rsid w:val="008D0425"/>
    <w:rsid w:val="008D0470"/>
    <w:rsid w:val="008D05D6"/>
    <w:rsid w:val="008D5E7B"/>
    <w:rsid w:val="008D77CB"/>
    <w:rsid w:val="008E0CE7"/>
    <w:rsid w:val="008E6D3E"/>
    <w:rsid w:val="008F05D7"/>
    <w:rsid w:val="008F0D40"/>
    <w:rsid w:val="008F12DE"/>
    <w:rsid w:val="008F59B5"/>
    <w:rsid w:val="008F60C5"/>
    <w:rsid w:val="00902FC3"/>
    <w:rsid w:val="00905488"/>
    <w:rsid w:val="0090579B"/>
    <w:rsid w:val="00906038"/>
    <w:rsid w:val="009062F8"/>
    <w:rsid w:val="00906A89"/>
    <w:rsid w:val="00906D30"/>
    <w:rsid w:val="00911AD9"/>
    <w:rsid w:val="0091654B"/>
    <w:rsid w:val="009176CC"/>
    <w:rsid w:val="00921D6E"/>
    <w:rsid w:val="00922BA3"/>
    <w:rsid w:val="009245F5"/>
    <w:rsid w:val="00924E93"/>
    <w:rsid w:val="00925923"/>
    <w:rsid w:val="009263FE"/>
    <w:rsid w:val="00927EE3"/>
    <w:rsid w:val="009308CB"/>
    <w:rsid w:val="00932BEA"/>
    <w:rsid w:val="00934441"/>
    <w:rsid w:val="009364BC"/>
    <w:rsid w:val="00941818"/>
    <w:rsid w:val="00942717"/>
    <w:rsid w:val="009446B6"/>
    <w:rsid w:val="00947C23"/>
    <w:rsid w:val="00950CDF"/>
    <w:rsid w:val="0095270A"/>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2E9D"/>
    <w:rsid w:val="00994FE7"/>
    <w:rsid w:val="0099655D"/>
    <w:rsid w:val="00997CA2"/>
    <w:rsid w:val="009A101B"/>
    <w:rsid w:val="009A23F1"/>
    <w:rsid w:val="009A3744"/>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64B7"/>
    <w:rsid w:val="009C7B88"/>
    <w:rsid w:val="009D3309"/>
    <w:rsid w:val="009D5078"/>
    <w:rsid w:val="009D5F24"/>
    <w:rsid w:val="009D75F5"/>
    <w:rsid w:val="009E0898"/>
    <w:rsid w:val="009E288B"/>
    <w:rsid w:val="009E361C"/>
    <w:rsid w:val="009E402C"/>
    <w:rsid w:val="009E50E8"/>
    <w:rsid w:val="009E6008"/>
    <w:rsid w:val="009F0300"/>
    <w:rsid w:val="009F0B03"/>
    <w:rsid w:val="009F1890"/>
    <w:rsid w:val="009F1AA9"/>
    <w:rsid w:val="009F5D8A"/>
    <w:rsid w:val="009F5E6D"/>
    <w:rsid w:val="009F68F2"/>
    <w:rsid w:val="009F78DF"/>
    <w:rsid w:val="00A025ED"/>
    <w:rsid w:val="00A03831"/>
    <w:rsid w:val="00A04F68"/>
    <w:rsid w:val="00A0545B"/>
    <w:rsid w:val="00A073B6"/>
    <w:rsid w:val="00A076F1"/>
    <w:rsid w:val="00A100BC"/>
    <w:rsid w:val="00A1303A"/>
    <w:rsid w:val="00A13D12"/>
    <w:rsid w:val="00A14245"/>
    <w:rsid w:val="00A14559"/>
    <w:rsid w:val="00A15B42"/>
    <w:rsid w:val="00A16F98"/>
    <w:rsid w:val="00A21CD5"/>
    <w:rsid w:val="00A220A1"/>
    <w:rsid w:val="00A22BF1"/>
    <w:rsid w:val="00A22F47"/>
    <w:rsid w:val="00A23F50"/>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60CA7"/>
    <w:rsid w:val="00A616BC"/>
    <w:rsid w:val="00A63DA7"/>
    <w:rsid w:val="00A649CB"/>
    <w:rsid w:val="00A679AC"/>
    <w:rsid w:val="00A70944"/>
    <w:rsid w:val="00A71419"/>
    <w:rsid w:val="00A72017"/>
    <w:rsid w:val="00A720E2"/>
    <w:rsid w:val="00A729D3"/>
    <w:rsid w:val="00A75AC1"/>
    <w:rsid w:val="00A767F7"/>
    <w:rsid w:val="00A77A77"/>
    <w:rsid w:val="00A77BD4"/>
    <w:rsid w:val="00A834A2"/>
    <w:rsid w:val="00A837CD"/>
    <w:rsid w:val="00A83B9D"/>
    <w:rsid w:val="00A9055E"/>
    <w:rsid w:val="00A905FF"/>
    <w:rsid w:val="00A90E3A"/>
    <w:rsid w:val="00A9532D"/>
    <w:rsid w:val="00AA00EF"/>
    <w:rsid w:val="00AA0890"/>
    <w:rsid w:val="00AA0B9F"/>
    <w:rsid w:val="00AA168A"/>
    <w:rsid w:val="00AA41DF"/>
    <w:rsid w:val="00AA54DB"/>
    <w:rsid w:val="00AA564B"/>
    <w:rsid w:val="00AA6414"/>
    <w:rsid w:val="00AB1FBA"/>
    <w:rsid w:val="00AB2804"/>
    <w:rsid w:val="00AB3E57"/>
    <w:rsid w:val="00AB58CE"/>
    <w:rsid w:val="00AC02E6"/>
    <w:rsid w:val="00AC07CF"/>
    <w:rsid w:val="00AC2082"/>
    <w:rsid w:val="00AC488E"/>
    <w:rsid w:val="00AD0AC7"/>
    <w:rsid w:val="00AD2C73"/>
    <w:rsid w:val="00AD45C5"/>
    <w:rsid w:val="00AD52F6"/>
    <w:rsid w:val="00AD5763"/>
    <w:rsid w:val="00AD75A8"/>
    <w:rsid w:val="00AE062D"/>
    <w:rsid w:val="00AE181E"/>
    <w:rsid w:val="00AE4031"/>
    <w:rsid w:val="00AE4E48"/>
    <w:rsid w:val="00AE4F20"/>
    <w:rsid w:val="00AE5182"/>
    <w:rsid w:val="00AE7DBA"/>
    <w:rsid w:val="00AF1875"/>
    <w:rsid w:val="00AF2270"/>
    <w:rsid w:val="00AF2717"/>
    <w:rsid w:val="00AF28E0"/>
    <w:rsid w:val="00AF7365"/>
    <w:rsid w:val="00B0174F"/>
    <w:rsid w:val="00B0287C"/>
    <w:rsid w:val="00B03F3F"/>
    <w:rsid w:val="00B04E49"/>
    <w:rsid w:val="00B06507"/>
    <w:rsid w:val="00B06C3A"/>
    <w:rsid w:val="00B07A6F"/>
    <w:rsid w:val="00B10712"/>
    <w:rsid w:val="00B11828"/>
    <w:rsid w:val="00B1327B"/>
    <w:rsid w:val="00B1424C"/>
    <w:rsid w:val="00B16645"/>
    <w:rsid w:val="00B16E31"/>
    <w:rsid w:val="00B17CAE"/>
    <w:rsid w:val="00B22F5E"/>
    <w:rsid w:val="00B23510"/>
    <w:rsid w:val="00B24C55"/>
    <w:rsid w:val="00B27A77"/>
    <w:rsid w:val="00B27FEE"/>
    <w:rsid w:val="00B303A7"/>
    <w:rsid w:val="00B30926"/>
    <w:rsid w:val="00B34995"/>
    <w:rsid w:val="00B350F8"/>
    <w:rsid w:val="00B40272"/>
    <w:rsid w:val="00B41546"/>
    <w:rsid w:val="00B4189A"/>
    <w:rsid w:val="00B4245B"/>
    <w:rsid w:val="00B4317E"/>
    <w:rsid w:val="00B43EA8"/>
    <w:rsid w:val="00B44652"/>
    <w:rsid w:val="00B4644F"/>
    <w:rsid w:val="00B46C34"/>
    <w:rsid w:val="00B520E8"/>
    <w:rsid w:val="00B53149"/>
    <w:rsid w:val="00B561EA"/>
    <w:rsid w:val="00B566C3"/>
    <w:rsid w:val="00B5675D"/>
    <w:rsid w:val="00B56DC4"/>
    <w:rsid w:val="00B614FB"/>
    <w:rsid w:val="00B6218A"/>
    <w:rsid w:val="00B62684"/>
    <w:rsid w:val="00B62B5E"/>
    <w:rsid w:val="00B64E40"/>
    <w:rsid w:val="00B65918"/>
    <w:rsid w:val="00B67671"/>
    <w:rsid w:val="00B67BB0"/>
    <w:rsid w:val="00B72F46"/>
    <w:rsid w:val="00B73EA5"/>
    <w:rsid w:val="00B8111C"/>
    <w:rsid w:val="00B815FF"/>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B02E4"/>
    <w:rsid w:val="00BB0FD7"/>
    <w:rsid w:val="00BB7E4C"/>
    <w:rsid w:val="00BC119C"/>
    <w:rsid w:val="00BC2A1A"/>
    <w:rsid w:val="00BC4226"/>
    <w:rsid w:val="00BD06D8"/>
    <w:rsid w:val="00BD0ECD"/>
    <w:rsid w:val="00BD3500"/>
    <w:rsid w:val="00BD380D"/>
    <w:rsid w:val="00BD3892"/>
    <w:rsid w:val="00BD6121"/>
    <w:rsid w:val="00BD69F5"/>
    <w:rsid w:val="00BE093A"/>
    <w:rsid w:val="00BE49DA"/>
    <w:rsid w:val="00BE4EC5"/>
    <w:rsid w:val="00BE53B7"/>
    <w:rsid w:val="00BE59CB"/>
    <w:rsid w:val="00BE6203"/>
    <w:rsid w:val="00BE6536"/>
    <w:rsid w:val="00BF14AE"/>
    <w:rsid w:val="00BF33B8"/>
    <w:rsid w:val="00BF3A89"/>
    <w:rsid w:val="00BF4FB7"/>
    <w:rsid w:val="00BF5AD8"/>
    <w:rsid w:val="00BF5E1D"/>
    <w:rsid w:val="00BF6D53"/>
    <w:rsid w:val="00BF7179"/>
    <w:rsid w:val="00C022FC"/>
    <w:rsid w:val="00C028AA"/>
    <w:rsid w:val="00C028BF"/>
    <w:rsid w:val="00C044D0"/>
    <w:rsid w:val="00C050D7"/>
    <w:rsid w:val="00C0694A"/>
    <w:rsid w:val="00C116AB"/>
    <w:rsid w:val="00C11749"/>
    <w:rsid w:val="00C11B78"/>
    <w:rsid w:val="00C12722"/>
    <w:rsid w:val="00C13128"/>
    <w:rsid w:val="00C14891"/>
    <w:rsid w:val="00C171D8"/>
    <w:rsid w:val="00C17C15"/>
    <w:rsid w:val="00C17F5C"/>
    <w:rsid w:val="00C21424"/>
    <w:rsid w:val="00C240B4"/>
    <w:rsid w:val="00C2617A"/>
    <w:rsid w:val="00C27622"/>
    <w:rsid w:val="00C277A8"/>
    <w:rsid w:val="00C277EA"/>
    <w:rsid w:val="00C27E3A"/>
    <w:rsid w:val="00C30B09"/>
    <w:rsid w:val="00C33784"/>
    <w:rsid w:val="00C34BB1"/>
    <w:rsid w:val="00C37393"/>
    <w:rsid w:val="00C409C1"/>
    <w:rsid w:val="00C40B51"/>
    <w:rsid w:val="00C40E68"/>
    <w:rsid w:val="00C41D19"/>
    <w:rsid w:val="00C4256E"/>
    <w:rsid w:val="00C4270A"/>
    <w:rsid w:val="00C45993"/>
    <w:rsid w:val="00C46280"/>
    <w:rsid w:val="00C479B0"/>
    <w:rsid w:val="00C53E09"/>
    <w:rsid w:val="00C53F0B"/>
    <w:rsid w:val="00C5457E"/>
    <w:rsid w:val="00C5570A"/>
    <w:rsid w:val="00C56542"/>
    <w:rsid w:val="00C56964"/>
    <w:rsid w:val="00C576FF"/>
    <w:rsid w:val="00C61A6B"/>
    <w:rsid w:val="00C65F22"/>
    <w:rsid w:val="00C6606C"/>
    <w:rsid w:val="00C700C7"/>
    <w:rsid w:val="00C700EA"/>
    <w:rsid w:val="00C7661B"/>
    <w:rsid w:val="00C77238"/>
    <w:rsid w:val="00C778A2"/>
    <w:rsid w:val="00C828F6"/>
    <w:rsid w:val="00C82C3C"/>
    <w:rsid w:val="00C82FC1"/>
    <w:rsid w:val="00C8377A"/>
    <w:rsid w:val="00C85DA0"/>
    <w:rsid w:val="00C87747"/>
    <w:rsid w:val="00C87B6A"/>
    <w:rsid w:val="00C91C53"/>
    <w:rsid w:val="00C9472F"/>
    <w:rsid w:val="00CA1E81"/>
    <w:rsid w:val="00CA2D51"/>
    <w:rsid w:val="00CA2D55"/>
    <w:rsid w:val="00CA48E9"/>
    <w:rsid w:val="00CA5BFA"/>
    <w:rsid w:val="00CB15E0"/>
    <w:rsid w:val="00CB267E"/>
    <w:rsid w:val="00CB7C57"/>
    <w:rsid w:val="00CC2377"/>
    <w:rsid w:val="00CC240E"/>
    <w:rsid w:val="00CC4BA6"/>
    <w:rsid w:val="00CC4ED3"/>
    <w:rsid w:val="00CC7936"/>
    <w:rsid w:val="00CD03F1"/>
    <w:rsid w:val="00CD2254"/>
    <w:rsid w:val="00CD26BB"/>
    <w:rsid w:val="00CD3EA6"/>
    <w:rsid w:val="00CD479F"/>
    <w:rsid w:val="00CE3A12"/>
    <w:rsid w:val="00CE4A1D"/>
    <w:rsid w:val="00CE53F2"/>
    <w:rsid w:val="00CE5705"/>
    <w:rsid w:val="00CE5DA5"/>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1CB5"/>
    <w:rsid w:val="00D24852"/>
    <w:rsid w:val="00D30CB6"/>
    <w:rsid w:val="00D3144F"/>
    <w:rsid w:val="00D32D01"/>
    <w:rsid w:val="00D335A9"/>
    <w:rsid w:val="00D33BAA"/>
    <w:rsid w:val="00D36395"/>
    <w:rsid w:val="00D36C5F"/>
    <w:rsid w:val="00D37FC3"/>
    <w:rsid w:val="00D4232C"/>
    <w:rsid w:val="00D44411"/>
    <w:rsid w:val="00D44E39"/>
    <w:rsid w:val="00D45B35"/>
    <w:rsid w:val="00D5146B"/>
    <w:rsid w:val="00D55A0E"/>
    <w:rsid w:val="00D57199"/>
    <w:rsid w:val="00D57C1C"/>
    <w:rsid w:val="00D60AC2"/>
    <w:rsid w:val="00D62509"/>
    <w:rsid w:val="00D63C6D"/>
    <w:rsid w:val="00D7177D"/>
    <w:rsid w:val="00D72180"/>
    <w:rsid w:val="00D73DFA"/>
    <w:rsid w:val="00D74412"/>
    <w:rsid w:val="00D75A95"/>
    <w:rsid w:val="00D76119"/>
    <w:rsid w:val="00D76CC8"/>
    <w:rsid w:val="00D7747A"/>
    <w:rsid w:val="00D8052C"/>
    <w:rsid w:val="00D80D5C"/>
    <w:rsid w:val="00D87B6B"/>
    <w:rsid w:val="00D90467"/>
    <w:rsid w:val="00D91843"/>
    <w:rsid w:val="00D94719"/>
    <w:rsid w:val="00D949F9"/>
    <w:rsid w:val="00D965FB"/>
    <w:rsid w:val="00DA25A6"/>
    <w:rsid w:val="00DA564E"/>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448A"/>
    <w:rsid w:val="00DF03FD"/>
    <w:rsid w:val="00DF076A"/>
    <w:rsid w:val="00DF154B"/>
    <w:rsid w:val="00DF1D91"/>
    <w:rsid w:val="00DF23BF"/>
    <w:rsid w:val="00DF246C"/>
    <w:rsid w:val="00DF3DC4"/>
    <w:rsid w:val="00DF4725"/>
    <w:rsid w:val="00DF580A"/>
    <w:rsid w:val="00DF7A11"/>
    <w:rsid w:val="00E00E51"/>
    <w:rsid w:val="00E022D1"/>
    <w:rsid w:val="00E0382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A55"/>
    <w:rsid w:val="00E245D3"/>
    <w:rsid w:val="00E251C9"/>
    <w:rsid w:val="00E262AD"/>
    <w:rsid w:val="00E275EB"/>
    <w:rsid w:val="00E27E76"/>
    <w:rsid w:val="00E314A1"/>
    <w:rsid w:val="00E315C6"/>
    <w:rsid w:val="00E3160E"/>
    <w:rsid w:val="00E33F72"/>
    <w:rsid w:val="00E3743B"/>
    <w:rsid w:val="00E37F79"/>
    <w:rsid w:val="00E41395"/>
    <w:rsid w:val="00E4187E"/>
    <w:rsid w:val="00E424C1"/>
    <w:rsid w:val="00E42F5B"/>
    <w:rsid w:val="00E43064"/>
    <w:rsid w:val="00E52C94"/>
    <w:rsid w:val="00E56DA5"/>
    <w:rsid w:val="00E57469"/>
    <w:rsid w:val="00E61645"/>
    <w:rsid w:val="00E62438"/>
    <w:rsid w:val="00E64CAF"/>
    <w:rsid w:val="00E65D7F"/>
    <w:rsid w:val="00E707B2"/>
    <w:rsid w:val="00E70941"/>
    <w:rsid w:val="00E71083"/>
    <w:rsid w:val="00E73552"/>
    <w:rsid w:val="00E736E8"/>
    <w:rsid w:val="00E75BBC"/>
    <w:rsid w:val="00E815F4"/>
    <w:rsid w:val="00E83451"/>
    <w:rsid w:val="00E86935"/>
    <w:rsid w:val="00E86BA0"/>
    <w:rsid w:val="00E86CA8"/>
    <w:rsid w:val="00E908CE"/>
    <w:rsid w:val="00E90F7D"/>
    <w:rsid w:val="00E92C2C"/>
    <w:rsid w:val="00E93A24"/>
    <w:rsid w:val="00E9478C"/>
    <w:rsid w:val="00E96395"/>
    <w:rsid w:val="00E96E28"/>
    <w:rsid w:val="00E96E82"/>
    <w:rsid w:val="00E97386"/>
    <w:rsid w:val="00E9782A"/>
    <w:rsid w:val="00EA1004"/>
    <w:rsid w:val="00EA2C4E"/>
    <w:rsid w:val="00EA34F6"/>
    <w:rsid w:val="00EA6CA6"/>
    <w:rsid w:val="00EA72E3"/>
    <w:rsid w:val="00EA745A"/>
    <w:rsid w:val="00EB375F"/>
    <w:rsid w:val="00EB5DF5"/>
    <w:rsid w:val="00EB62A9"/>
    <w:rsid w:val="00EB79B0"/>
    <w:rsid w:val="00EB7D3D"/>
    <w:rsid w:val="00EC0FDD"/>
    <w:rsid w:val="00EC5D55"/>
    <w:rsid w:val="00EC6F77"/>
    <w:rsid w:val="00EC7554"/>
    <w:rsid w:val="00EC76A7"/>
    <w:rsid w:val="00ED1B73"/>
    <w:rsid w:val="00ED2D34"/>
    <w:rsid w:val="00ED2D44"/>
    <w:rsid w:val="00ED788B"/>
    <w:rsid w:val="00EE0A09"/>
    <w:rsid w:val="00EE0A9B"/>
    <w:rsid w:val="00EE22ED"/>
    <w:rsid w:val="00EE33E5"/>
    <w:rsid w:val="00EE7487"/>
    <w:rsid w:val="00EE7F97"/>
    <w:rsid w:val="00EF214D"/>
    <w:rsid w:val="00EF4D74"/>
    <w:rsid w:val="00EF678E"/>
    <w:rsid w:val="00EF7684"/>
    <w:rsid w:val="00F0163E"/>
    <w:rsid w:val="00F01C40"/>
    <w:rsid w:val="00F04304"/>
    <w:rsid w:val="00F04534"/>
    <w:rsid w:val="00F07D97"/>
    <w:rsid w:val="00F103C7"/>
    <w:rsid w:val="00F104E6"/>
    <w:rsid w:val="00F125AF"/>
    <w:rsid w:val="00F13628"/>
    <w:rsid w:val="00F14091"/>
    <w:rsid w:val="00F160D6"/>
    <w:rsid w:val="00F16646"/>
    <w:rsid w:val="00F202ED"/>
    <w:rsid w:val="00F218DA"/>
    <w:rsid w:val="00F2278E"/>
    <w:rsid w:val="00F23EAD"/>
    <w:rsid w:val="00F253EA"/>
    <w:rsid w:val="00F25AB3"/>
    <w:rsid w:val="00F315C8"/>
    <w:rsid w:val="00F31919"/>
    <w:rsid w:val="00F33728"/>
    <w:rsid w:val="00F3466B"/>
    <w:rsid w:val="00F375F6"/>
    <w:rsid w:val="00F40060"/>
    <w:rsid w:val="00F44969"/>
    <w:rsid w:val="00F44B12"/>
    <w:rsid w:val="00F46C6D"/>
    <w:rsid w:val="00F50131"/>
    <w:rsid w:val="00F502D0"/>
    <w:rsid w:val="00F5067E"/>
    <w:rsid w:val="00F521CD"/>
    <w:rsid w:val="00F5448F"/>
    <w:rsid w:val="00F54EAA"/>
    <w:rsid w:val="00F61012"/>
    <w:rsid w:val="00F645DA"/>
    <w:rsid w:val="00F65EE9"/>
    <w:rsid w:val="00F66EB8"/>
    <w:rsid w:val="00F676E3"/>
    <w:rsid w:val="00F70916"/>
    <w:rsid w:val="00F71D02"/>
    <w:rsid w:val="00F738BC"/>
    <w:rsid w:val="00F75BC7"/>
    <w:rsid w:val="00F76757"/>
    <w:rsid w:val="00F77ACF"/>
    <w:rsid w:val="00F80A7B"/>
    <w:rsid w:val="00F82A07"/>
    <w:rsid w:val="00F82C1D"/>
    <w:rsid w:val="00F82EB2"/>
    <w:rsid w:val="00F86C07"/>
    <w:rsid w:val="00F91040"/>
    <w:rsid w:val="00F919FB"/>
    <w:rsid w:val="00F91AA8"/>
    <w:rsid w:val="00F922C3"/>
    <w:rsid w:val="00F92D25"/>
    <w:rsid w:val="00F93C67"/>
    <w:rsid w:val="00F94063"/>
    <w:rsid w:val="00F96D86"/>
    <w:rsid w:val="00F96E2F"/>
    <w:rsid w:val="00F97AC5"/>
    <w:rsid w:val="00FA0991"/>
    <w:rsid w:val="00FA1B5B"/>
    <w:rsid w:val="00FA1DC2"/>
    <w:rsid w:val="00FA35CE"/>
    <w:rsid w:val="00FA3AA1"/>
    <w:rsid w:val="00FB10EE"/>
    <w:rsid w:val="00FB3D0D"/>
    <w:rsid w:val="00FB4C98"/>
    <w:rsid w:val="00FB55F0"/>
    <w:rsid w:val="00FB5BF5"/>
    <w:rsid w:val="00FB724B"/>
    <w:rsid w:val="00FC0DCB"/>
    <w:rsid w:val="00FC2C60"/>
    <w:rsid w:val="00FC6A65"/>
    <w:rsid w:val="00FC71E3"/>
    <w:rsid w:val="00FD1CD3"/>
    <w:rsid w:val="00FD1EBA"/>
    <w:rsid w:val="00FD20B7"/>
    <w:rsid w:val="00FD22C9"/>
    <w:rsid w:val="00FD66D6"/>
    <w:rsid w:val="00FD7E30"/>
    <w:rsid w:val="00FE3528"/>
    <w:rsid w:val="00FE3F58"/>
    <w:rsid w:val="00FE4275"/>
    <w:rsid w:val="00FE4723"/>
    <w:rsid w:val="00FE60FA"/>
    <w:rsid w:val="00FF0F16"/>
    <w:rsid w:val="00FF414A"/>
    <w:rsid w:val="00FF4C28"/>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31F0F-6328-4D86-BB2C-410D5EDF4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3940</TotalTime>
  <Pages>30</Pages>
  <Words>32801</Words>
  <Characters>186969</Characters>
  <Application>Microsoft Office Word</Application>
  <DocSecurity>0</DocSecurity>
  <Lines>1558</Lines>
  <Paragraphs>438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219332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162</cp:revision>
  <cp:lastPrinted>2019-04-04T01:19:00Z</cp:lastPrinted>
  <dcterms:created xsi:type="dcterms:W3CDTF">2019-04-22T16:58:00Z</dcterms:created>
  <dcterms:modified xsi:type="dcterms:W3CDTF">2019-05-14T20:39:00Z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