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2B1F8AA0" w:rsidR="00F502D0" w:rsidDel="000759C3" w:rsidRDefault="00F502D0" w:rsidP="00B815FF">
      <w:pPr>
        <w:pStyle w:val="Title"/>
        <w:spacing w:line="240" w:lineRule="auto"/>
        <w:jc w:val="both"/>
        <w:rPr>
          <w:del w:id="0" w:author="Maia Kapur" w:date="2019-04-22T09:55:00Z"/>
        </w:rPr>
      </w:pPr>
      <w:bookmarkStart w:id="1" w:name="_Hlk2088139"/>
      <w:del w:id="2" w:author="Maia Kapur" w:date="2019-04-22T09:55:00Z">
        <w:r w:rsidDel="000759C3">
          <w:delText xml:space="preserve">A data-driven approach to evaluate </w:delText>
        </w:r>
        <w:r w:rsidR="00310C1A" w:rsidDel="000759C3">
          <w:delText>spatial</w:delText>
        </w:r>
        <w:r w:rsidDel="000759C3">
          <w:delText xml:space="preserve"> </w:delText>
        </w:r>
        <w:r w:rsidR="00310C1A" w:rsidDel="000759C3">
          <w:delText>growth zonation</w:delText>
        </w:r>
        <w:r w:rsidDel="000759C3">
          <w:delText>, with application to NE Pacific Sablefish</w:delText>
        </w:r>
      </w:del>
    </w:p>
    <w:p w14:paraId="4992083F" w14:textId="06147E3D" w:rsidR="00EE22ED" w:rsidRPr="00EE22ED" w:rsidDel="000759C3" w:rsidRDefault="00EE22ED" w:rsidP="00B815FF">
      <w:pPr>
        <w:spacing w:line="240" w:lineRule="auto"/>
        <w:jc w:val="both"/>
        <w:rPr>
          <w:del w:id="3" w:author="Maia Kapur" w:date="2019-04-22T09:55:00Z"/>
          <w:i/>
        </w:rPr>
      </w:pPr>
      <w:del w:id="4" w:author="Maia Kapur" w:date="2019-04-22T09:55:00Z">
        <w:r w:rsidDel="000759C3">
          <w:rPr>
            <w:i/>
          </w:rPr>
          <w:delText>or</w:delText>
        </w:r>
      </w:del>
    </w:p>
    <w:p w14:paraId="63DC00A3" w14:textId="4358D4D7" w:rsidR="0084205B" w:rsidRDefault="0084205B" w:rsidP="00B815FF">
      <w:pPr>
        <w:pStyle w:val="Title"/>
        <w:spacing w:line="240" w:lineRule="auto"/>
        <w:jc w:val="both"/>
      </w:pPr>
      <w:r>
        <w:t>Data driven approach reveals oceanographic features delineate growth zonation in NE pacific sablefish</w:t>
      </w:r>
    </w:p>
    <w:p w14:paraId="146DD023" w14:textId="74F2BD50" w:rsidR="00F502D0" w:rsidRPr="004906F5" w:rsidRDefault="00F502D0" w:rsidP="00B815FF">
      <w:pPr>
        <w:spacing w:line="240" w:lineRule="auto"/>
        <w:jc w:val="both"/>
      </w:pPr>
      <w:r w:rsidRPr="004906F5">
        <w:t>Kapur,</w:t>
      </w:r>
      <w:r>
        <w:t xml:space="preserve"> M., </w:t>
      </w:r>
      <w:proofErr w:type="spellStart"/>
      <w:r>
        <w:t>Haltuch</w:t>
      </w:r>
      <w:proofErr w:type="spellEnd"/>
      <w:r>
        <w:t>, M., [others] Punt, A.</w:t>
      </w:r>
      <w:r w:rsidR="00B815FF">
        <w:t>E.</w:t>
      </w:r>
    </w:p>
    <w:p w14:paraId="53D67B4C" w14:textId="59A7387A" w:rsidR="00F502D0" w:rsidRDefault="00F502D0" w:rsidP="00B815FF">
      <w:pPr>
        <w:spacing w:line="240"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B815FF">
      <w:pPr>
        <w:pStyle w:val="Heading1"/>
        <w:spacing w:line="240" w:lineRule="auto"/>
        <w:jc w:val="both"/>
      </w:pPr>
      <w:r>
        <w:t>Abstract</w:t>
      </w:r>
    </w:p>
    <w:p w14:paraId="4FE5F7AF" w14:textId="3A175D33" w:rsidR="00AB2804" w:rsidRDefault="00F502D0" w:rsidP="00B815FF">
      <w:pPr>
        <w:spacing w:after="0" w:line="240" w:lineRule="auto"/>
        <w:jc w:val="both"/>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xml:space="preserve">, data-driven method </w:t>
      </w:r>
      <w:r w:rsidR="00724F58">
        <w:rPr>
          <w:rFonts w:cstheme="minorHAnsi"/>
        </w:rPr>
        <w:t>that</w:t>
      </w:r>
      <w:r>
        <w:rPr>
          <w:rFonts w:cstheme="minorHAnsi"/>
        </w:rPr>
        <w:t xml:space="preserve">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w:t>
      </w:r>
      <w:r w:rsidR="006665D1">
        <w:rPr>
          <w:rFonts w:cstheme="minorHAnsi"/>
        </w:rPr>
        <w:t>length at 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 xml:space="preserve">across a variety of </w:t>
      </w:r>
      <w:del w:id="5" w:author="Punt, Andre (O&amp;A, Hobart)" w:date="2019-04-22T04:00:00Z">
        <w:r w:rsidDel="00B815FF">
          <w:rPr>
            <w:rFonts w:cstheme="minorHAnsi"/>
            <w:iCs/>
          </w:rPr>
          <w:delText>spat</w:delText>
        </w:r>
        <w:r w:rsidR="00310C1A" w:rsidDel="00B815FF">
          <w:rPr>
            <w:rFonts w:cstheme="minorHAnsi"/>
            <w:iCs/>
          </w:rPr>
          <w:delText>ially</w:delText>
        </w:r>
        <w:r w:rsidDel="00B815FF">
          <w:rPr>
            <w:rFonts w:cstheme="minorHAnsi"/>
            <w:iCs/>
          </w:rPr>
          <w:delText xml:space="preserve"> </w:delText>
        </w:r>
      </w:del>
      <w:ins w:id="6" w:author="Punt, Andre (O&amp;A, Hobart)" w:date="2019-04-22T04:00:00Z">
        <w:r w:rsidR="00B815FF">
          <w:rPr>
            <w:rFonts w:cstheme="minorHAnsi"/>
            <w:iCs/>
          </w:rPr>
          <w:t>spatially-</w:t>
        </w:r>
      </w:ins>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sidR="00724F58">
        <w:rPr>
          <w:rFonts w:cstheme="minorHAnsi"/>
          <w:iCs/>
        </w:rPr>
        <w:t xml:space="preserve"> sets</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del w:id="7" w:author="Punt, Andre (O&amp;A, Hobart)" w:date="2019-04-22T04:00:00Z">
        <w:r w:rsidR="00725F8A" w:rsidDel="00B815FF">
          <w:rPr>
            <w:rFonts w:cstheme="minorHAnsi"/>
            <w:iCs/>
          </w:rPr>
          <w:delText>R</w:delText>
        </w:r>
        <w:r w:rsidRPr="00A27977" w:rsidDel="00B815FF">
          <w:rPr>
            <w:rFonts w:cstheme="minorHAnsi"/>
            <w:iCs/>
          </w:rPr>
          <w:delText xml:space="preserve">esults indicate that </w:delText>
        </w:r>
      </w:del>
      <w:r w:rsidR="00724F58">
        <w:rPr>
          <w:rFonts w:cstheme="minorHAnsi"/>
          <w:iCs/>
        </w:rPr>
        <w:t xml:space="preserve">NE Pacific </w:t>
      </w:r>
      <w:r w:rsidR="00725F8A">
        <w:rPr>
          <w:rFonts w:cstheme="minorHAnsi"/>
          <w:iCs/>
        </w:rPr>
        <w:t xml:space="preserve">sablefish </w:t>
      </w:r>
      <w:del w:id="8" w:author="Punt, Andre (O&amp;A, Hobart)" w:date="2019-04-22T04:00:00Z">
        <w:r w:rsidR="006665D1" w:rsidDel="00B815FF">
          <w:rPr>
            <w:rFonts w:cstheme="minorHAnsi"/>
            <w:iCs/>
          </w:rPr>
          <w:delText xml:space="preserve">length </w:delText>
        </w:r>
      </w:del>
      <w:ins w:id="9" w:author="Punt, Andre (O&amp;A, Hobart)" w:date="2019-04-22T04:00:00Z">
        <w:r w:rsidR="00B815FF">
          <w:rPr>
            <w:rFonts w:cstheme="minorHAnsi"/>
            <w:iCs/>
          </w:rPr>
          <w:t>length-</w:t>
        </w:r>
      </w:ins>
      <w:del w:id="10" w:author="Punt, Andre (O&amp;A, Hobart)" w:date="2019-04-22T04:00:00Z">
        <w:r w:rsidR="006665D1" w:rsidDel="00B815FF">
          <w:rPr>
            <w:rFonts w:cstheme="minorHAnsi"/>
            <w:iCs/>
          </w:rPr>
          <w:delText xml:space="preserve">at </w:delText>
        </w:r>
      </w:del>
      <w:ins w:id="11" w:author="Punt, Andre (O&amp;A, Hobart)" w:date="2019-04-22T04:00:00Z">
        <w:r w:rsidR="00B815FF">
          <w:rPr>
            <w:rFonts w:cstheme="minorHAnsi"/>
            <w:iCs/>
          </w:rPr>
          <w:t>at-</w:t>
        </w:r>
      </w:ins>
      <w:r w:rsidR="006665D1">
        <w:rPr>
          <w:rFonts w:cstheme="minorHAnsi"/>
          <w:iCs/>
        </w:rPr>
        <w:t>age</w:t>
      </w:r>
      <w:r w:rsidR="00725F8A">
        <w:rPr>
          <w:rFonts w:cstheme="minorHAnsi"/>
          <w:iCs/>
        </w:rPr>
        <w:t xml:space="preserve"> increase</w:t>
      </w:r>
      <w:r w:rsidR="00724F58">
        <w:rPr>
          <w:rFonts w:cstheme="minorHAnsi"/>
          <w:iCs/>
        </w:rPr>
        <w:t>s</w:t>
      </w:r>
      <w:r w:rsidR="00725F8A">
        <w:rPr>
          <w:rFonts w:cstheme="minorHAnsi"/>
          <w:iCs/>
        </w:rPr>
        <w:t xml:space="preserve"> with latitude</w:t>
      </w:r>
      <w:r w:rsidRPr="00A27977">
        <w:rPr>
          <w:rFonts w:cstheme="minorHAnsi"/>
          <w:iCs/>
        </w:rPr>
        <w:t xml:space="preserve">, </w:t>
      </w:r>
      <w:r w:rsidR="005D11A8">
        <w:rPr>
          <w:rFonts w:cstheme="minorHAnsi"/>
          <w:iCs/>
        </w:rPr>
        <w:t xml:space="preserve">with three breakpoints associated with significant oceanographic and ecosystem features, </w:t>
      </w:r>
      <w:r w:rsidRPr="00A27977">
        <w:rPr>
          <w:rFonts w:cstheme="minorHAnsi"/>
          <w:iCs/>
        </w:rPr>
        <w:t xml:space="preserve">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w:t>
      </w:r>
      <w:del w:id="12" w:author="Punt, Andre (O&amp;A, Hobart)" w:date="2019-04-22T04:00:00Z">
        <w:r w:rsidDel="00B815FF">
          <w:rPr>
            <w:rFonts w:cstheme="minorHAnsi"/>
            <w:iCs/>
          </w:rPr>
          <w:delText xml:space="preserve">a variety of </w:delText>
        </w:r>
      </w:del>
      <w:r w:rsidR="00D72180">
        <w:rPr>
          <w:rFonts w:cstheme="minorHAnsi"/>
          <w:iCs/>
        </w:rPr>
        <w:t xml:space="preserve">scenarios related to </w:t>
      </w:r>
      <w:del w:id="13" w:author="Punt, Andre (O&amp;A, Hobart)" w:date="2019-04-22T04:00:00Z">
        <w:r w:rsidR="00310C1A" w:rsidDel="00B815FF">
          <w:rPr>
            <w:rFonts w:cstheme="minorHAnsi"/>
            <w:iCs/>
          </w:rPr>
          <w:delText>spatially</w:delText>
        </w:r>
        <w:r w:rsidDel="00B815FF">
          <w:rPr>
            <w:rFonts w:cstheme="minorHAnsi"/>
            <w:iCs/>
          </w:rPr>
          <w:delText xml:space="preserve"> </w:delText>
        </w:r>
      </w:del>
      <w:ins w:id="14" w:author="Punt, Andre (O&amp;A, Hobart)" w:date="2019-04-22T04:00:00Z">
        <w:r w:rsidR="00B815FF">
          <w:rPr>
            <w:rFonts w:cstheme="minorHAnsi"/>
            <w:iCs/>
          </w:rPr>
          <w:t>spatially-</w:t>
        </w:r>
      </w:ins>
      <w:r>
        <w:rPr>
          <w:rFonts w:cstheme="minorHAnsi"/>
          <w:iCs/>
        </w:rPr>
        <w:t>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del w:id="15" w:author="Punt, Andre (O&amp;A, Hobart)" w:date="2019-04-22T04:00:00Z">
        <w:r w:rsidR="00724F58" w:rsidDel="00B815FF">
          <w:rPr>
            <w:rFonts w:cstheme="minorHAnsi"/>
            <w:iCs/>
          </w:rPr>
          <w:delText xml:space="preserve">spatially </w:delText>
        </w:r>
      </w:del>
      <w:ins w:id="16" w:author="Punt, Andre (O&amp;A, Hobart)" w:date="2019-04-22T04:00:00Z">
        <w:r w:rsidR="00B815FF">
          <w:rPr>
            <w:rFonts w:cstheme="minorHAnsi"/>
            <w:iCs/>
          </w:rPr>
          <w:t>spatially-</w:t>
        </w:r>
      </w:ins>
      <w:r>
        <w:rPr>
          <w:rFonts w:cstheme="minorHAnsi"/>
          <w:iCs/>
        </w:rPr>
        <w:t xml:space="preserve">structured population dynamics models. </w:t>
      </w:r>
    </w:p>
    <w:bookmarkEnd w:id="1"/>
    <w:p w14:paraId="7A0A3BE6" w14:textId="5A565158" w:rsidR="00F502D0" w:rsidRPr="004906F5" w:rsidRDefault="0023745F" w:rsidP="00B815FF">
      <w:pPr>
        <w:pStyle w:val="Heading1"/>
        <w:spacing w:before="240" w:after="0" w:line="240" w:lineRule="auto"/>
        <w:jc w:val="both"/>
      </w:pPr>
      <w:r>
        <w:lastRenderedPageBreak/>
        <w:t xml:space="preserve">1 </w:t>
      </w:r>
      <w:r w:rsidR="00F502D0" w:rsidRPr="004906F5">
        <w:t>Introduction</w:t>
      </w:r>
    </w:p>
    <w:p w14:paraId="75A8E9C0" w14:textId="2DF837AD" w:rsidR="00F502D0" w:rsidRDefault="00F502D0">
      <w:pPr>
        <w:spacing w:after="0" w:line="240" w:lineRule="auto"/>
        <w:ind w:firstLine="360"/>
        <w:jc w:val="both"/>
        <w:pPrChange w:id="17" w:author="Punt, Andre (O&amp;A, Hobart)" w:date="2019-04-22T04:07:00Z">
          <w:pPr>
            <w:spacing w:after="0" w:line="240" w:lineRule="auto"/>
            <w:ind w:firstLine="720"/>
            <w:jc w:val="both"/>
          </w:pPr>
        </w:pPrChange>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Understanding demographic variation of this key trait (somatic growth) can improve the precision of fisheries assessment</w:t>
      </w:r>
      <w:ins w:id="18" w:author="Punt, Andre (O&amp;A, Hobart)" w:date="2019-04-22T04:02:00Z">
        <w:r w:rsidR="00B815FF">
          <w:t>s</w:t>
        </w:r>
      </w:ins>
      <w:r>
        <w:t xml:space="preserve">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5C7E65FE" w:rsidR="00551B60" w:rsidRDefault="00D72180">
      <w:pPr>
        <w:spacing w:after="0" w:line="240" w:lineRule="auto"/>
        <w:ind w:firstLine="360"/>
        <w:jc w:val="both"/>
        <w:pPrChange w:id="19" w:author="Punt, Andre (O&amp;A, Hobart)" w:date="2019-04-22T04:07:00Z">
          <w:pPr>
            <w:spacing w:before="240" w:after="0" w:line="240" w:lineRule="auto"/>
            <w:ind w:firstLine="720"/>
            <w:jc w:val="both"/>
          </w:pPr>
        </w:pPrChange>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 is necessarily predicated on the aggregation of the data, which is often defined by survey stratification</w:t>
      </w:r>
      <w:r w:rsidR="006665D1">
        <w:t>, political boundaries,</w:t>
      </w:r>
      <w:r w:rsidR="00F502D0">
        <w:t xml:space="preserve"> and/or changes in sampling gear. For example, </w:t>
      </w:r>
      <w:r w:rsidR="00220F04">
        <w:t xml:space="preserve">assessments of </w:t>
      </w:r>
      <w:r w:rsidR="00F502D0">
        <w:t xml:space="preserve">Alaska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w:t>
      </w:r>
      <w:del w:id="20" w:author="Punt, Andre (O&amp;A, Hobart)" w:date="2019-04-22T04:03:00Z">
        <w:r w:rsidR="00F502D0" w:rsidDel="00B815FF">
          <w:delText>Even m</w:delText>
        </w:r>
      </w:del>
      <w:ins w:id="21" w:author="Punt, Andre (O&amp;A, Hobart)" w:date="2019-04-22T04:03:00Z">
        <w:r w:rsidR="00B815FF">
          <w:t>M</w:t>
        </w:r>
      </w:ins>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ins w:id="22" w:author="Punt, Andre (O&amp;A, Hobart)" w:date="2019-04-22T04:03:00Z">
        <w:r w:rsidR="00B815FF">
          <w:rPr>
            <w:noProof/>
          </w:rPr>
          <w:t xml:space="preserve">e.g. </w:t>
        </w:r>
      </w:ins>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w:t>
      </w:r>
      <w:del w:id="23" w:author="Punt, Andre (O&amp;A, Hobart)" w:date="2019-04-22T04:04:00Z">
        <w:r w:rsidR="00F502D0" w:rsidDel="00B815FF">
          <w:delText xml:space="preserve">rigid </w:delText>
        </w:r>
      </w:del>
      <w:r w:rsidR="00F502D0">
        <w:t>management context</w:t>
      </w:r>
      <w:ins w:id="24" w:author="Punt, Andre (O&amp;A, Hobart)" w:date="2019-04-22T04:04:00Z">
        <w:r w:rsidR="00B815FF">
          <w:t xml:space="preserve"> with r</w:t>
        </w:r>
      </w:ins>
      <w:ins w:id="25" w:author="Punt, Andre (O&amp;A, Hobart)" w:date="2019-04-22T04:05:00Z">
        <w:r w:rsidR="00B815FF">
          <w:t>i</w:t>
        </w:r>
      </w:ins>
      <w:ins w:id="26" w:author="Punt, Andre (O&amp;A, Hobart)" w:date="2019-04-22T04:04:00Z">
        <w:r w:rsidR="00B815FF">
          <w:t>gid management boundaries</w:t>
        </w:r>
      </w:ins>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del w:id="27" w:author="Punt, Andre (O&amp;A, Hobart)" w:date="2019-04-22T04:03:00Z">
        <w:r w:rsidR="00F502D0" w:rsidDel="00B815FF">
          <w:delText xml:space="preserve">violate </w:delText>
        </w:r>
      </w:del>
      <w:ins w:id="28" w:author="Punt, Andre (O&amp;A, Hobart)" w:date="2019-04-22T04:03:00Z">
        <w:r w:rsidR="00B815FF">
          <w:t xml:space="preserve">do not match current </w:t>
        </w:r>
      </w:ins>
      <w:r w:rsidR="00F502D0">
        <w:t xml:space="preserve">management boundaries. </w:t>
      </w:r>
    </w:p>
    <w:p w14:paraId="199060C5" w14:textId="1F54DF84" w:rsidR="00F502D0" w:rsidRPr="00551B60" w:rsidRDefault="00987ACA">
      <w:pPr>
        <w:spacing w:after="0" w:line="240" w:lineRule="auto"/>
        <w:ind w:firstLine="360"/>
        <w:jc w:val="both"/>
        <w:pPrChange w:id="29" w:author="Punt, Andre (O&amp;A, Hobart)" w:date="2019-04-22T04:07:00Z">
          <w:pPr>
            <w:spacing w:before="240" w:after="0" w:line="240" w:lineRule="auto"/>
            <w:ind w:firstLine="720"/>
            <w:jc w:val="both"/>
          </w:pPr>
        </w:pPrChange>
      </w:pPr>
      <w:r>
        <w:t>A</w:t>
      </w:r>
      <w:r w:rsidR="00F502D0">
        <w:t xml:space="preserve">ttempts to quantify </w:t>
      </w:r>
      <w:r>
        <w:t xml:space="preserve">spatial variation in </w:t>
      </w:r>
      <w:r w:rsidR="00F502D0">
        <w:t xml:space="preserve">somatic growth typically face a trade-off between superimposing previous beliefs about stock structure (as in the Alaskan example above) or generating purely descriptive models of trait ‘gradients’ across regions or time periods, without a clear </w:t>
      </w:r>
      <w:del w:id="30" w:author="Punt, Andre (O&amp;A, Hobart)" w:date="2019-04-22T04:05:00Z">
        <w:r w:rsidR="00F502D0" w:rsidDel="00B815FF">
          <w:delText xml:space="preserve">method </w:delText>
        </w:r>
      </w:del>
      <w:ins w:id="31" w:author="Punt, Andre (O&amp;A, Hobart)" w:date="2019-04-22T04:05:00Z">
        <w:r w:rsidR="00B815FF">
          <w:t xml:space="preserve">way </w:t>
        </w:r>
      </w:ins>
      <w:r w:rsidR="00F502D0">
        <w:t>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ins w:id="32" w:author="Punt, Andre (O&amp;A, Hobart)" w:date="2019-04-22T04:05:00Z">
        <w:r w:rsidR="00B815FF">
          <w:t>when</w:t>
        </w:r>
      </w:ins>
      <w:del w:id="33" w:author="Punt, Andre (O&amp;A, Hobart)" w:date="2019-04-22T04:05:00Z">
        <w:r w:rsidR="00F502D0" w:rsidDel="00B815FF">
          <w:delText xml:space="preserve">for </w:delText>
        </w:r>
        <w:r w:rsidR="007C5DE5" w:rsidDel="00B815FF">
          <w:delText>scientists</w:delText>
        </w:r>
        <w:r w:rsidR="00F502D0" w:rsidDel="00B815FF">
          <w:delText>, who wish to</w:delText>
        </w:r>
      </w:del>
      <w:r w:rsidR="00F502D0">
        <w:t xml:space="preserve"> </w:t>
      </w:r>
      <w:r>
        <w:t>develop</w:t>
      </w:r>
      <w:ins w:id="34" w:author="Punt, Andre (O&amp;A, Hobart)" w:date="2019-04-22T04:05:00Z">
        <w:r w:rsidR="00B815FF">
          <w:t>ing</w:t>
        </w:r>
      </w:ins>
      <w:r>
        <w:t xml:space="preserve"> </w:t>
      </w:r>
      <w:r w:rsidR="00F502D0">
        <w:t xml:space="preserve">population dynamics models that </w:t>
      </w:r>
      <w:r w:rsidR="00137B84">
        <w:t xml:space="preserve">accurately </w:t>
      </w:r>
      <w:r w:rsidR="00F502D0">
        <w:t xml:space="preserve">represent the population structure of managed stocks. The ideal tool is a data-driven method </w:t>
      </w:r>
      <w:r>
        <w:t xml:space="preserve">that </w:t>
      </w:r>
      <w:r w:rsidR="00F502D0">
        <w:t xml:space="preserve">defines significant break points in fish size, which </w:t>
      </w:r>
      <w:del w:id="35" w:author="Punt, Andre (O&amp;A, Hobart)" w:date="2019-04-22T04:05:00Z">
        <w:r w:rsidR="00F502D0" w:rsidDel="00B815FF">
          <w:delText xml:space="preserve">researchers </w:delText>
        </w:r>
      </w:del>
      <w:r w:rsidR="00F502D0" w:rsidRPr="00130990">
        <w:t xml:space="preserve">can then </w:t>
      </w:r>
      <w:ins w:id="36" w:author="Punt, Andre (O&amp;A, Hobart)" w:date="2019-04-22T04:05:00Z">
        <w:r w:rsidR="00B815FF">
          <w:t xml:space="preserve">be </w:t>
        </w:r>
      </w:ins>
      <w:r w:rsidR="00F502D0" w:rsidRPr="00130990">
        <w:t>use</w:t>
      </w:r>
      <w:ins w:id="37" w:author="Punt, Andre (O&amp;A, Hobart)" w:date="2019-04-22T04:05:00Z">
        <w:r w:rsidR="00B815FF">
          <w:t>d</w:t>
        </w:r>
      </w:ins>
      <w:r w:rsidR="00F502D0" w:rsidRPr="00130990">
        <w:t xml:space="preserve"> to aggregate </w:t>
      </w:r>
      <w:ins w:id="38" w:author="Punt, Andre (O&amp;A, Hobart)" w:date="2019-04-22T04:06:00Z">
        <w:r w:rsidR="00B815FF">
          <w:t xml:space="preserve">data </w:t>
        </w:r>
      </w:ins>
      <w:r w:rsidR="00F502D0" w:rsidRPr="00130990">
        <w:t xml:space="preserve">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del w:id="39" w:author="Punt, Andre (O&amp;A, Hobart)" w:date="2019-04-22T04:06:00Z">
        <w:r w:rsidDel="00B815FF">
          <w:delText>Researchers</w:delText>
        </w:r>
        <w:r w:rsidR="00F502D0" w:rsidRPr="00130990" w:rsidDel="00B815FF">
          <w:delText xml:space="preserve"> are likely already familiar with GAMs, and t</w:delText>
        </w:r>
      </w:del>
      <w:ins w:id="40" w:author="Punt, Andre (O&amp;A, Hobart)" w:date="2019-04-22T04:06:00Z">
        <w:r w:rsidR="00B815FF">
          <w:t>T</w:t>
        </w:r>
      </w:ins>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w:t>
      </w:r>
      <w:del w:id="41" w:author="Punt, Andre (O&amp;A, Hobart)" w:date="2019-04-22T04:10:00Z">
        <w:r w:rsidR="007C4382" w:rsidDel="005A4A3F">
          <w:rPr>
            <w:rFonts w:cstheme="minorHAnsi"/>
            <w:iCs/>
          </w:rPr>
          <w:delText xml:space="preserve">spatially </w:delText>
        </w:r>
      </w:del>
      <w:ins w:id="42" w:author="Punt, Andre (O&amp;A, Hobart)" w:date="2019-04-22T04:10:00Z">
        <w:r w:rsidR="005A4A3F">
          <w:rPr>
            <w:rFonts w:cstheme="minorHAnsi"/>
            <w:iCs/>
          </w:rPr>
          <w:t>spatially-</w:t>
        </w:r>
      </w:ins>
      <w:r w:rsidR="00F502D0">
        <w:rPr>
          <w:rFonts w:cstheme="minorHAnsi"/>
          <w:iCs/>
        </w:rPr>
        <w:t xml:space="preserve">structured population dynamics models. We use simulation to test the robustness of the method </w:t>
      </w:r>
      <w:r>
        <w:rPr>
          <w:rFonts w:cstheme="minorHAnsi"/>
          <w:iCs/>
        </w:rPr>
        <w:t xml:space="preserve">for </w:t>
      </w:r>
      <w:r w:rsidR="006665D1">
        <w:rPr>
          <w:rFonts w:cstheme="minorHAnsi"/>
          <w:iCs/>
        </w:rPr>
        <w:t>length</w:t>
      </w:r>
      <w:ins w:id="43" w:author="Punt, Andre (O&amp;A, Hobart)" w:date="2019-04-22T04:06:00Z">
        <w:r w:rsidR="00B815FF">
          <w:rPr>
            <w:rFonts w:cstheme="minorHAnsi"/>
            <w:iCs/>
          </w:rPr>
          <w:t>-</w:t>
        </w:r>
      </w:ins>
      <w:del w:id="44" w:author="Punt, Andre (O&amp;A, Hobart)" w:date="2019-04-22T04:06:00Z">
        <w:r w:rsidR="006665D1" w:rsidDel="00B815FF">
          <w:rPr>
            <w:rFonts w:cstheme="minorHAnsi"/>
            <w:iCs/>
          </w:rPr>
          <w:delText xml:space="preserve"> </w:delText>
        </w:r>
      </w:del>
      <w:r w:rsidR="006665D1">
        <w:rPr>
          <w:rFonts w:cstheme="minorHAnsi"/>
          <w:iCs/>
        </w:rPr>
        <w:t>at</w:t>
      </w:r>
      <w:ins w:id="45" w:author="Punt, Andre (O&amp;A, Hobart)" w:date="2019-04-22T04:06:00Z">
        <w:r w:rsidR="00B815FF">
          <w:rPr>
            <w:rFonts w:cstheme="minorHAnsi"/>
            <w:iCs/>
          </w:rPr>
          <w:t>-</w:t>
        </w:r>
      </w:ins>
      <w:del w:id="46" w:author="Punt, Andre (O&amp;A, Hobart)" w:date="2019-04-22T04:06:00Z">
        <w:r w:rsidR="006665D1" w:rsidDel="00B815FF">
          <w:rPr>
            <w:rFonts w:cstheme="minorHAnsi"/>
            <w:iCs/>
          </w:rPr>
          <w:delText xml:space="preserve"> </w:delText>
        </w:r>
      </w:del>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pPr>
        <w:spacing w:line="240" w:lineRule="auto"/>
        <w:ind w:firstLine="360"/>
        <w:jc w:val="both"/>
        <w:pPrChange w:id="47" w:author="Punt, Andre (O&amp;A, Hobart)" w:date="2019-04-22T04:07:00Z">
          <w:pPr>
            <w:spacing w:line="240" w:lineRule="auto"/>
            <w:ind w:firstLine="720"/>
            <w:jc w:val="both"/>
          </w:pPr>
        </w:pPrChange>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lastRenderedPageBreak/>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pPr>
        <w:pStyle w:val="Heading1"/>
        <w:keepNext/>
        <w:keepLines/>
        <w:spacing w:before="240" w:after="0" w:line="240" w:lineRule="auto"/>
        <w:jc w:val="both"/>
        <w:pPrChange w:id="48" w:author="Punt, Andre (O&amp;A, Hobart)" w:date="2019-04-22T04:11:00Z">
          <w:pPr>
            <w:pStyle w:val="Heading1"/>
            <w:spacing w:before="240" w:after="0" w:line="240" w:lineRule="auto"/>
            <w:jc w:val="both"/>
          </w:pPr>
        </w:pPrChange>
      </w:pPr>
      <w:bookmarkStart w:id="49" w:name="_Hlk1972912"/>
      <w:r>
        <w:t xml:space="preserve">2 </w:t>
      </w:r>
      <w:r w:rsidR="00F502D0" w:rsidRPr="004906F5">
        <w:t>Methods</w:t>
      </w:r>
    </w:p>
    <w:p w14:paraId="78156E27" w14:textId="4C30753F" w:rsidR="0085796C" w:rsidRPr="0085796C" w:rsidRDefault="0023745F">
      <w:pPr>
        <w:pStyle w:val="Heading2"/>
        <w:spacing w:line="240" w:lineRule="auto"/>
        <w:jc w:val="both"/>
      </w:pPr>
      <w:r>
        <w:t xml:space="preserve">2.1 </w:t>
      </w:r>
      <w:r w:rsidR="0085796C">
        <w:t xml:space="preserve">Method </w:t>
      </w:r>
      <w:ins w:id="50" w:author="Punt, Andre (O&amp;A, Hobart)" w:date="2019-04-22T04:12:00Z">
        <w:r w:rsidR="005A4A3F">
          <w:t>s</w:t>
        </w:r>
      </w:ins>
      <w:del w:id="51" w:author="Punt, Andre (O&amp;A, Hobart)" w:date="2019-04-22T04:12:00Z">
        <w:r w:rsidR="0085796C" w:rsidDel="005A4A3F">
          <w:delText>S</w:delText>
        </w:r>
      </w:del>
      <w:r w:rsidR="0085796C">
        <w:t>ummary</w:t>
      </w:r>
    </w:p>
    <w:p w14:paraId="09E46AED" w14:textId="40E17362" w:rsidR="00231872" w:rsidRDefault="00231872">
      <w:pPr>
        <w:spacing w:after="0" w:line="240" w:lineRule="auto"/>
        <w:ind w:firstLine="360"/>
        <w:jc w:val="both"/>
        <w:pPrChange w:id="52" w:author="Punt, Andre (O&amp;A, Hobart)" w:date="2019-04-22T04:11:00Z">
          <w:pPr>
            <w:spacing w:before="240" w:after="0" w:line="240" w:lineRule="auto"/>
            <w:jc w:val="both"/>
          </w:pPr>
        </w:pPrChange>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B815FF">
      <w:pPr>
        <w:pStyle w:val="Caption"/>
        <w:spacing w:before="120" w:after="12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62C1F564" w:rsidR="00F502D0" w:rsidRPr="00BE53B7" w:rsidRDefault="00231872" w:rsidP="00B815FF">
      <w:pPr>
        <w:spacing w:after="0" w:line="240" w:lineRule="auto"/>
        <w:jc w:val="both"/>
      </w:pPr>
      <w:r>
        <w:t>where µ</w:t>
      </w:r>
      <w:r>
        <w:rPr>
          <w:vertAlign w:val="subscript"/>
        </w:rPr>
        <w:t>t</w:t>
      </w:r>
      <w:r>
        <w:t xml:space="preserve"> represents the expected mean of fish length, which is a random variable of which we have </w:t>
      </w:r>
      <w:r>
        <w:rPr>
          <w:i/>
        </w:rPr>
        <w:t>t</w:t>
      </w:r>
      <w:r>
        <w:t xml:space="preserve"> observations</w:t>
      </w:r>
      <w:ins w:id="53" w:author="Punt, Andre (O&amp;A, Hobart)" w:date="2019-04-22T04:17:00Z">
        <w:r w:rsidR="005A4A3F">
          <w:t xml:space="preserve">. </w:t>
        </w:r>
      </w:ins>
      <w:del w:id="54" w:author="Punt, Andre (O&amp;A, Hobart)" w:date="2019-04-22T04:16:00Z">
        <w:r w:rsidDel="005A4A3F">
          <w:delText>;</w:delText>
        </w:r>
      </w:del>
      <w:ins w:id="55" w:author="Punt, Andre (O&amp;A, Hobart)" w:date="2019-04-22T04:17:00Z">
        <w:r w:rsidR="005A4A3F">
          <w:t>T</w:t>
        </w:r>
      </w:ins>
      <w:del w:id="56" w:author="Punt, Andre (O&amp;A, Hobart)" w:date="2019-04-22T04:17:00Z">
        <w:r w:rsidDel="005A4A3F">
          <w:delText xml:space="preserve"> t</w:delText>
        </w:r>
      </w:del>
      <w:r>
        <w: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w:t>
      </w:r>
      <w:del w:id="57" w:author="Punt, Andre (O&amp;A, Hobart)" w:date="2019-04-22T04:17:00Z">
        <w:r w:rsidDel="005A4A3F">
          <w:delText>, which</w:delText>
        </w:r>
      </w:del>
      <w:r>
        <w:t xml:space="preserve">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commentRangeStart w:id="58"/>
      <w:r w:rsidR="008E6D3E" w:rsidRPr="00B03F3F">
        <w:t>To simplify the analysis, we fit the GAM</w:t>
      </w:r>
      <w:r w:rsidR="00B303A7">
        <w:t xml:space="preserve"> to</w:t>
      </w:r>
      <w:r w:rsidR="008E6D3E" w:rsidRPr="00B03F3F">
        <w:t xml:space="preserve"> </w:t>
      </w:r>
      <w:ins w:id="59" w:author="Punt, Andre (O&amp;A, Hobart)" w:date="2019-04-22T04:17:00Z">
        <w:r w:rsidR="005A4A3F">
          <w:t>data for a single age-class (</w:t>
        </w:r>
      </w:ins>
      <w:ins w:id="60" w:author="Punt, Andre (O&amp;A, Hobart)" w:date="2019-04-22T04:18:00Z">
        <w:r w:rsidR="005A4A3F">
          <w:t xml:space="preserve">e.g., </w:t>
        </w:r>
      </w:ins>
      <w:del w:id="61" w:author="Punt, Andre (O&amp;A, Hobart)" w:date="2019-04-22T04:17:00Z">
        <w:r w:rsidR="00B303A7" w:rsidDel="005A4A3F">
          <w:delText>a subs</w:delText>
        </w:r>
      </w:del>
      <w:ins w:id="62" w:author="Punt, Andre (O&amp;A, Hobart)" w:date="2019-04-22T04:17:00Z">
        <w:r w:rsidR="005A4A3F">
          <w:t>age six for</w:t>
        </w:r>
      </w:ins>
      <w:del w:id="63" w:author="Punt, Andre (O&amp;A, Hobart)" w:date="2019-04-22T04:17:00Z">
        <w:r w:rsidR="00B303A7" w:rsidDel="005A4A3F">
          <w:delText>et of each</w:delText>
        </w:r>
      </w:del>
      <w:ins w:id="64" w:author="Punt, Andre (O&amp;A, Hobart)" w:date="2019-04-22T04:17:00Z">
        <w:r w:rsidR="005A4A3F">
          <w:t xml:space="preserve"> </w:t>
        </w:r>
      </w:ins>
      <w:ins w:id="65" w:author="Punt, Andre (O&amp;A, Hobart)" w:date="2019-04-22T04:18:00Z">
        <w:r w:rsidR="005A4A3F">
          <w:t>the</w:t>
        </w:r>
      </w:ins>
      <w:r w:rsidR="00B303A7">
        <w:t xml:space="preserve"> </w:t>
      </w:r>
      <w:r w:rsidR="008E6D3E" w:rsidRPr="00B03F3F">
        <w:t>simulated datasets</w:t>
      </w:r>
      <w:ins w:id="66" w:author="Punt, Andre (O&amp;A, Hobart)" w:date="2019-04-22T04:18:00Z">
        <w:r w:rsidR="005A4A3F">
          <w:t>)</w:t>
        </w:r>
      </w:ins>
      <w:del w:id="67" w:author="Punt, Andre (O&amp;A, Hobart)" w:date="2019-04-22T04:18:00Z">
        <w:r w:rsidR="008E6D3E" w:rsidRPr="00B03F3F" w:rsidDel="005A4A3F">
          <w:delText xml:space="preserve"> </w:delText>
        </w:r>
        <w:r w:rsidR="00B303A7" w:rsidDel="005A4A3F">
          <w:delText>including</w:delText>
        </w:r>
        <w:r w:rsidR="00F91040" w:rsidDel="005A4A3F">
          <w:delText xml:space="preserve"> only</w:delText>
        </w:r>
        <w:r w:rsidR="008E6D3E" w:rsidRPr="00B03F3F" w:rsidDel="005A4A3F">
          <w:delText xml:space="preserve"> fish of age six (</w:delText>
        </w:r>
      </w:del>
      <w:ins w:id="68" w:author="Punt, Andre (O&amp;A, Hobart)" w:date="2019-04-22T04:18:00Z">
        <w:r w:rsidR="005A4A3F">
          <w:t xml:space="preserve">, </w:t>
        </w:r>
      </w:ins>
      <w:r w:rsidR="008E6D3E" w:rsidRPr="00B03F3F">
        <w:t>thus precluding the need to control for age or sex</w:t>
      </w:r>
      <w:del w:id="69" w:author="Punt, Andre (O&amp;A, Hobart)" w:date="2019-04-22T04:18:00Z">
        <w:r w:rsidR="008E6D3E" w:rsidRPr="00B03F3F" w:rsidDel="005A4A3F">
          <w:delText>)</w:delText>
        </w:r>
      </w:del>
      <w:r w:rsidR="008E6D3E" w:rsidRPr="00B03F3F">
        <w:t>.</w:t>
      </w:r>
      <w:commentRangeEnd w:id="58"/>
      <w:r w:rsidR="00C56964">
        <w:rPr>
          <w:rStyle w:val="CommentReference"/>
        </w:rPr>
        <w:commentReference w:id="58"/>
      </w:r>
      <w:ins w:id="70" w:author="Maia Kapur" w:date="2019-04-22T09:59:00Z">
        <w:r w:rsidR="00800DEA">
          <w:t xml:space="preserve"> </w:t>
        </w:r>
      </w:ins>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commentRangeStart w:id="71"/>
      <w:r w:rsidR="00EF678E">
        <w:t>regions</w:t>
      </w:r>
      <w:commentRangeEnd w:id="71"/>
      <w:r w:rsidR="005A4A3F">
        <w:rPr>
          <w:rStyle w:val="CommentReference"/>
        </w:rPr>
        <w:commentReference w:id="71"/>
      </w:r>
      <w:r w:rsidR="00EF678E">
        <w:t>.</w:t>
      </w:r>
    </w:p>
    <w:p w14:paraId="2DD9C96B" w14:textId="516D9F33" w:rsidR="00064049" w:rsidRDefault="00064049">
      <w:pPr>
        <w:spacing w:after="0" w:line="240" w:lineRule="auto"/>
        <w:ind w:firstLine="360"/>
        <w:jc w:val="both"/>
        <w:pPrChange w:id="72" w:author="Punt, Andre (O&amp;A, Hobart)" w:date="2019-04-22T04:21:00Z">
          <w:pPr>
            <w:spacing w:before="240" w:after="0" w:line="240" w:lineRule="auto"/>
            <w:jc w:val="both"/>
          </w:pPr>
        </w:pPrChange>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(breakpoints) between which</w:t>
      </w:r>
      <w:r>
        <w:t xml:space="preserve"> </w:t>
      </w:r>
      <w:del w:id="73" w:author="Punt, Andre (O&amp;A, Hobart)" w:date="2019-04-22T04:18:00Z">
        <w:r w:rsidR="00424B2D" w:rsidDel="00FD20B7">
          <w:delText>we anticipate</w:delText>
        </w:r>
      </w:del>
      <w:ins w:id="74" w:author="Punt, Andre (O&amp;A, Hobart)" w:date="2019-04-22T04:18:00Z">
        <w:r w:rsidR="00FD20B7">
          <w:t>there is evidence for</w:t>
        </w:r>
      </w:ins>
      <w:r>
        <w:t xml:space="preserve"> change</w:t>
      </w:r>
      <w:r w:rsidR="00424B2D">
        <w:t>s</w:t>
      </w:r>
      <w:r>
        <w:t xml:space="preserve"> in fish </w:t>
      </w:r>
      <w:commentRangeStart w:id="75"/>
      <w:commentRangeStart w:id="76"/>
      <w:del w:id="77" w:author="Punt, Andre (O&amp;A, Hobart)" w:date="2019-04-22T04:14:00Z">
        <w:r w:rsidR="006665D1" w:rsidDel="005A4A3F">
          <w:delText xml:space="preserve">length </w:delText>
        </w:r>
      </w:del>
      <w:ins w:id="78" w:author="Punt, Andre (O&amp;A, Hobart)" w:date="2019-04-22T04:14:00Z">
        <w:r w:rsidR="005A4A3F">
          <w:t>length-</w:t>
        </w:r>
      </w:ins>
      <w:del w:id="79" w:author="Punt, Andre (O&amp;A, Hobart)" w:date="2019-04-22T04:14:00Z">
        <w:r w:rsidR="00424B2D" w:rsidDel="005A4A3F">
          <w:delText xml:space="preserve">at </w:delText>
        </w:r>
      </w:del>
      <w:ins w:id="80" w:author="Punt, Andre (O&amp;A, Hobart)" w:date="2019-04-22T04:14:00Z">
        <w:r w:rsidR="005A4A3F">
          <w:t>at-</w:t>
        </w:r>
      </w:ins>
      <w:r w:rsidR="00424B2D">
        <w:t>age</w:t>
      </w:r>
      <w:commentRangeEnd w:id="75"/>
      <w:r w:rsidR="00C56964">
        <w:rPr>
          <w:rStyle w:val="CommentReference"/>
        </w:rPr>
        <w:commentReference w:id="75"/>
      </w:r>
      <w:commentRangeEnd w:id="76"/>
      <w:r w:rsidR="006665D1">
        <w:rPr>
          <w:rStyle w:val="CommentReference"/>
        </w:rPr>
        <w:commentReference w:id="76"/>
      </w:r>
      <w:r w:rsidR="00424B2D">
        <w:t>;</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del w:id="81" w:author="Punt, Andre (O&amp;A, Hobart)" w:date="2019-04-22T04:14:00Z">
        <w:r w:rsidDel="005A4A3F">
          <w:rPr>
            <w:rFonts w:eastAsiaTheme="minorEastAsia"/>
          </w:rPr>
          <w:delText xml:space="preserve">is </w:delText>
        </w:r>
      </w:del>
      <w:ins w:id="82" w:author="Punt, Andre (O&amp;A, Hobart)" w:date="2019-04-22T04:14:00Z">
        <w:r w:rsidR="005A4A3F">
          <w:rPr>
            <w:rFonts w:eastAsiaTheme="minorEastAsia"/>
          </w:rPr>
          <w:t xml:space="preserve">can be </w:t>
        </w:r>
      </w:ins>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B815FF">
      <w:pPr>
        <w:pStyle w:val="Caption"/>
        <w:jc w:val="both"/>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76C904B9" w:rsidR="00F502D0" w:rsidRDefault="00064049" w:rsidP="00B815FF">
      <w:pPr>
        <w:spacing w:after="0" w:line="24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w:t>
      </w:r>
      <w:del w:id="83" w:author="Punt, Andre (O&amp;A, Hobart)" w:date="2019-04-22T04:19:00Z">
        <w:r w:rsidDel="00FD20B7">
          <w:delText xml:space="preserve">by the user </w:delText>
        </w:r>
      </w:del>
      <w:r>
        <w:t xml:space="preserve">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with other effects (year, longitude) held constant</w:t>
      </w:r>
      <w:commentRangeStart w:id="84"/>
      <w:r>
        <w:t>.</w:t>
      </w:r>
      <w:del w:id="85" w:author="Punt, Andre (O&amp;A, Hobart)" w:date="2019-04-22T04:15:00Z">
        <w:r w:rsidDel="005A4A3F">
          <w:delText xml:space="preserve"> </w:delText>
        </w:r>
        <w:r w:rsidR="000B4A0E" w:rsidDel="005A4A3F">
          <w:delText>Therefore,</w:delText>
        </w:r>
        <w:r w:rsidDel="005A4A3F">
          <w:delText xml:space="preserve"> the numerator of </w:delText>
        </w:r>
        <w:r w:rsidDel="005A4A3F">
          <w:rPr>
            <w:b/>
            <w:u w:val="single"/>
          </w:rPr>
          <w:delText>G</w:delText>
        </w:r>
        <w:r w:rsidDel="005A4A3F">
          <w:delText xml:space="preserve"> is the difference between the predicted and observed length over latitudinal interval </w:delText>
        </w:r>
        <m:oMath>
          <m:r>
            <w:rPr>
              <w:rFonts w:ascii="Cambria Math" w:hAnsi="Cambria Math"/>
            </w:rPr>
            <m:t>ε</m:t>
          </m:r>
        </m:oMath>
        <w:r w:rsidDel="005A4A3F">
          <w:rPr>
            <w:rFonts w:eastAsiaTheme="minorEastAsia"/>
          </w:rPr>
          <w:delText>, which is necessarily small</w:delText>
        </w:r>
      </w:del>
      <w:commentRangeEnd w:id="84"/>
      <w:r w:rsidR="005A4A3F">
        <w:rPr>
          <w:rStyle w:val="CommentReference"/>
        </w:rPr>
        <w:commentReference w:id="84"/>
      </w:r>
      <w:del w:id="86" w:author="Punt, Andre (O&amp;A, Hobart)" w:date="2019-04-22T04:15:00Z">
        <w:r w:rsidDel="005A4A3F">
          <w:rPr>
            <w:rFonts w:eastAsiaTheme="minorEastAsia"/>
          </w:rPr>
          <w:delText>.</w:delText>
        </w:r>
      </w:del>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pPr>
        <w:spacing w:after="0" w:line="240" w:lineRule="auto"/>
        <w:ind w:firstLine="360"/>
        <w:jc w:val="both"/>
        <w:pPrChange w:id="87" w:author="Punt, Andre (O&amp;A, Hobart)" w:date="2019-04-22T04:20:00Z">
          <w:pPr>
            <w:spacing w:before="240" w:after="0" w:line="240" w:lineRule="auto"/>
            <w:jc w:val="both"/>
          </w:pPr>
        </w:pPrChange>
      </w:pPr>
      <w:r>
        <w:t xml:space="preserve">The uncertainty in derivative estimates are computed </w:t>
      </w:r>
      <w:r w:rsidR="00C2617A">
        <w:t>as</w:t>
      </w:r>
      <w:r>
        <w:t>:</w:t>
      </w:r>
    </w:p>
    <w:p w14:paraId="184A31C7" w14:textId="124C9E07" w:rsidR="00B67BB0" w:rsidRPr="00E424C1" w:rsidRDefault="00B67BB0" w:rsidP="00B815FF">
      <w:pPr>
        <w:pStyle w:val="Caption"/>
        <w:spacing w:before="120" w:after="120"/>
        <w:jc w:val="both"/>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A98CE7E" w:rsidR="00F502D0" w:rsidRDefault="00B67BB0" w:rsidP="00B815FF">
      <w:pPr>
        <w:spacing w:after="0" w:line="240" w:lineRule="auto"/>
        <w:jc w:val="both"/>
      </w:pPr>
      <w:r>
        <w:t xml:space="preserve">where </w:t>
      </w:r>
      <w:r>
        <w:rPr>
          <w:b/>
        </w:rPr>
        <w:t xml:space="preserve">V </w:t>
      </w:r>
      <w:r>
        <w:t xml:space="preserve">is a 1x1 covariance matrix for each of parameters of the current GAM spline (typically just one); the square root provides the standard error for each derivative estimate of the spline. </w:t>
      </w:r>
      <w:bookmarkStart w:id="88" w:name="_Hlk3457523"/>
      <w:bookmarkStart w:id="89" w:name="_Hlk2063522"/>
      <w:r w:rsidR="005E0FFF">
        <w:t xml:space="preserve">These steps are </w:t>
      </w:r>
      <w:del w:id="90" w:author="Punt, Andre (O&amp;A, Hobart)" w:date="2019-04-22T04:19:00Z">
        <w:r w:rsidR="005E0FFF" w:rsidDel="00FD20B7">
          <w:delText xml:space="preserve">then </w:delText>
        </w:r>
      </w:del>
      <w:r w:rsidR="005E0FFF">
        <w:t>repeated for years and longitudes</w:t>
      </w:r>
      <w:bookmarkEnd w:id="88"/>
      <w:del w:id="91" w:author="Punt, Andre (O&amp;A, Hobart)" w:date="2019-04-22T04:19:00Z">
        <w:r w:rsidR="005E0FFF" w:rsidDel="00FD20B7">
          <w:delText xml:space="preserve"> for the data set at hand</w:delText>
        </w:r>
      </w:del>
      <w:r w:rsidR="005E0FFF">
        <w:t xml:space="preserve">. For each parameter, we identify where the </w:t>
      </w:r>
      <w:r w:rsidR="005E0FFF">
        <w:lastRenderedPageBreak/>
        <w:t xml:space="preserve">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89"/>
      <w:r w:rsidR="00231872">
        <w:fldChar w:fldCharType="begin"/>
      </w:r>
      <w:r w:rsidR="00231872">
        <w:instrText xml:space="preserve"> REF _Ref2061301 \h </w:instrText>
      </w:r>
      <w:r w:rsidR="00825F33">
        <w:instrText xml:space="preserve"> \* MERGEFORMAT </w:instrText>
      </w:r>
      <w:r w:rsidR="00231872">
        <w:fldChar w:fldCharType="separate"/>
      </w:r>
      <w:ins w:id="92" w:author="Maia Kapur" w:date="2019-04-22T09:56:00Z">
        <w:r w:rsidR="000759C3">
          <w:t xml:space="preserve"> </w:t>
        </w:r>
        <w:r w:rsidR="000759C3">
          <w:rPr>
            <w:noProof/>
          </w:rPr>
          <w:fldChar w:fldCharType="begin"/>
        </w:r>
        <w:r w:rsidR="000759C3">
          <w:instrText xml:space="preserve"> REF _Ref2004405 \h </w:instrText>
        </w:r>
        <w:r w:rsidR="000759C3">
          <w:rPr>
            <w:noProof/>
          </w:rPr>
        </w:r>
      </w:ins>
      <w:r w:rsidR="000759C3">
        <w:rPr>
          <w:noProof/>
        </w:rPr>
        <w:fldChar w:fldCharType="separate"/>
      </w:r>
      <w:ins w:id="93" w:author="Maia Kapur" w:date="2019-04-22T09:56:00Z">
        <w:r w:rsidR="000759C3">
          <w:t xml:space="preserve">Figure </w:t>
        </w:r>
        <w:r w:rsidR="000759C3">
          <w:rPr>
            <w:noProof/>
          </w:rPr>
          <w:t>1</w:t>
        </w:r>
        <w:r w:rsidR="000759C3">
          <w:rPr>
            <w:noProof/>
          </w:rPr>
          <w:fldChar w:fldCharType="end"/>
        </w:r>
      </w:ins>
      <w:del w:id="94" w:author="Maia Kapur" w:date="2019-04-22T09:56:00Z">
        <w:r w:rsidR="00231872" w:rsidDel="000759C3">
          <w:delText xml:space="preserve">Figures </w:delText>
        </w:r>
        <w:r w:rsidR="00231872" w:rsidDel="000759C3">
          <w:rPr>
            <w:noProof/>
          </w:rPr>
          <w:delText>2</w:delText>
        </w:r>
      </w:del>
      <w:r w:rsidR="00231872">
        <w:fldChar w:fldCharType="end"/>
      </w:r>
      <w:r w:rsidR="00231872">
        <w:t xml:space="preserve"> </w:t>
      </w:r>
      <w:del w:id="95" w:author="Maia Kapur" w:date="2019-04-22T09:56:00Z">
        <w:r w:rsidR="00231872" w:rsidDel="000759C3">
          <w:fldChar w:fldCharType="begin"/>
        </w:r>
        <w:r w:rsidR="00231872" w:rsidDel="000759C3">
          <w:delInstrText xml:space="preserve"> REF _Ref2061305 \h </w:delInstrText>
        </w:r>
        <w:r w:rsidR="00825F33" w:rsidDel="000759C3">
          <w:delInstrText xml:space="preserve"> \* MERGEFORMAT </w:delInstrText>
        </w:r>
        <w:r w:rsidR="00231872" w:rsidDel="000759C3">
          <w:fldChar w:fldCharType="separate"/>
        </w:r>
        <w:r w:rsidR="00231872" w:rsidDel="000759C3">
          <w:delText xml:space="preserve">and </w:delText>
        </w:r>
        <w:r w:rsidR="00231872" w:rsidDel="000759C3">
          <w:rPr>
            <w:noProof/>
          </w:rPr>
          <w:delText>3</w:delText>
        </w:r>
        <w:r w:rsidR="00231872" w:rsidDel="000759C3">
          <w:fldChar w:fldCharType="end"/>
        </w:r>
        <w:r w:rsidR="000B4A0E" w:rsidDel="000759C3">
          <w:delText xml:space="preserve"> </w:delText>
        </w:r>
      </w:del>
      <w:ins w:id="96" w:author="Maia Kapur" w:date="2019-04-22T09:56:00Z">
        <w:r w:rsidR="000759C3">
          <w:t xml:space="preserve">and </w:t>
        </w:r>
        <w:r w:rsidR="000759C3">
          <w:fldChar w:fldCharType="begin"/>
        </w:r>
        <w:r w:rsidR="000759C3">
          <w:instrText xml:space="preserve"> REF _Ref2061301 \h </w:instrText>
        </w:r>
      </w:ins>
      <w:r w:rsidR="000759C3">
        <w:fldChar w:fldCharType="separate"/>
      </w:r>
      <w:ins w:id="97" w:author="Maia Kapur" w:date="2019-04-22T09:56:00Z">
        <w:r w:rsidR="000759C3">
          <w:t xml:space="preserve">Figure </w:t>
        </w:r>
        <w:r w:rsidR="000759C3">
          <w:rPr>
            <w:noProof/>
          </w:rPr>
          <w:t>2</w:t>
        </w:r>
        <w:r w:rsidR="000759C3">
          <w:fldChar w:fldCharType="end"/>
        </w:r>
        <w:r w:rsidR="000759C3">
          <w:t xml:space="preserve"> </w:t>
        </w:r>
      </w:ins>
      <w:r w:rsidR="000B4A0E">
        <w:t>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using maximum likelihood</w:t>
      </w:r>
      <w:ins w:id="98" w:author="Punt, Andre (O&amp;A, Hobart)" w:date="2019-04-22T04:20:00Z">
        <w:r w:rsidR="00FD20B7">
          <w:t xml:space="preserve"> (in this study using</w:t>
        </w:r>
      </w:ins>
      <w:del w:id="99" w:author="Punt, Andre (O&amp;A, Hobart)" w:date="2019-04-22T04:20:00Z">
        <w:r w:rsidR="00F502D0" w:rsidDel="00FD20B7">
          <w:delText xml:space="preserve"> in</w:delText>
        </w:r>
      </w:del>
      <w:r w:rsidR="00F502D0">
        <w:t xml:space="preserve"> Template Model Builder</w:t>
      </w:r>
      <w:ins w:id="100" w:author="Punt, Andre (O&amp;A, Hobart)" w:date="2019-04-22T04:20:00Z">
        <w:r w:rsidR="00FD20B7">
          <w:t>;</w:t>
        </w:r>
      </w:ins>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del w:id="101" w:author="Punt, Andre (O&amp;A, Hobart)" w:date="2019-04-22T04:20:00Z">
        <w:r w:rsidR="00F502D0" w:rsidRPr="008C7E57" w:rsidDel="00FD20B7">
          <w:rPr>
            <w:noProof/>
          </w:rPr>
          <w:delText>(</w:delText>
        </w:r>
      </w:del>
      <w:r w:rsidR="00F502D0" w:rsidRPr="008C7E57">
        <w:rPr>
          <w:noProof/>
        </w:rPr>
        <w:t>Kristensen et al., 2016</w:t>
      </w:r>
      <w:del w:id="102" w:author="Punt, Andre (O&amp;A, Hobart)" w:date="2019-04-22T04:21:00Z">
        <w:r w:rsidR="00F502D0" w:rsidRPr="008C7E57" w:rsidDel="00FD20B7">
          <w:rPr>
            <w:noProof/>
          </w:rPr>
          <w:delText>)</w:delText>
        </w:r>
      </w:del>
      <w:r w:rsidR="00F502D0">
        <w:fldChar w:fldCharType="end"/>
      </w:r>
      <w:r w:rsidR="00F502D0">
        <w:t xml:space="preserve"> </w:t>
      </w:r>
      <w:del w:id="103" w:author="Punt, Andre (O&amp;A, Hobart)" w:date="2019-04-22T04:22:00Z">
        <w:r w:rsidR="00F502D0" w:rsidDel="00FD20B7">
          <w:delText xml:space="preserve">under the </w:delText>
        </w:r>
      </w:del>
      <w:r w:rsidR="00F502D0">
        <w:t>assum</w:t>
      </w:r>
      <w:del w:id="104" w:author="Punt, Andre (O&amp;A, Hobart)" w:date="2019-04-22T04:22:00Z">
        <w:r w:rsidR="00F502D0" w:rsidDel="00FD20B7">
          <w:delText>ption</w:delText>
        </w:r>
      </w:del>
      <w:ins w:id="105" w:author="Punt, Andre (O&amp;A, Hobart)" w:date="2019-04-22T04:22:00Z">
        <w:r w:rsidR="00FD20B7">
          <w:t>ing</w:t>
        </w:r>
      </w:ins>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ins w:id="106" w:author="Punt, Andre (O&amp;A, Hobart)" w:date="2019-04-22T04:22:00Z">
        <w:r w:rsidR="00FD20B7">
          <w:rPr>
            <w:rFonts w:eastAsiaTheme="minorEastAsia"/>
          </w:rPr>
          <w:t>)</w:t>
        </w:r>
      </w:ins>
      <w:r w:rsidR="00F502D0">
        <w:t xml:space="preserve">. </w:t>
      </w:r>
    </w:p>
    <w:p w14:paraId="5F25DAED" w14:textId="77777777" w:rsidR="00EF678E" w:rsidRPr="00EF678E" w:rsidRDefault="00F502D0" w:rsidP="00B815FF">
      <w:pPr>
        <w:spacing w:before="120" w:after="120" w:line="240" w:lineRule="auto"/>
        <w:jc w:val="both"/>
        <w:rPr>
          <w:rFonts w:eastAsiaTheme="minorEastAsia"/>
        </w:rPr>
      </w:pPr>
      <w:bookmarkStart w:id="107"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07"/>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7721236E" w:rsidR="00F502D0" w:rsidRPr="00E022D1" w:rsidRDefault="00F502D0" w:rsidP="00B815FF">
      <w:pPr>
        <w:spacing w:before="120" w:after="120" w:line="240" w:lineRule="auto"/>
        <w:jc w:val="both"/>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0280BFF4" w14:textId="0EA39326" w:rsidR="00E424C1" w:rsidRPr="00AB3E57" w:rsidRDefault="002600CC">
      <w:pPr>
        <w:spacing w:after="0" w:line="240" w:lineRule="auto"/>
        <w:ind w:firstLine="360"/>
        <w:jc w:val="both"/>
        <w:pPrChange w:id="108" w:author="Punt, Andre (O&amp;A, Hobart)" w:date="2019-04-22T04:22:00Z">
          <w:pPr>
            <w:spacing w:after="0" w:line="240" w:lineRule="auto"/>
            <w:jc w:val="both"/>
          </w:pPr>
        </w:pPrChange>
      </w:pPr>
      <w:r>
        <w:t xml:space="preserve">For all runs, </w:t>
      </w:r>
      <w:ins w:id="109" w:author="Punt, Andre (O&amp;A, Hobart)" w:date="2019-04-22T04:20:00Z">
        <w:r w:rsidR="00FD20B7">
          <w:t xml:space="preserve">the </w:t>
        </w:r>
      </w:ins>
      <w:r>
        <w:t>initial</w:t>
      </w:r>
      <w:r w:rsidR="00E05953" w:rsidRPr="008567BF">
        <w:t xml:space="preserve"> </w:t>
      </w:r>
      <w:ins w:id="110" w:author="Punt, Andre (O&amp;A, Hobart)" w:date="2019-04-22T04:20:00Z">
        <w:r w:rsidR="00FD20B7">
          <w:t xml:space="preserve">values for the </w:t>
        </w:r>
      </w:ins>
      <w:r w:rsidR="00E05953" w:rsidRPr="008567BF">
        <w:t>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B815FF">
        <w:instrText xml:space="preserve"> \* MERGEFORMAT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xml:space="preserve">, which were 0 and 15 years in </w:t>
      </w:r>
      <w:del w:id="111" w:author="Punt, Andre (O&amp;A, Hobart)" w:date="2019-04-22T04:22:00Z">
        <w:r w:rsidR="00231872" w:rsidDel="00FD20B7">
          <w:delText xml:space="preserve">our </w:delText>
        </w:r>
      </w:del>
      <w:ins w:id="112" w:author="Punt, Andre (O&amp;A, Hobart)" w:date="2019-04-22T04:22:00Z">
        <w:r w:rsidR="00FD20B7">
          <w:t xml:space="preserve">the </w:t>
        </w:r>
      </w:ins>
      <w:r w:rsidR="00231872">
        <w:t>simulation</w:t>
      </w:r>
      <w:ins w:id="113" w:author="Punt, Andre (O&amp;A, Hobart)" w:date="2019-04-22T04:22:00Z">
        <w:r w:rsidR="00FD20B7">
          <w:t xml:space="preserve"> studies</w:t>
        </w:r>
      </w:ins>
      <w:r w:rsidR="00231872">
        <w:t>).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7A67206E" w:rsidR="00E05953" w:rsidRDefault="0023745F" w:rsidP="00B815FF">
      <w:pPr>
        <w:pStyle w:val="Heading2"/>
        <w:spacing w:before="240" w:line="240" w:lineRule="auto"/>
        <w:jc w:val="both"/>
      </w:pPr>
      <w:r>
        <w:t xml:space="preserve">2.2 </w:t>
      </w:r>
      <w:r w:rsidR="00E05953" w:rsidRPr="00101B12">
        <w:t xml:space="preserve">Simulation </w:t>
      </w:r>
      <w:del w:id="114" w:author="Punt, Andre (O&amp;A, Hobart)" w:date="2019-04-22T04:22:00Z">
        <w:r w:rsidR="00E05953" w:rsidRPr="00101B12" w:rsidDel="00FD20B7">
          <w:delText>T</w:delText>
        </w:r>
      </w:del>
      <w:ins w:id="115" w:author="Punt, Andre (O&amp;A, Hobart)" w:date="2019-04-22T04:22:00Z">
        <w:r w:rsidR="00FD20B7">
          <w:t>t</w:t>
        </w:r>
      </w:ins>
      <w:r w:rsidR="00E05953" w:rsidRPr="00101B12">
        <w:t>esting</w:t>
      </w:r>
    </w:p>
    <w:p w14:paraId="062CC497" w14:textId="3DD1D25C" w:rsidR="00715ED3" w:rsidRDefault="00715ED3">
      <w:pPr>
        <w:spacing w:after="0" w:line="240" w:lineRule="auto"/>
        <w:jc w:val="both"/>
        <w:rPr>
          <w:ins w:id="116" w:author="Punt, Andre (O&amp;A, Hobart)" w:date="2019-04-22T04:40:00Z"/>
        </w:rPr>
      </w:pPr>
      <w:ins w:id="117" w:author="Punt, Andre (O&amp;A, Hobart)" w:date="2019-04-22T04:40:00Z">
        <w:r>
          <w:t>2.2.1 Outline and design</w:t>
        </w:r>
      </w:ins>
    </w:p>
    <w:p w14:paraId="1E4940F0" w14:textId="1E6166AE" w:rsidR="00F75BC7" w:rsidRDefault="00AA168A">
      <w:pPr>
        <w:spacing w:after="0" w:line="240" w:lineRule="auto"/>
        <w:ind w:firstLine="360"/>
        <w:jc w:val="both"/>
        <w:pPrChange w:id="118" w:author="Punt, Andre (O&amp;A, Hobart)" w:date="2019-04-22T04:23:00Z">
          <w:pPr>
            <w:spacing w:after="0" w:line="240" w:lineRule="auto"/>
            <w:jc w:val="both"/>
          </w:pPr>
        </w:pPrChange>
      </w:pPr>
      <w:r>
        <w:t>W</w:t>
      </w:r>
      <w:r w:rsidR="003057E6">
        <w:t xml:space="preserve">e </w:t>
      </w:r>
      <w:del w:id="119" w:author="Punt, Andre (O&amp;A, Hobart)" w:date="2019-04-22T04:23:00Z">
        <w:r w:rsidR="003057E6" w:rsidDel="00FD20B7">
          <w:delText xml:space="preserve">performed </w:delText>
        </w:r>
      </w:del>
      <w:ins w:id="120" w:author="Punt, Andre (O&amp;A, Hobart)" w:date="2019-04-22T04:23:00Z">
        <w:r w:rsidR="00FD20B7">
          <w:t xml:space="preserve">conducted </w:t>
        </w:r>
      </w:ins>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w:t>
      </w:r>
      <w:del w:id="121" w:author="Punt, Andre (O&amp;A, Hobart)" w:date="2019-04-22T04:24:00Z">
        <w:r w:rsidR="003057E6" w:rsidDel="00FD20B7">
          <w:delText xml:space="preserve"> </w:delText>
        </w:r>
      </w:del>
      <w:ins w:id="122" w:author="Punt, Andre (O&amp;A, Hobart)" w:date="2019-04-22T04:24:00Z">
        <w:r w:rsidR="00FD20B7">
          <w:t>-</w:t>
        </w:r>
      </w:ins>
      <w:r w:rsidR="00257626">
        <w:t>at</w:t>
      </w:r>
      <w:del w:id="123" w:author="Punt, Andre (O&amp;A, Hobart)" w:date="2019-04-22T04:24:00Z">
        <w:r w:rsidR="003057E6" w:rsidDel="00FD20B7">
          <w:delText xml:space="preserve"> </w:delText>
        </w:r>
      </w:del>
      <w:ins w:id="124" w:author="Punt, Andre (O&amp;A, Hobart)" w:date="2019-04-22T04:24:00Z">
        <w:r w:rsidR="00FD20B7">
          <w:t>-</w:t>
        </w:r>
      </w:ins>
      <w:r w:rsidR="003057E6">
        <w:t xml:space="preserve">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pPr>
        <w:pStyle w:val="Caption"/>
        <w:spacing w:before="120" w:after="120"/>
        <w:jc w:val="both"/>
        <w:pPrChange w:id="125" w:author="Punt, Andre (O&amp;A, Hobart)" w:date="2019-04-22T04:23:00Z">
          <w:pPr>
            <w:pStyle w:val="Caption"/>
            <w:jc w:val="both"/>
          </w:pPr>
        </w:pPrChange>
      </w:pPr>
      <w:bookmarkStart w:id="12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2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27044BC8" w:rsidR="00E05953" w:rsidRDefault="003368A1" w:rsidP="00B815FF">
      <w:pPr>
        <w:spacing w:after="0" w:line="240" w:lineRule="auto"/>
        <w:jc w:val="both"/>
      </w:pPr>
      <w:bookmarkStart w:id="12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ins w:id="128" w:author="Punt, Andre (O&amp;A, Hobart)" w:date="2019-04-22T04:24:00Z">
        <w:r w:rsidR="00FD20B7">
          <w:rPr>
            <w:rFonts w:eastAsiaTheme="minorEastAsia"/>
          </w:rPr>
          <w:t xml:space="preserve">expected </w:t>
        </w:r>
      </w:ins>
      <w:r w:rsidR="00642D5E">
        <w:rPr>
          <w:rFonts w:eastAsiaTheme="minorEastAsia"/>
        </w:rPr>
        <w:t>length</w:t>
      </w:r>
      <w:r>
        <w:rPr>
          <w:rFonts w:eastAsiaTheme="minorEastAsia"/>
        </w:rPr>
        <w:t>s</w:t>
      </w:r>
      <w:r w:rsidR="00642D5E">
        <w:rPr>
          <w:rFonts w:eastAsiaTheme="minorEastAsia"/>
        </w:rPr>
        <w:t xml:space="preserve"> of </w:t>
      </w:r>
      <w:del w:id="129" w:author="Punt, Andre (O&amp;A, Hobart)" w:date="2019-04-22T04:24:00Z">
        <w:r w:rsidR="00642D5E" w:rsidDel="00FD20B7">
          <w:rPr>
            <w:rFonts w:eastAsiaTheme="minorEastAsia"/>
          </w:rPr>
          <w:delText xml:space="preserve">a </w:delText>
        </w:r>
      </w:del>
      <w:r w:rsidR="00642D5E">
        <w:rPr>
          <w:rFonts w:eastAsiaTheme="minorEastAsia"/>
        </w:rPr>
        <w:t>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commentRangeStart w:id="130"/>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ins w:id="131" w:author="Punt, Andre (O&amp;A, Hobart)" w:date="2019-04-22T04:25:00Z">
        <w:r w:rsidR="00FD20B7">
          <w:t>yr</w:t>
        </w:r>
        <w:r w:rsidR="00FD20B7" w:rsidRPr="00FD20B7">
          <w:rPr>
            <w:vertAlign w:val="superscript"/>
            <w:rPrChange w:id="132" w:author="Punt, Andre (O&amp;A, Hobart)" w:date="2019-04-22T04:25:00Z">
              <w:rPr/>
            </w:rPrChange>
          </w:rPr>
          <w:t>-1</w:t>
        </w:r>
      </w:ins>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ins w:id="133" w:author="Punt, Andre (O&amp;A, Hobart)" w:date="2019-04-22T04:26:00Z">
        <w:r w:rsidR="00FD20B7">
          <w:rPr>
            <w:rFonts w:eastAsiaTheme="minorEastAsia"/>
          </w:rPr>
          <w:t>yr</w:t>
        </w:r>
        <w:r w:rsidR="00FD20B7" w:rsidRPr="00FD20B7">
          <w:rPr>
            <w:rFonts w:eastAsiaTheme="minorEastAsia"/>
            <w:vertAlign w:val="superscript"/>
            <w:rPrChange w:id="134" w:author="Punt, Andre (O&amp;A, Hobart)" w:date="2019-04-22T04:26:00Z">
              <w:rPr>
                <w:rFonts w:eastAsiaTheme="minorEastAsia"/>
              </w:rPr>
            </w:rPrChange>
          </w:rPr>
          <w:t>-1</w:t>
        </w:r>
      </w:ins>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ins w:id="135" w:author="Punt, Andre (O&amp;A, Hobart)" w:date="2019-04-22T04:26:00Z">
        <w:r w:rsidR="00FD20B7" w:rsidRPr="00FD20B7">
          <w:rPr>
            <w:rFonts w:eastAsiaTheme="minorEastAsia"/>
          </w:rPr>
          <w:t xml:space="preserve"> </w:t>
        </w:r>
        <w:r w:rsidR="00FD20B7">
          <w:rPr>
            <w:rFonts w:eastAsiaTheme="minorEastAsia"/>
          </w:rPr>
          <w:t>y</w:t>
        </w:r>
      </w:ins>
      <w:commentRangeEnd w:id="130"/>
      <w:ins w:id="136" w:author="Punt, Andre (O&amp;A, Hobart)" w:date="2019-04-22T04:30:00Z">
        <w:r w:rsidR="001B6135">
          <w:rPr>
            <w:rStyle w:val="CommentReference"/>
          </w:rPr>
          <w:commentReference w:id="130"/>
        </w:r>
      </w:ins>
      <w:ins w:id="137" w:author="Punt, Andre (O&amp;A, Hobart)" w:date="2019-04-22T04:26:00Z">
        <w:r w:rsidR="00FD20B7">
          <w:rPr>
            <w:rFonts w:eastAsiaTheme="minorEastAsia"/>
          </w:rPr>
          <w:t>r</w:t>
        </w:r>
        <w:r w:rsidR="00FD20B7" w:rsidRPr="006D5E75">
          <w:rPr>
            <w:rFonts w:eastAsiaTheme="minorEastAsia"/>
            <w:vertAlign w:val="superscript"/>
          </w:rPr>
          <w:t>-</w:t>
        </w:r>
        <w:commentRangeStart w:id="138"/>
        <w:commentRangeStart w:id="139"/>
        <w:r w:rsidR="00FD20B7" w:rsidRPr="006D5E75">
          <w:rPr>
            <w:rFonts w:eastAsiaTheme="minorEastAsia"/>
            <w:vertAlign w:val="superscript"/>
          </w:rPr>
          <w:t>1</w:t>
        </w:r>
        <w:commentRangeEnd w:id="138"/>
        <w:r w:rsidR="00FD20B7">
          <w:rPr>
            <w:rStyle w:val="CommentReference"/>
          </w:rPr>
          <w:commentReference w:id="138"/>
        </w:r>
      </w:ins>
      <w:commentRangeEnd w:id="139"/>
      <w:r w:rsidR="00800DEA">
        <w:rPr>
          <w:rStyle w:val="CommentReference"/>
        </w:rPr>
        <w:commentReference w:id="139"/>
      </w:r>
      <w:r w:rsidR="00101B12">
        <w:t xml:space="preserve">. </w:t>
      </w:r>
    </w:p>
    <w:p w14:paraId="06C25B6F" w14:textId="14A20425" w:rsidR="00AF7365" w:rsidRDefault="003057E6" w:rsidP="00800DEA">
      <w:pPr>
        <w:spacing w:after="0" w:line="240" w:lineRule="auto"/>
        <w:ind w:firstLine="360"/>
        <w:jc w:val="both"/>
      </w:pPr>
      <w:r>
        <w:t xml:space="preserve">The </w:t>
      </w:r>
      <w:r w:rsidR="00BD69F5">
        <w:t xml:space="preserve">simulation </w:t>
      </w:r>
      <w:r>
        <w:t xml:space="preserve">scenarios </w:t>
      </w:r>
      <w:del w:id="140" w:author="Punt, Andre (O&amp;A, Hobart)" w:date="2019-04-22T04:26:00Z">
        <w:r w:rsidDel="00FD20B7">
          <w:delText xml:space="preserve">described </w:delText>
        </w:r>
        <w:r w:rsidR="00C61A6B" w:rsidDel="00FD20B7">
          <w:delText xml:space="preserve">in </w:delText>
        </w:r>
      </w:del>
      <w:ins w:id="141" w:author="Punt, Andre (O&amp;A, Hobart)" w:date="2019-04-22T04:26:00Z">
        <w:r w:rsidR="00FD20B7">
          <w:t>(</w:t>
        </w:r>
      </w:ins>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ins w:id="142" w:author="Punt, Andre (O&amp;A, Hobart)" w:date="2019-04-22T04:26:00Z">
        <w:r w:rsidR="00FD20B7">
          <w:t>)</w:t>
        </w:r>
      </w:ins>
      <w:r>
        <w:t xml:space="preserve"> were designed to represent </w:t>
      </w:r>
      <w:r w:rsidR="00CD3EA6">
        <w:t xml:space="preserve">a variety of </w:t>
      </w:r>
      <w:r>
        <w:t>possible regimes</w:t>
      </w:r>
      <w:r w:rsidR="00CD3EA6">
        <w:t xml:space="preserve"> in spatial growth variation</w:t>
      </w:r>
      <w:r w:rsidR="002B159B">
        <w:t xml:space="preserve">, with one test of the ability to </w:t>
      </w:r>
      <w:del w:id="143" w:author="Punt, Andre (O&amp;A, Hobart)" w:date="2019-04-22T04:36:00Z">
        <w:r w:rsidR="002B159B" w:rsidDel="001B6135">
          <w:delText xml:space="preserve">test </w:delText>
        </w:r>
      </w:del>
      <w:ins w:id="144" w:author="Punt, Andre (O&amp;A, Hobart)" w:date="2019-04-22T04:36:00Z">
        <w:r w:rsidR="001B6135">
          <w:t xml:space="preserve">identify </w:t>
        </w:r>
      </w:ins>
      <w:r w:rsidR="002B159B">
        <w:t>a temporal regime change in growth</w:t>
      </w:r>
      <w:r w:rsidR="00297019">
        <w:t>.</w:t>
      </w:r>
      <w:r w:rsidR="00801F3C" w:rsidRPr="00801F3C">
        <w:t xml:space="preserve"> </w:t>
      </w:r>
      <w:commentRangeStart w:id="145"/>
      <w:commentRangeStart w:id="146"/>
      <w:r w:rsidR="00801F3C">
        <w:fldChar w:fldCharType="begin"/>
      </w:r>
      <w:r w:rsidR="00801F3C">
        <w:instrText xml:space="preserve"> REF _Ref2004405 \h  \* MERGEFORMAT </w:instrText>
      </w:r>
      <w:r w:rsidR="00801F3C">
        <w:fldChar w:fldCharType="separate"/>
      </w:r>
      <w:r w:rsidR="00800DEA">
        <w:t xml:space="preserve">Figure </w:t>
      </w:r>
      <w:r w:rsidR="00800DEA">
        <w:rPr>
          <w:noProof/>
        </w:rPr>
        <w:t>1</w:t>
      </w:r>
      <w:r w:rsidR="00801F3C">
        <w:fldChar w:fldCharType="end"/>
      </w:r>
      <w:commentRangeEnd w:id="145"/>
      <w:r w:rsidR="001B6135">
        <w:rPr>
          <w:rStyle w:val="CommentReference"/>
        </w:rPr>
        <w:commentReference w:id="145"/>
      </w:r>
      <w:commentRangeEnd w:id="146"/>
      <w:r w:rsidR="00800DEA">
        <w:rPr>
          <w:rStyle w:val="CommentReference"/>
        </w:rPr>
        <w:commentReference w:id="146"/>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w:t>
      </w:r>
      <w:del w:id="147" w:author="Punt, Andre (O&amp;A, Hobart)" w:date="2019-04-22T04:38:00Z">
        <w:r w:rsidR="00473F2A" w:rsidDel="001B6135">
          <w:rPr>
            <w:rFonts w:eastAsiaTheme="minorEastAsia"/>
          </w:rPr>
          <w:delText>a</w:delText>
        </w:r>
      </w:del>
      <w:ins w:id="148" w:author="Punt, Andre (O&amp;A, Hobart)" w:date="2019-04-22T04:38:00Z">
        <w:r w:rsidR="001B6135">
          <w:rPr>
            <w:rFonts w:eastAsiaTheme="minorEastAsia"/>
          </w:rPr>
          <w:t>we</w:t>
        </w:r>
      </w:ins>
      <w:r w:rsidR="00473F2A">
        <w:rPr>
          <w:rFonts w:eastAsiaTheme="minorEastAsia"/>
        </w:rPr>
        <w:t xml:space="preserve">re </w:t>
      </w:r>
      <w:r w:rsidR="00473F2A">
        <w:t xml:space="preserve">sampled independently and at random from a uniform distribution between 0° and 25°; for simulations with </w:t>
      </w:r>
      <w:r w:rsidR="00473F2A">
        <w:lastRenderedPageBreak/>
        <w:t xml:space="preserve">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del w:id="149" w:author="Punt, Andre (O&amp;A, Hobart)" w:date="2019-04-22T04:38:00Z">
        <w:r w:rsidR="00473F2A" w:rsidDel="00715ED3">
          <w:rPr>
            <w:rFonts w:eastAsiaTheme="minorEastAsia"/>
          </w:rPr>
          <w:delText>a</w:delText>
        </w:r>
      </w:del>
      <w:ins w:id="150" w:author="Punt, Andre (O&amp;A, Hobart)" w:date="2019-04-22T04:38:00Z">
        <w:r w:rsidR="00715ED3">
          <w:rPr>
            <w:rFonts w:eastAsiaTheme="minorEastAsia"/>
          </w:rPr>
          <w:t>we</w:t>
        </w:r>
      </w:ins>
      <w:r w:rsidR="00473F2A">
        <w:rPr>
          <w:rFonts w:eastAsiaTheme="minorEastAsia"/>
        </w:rPr>
        <w:t xml:space="preserve">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commentRangeStart w:id="151"/>
      <w:commentRangeStart w:id="152"/>
      <w:r w:rsidR="0062357A" w:rsidRPr="0062357A">
        <w:t>439</w:t>
      </w:r>
      <w:commentRangeEnd w:id="151"/>
      <w:r w:rsidR="001B6135">
        <w:rPr>
          <w:rStyle w:val="CommentReference"/>
        </w:rPr>
        <w:commentReference w:id="151"/>
      </w:r>
      <w:commentRangeEnd w:id="152"/>
      <w:r w:rsidR="00800DEA">
        <w:rPr>
          <w:rStyle w:val="CommentReference"/>
        </w:rPr>
        <w:commentReference w:id="152"/>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 xml:space="preserve">simulation scenario </w:t>
      </w:r>
      <w:del w:id="153" w:author="Punt, Andre (O&amp;A, Hobart)" w:date="2019-04-22T04:37:00Z">
        <w:r w:rsidR="004E1E7E" w:rsidRPr="002F43F1" w:rsidDel="001B6135">
          <w:delText xml:space="preserve">explicitly </w:delText>
        </w:r>
      </w:del>
      <w:del w:id="154" w:author="Punt, Andre (O&amp;A, Hobart)" w:date="2019-04-22T04:38:00Z">
        <w:r w:rsidR="004E1E7E" w:rsidRPr="002F43F1" w:rsidDel="00715ED3">
          <w:delText>test</w:delText>
        </w:r>
        <w:r w:rsidR="006C5792" w:rsidRPr="002F43F1" w:rsidDel="00715ED3">
          <w:delText>ed</w:delText>
        </w:r>
      </w:del>
      <w:ins w:id="155" w:author="Punt, Andre (O&amp;A, Hobart)" w:date="2019-04-22T04:38:00Z">
        <w:r w:rsidR="00715ED3">
          <w:t>involved</w:t>
        </w:r>
      </w:ins>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1D561222" w:rsidR="001D6A18" w:rsidRPr="00715ED3" w:rsidRDefault="0023745F">
      <w:pPr>
        <w:pStyle w:val="Heading2"/>
        <w:spacing w:before="240" w:line="240" w:lineRule="auto"/>
        <w:jc w:val="both"/>
        <w:rPr>
          <w:i w:val="0"/>
          <w:rPrChange w:id="156" w:author="Punt, Andre (O&amp;A, Hobart)" w:date="2019-04-22T04:40:00Z">
            <w:rPr/>
          </w:rPrChange>
        </w:rPr>
        <w:pPrChange w:id="157" w:author="Punt, Andre (O&amp;A, Hobart)" w:date="2019-04-22T04:37:00Z">
          <w:pPr>
            <w:pStyle w:val="Heading2"/>
            <w:spacing w:line="240" w:lineRule="auto"/>
            <w:jc w:val="both"/>
          </w:pPr>
        </w:pPrChange>
      </w:pPr>
      <w:bookmarkStart w:id="158" w:name="_Ref5258267"/>
      <w:r w:rsidRPr="00715ED3">
        <w:rPr>
          <w:i w:val="0"/>
          <w:rPrChange w:id="159" w:author="Punt, Andre (O&amp;A, Hobart)" w:date="2019-04-22T04:40:00Z">
            <w:rPr/>
          </w:rPrChange>
        </w:rPr>
        <w:t>2.</w:t>
      </w:r>
      <w:ins w:id="160" w:author="Punt, Andre (O&amp;A, Hobart)" w:date="2019-04-22T04:40:00Z">
        <w:r w:rsidR="00715ED3" w:rsidRPr="00715ED3">
          <w:rPr>
            <w:i w:val="0"/>
            <w:rPrChange w:id="161" w:author="Punt, Andre (O&amp;A, Hobart)" w:date="2019-04-22T04:40:00Z">
              <w:rPr/>
            </w:rPrChange>
          </w:rPr>
          <w:t>2.2</w:t>
        </w:r>
      </w:ins>
      <w:del w:id="162" w:author="Punt, Andre (O&amp;A, Hobart)" w:date="2019-04-22T04:40:00Z">
        <w:r w:rsidRPr="00715ED3" w:rsidDel="00715ED3">
          <w:rPr>
            <w:i w:val="0"/>
            <w:rPrChange w:id="163" w:author="Punt, Andre (O&amp;A, Hobart)" w:date="2019-04-22T04:40:00Z">
              <w:rPr/>
            </w:rPrChange>
          </w:rPr>
          <w:delText>3</w:delText>
        </w:r>
      </w:del>
      <w:r w:rsidRPr="00715ED3">
        <w:rPr>
          <w:i w:val="0"/>
          <w:rPrChange w:id="164" w:author="Punt, Andre (O&amp;A, Hobart)" w:date="2019-04-22T04:40:00Z">
            <w:rPr/>
          </w:rPrChange>
        </w:rPr>
        <w:t xml:space="preserve"> </w:t>
      </w:r>
      <w:r w:rsidR="001D6A18" w:rsidRPr="00715ED3">
        <w:rPr>
          <w:i w:val="0"/>
          <w:rPrChange w:id="165" w:author="Punt, Andre (O&amp;A, Hobart)" w:date="2019-04-22T04:40:00Z">
            <w:rPr/>
          </w:rPrChange>
        </w:rPr>
        <w:t xml:space="preserve">Performance </w:t>
      </w:r>
      <w:ins w:id="166" w:author="Punt, Andre (O&amp;A, Hobart)" w:date="2019-04-22T04:40:00Z">
        <w:r w:rsidR="00715ED3" w:rsidRPr="00715ED3">
          <w:rPr>
            <w:i w:val="0"/>
            <w:rPrChange w:id="167" w:author="Punt, Andre (O&amp;A, Hobart)" w:date="2019-04-22T04:40:00Z">
              <w:rPr/>
            </w:rPrChange>
          </w:rPr>
          <w:t>m</w:t>
        </w:r>
      </w:ins>
      <w:del w:id="168" w:author="Punt, Andre (O&amp;A, Hobart)" w:date="2019-04-22T04:40:00Z">
        <w:r w:rsidR="001D6A18" w:rsidRPr="00715ED3" w:rsidDel="00715ED3">
          <w:rPr>
            <w:i w:val="0"/>
            <w:rPrChange w:id="169" w:author="Punt, Andre (O&amp;A, Hobart)" w:date="2019-04-22T04:40:00Z">
              <w:rPr/>
            </w:rPrChange>
          </w:rPr>
          <w:delText>M</w:delText>
        </w:r>
      </w:del>
      <w:r w:rsidR="001D6A18" w:rsidRPr="00715ED3">
        <w:rPr>
          <w:i w:val="0"/>
          <w:rPrChange w:id="170" w:author="Punt, Andre (O&amp;A, Hobart)" w:date="2019-04-22T04:40:00Z">
            <w:rPr/>
          </w:rPrChange>
        </w:rPr>
        <w:t>etrics</w:t>
      </w:r>
      <w:bookmarkEnd w:id="158"/>
    </w:p>
    <w:p w14:paraId="5ED8337B" w14:textId="6BBDF473" w:rsidR="009C3DE6" w:rsidRDefault="001D6A18">
      <w:pPr>
        <w:spacing w:after="0" w:line="240" w:lineRule="auto"/>
        <w:ind w:firstLine="360"/>
        <w:jc w:val="both"/>
        <w:pPrChange w:id="171" w:author="Punt, Andre (O&amp;A, Hobart)" w:date="2019-04-22T04:39:00Z">
          <w:pPr>
            <w:spacing w:line="240" w:lineRule="auto"/>
            <w:ind w:firstLine="720"/>
            <w:jc w:val="both"/>
          </w:pPr>
        </w:pPrChange>
      </w:pPr>
      <w:r>
        <w:t xml:space="preserve">We </w:t>
      </w:r>
      <w:del w:id="172" w:author="Punt, Andre (O&amp;A, Hobart)" w:date="2019-04-22T04:40:00Z">
        <w:r w:rsidDel="00715ED3">
          <w:delText xml:space="preserve">examined </w:delText>
        </w:r>
      </w:del>
      <w:ins w:id="173" w:author="Punt, Andre (O&amp;A, Hobart)" w:date="2019-04-22T04:40:00Z">
        <w:r w:rsidR="00715ED3">
          <w:t xml:space="preserve">used </w:t>
        </w:r>
      </w:ins>
      <w:r>
        <w:t>two performance metrics</w:t>
      </w:r>
      <w:del w:id="174" w:author="Punt, Andre (O&amp;A, Hobart)" w:date="2019-04-22T04:39:00Z">
        <w:r w:rsidDel="00715ED3">
          <w:delText xml:space="preserve"> for the method</w:delText>
        </w:r>
      </w:del>
      <w:r>
        <w:t>: 1) the proportion of simulations</w:t>
      </w:r>
      <w:r w:rsidR="00AF7365">
        <w:t xml:space="preserve"> </w:t>
      </w:r>
      <w:del w:id="175" w:author="Punt, Andre (O&amp;A, Hobart)" w:date="2019-04-22T04:41:00Z">
        <w:r w:rsidR="00AF7365" w:rsidDel="00715ED3">
          <w:delText>within each scenario</w:delText>
        </w:r>
        <w:r w:rsidDel="00715ED3">
          <w:delText xml:space="preserve"> </w:delText>
        </w:r>
        <w:r w:rsidR="0022535D" w:rsidDel="00715ED3">
          <w:delText>that</w:delText>
        </w:r>
        <w:r w:rsidDel="00715ED3">
          <w:delText xml:space="preserve"> detected</w:delText>
        </w:r>
      </w:del>
      <w:ins w:id="176" w:author="Punt, Andre (O&amp;A, Hobart)" w:date="2019-04-22T04:41:00Z">
        <w:r w:rsidR="00715ED3">
          <w:t>in which</w:t>
        </w:r>
      </w:ins>
      <w:r>
        <w:t xml:space="preserve"> the correct spatial</w:t>
      </w:r>
      <w:r w:rsidR="0090579B">
        <w:t xml:space="preserve"> and/or temporal</w:t>
      </w:r>
      <w:r>
        <w:t xml:space="preserve"> breakpoints</w:t>
      </w:r>
      <w:ins w:id="177" w:author="Punt, Andre (O&amp;A, Hobart)" w:date="2019-04-22T04:41:00Z">
        <w:r w:rsidR="00715ED3">
          <w:t xml:space="preserve"> were detected </w:t>
        </w:r>
      </w:ins>
      <w:del w:id="178" w:author="Punt, Andre (O&amp;A, Hobart)" w:date="2019-04-22T04:41:00Z">
        <w:r w:rsidR="00E86CA8" w:rsidDel="00715ED3">
          <w:delText>, for which</w:delText>
        </w:r>
      </w:del>
      <w:ins w:id="179" w:author="Punt, Andre (O&amp;A, Hobart)" w:date="2019-04-22T04:41:00Z">
        <w:r w:rsidR="00715ED3">
          <w:t>-</w:t>
        </w:r>
      </w:ins>
      <w:r w:rsidR="00E86CA8">
        <w:t xml:space="preserve"> we tabulated the number of </w:t>
      </w:r>
      <w:r w:rsidR="00E27E76">
        <w:t xml:space="preserve">times a breakpoint found using a </w:t>
      </w:r>
      <w:del w:id="180" w:author="Punt, Andre (O&amp;A, Hobart)" w:date="2019-04-22T04:39:00Z">
        <w:r w:rsidR="00E27E76" w:rsidDel="00715ED3">
          <w:delText xml:space="preserve">gam </w:delText>
        </w:r>
      </w:del>
      <w:r w:rsidR="00E27E76">
        <w:t xml:space="preserve">GAM fit to a dataset </w:t>
      </w:r>
      <w:del w:id="181" w:author="Punt, Andre (O&amp;A, Hobart)" w:date="2019-04-22T04:41:00Z">
        <w:r w:rsidR="00E27E76" w:rsidDel="00715ED3">
          <w:delText>from that scenario</w:delText>
        </w:r>
        <w:r w:rsidR="00E86CA8" w:rsidDel="00715ED3">
          <w:delText xml:space="preserve"> </w:delText>
        </w:r>
      </w:del>
      <w:r w:rsidR="00E86CA8">
        <w:t xml:space="preserve">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w:t>
      </w:r>
      <w:ins w:id="182" w:author="Punt, Andre (O&amp;A, Hobart)" w:date="2019-04-22T04:43:00Z">
        <w:r w:rsidR="00715ED3">
          <w:t>for the lengths for fish of two ages</w:t>
        </w:r>
      </w:ins>
      <w:del w:id="183" w:author="Punt, Andre (O&amp;A, Hobart)" w:date="2019-04-22T04:43:00Z">
        <w:r w:rsidDel="00715ED3">
          <w:delText xml:space="preserve">of the </w:delText>
        </w:r>
        <w:commentRangeStart w:id="184"/>
        <w:r w:rsidDel="00715ED3">
          <w:delText>endpoints</w:delText>
        </w:r>
        <w:commentRangeEnd w:id="184"/>
        <w:r w:rsidR="00715ED3" w:rsidDel="00715ED3">
          <w:rPr>
            <w:rStyle w:val="CommentReference"/>
          </w:rPr>
          <w:commentReference w:id="184"/>
        </w:r>
        <w:r w:rsidDel="00715ED3">
          <w:delText xml:space="preserve"> of the </w:delText>
        </w:r>
        <w:r w:rsidR="00AF7365" w:rsidDel="00715ED3">
          <w:delText>resultant estimated</w:delText>
        </w:r>
        <w:r w:rsidDel="00715ED3">
          <w:delText xml:space="preserve"> growth curve</w:delText>
        </w:r>
        <w:r w:rsidR="00E4187E" w:rsidDel="00715ED3">
          <w:delText xml:space="preserve"> for that dataset</w:delText>
        </w:r>
      </w:del>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the GAM analysis must have detected the correct breakpoint </w:t>
      </w:r>
      <w:del w:id="185" w:author="Punt, Andre (O&amp;A, Hobart)" w:date="2019-04-22T04:44:00Z">
        <w:r w:rsidR="009C3DE6" w:rsidDel="00715ED3">
          <w:delText xml:space="preserve">exactly </w:delText>
        </w:r>
      </w:del>
      <w:ins w:id="186" w:author="Punt, Andre (O&amp;A, Hobart)" w:date="2019-04-22T04:44:00Z">
        <w:r w:rsidR="00715ED3">
          <w:t xml:space="preserve">to within integer accuracy </w:t>
        </w:r>
      </w:ins>
      <w:r w:rsidR="009C3DE6">
        <w:t xml:space="preserve">to </w:t>
      </w:r>
      <w:del w:id="187" w:author="Punt, Andre (O&amp;A, Hobart)" w:date="2019-04-22T04:44:00Z">
        <w:r w:rsidR="009C3DE6" w:rsidDel="00715ED3">
          <w:delText>have been</w:delText>
        </w:r>
      </w:del>
      <w:ins w:id="188" w:author="Punt, Andre (O&amp;A, Hobart)" w:date="2019-04-22T04:44:00Z">
        <w:r w:rsidR="00715ED3">
          <w:t>be</w:t>
        </w:r>
      </w:ins>
      <w:r w:rsidR="009C3DE6">
        <w:t xml:space="preserve">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554084AE" w:rsidR="001D6A18" w:rsidRPr="001D6A18" w:rsidRDefault="001D6A18">
      <w:pPr>
        <w:spacing w:after="0" w:line="240" w:lineRule="auto"/>
        <w:ind w:firstLine="360"/>
        <w:jc w:val="both"/>
        <w:pPrChange w:id="189" w:author="Punt, Andre (O&amp;A, Hobart)" w:date="2019-04-22T04:39:00Z">
          <w:pPr>
            <w:spacing w:line="240" w:lineRule="auto"/>
            <w:ind w:firstLine="720"/>
            <w:jc w:val="both"/>
          </w:pPr>
        </w:pPrChange>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w:t>
      </w:r>
      <w:del w:id="190" w:author="Punt, Andre (O&amp;A, Hobart)" w:date="2019-04-22T04:42:00Z">
        <w:r w:rsidR="00257CAD" w:rsidDel="00715ED3">
          <w:delText xml:space="preserve">as well </w:delText>
        </w:r>
      </w:del>
      <w:r w:rsidR="00257CAD">
        <w:t xml:space="preserve">if </w:t>
      </w:r>
      <w:ins w:id="191" w:author="Punt, Andre (O&amp;A, Hobart)" w:date="2019-04-22T04:42:00Z">
        <w:r w:rsidR="00715ED3">
          <w:t xml:space="preserve">there was </w:t>
        </w:r>
      </w:ins>
      <w:r w:rsidR="00257CAD">
        <w:t>no spatial variation</w:t>
      </w:r>
      <w:del w:id="192" w:author="Punt, Andre (O&amp;A, Hobart)" w:date="2019-04-22T04:45:00Z">
        <w:r w:rsidR="00257CAD" w:rsidDel="00715ED3">
          <w:delText xml:space="preserve"> </w:delText>
        </w:r>
      </w:del>
      <w:del w:id="193" w:author="Punt, Andre (O&amp;A, Hobart)" w:date="2019-04-22T04:42:00Z">
        <w:r w:rsidR="00257CAD" w:rsidDel="00715ED3">
          <w:delText>intended in the scenario at hand</w:delText>
        </w:r>
      </w:del>
      <w:r w:rsidR="00257CAD">
        <w:t xml:space="preserve">.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del w:id="194" w:author="Punt, Andre (O&amp;A, Hobart)" w:date="2019-04-22T04:45:00Z">
        <w:r w:rsidR="00DC249D" w:rsidDel="00715ED3">
          <w:delText>endpoint</w:delText>
        </w:r>
      </w:del>
      <w:ins w:id="195" w:author="Punt, Andre (O&amp;A, Hobart)" w:date="2019-04-22T04:45:00Z">
        <w:r w:rsidR="00715ED3">
          <w:t>value</w:t>
        </w:r>
      </w:ins>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49"/>
    <w:bookmarkEnd w:id="127"/>
    <w:p w14:paraId="6E1C2CA2" w14:textId="7279A17C" w:rsidR="00555EB1" w:rsidRDefault="0023745F">
      <w:pPr>
        <w:pStyle w:val="Heading2"/>
        <w:spacing w:before="240" w:line="240" w:lineRule="auto"/>
        <w:jc w:val="both"/>
        <w:pPrChange w:id="196" w:author="Punt, Andre (O&amp;A, Hobart)" w:date="2019-04-22T04:43:00Z">
          <w:pPr>
            <w:pStyle w:val="Heading2"/>
            <w:spacing w:line="240" w:lineRule="auto"/>
            <w:jc w:val="both"/>
          </w:pPr>
        </w:pPrChange>
      </w:pPr>
      <w:r>
        <w:t xml:space="preserve">2.4 </w:t>
      </w:r>
      <w:r w:rsidR="00E05953">
        <w:t>Application to Northeast Pacific Sablefish</w:t>
      </w:r>
    </w:p>
    <w:p w14:paraId="6A1C8EE7" w14:textId="7DEA880B" w:rsidR="00F13628" w:rsidRPr="00F13628" w:rsidRDefault="00971118">
      <w:pPr>
        <w:spacing w:after="0" w:line="240" w:lineRule="auto"/>
        <w:ind w:firstLine="360"/>
        <w:jc w:val="both"/>
        <w:pPrChange w:id="197" w:author="Punt, Andre (O&amp;A, Hobart)" w:date="2019-04-22T04:43:00Z">
          <w:pPr>
            <w:spacing w:before="240" w:after="0" w:line="240" w:lineRule="auto"/>
            <w:jc w:val="both"/>
          </w:pPr>
        </w:pPrChange>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commentRangeStart w:id="198"/>
      <w:commentRangeEnd w:id="198"/>
      <w:r w:rsidR="008F0D40">
        <w:rPr>
          <w:rStyle w:val="CommentReference"/>
        </w:rPr>
        <w:commentReference w:id="198"/>
      </w:r>
      <w:commentRangeStart w:id="199"/>
      <w:commentRangeEnd w:id="199"/>
      <w:r w:rsidR="0057578D">
        <w:rPr>
          <w:rStyle w:val="CommentReference"/>
        </w:rPr>
        <w:commentReference w:id="199"/>
      </w:r>
      <w:commentRangeStart w:id="200"/>
      <w:commentRangeEnd w:id="200"/>
      <w:r w:rsidR="0022535D">
        <w:rPr>
          <w:rStyle w:val="CommentReference"/>
        </w:rPr>
        <w:commentReference w:id="200"/>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w:t>
      </w:r>
      <w:commentRangeStart w:id="201"/>
      <w:commentRangeStart w:id="202"/>
      <w:r w:rsidR="00A905FF">
        <w:t>1991</w:t>
      </w:r>
      <w:commentRangeEnd w:id="201"/>
      <w:r w:rsidR="0022535D">
        <w:rPr>
          <w:rStyle w:val="CommentReference"/>
        </w:rPr>
        <w:commentReference w:id="201"/>
      </w:r>
      <w:commentRangeEnd w:id="202"/>
      <w:r w:rsidR="00842A20">
        <w:rPr>
          <w:rStyle w:val="CommentReference"/>
        </w:rPr>
        <w:commentReference w:id="202"/>
      </w:r>
      <w:r w:rsidR="00A905FF">
        <w:t xml:space="preserve">. </w:t>
      </w:r>
      <w:r w:rsidR="00A04F68">
        <w:t>Data from each region included measured length, sex, age, and the starting latitude and longitude which determined the survey station</w:t>
      </w:r>
      <w:commentRangeStart w:id="203"/>
      <w:commentRangeStart w:id="204"/>
      <w:r w:rsidR="00A04F68">
        <w:t xml:space="preserve">.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w:t>
      </w:r>
      <w:commentRangeEnd w:id="203"/>
      <w:r w:rsidR="0022535D">
        <w:rPr>
          <w:rStyle w:val="CommentReference"/>
        </w:rPr>
        <w:commentReference w:id="203"/>
      </w:r>
      <w:commentRangeEnd w:id="204"/>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072B99">
        <w:fldChar w:fldCharType="begin" w:fldLock="1"/>
      </w:r>
      <w:r w:rsidR="00046080">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072B99">
        <w:fldChar w:fldCharType="separate"/>
      </w:r>
      <w:r w:rsidR="00072B99" w:rsidRPr="00072B99">
        <w:rPr>
          <w:noProof/>
        </w:rPr>
        <w:t>(Wickham et al., 2019)</w:t>
      </w:r>
      <w:r w:rsidR="00072B99">
        <w:fldChar w:fldCharType="end"/>
      </w:r>
      <w:r w:rsidR="00072B99">
        <w:t xml:space="preserve">. </w:t>
      </w:r>
      <w:r w:rsidR="00842A20">
        <w:rPr>
          <w:rStyle w:val="CommentReference"/>
        </w:rPr>
        <w:commentReference w:id="204"/>
      </w:r>
      <w:r w:rsidR="00615029" w:rsidRPr="00D30CB6">
        <w:t xml:space="preserve">This produced a data set with </w:t>
      </w:r>
      <w:r w:rsidR="00612667" w:rsidRPr="00D30CB6">
        <w:t xml:space="preserve">an average of </w:t>
      </w:r>
      <w:r w:rsidR="00276779" w:rsidRPr="00825F33">
        <w:t xml:space="preserve">1315, 1283, and </w:t>
      </w:r>
      <w:commentRangeStart w:id="205"/>
      <w:commentRangeStart w:id="206"/>
      <w:r w:rsidR="00276779" w:rsidRPr="00825F33">
        <w:t>65</w:t>
      </w:r>
      <w:commentRangeEnd w:id="205"/>
      <w:r w:rsidR="0022535D">
        <w:rPr>
          <w:rStyle w:val="CommentReference"/>
        </w:rPr>
        <w:commentReference w:id="205"/>
      </w:r>
      <w:commentRangeEnd w:id="206"/>
      <w:r w:rsidR="009F5E6D">
        <w:rPr>
          <w:rStyle w:val="CommentReference"/>
        </w:rPr>
        <w:commentReference w:id="206"/>
      </w:r>
      <w:r w:rsidR="00276779" w:rsidRPr="00825F33">
        <w:t xml:space="preserve"> age</w:t>
      </w:r>
      <w:r w:rsidR="00842A20">
        <w:t>s</w:t>
      </w:r>
      <w:r w:rsidR="00276779" w:rsidRPr="00825F33">
        <w:t xml:space="preserv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w:t>
      </w:r>
      <w:commentRangeStart w:id="207"/>
      <w:commentRangeStart w:id="208"/>
      <w:r w:rsidR="00276779" w:rsidRPr="00B06C3A">
        <w:t>r</w:t>
      </w:r>
      <w:r w:rsidR="00276779" w:rsidRPr="008A6F7E">
        <w:t>eg</w:t>
      </w:r>
      <w:r w:rsidR="00276779" w:rsidRPr="001958F3">
        <w:t>ion</w:t>
      </w:r>
      <w:commentRangeEnd w:id="207"/>
      <w:r w:rsidR="00715ED3">
        <w:rPr>
          <w:rStyle w:val="CommentReference"/>
        </w:rPr>
        <w:commentReference w:id="207"/>
      </w:r>
      <w:commentRangeEnd w:id="208"/>
      <w:r w:rsidR="00800DEA">
        <w:rPr>
          <w:rStyle w:val="CommentReference"/>
        </w:rPr>
        <w:commentReference w:id="208"/>
      </w:r>
      <w:r w:rsidR="00276779" w:rsidRPr="000B0FA0">
        <w:t>.</w:t>
      </w:r>
      <w:r w:rsidR="00276779">
        <w:t xml:space="preserve"> </w:t>
      </w:r>
    </w:p>
    <w:p w14:paraId="62BEBFC1" w14:textId="1787A67C" w:rsidR="001B21D9" w:rsidRDefault="00E05953">
      <w:pPr>
        <w:spacing w:before="240" w:after="0" w:line="240" w:lineRule="auto"/>
        <w:ind w:firstLine="360"/>
        <w:jc w:val="both"/>
        <w:rPr>
          <w:noProof/>
        </w:rPr>
        <w:pPrChange w:id="209" w:author="Punt, Andre (O&amp;A, Hobart)" w:date="2019-04-22T04:50:00Z">
          <w:pPr>
            <w:spacing w:before="240" w:after="0" w:line="240" w:lineRule="auto"/>
            <w:jc w:val="both"/>
          </w:pPr>
        </w:pPrChange>
      </w:pPr>
      <w:r>
        <w:lastRenderedPageBreak/>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w:t>
      </w:r>
      <w:r w:rsidR="004D3306">
        <w:t xml:space="preserve">all </w:t>
      </w:r>
      <w:commentRangeStart w:id="210"/>
      <w:commentRangeStart w:id="211"/>
      <w:r w:rsidR="006D5924">
        <w:t xml:space="preserve">data </w:t>
      </w:r>
      <w:commentRangeEnd w:id="210"/>
      <w:r w:rsidR="0022535D">
        <w:rPr>
          <w:rStyle w:val="CommentReference"/>
        </w:rPr>
        <w:commentReference w:id="210"/>
      </w:r>
      <w:commentRangeEnd w:id="211"/>
      <w:r w:rsidR="004D3306">
        <w:rPr>
          <w:rStyle w:val="CommentReference"/>
        </w:rPr>
        <w:commentReference w:id="211"/>
      </w:r>
      <w:r w:rsidR="006D5924">
        <w:t xml:space="preserve">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ins w:id="212" w:author="Maia Kapur" w:date="2019-04-22T10:03:00Z">
        <w:r w:rsidR="00800DEA">
          <w:fldChar w:fldCharType="begin" w:fldLock="1"/>
        </w:r>
        <w:r w:rsidR="00800DEA">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2013)","manualFormatting":"Waite and Mueter (2013)","plainTextFormattedCitation":"(Waite and Mueter, 2013)"},"properties":{"noteIndex":0},"schema":"https://github.com/citation-style-language/schema/raw/master/csl-citation.json"}</w:instrText>
        </w:r>
      </w:ins>
      <w:del w:id="213" w:author="Maia Kapur" w:date="2019-04-22T10:03:00Z">
        <w:r w:rsidR="00800DEA" w:rsidDel="00800DEA">
          <w:del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2013)","plainTextFormattedCitation":"(Waite and Mueter, 2013)"},"properties":{"noteIndex":0},"schema":"https://github.com/citation-style-language/schema/raw/master/csl-citation.json"}</w:delInstrText>
        </w:r>
      </w:del>
      <w:r w:rsidR="00800DEA">
        <w:fldChar w:fldCharType="separate"/>
      </w:r>
      <w:del w:id="214" w:author="Maia Kapur" w:date="2019-04-22T10:03:00Z">
        <w:r w:rsidR="00800DEA" w:rsidRPr="00800DEA" w:rsidDel="00800DEA">
          <w:rPr>
            <w:noProof/>
          </w:rPr>
          <w:delText>(</w:delText>
        </w:r>
      </w:del>
      <w:r w:rsidR="00800DEA" w:rsidRPr="00800DEA">
        <w:rPr>
          <w:noProof/>
        </w:rPr>
        <w:t>Waite and Mueter</w:t>
      </w:r>
      <w:del w:id="215" w:author="Maia Kapur" w:date="2019-04-22T10:03:00Z">
        <w:r w:rsidR="00800DEA" w:rsidRPr="00800DEA" w:rsidDel="00800DEA">
          <w:rPr>
            <w:noProof/>
          </w:rPr>
          <w:delText>,</w:delText>
        </w:r>
      </w:del>
      <w:r w:rsidR="00800DEA" w:rsidRPr="00800DEA">
        <w:rPr>
          <w:noProof/>
        </w:rPr>
        <w:t xml:space="preserve"> </w:t>
      </w:r>
      <w:ins w:id="216" w:author="Maia Kapur" w:date="2019-04-22T10:03:00Z">
        <w:r w:rsidR="00800DEA">
          <w:rPr>
            <w:noProof/>
          </w:rPr>
          <w:t>(</w:t>
        </w:r>
      </w:ins>
      <w:r w:rsidR="00800DEA" w:rsidRPr="00800DEA">
        <w:rPr>
          <w:noProof/>
        </w:rPr>
        <w:t>2013)</w:t>
      </w:r>
      <w:ins w:id="217" w:author="Maia Kapur" w:date="2019-04-22T10:03:00Z">
        <w:r w:rsidR="00800DEA">
          <w:fldChar w:fldCharType="end"/>
        </w:r>
        <w:r w:rsidR="00800DEA">
          <w:t xml:space="preserve"> </w:t>
        </w:r>
      </w:ins>
      <w:del w:id="218" w:author="Maia Kapur" w:date="2019-04-22T10:02:00Z">
        <w:r w:rsidR="00101143" w:rsidRPr="00101143" w:rsidDel="00800DEA">
          <w:rPr>
            <w:noProof/>
          </w:rPr>
          <w:delText>Waite and Mueter</w:delText>
        </w:r>
        <w:r w:rsidR="00101143" w:rsidDel="00800DEA">
          <w:rPr>
            <w:noProof/>
          </w:rPr>
          <w:delText xml:space="preserve"> (</w:delText>
        </w:r>
        <w:r w:rsidR="00101143" w:rsidRPr="00101143" w:rsidDel="00800DEA">
          <w:rPr>
            <w:noProof/>
          </w:rPr>
          <w:delText>2013</w:delText>
        </w:r>
        <w:r w:rsidR="00101143" w:rsidDel="00800DEA">
          <w:rPr>
            <w:noProof/>
          </w:rPr>
          <w:delText>)</w:delText>
        </w:r>
      </w:del>
      <w:ins w:id="219" w:author="Punt, Andre (O&amp;A, Hobart)" w:date="2019-04-22T04:48:00Z">
        <w:del w:id="220" w:author="Maia Kapur" w:date="2019-04-22T10:02:00Z">
          <w:r w:rsidR="00BD3500" w:rsidDel="00800DEA">
            <w:rPr>
              <w:noProof/>
            </w:rPr>
            <w:delText xml:space="preserve"> </w:delText>
          </w:r>
        </w:del>
      </w:ins>
      <w:del w:id="221" w:author="Maia Kapur" w:date="2019-04-22T10:02:00Z">
        <w:r w:rsidR="00101143" w:rsidDel="00800DEA">
          <w:rPr>
            <w:noProof/>
          </w:rPr>
          <w:delText xml:space="preserve"> </w:delText>
        </w:r>
      </w:del>
      <w:del w:id="222" w:author="Punt, Andre (O&amp;A, Hobart)" w:date="2019-04-22T04:48:00Z">
        <w:r w:rsidR="00101143" w:rsidDel="00715ED3">
          <w:rPr>
            <w:noProof/>
          </w:rPr>
          <w:delText>via c</w:delText>
        </w:r>
      </w:del>
      <w:ins w:id="223" w:author="Punt, Andre (O&amp;A, Hobart)" w:date="2019-04-22T04:48:00Z">
        <w:r w:rsidR="00715ED3">
          <w:rPr>
            <w:noProof/>
          </w:rPr>
          <w:t>usin</w:t>
        </w:r>
        <w:r w:rsidR="00BD3500">
          <w:rPr>
            <w:noProof/>
          </w:rPr>
          <w:t>g</w:t>
        </w:r>
        <w:r w:rsidR="00715ED3">
          <w:rPr>
            <w:noProof/>
          </w:rPr>
          <w:t xml:space="preserve"> </w:t>
        </w:r>
      </w:ins>
      <w:ins w:id="224" w:author="Punt, Andre (O&amp;A, Hobart)" w:date="2019-04-22T04:51:00Z">
        <w:r w:rsidR="00BD3500">
          <w:rPr>
            <w:noProof/>
          </w:rPr>
          <w:t>c</w:t>
        </w:r>
      </w:ins>
      <w:r w:rsidR="00101143">
        <w:rPr>
          <w:noProof/>
        </w:rPr>
        <w:t>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w:t>
      </w:r>
      <w:r w:rsidR="008924A8" w:rsidRPr="00DB4524">
        <w:rPr>
          <w:noProof/>
        </w:rPr>
        <w:t xml:space="preserve">recruitment process </w:t>
      </w:r>
      <w:r w:rsidR="008924A8" w:rsidRPr="00DB4524">
        <w:rPr>
          <w:noProof/>
        </w:rPr>
        <w:fldChar w:fldCharType="begin" w:fldLock="1"/>
      </w:r>
      <w:r w:rsidR="001F4B4A" w:rsidRPr="00DB4524">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sidRPr="00DB4524">
        <w:rPr>
          <w:noProof/>
        </w:rPr>
        <w:fldChar w:fldCharType="separate"/>
      </w:r>
      <w:r w:rsidR="008924A8" w:rsidRPr="00DB4524">
        <w:rPr>
          <w:noProof/>
        </w:rPr>
        <w:t>(Shotwell et al., 2014)</w:t>
      </w:r>
      <w:r w:rsidR="008924A8" w:rsidRPr="00DB4524">
        <w:rPr>
          <w:noProof/>
        </w:rPr>
        <w:fldChar w:fldCharType="end"/>
      </w:r>
      <w:r w:rsidR="008924A8" w:rsidRPr="00DB4524">
        <w:rPr>
          <w:noProof/>
        </w:rPr>
        <w:t xml:space="preserve"> but </w:t>
      </w:r>
      <w:r w:rsidR="00D30CB6" w:rsidRPr="00DB4524">
        <w:rPr>
          <w:noProof/>
        </w:rPr>
        <w:t xml:space="preserve">by </w:t>
      </w:r>
      <w:r w:rsidR="008924A8" w:rsidRPr="00DB4524">
        <w:rPr>
          <w:noProof/>
        </w:rPr>
        <w:t xml:space="preserve">definition </w:t>
      </w:r>
      <w:r w:rsidR="00D30CB6" w:rsidRPr="00DB4524">
        <w:rPr>
          <w:noProof/>
        </w:rPr>
        <w:t xml:space="preserve">such an effect </w:t>
      </w:r>
      <w:r w:rsidR="008924A8" w:rsidRPr="00DB4524">
        <w:rPr>
          <w:noProof/>
        </w:rPr>
        <w:t>is not detectable in analysis of fish larger</w:t>
      </w:r>
      <w:r w:rsidR="003D1CAA" w:rsidRPr="00DB4524">
        <w:rPr>
          <w:noProof/>
        </w:rPr>
        <w:t xml:space="preserve"> and/or </w:t>
      </w:r>
      <w:commentRangeStart w:id="225"/>
      <w:r w:rsidR="003D1CAA" w:rsidRPr="00DB4524">
        <w:rPr>
          <w:noProof/>
        </w:rPr>
        <w:t>older</w:t>
      </w:r>
      <w:r w:rsidR="008924A8" w:rsidRPr="00DB4524">
        <w:rPr>
          <w:noProof/>
        </w:rPr>
        <w:t xml:space="preserve"> than recruits.</w:t>
      </w:r>
      <w:r w:rsidR="00101143" w:rsidRPr="00DB4524">
        <w:rPr>
          <w:noProof/>
        </w:rPr>
        <w:t xml:space="preserve"> </w:t>
      </w:r>
      <w:commentRangeEnd w:id="225"/>
      <w:r w:rsidR="00957C06" w:rsidRPr="00DB4524">
        <w:rPr>
          <w:rStyle w:val="CommentReference"/>
        </w:rPr>
        <w:commentReference w:id="225"/>
      </w:r>
      <w:r w:rsidR="00D57199" w:rsidRPr="00DB4524">
        <w:rPr>
          <w:noProof/>
        </w:rPr>
        <w:t>The North Pacific Fishery Management Council uses this location (</w:t>
      </w:r>
      <w:r w:rsidR="00D57199" w:rsidRPr="00DB4524">
        <w:t>145°W)</w:t>
      </w:r>
      <w:r w:rsidR="00D57199" w:rsidRPr="00DB4524">
        <w:rPr>
          <w:noProof/>
        </w:rPr>
        <w:t xml:space="preserve">, which is a hotspot of several seamounts, to dileniate a groundfish slope habitat conservation area </w:t>
      </w:r>
      <w:r w:rsidR="003C1A99" w:rsidRPr="00DB4524">
        <w:rPr>
          <w:noProof/>
        </w:rPr>
        <w:fldChar w:fldCharType="begin" w:fldLock="1"/>
      </w:r>
      <w:r w:rsidR="00DF23BF" w:rsidRPr="00DB4524">
        <w:rPr>
          <w:noProof/>
        </w:rPr>
        <w:instrText>ADDIN CSL_CITATION {"citationItems":[{"id":"ITEM-1","itemData":{"author":[{"dropping-particle":"","family":"Siddon","given":"E","non-dropping-particle":"","parse-names":false,"suffix":""},{"dropping-particle":"","family":"Zador","given":"S","non-dropping-particle":"","parse-names":false,"suffix":""}],"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p>
    <w:p w14:paraId="17B4322E" w14:textId="34855C25" w:rsidR="009F78DF" w:rsidRDefault="009F78DF">
      <w:pPr>
        <w:spacing w:after="0" w:line="240" w:lineRule="auto"/>
        <w:ind w:firstLine="360"/>
        <w:jc w:val="both"/>
        <w:pPrChange w:id="226" w:author="Punt, Andre (O&amp;A, Hobart)" w:date="2019-04-22T04:51:00Z">
          <w:pPr>
            <w:spacing w:before="240" w:after="0" w:line="240" w:lineRule="auto"/>
            <w:jc w:val="both"/>
          </w:pPr>
        </w:pPrChange>
      </w:pPr>
      <w:del w:id="227" w:author="Punt, Andre (O&amp;A, Hobart)" w:date="2019-04-22T04:51:00Z">
        <w:r w:rsidDel="00BD3500">
          <w:delText xml:space="preserve">To </w:delText>
        </w:r>
        <w:r w:rsidR="00BB0FD7" w:rsidDel="00BD3500">
          <w:delText>refine the implementation</w:delText>
        </w:r>
        <w:r w:rsidDel="00BD3500">
          <w:delText xml:space="preserve"> breakpoints </w:delText>
        </w:r>
        <w:r w:rsidR="00BB0FD7" w:rsidDel="00BD3500">
          <w:delText xml:space="preserve">to only include those </w:delText>
        </w:r>
        <w:r w:rsidR="00655DDF" w:rsidDel="00BD3500">
          <w:delText>that</w:delText>
        </w:r>
        <w:r w:rsidDel="00BD3500">
          <w:delText xml:space="preserve"> resulted in a significantly different estimate of </w:delText>
        </w:r>
        <w:r w:rsidR="003D1CAA" w:rsidDel="00BD3500">
          <w:delText>L</w:delText>
        </w:r>
        <w:r w:rsidR="003D1CAA" w:rsidRPr="00BB0FD7" w:rsidDel="00BD3500">
          <w:rPr>
            <w:vertAlign w:val="subscript"/>
          </w:rPr>
          <w:delText>∞</w:delText>
        </w:r>
        <w:r w:rsidDel="00BD3500">
          <w:delText>, w</w:delText>
        </w:r>
      </w:del>
      <w:ins w:id="228" w:author="Punt, Andre (O&amp;A, Hobart)" w:date="2019-04-22T04:51:00Z">
        <w:r w:rsidR="00BD3500">
          <w:t>W</w:t>
        </w:r>
      </w:ins>
      <w:r>
        <w:t xml:space="preserve">e employed a stepwise exploration of </w:t>
      </w:r>
      <w:ins w:id="229" w:author="Maia Kapur" w:date="2019-04-22T10:07:00Z">
        <w:r w:rsidR="003229CF">
          <w:t>whether</w:t>
        </w:r>
      </w:ins>
      <w:ins w:id="230" w:author="Maia Kapur" w:date="2019-04-22T10:06:00Z">
        <w:r w:rsidR="00D16C49">
          <w:t xml:space="preserve"> estimates of </w:t>
        </w:r>
        <w:r w:rsidR="00D16C49">
          <w:t>L</w:t>
        </w:r>
        <w:r w:rsidR="00D16C49" w:rsidRPr="00BB0FD7">
          <w:rPr>
            <w:vertAlign w:val="subscript"/>
          </w:rPr>
          <w:t>∞</w:t>
        </w:r>
      </w:ins>
      <w:del w:id="231" w:author="Maia Kapur" w:date="2019-04-22T10:06:00Z">
        <w:r w:rsidDel="00D16C49">
          <w:delText>the</w:delText>
        </w:r>
      </w:del>
      <w:r>
        <w:t xml:space="preserve"> </w:t>
      </w:r>
      <w:del w:id="232" w:author="Maia Kapur" w:date="2019-04-22T10:07:00Z">
        <w:r w:rsidDel="00D16C49">
          <w:delText xml:space="preserve">impact </w:delText>
        </w:r>
      </w:del>
      <w:ins w:id="233" w:author="Maia Kapur" w:date="2019-04-22T10:07:00Z">
        <w:r w:rsidR="00D16C49">
          <w:t>were</w:t>
        </w:r>
        <w:r w:rsidR="00D16C49">
          <w:t xml:space="preserve"> </w:t>
        </w:r>
      </w:ins>
      <w:del w:id="234" w:author="Maia Kapur" w:date="2019-04-22T10:07:00Z">
        <w:r w:rsidDel="00D16C49">
          <w:delText xml:space="preserve">of </w:delText>
        </w:r>
      </w:del>
      <w:ins w:id="235" w:author="Maia Kapur" w:date="2019-04-22T10:07:00Z">
        <w:r w:rsidR="00D16C49">
          <w:t>significantly different between regions defined by</w:t>
        </w:r>
        <w:r w:rsidR="00D16C49">
          <w:t xml:space="preserve"> </w:t>
        </w:r>
      </w:ins>
      <w:r>
        <w:t>detected breakpoints</w:t>
      </w:r>
      <w:del w:id="236" w:author="Maia Kapur" w:date="2019-04-22T10:07:00Z">
        <w:r w:rsidDel="00D16C49">
          <w:delText xml:space="preserve"> </w:delText>
        </w:r>
      </w:del>
      <w:del w:id="237" w:author="Maia Kapur" w:date="2019-04-22T10:06:00Z">
        <w:r w:rsidDel="00D16C49">
          <w:delText xml:space="preserve">on </w:delText>
        </w:r>
        <w:r w:rsidR="00C022FC" w:rsidDel="00D16C49">
          <w:delText>L</w:delText>
        </w:r>
        <w:r w:rsidR="00C022FC" w:rsidRPr="00BB0FD7" w:rsidDel="00D16C49">
          <w:rPr>
            <w:vertAlign w:val="subscript"/>
          </w:rPr>
          <w:delText>∞</w:delText>
        </w:r>
        <w:r w:rsidR="00C022FC" w:rsidDel="00D16C49">
          <w:rPr>
            <w:vertAlign w:val="subscript"/>
          </w:rPr>
          <w:delText xml:space="preserve"> </w:delText>
        </w:r>
        <w:r w:rsidDel="00D16C49">
          <w:delText>estimates using the entire dataset</w:delText>
        </w:r>
      </w:del>
      <w:ins w:id="238" w:author="Punt, Andre (O&amp;A, Hobart)" w:date="2019-04-22T04:51:00Z">
        <w:del w:id="239" w:author="Maia Kapur" w:date="2019-04-22T10:06:00Z">
          <w:r w:rsidR="00BD3500" w:rsidRPr="00BD3500" w:rsidDel="00D16C49">
            <w:delText xml:space="preserve"> </w:delText>
          </w:r>
        </w:del>
      </w:ins>
      <w:ins w:id="240" w:author="Punt, Andre (O&amp;A, Hobart)" w:date="2019-04-22T04:52:00Z">
        <w:del w:id="241" w:author="Maia Kapur" w:date="2019-04-22T10:06:00Z">
          <w:r w:rsidR="00BD3500" w:rsidDel="00D16C49">
            <w:delText>t</w:delText>
          </w:r>
        </w:del>
      </w:ins>
      <w:ins w:id="242" w:author="Punt, Andre (O&amp;A, Hobart)" w:date="2019-04-22T04:51:00Z">
        <w:del w:id="243" w:author="Maia Kapur" w:date="2019-04-22T10:06:00Z">
          <w:r w:rsidR="00BD3500" w:rsidDel="00D16C49">
            <w:delText xml:space="preserve">o </w:delText>
          </w:r>
        </w:del>
      </w:ins>
      <w:ins w:id="244" w:author="Punt, Andre (O&amp;A, Hobart)" w:date="2019-04-22T04:52:00Z">
        <w:del w:id="245" w:author="Maia Kapur" w:date="2019-04-22T10:06:00Z">
          <w:r w:rsidR="00BD3500" w:rsidDel="00D16C49">
            <w:delText>determine</w:delText>
          </w:r>
        </w:del>
      </w:ins>
      <w:ins w:id="246" w:author="Punt, Andre (O&amp;A, Hobart)" w:date="2019-04-22T04:51:00Z">
        <w:del w:id="247" w:author="Maia Kapur" w:date="2019-04-22T10:06:00Z">
          <w:r w:rsidR="00BD3500" w:rsidDel="00D16C49">
            <w:delText xml:space="preserve"> breakpoints that resulted in a </w:delText>
          </w:r>
        </w:del>
        <w:del w:id="248" w:author="Maia Kapur" w:date="2019-04-22T10:07:00Z">
          <w:r w:rsidR="00BD3500" w:rsidDel="00D16C49">
            <w:delText>significan</w:delText>
          </w:r>
        </w:del>
        <w:del w:id="249" w:author="Maia Kapur" w:date="2019-04-22T10:06:00Z">
          <w:r w:rsidR="00BD3500" w:rsidDel="00D16C49">
            <w:delText>tly</w:delText>
          </w:r>
        </w:del>
        <w:del w:id="250" w:author="Maia Kapur" w:date="2019-04-22T10:07:00Z">
          <w:r w:rsidR="00BD3500" w:rsidDel="00D16C49">
            <w:delText xml:space="preserve"> different estimate of</w:delText>
          </w:r>
        </w:del>
        <w:del w:id="251" w:author="Maia Kapur" w:date="2019-04-22T10:06:00Z">
          <w:r w:rsidR="00BD3500" w:rsidDel="00D16C49">
            <w:delText xml:space="preserve"> L</w:delText>
          </w:r>
          <w:r w:rsidR="00BD3500" w:rsidRPr="00BB0FD7" w:rsidDel="00D16C49">
            <w:rPr>
              <w:vertAlign w:val="subscript"/>
            </w:rPr>
            <w:delText>∞</w:delText>
          </w:r>
        </w:del>
        <w:r w:rsidR="00BD3500">
          <w:t>.</w:t>
        </w:r>
      </w:ins>
      <w:del w:id="252" w:author="Punt, Andre (O&amp;A, Hobart)" w:date="2019-04-22T04:52:00Z">
        <w:r w:rsidDel="00BD3500">
          <w:delText>.</w:delText>
        </w:r>
      </w:del>
      <w:r>
        <w:t xml:space="preserve"> </w:t>
      </w:r>
      <w:ins w:id="253" w:author="Punt, Andre (O&amp;A, Hobart)" w:date="2019-04-22T04:52:00Z">
        <w:r w:rsidR="00BD3500">
          <w:t xml:space="preserve">This involved </w:t>
        </w:r>
      </w:ins>
      <w:del w:id="254" w:author="Punt, Andre (O&amp;A, Hobart)" w:date="2019-04-22T04:52:00Z">
        <w:r w:rsidDel="00BD3500">
          <w:delText xml:space="preserve">We </w:delText>
        </w:r>
      </w:del>
      <w:r>
        <w:t xml:space="preserve">first </w:t>
      </w:r>
      <w:del w:id="255" w:author="Punt, Andre (O&amp;A, Hobart)" w:date="2019-04-22T04:52:00Z">
        <w:r w:rsidDel="00BD3500">
          <w:delText xml:space="preserve">aggregated </w:delText>
        </w:r>
      </w:del>
      <w:ins w:id="256" w:author="Punt, Andre (O&amp;A, Hobart)" w:date="2019-04-22T04:52:00Z">
        <w:r w:rsidR="00BD3500">
          <w:t xml:space="preserve">aggregating </w:t>
        </w:r>
      </w:ins>
      <w:r>
        <w:t xml:space="preserve">and </w:t>
      </w:r>
      <w:del w:id="257" w:author="Punt, Andre (O&amp;A, Hobart)" w:date="2019-04-22T04:52:00Z">
        <w:r w:rsidDel="00BD3500">
          <w:delText xml:space="preserve">estimated </w:delText>
        </w:r>
      </w:del>
      <w:ins w:id="258" w:author="Punt, Andre (O&amp;A, Hobart)" w:date="2019-04-22T04:52:00Z">
        <w:r w:rsidR="00BD3500">
          <w:t xml:space="preserve">estimating </w:t>
        </w:r>
      </w:ins>
      <w:r>
        <w:t xml:space="preserve">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w:t>
      </w:r>
      <w:r w:rsidR="00842A20">
        <w:t xml:space="preserve">selected for analysis </w:t>
      </w:r>
      <w:r w:rsidR="00B350F8">
        <w:t xml:space="preserve">using the GAM </w:t>
      </w:r>
      <w:r>
        <w:t xml:space="preserve">and </w:t>
      </w:r>
      <w:r w:rsidR="00BB0FD7">
        <w:t xml:space="preserve">the aforementioned </w:t>
      </w:r>
      <w:r>
        <w:t xml:space="preserve">ecosystem feature, for each </w:t>
      </w:r>
      <w:commentRangeStart w:id="259"/>
      <w:commentRangeStart w:id="260"/>
      <w:r>
        <w:t>sex</w:t>
      </w:r>
      <w:commentRangeEnd w:id="259"/>
      <w:r w:rsidR="00BD3500">
        <w:rPr>
          <w:rStyle w:val="CommentReference"/>
        </w:rPr>
        <w:commentReference w:id="259"/>
      </w:r>
      <w:commentRangeEnd w:id="260"/>
      <w:r w:rsidR="00D16C49">
        <w:rPr>
          <w:rStyle w:val="CommentReference"/>
        </w:rPr>
        <w:commentReference w:id="260"/>
      </w:r>
      <w:r>
        <w:t>. We then examined whether</w:t>
      </w:r>
      <w:r w:rsidR="00D36395">
        <w:t>,</w:t>
      </w:r>
      <w:r>
        <w:t xml:space="preserve"> for any temporally-split datasets from the same region (e.g.</w:t>
      </w:r>
      <w:ins w:id="261" w:author="Punt, Andre (O&amp;A, Hobart)" w:date="2019-04-22T04:52:00Z">
        <w:r w:rsidR="00BD3500">
          <w:t>,</w:t>
        </w:r>
      </w:ins>
      <w:r>
        <w:t xml:space="preserve">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for all years. In the second step, we examined if spatially</w:t>
      </w:r>
      <w:del w:id="262" w:author="Punt, Andre (O&amp;A, Hobart)" w:date="2019-04-22T04:54:00Z">
        <w:r w:rsidDel="00BD3500">
          <w:delText xml:space="preserve"> </w:delText>
        </w:r>
      </w:del>
      <w:ins w:id="263" w:author="Punt, Andre (O&amp;A, Hobart)" w:date="2019-04-22T04:54:00Z">
        <w:r w:rsidR="00BD3500">
          <w:t>-</w:t>
        </w:r>
      </w:ins>
      <w:r>
        <w:t xml:space="preserve">adjacent regions (from any time period) for the same sex had 95% confidence intervals for </w:t>
      </w:r>
      <w:r w:rsidR="003D1CAA">
        <w:t>L</w:t>
      </w:r>
      <w:r w:rsidR="003D1CAA" w:rsidRPr="00F77ACF">
        <w:rPr>
          <w:vertAlign w:val="subscript"/>
        </w:rPr>
        <w:t>∞</w:t>
      </w:r>
      <w:r>
        <w:t xml:space="preserve"> </w:t>
      </w:r>
      <w:r w:rsidR="00655DDF">
        <w:t>that</w:t>
      </w:r>
      <w:r>
        <w:t xml:space="preserve"> overlapped and combined regions for which this was </w:t>
      </w:r>
      <w:del w:id="264" w:author="Punt, Andre (O&amp;A, Hobart)" w:date="2019-04-22T04:54:00Z">
        <w:r w:rsidDel="00BD3500">
          <w:delText xml:space="preserve">true </w:delText>
        </w:r>
      </w:del>
      <w:ins w:id="265" w:author="Punt, Andre (O&amp;A, Hobart)" w:date="2019-04-22T04:54:00Z">
        <w:r w:rsidR="00BD3500">
          <w:t xml:space="preserve">the case </w:t>
        </w:r>
      </w:ins>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del w:id="266" w:author="Punt, Andre (O&amp;A, Hobart)" w:date="2019-04-22T04:54:00Z">
        <w:r w:rsidDel="00BD3500">
          <w:delText xml:space="preserve">which </w:delText>
        </w:r>
      </w:del>
      <w:ins w:id="267" w:author="Punt, Andre (O&amp;A, Hobart)" w:date="2019-04-22T04:54:00Z">
        <w:r w:rsidR="00BD3500">
          <w:t xml:space="preserve">that </w:t>
        </w:r>
      </w:ins>
      <w:r>
        <w:t xml:space="preserve">do not ultimately result in different </w:t>
      </w:r>
      <w:del w:id="268" w:author="Punt, Andre (O&amp;A, Hobart)" w:date="2019-04-22T04:54:00Z">
        <w:r w:rsidDel="00BD3500">
          <w:delText xml:space="preserve">parameter </w:delText>
        </w:r>
      </w:del>
      <w:r>
        <w:t>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B815FF">
      <w:pPr>
        <w:pStyle w:val="Heading1"/>
        <w:keepNext/>
        <w:spacing w:before="240" w:after="0" w:line="240" w:lineRule="auto"/>
        <w:jc w:val="both"/>
      </w:pPr>
      <w:r>
        <w:t xml:space="preserve">3 </w:t>
      </w:r>
      <w:r w:rsidR="001A1B0A" w:rsidRPr="004906F5">
        <w:t>Results</w:t>
      </w:r>
    </w:p>
    <w:p w14:paraId="7B4434C2" w14:textId="0EB32786" w:rsidR="00A837CD" w:rsidRDefault="0023745F" w:rsidP="00B815FF">
      <w:pPr>
        <w:pStyle w:val="Heading2"/>
        <w:spacing w:before="0" w:line="240" w:lineRule="auto"/>
        <w:jc w:val="both"/>
      </w:pPr>
      <w:bookmarkStart w:id="269" w:name="_Ref5718407"/>
      <w:r>
        <w:t xml:space="preserve">3.1 </w:t>
      </w:r>
      <w:r w:rsidR="00506E17">
        <w:t xml:space="preserve">Simulation </w:t>
      </w:r>
      <w:commentRangeStart w:id="270"/>
      <w:r w:rsidR="00506E17">
        <w:t>Study</w:t>
      </w:r>
      <w:bookmarkEnd w:id="269"/>
      <w:commentRangeEnd w:id="270"/>
      <w:r w:rsidR="005A05F5">
        <w:rPr>
          <w:rStyle w:val="CommentReference"/>
          <w:rFonts w:eastAsiaTheme="minorHAnsi"/>
          <w:i w:val="0"/>
        </w:rPr>
        <w:commentReference w:id="270"/>
      </w:r>
    </w:p>
    <w:p w14:paraId="3DCC6CA4" w14:textId="1E8F9EC8" w:rsidR="00C65F22" w:rsidRDefault="00DB2D68">
      <w:pPr>
        <w:spacing w:after="0" w:line="240" w:lineRule="auto"/>
        <w:ind w:firstLine="360"/>
        <w:jc w:val="both"/>
        <w:pPrChange w:id="271" w:author="Punt, Andre (O&amp;A, Hobart)" w:date="2019-04-22T04:55:00Z">
          <w:pPr>
            <w:spacing w:after="0" w:line="240" w:lineRule="auto"/>
            <w:jc w:val="both"/>
          </w:pPr>
        </w:pPrChange>
      </w:pPr>
      <w:r>
        <w:t xml:space="preserve">The simulation study demonstrated that the first-derivative method </w:t>
      </w:r>
      <w:del w:id="272" w:author="Punt, Andre (O&amp;A, Hobart)" w:date="2019-04-22T04:55:00Z">
        <w:r w:rsidDel="00BD3500">
          <w:delText xml:space="preserve">was </w:delText>
        </w:r>
      </w:del>
      <w:ins w:id="273" w:author="Punt, Andre (O&amp;A, Hobart)" w:date="2019-04-22T04:55:00Z">
        <w:r w:rsidR="00BD3500">
          <w:t xml:space="preserve">is </w:t>
        </w:r>
      </w:ins>
      <w:r>
        <w:t xml:space="preserve">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del w:id="274" w:author="Punt, Andre (O&amp;A, Hobart)" w:date="2019-04-22T04:55:00Z">
        <w:r w:rsidR="00845D2A" w:rsidDel="00BD3500">
          <w:fldChar w:fldCharType="begin"/>
        </w:r>
        <w:r w:rsidR="00845D2A" w:rsidDel="00BD3500">
          <w:delInstrText xml:space="preserve"> REF _Ref2061301 \h </w:delInstrText>
        </w:r>
        <w:r w:rsidR="00825F33" w:rsidDel="00BD3500">
          <w:delInstrText xml:space="preserve"> \* MERGEFORMAT </w:delInstrText>
        </w:r>
        <w:r w:rsidR="00845D2A" w:rsidDel="00BD3500">
          <w:fldChar w:fldCharType="separate"/>
        </w:r>
        <w:r w:rsidR="00845D2A" w:rsidDel="00BD3500">
          <w:delText xml:space="preserve">Figures </w:delText>
        </w:r>
        <w:r w:rsidR="00845D2A" w:rsidDel="00BD3500">
          <w:rPr>
            <w:noProof/>
          </w:rPr>
          <w:delText>2</w:delText>
        </w:r>
        <w:r w:rsidR="00845D2A" w:rsidDel="00BD3500">
          <w:fldChar w:fldCharType="end"/>
        </w:r>
        <w:r w:rsidR="00845D2A" w:rsidDel="00BD3500">
          <w:delText xml:space="preserve"> and </w:delText>
        </w:r>
        <w:r w:rsidR="00C65F22" w:rsidDel="00BD3500">
          <w:fldChar w:fldCharType="begin"/>
        </w:r>
        <w:r w:rsidR="00C65F22" w:rsidDel="00BD3500">
          <w:delInstrText xml:space="preserve"> REF _Ref2061305 \h </w:delInstrText>
        </w:r>
        <w:r w:rsidR="007D19A2" w:rsidDel="00BD3500">
          <w:delInstrText xml:space="preserve"> \* MERGEFORMAT </w:delInstrText>
        </w:r>
        <w:r w:rsidR="00C65F22" w:rsidDel="00BD3500">
          <w:fldChar w:fldCharType="separate"/>
        </w:r>
        <w:r w:rsidR="00A33E5C" w:rsidDel="00BD3500">
          <w:delText>3</w:delText>
        </w:r>
        <w:r w:rsidR="00C65F22" w:rsidDel="00BD3500">
          <w:fldChar w:fldCharType="end"/>
        </w:r>
        <w:r w:rsidR="00C65F22" w:rsidDel="00BD3500">
          <w:delText xml:space="preserve"> show </w:delText>
        </w:r>
        <w:r w:rsidR="00281B2C" w:rsidDel="00BD3500">
          <w:delText>smoothers and</w:delText>
        </w:r>
        <w:r w:rsidR="00C65F22" w:rsidDel="00BD3500">
          <w:delText xml:space="preserve"> breakpoints identified for two sample datasets from two tested scenarios.</w:delText>
        </w:r>
        <w:r w:rsidR="0040193D" w:rsidDel="00BD3500">
          <w:delText xml:space="preserve"> Both </w:delText>
        </w:r>
      </w:del>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25DA258" w:rsidR="003625DB" w:rsidRDefault="00FF414A">
      <w:pPr>
        <w:spacing w:after="0" w:line="240" w:lineRule="auto"/>
        <w:ind w:firstLine="360"/>
        <w:jc w:val="both"/>
        <w:pPrChange w:id="275" w:author="Punt, Andre (O&amp;A, Hobart)" w:date="2019-04-22T04:55:00Z">
          <w:pPr>
            <w:spacing w:line="240" w:lineRule="auto"/>
            <w:ind w:firstLine="720"/>
            <w:jc w:val="both"/>
          </w:pPr>
        </w:pPrChange>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commentRangeStart w:id="276"/>
      <w:commentRangeStart w:id="277"/>
      <w:r w:rsidR="00AB1FBA">
        <w:t>89</w:t>
      </w:r>
      <w:r>
        <w:t>%-100% coverage</w:t>
      </w:r>
      <w:commentRangeEnd w:id="276"/>
      <w:r w:rsidR="002869DA">
        <w:rPr>
          <w:rStyle w:val="CommentReference"/>
        </w:rPr>
        <w:commentReference w:id="276"/>
      </w:r>
      <w:commentRangeEnd w:id="277"/>
      <w:r w:rsidR="004C7295">
        <w:rPr>
          <w:rStyle w:val="CommentReference"/>
        </w:rPr>
        <w:commentReference w:id="277"/>
      </w:r>
      <w:r>
        <w:t xml:space="preserve"> for </w:t>
      </w:r>
      <w:r w:rsidR="00AB1FBA">
        <w:t>four</w:t>
      </w:r>
      <w:r>
        <w:t xml:space="preserve"> </w:t>
      </w:r>
      <w:del w:id="278" w:author="Punt, Andre (O&amp;A, Hobart)" w:date="2019-04-22T05:05:00Z">
        <w:r w:rsidDel="0076504C">
          <w:delText>simulations,</w:delText>
        </w:r>
      </w:del>
      <w:ins w:id="279" w:author="Punt, Andre (O&amp;A, Hobart)" w:date="2019-04-22T05:05:00Z">
        <w:r w:rsidR="0076504C">
          <w:t>scenarios</w:t>
        </w:r>
      </w:ins>
      <w:r>
        <w:t xml:space="preserve">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del w:id="280" w:author="Punt, Andre (O&amp;A, Hobart)" w:date="2019-04-22T05:05:00Z">
        <w:r w:rsidR="00B5675D" w:rsidDel="0076504C">
          <w:delText xml:space="preserve"> and</w:delText>
        </w:r>
      </w:del>
      <w:ins w:id="281" w:author="Punt, Andre (O&amp;A, Hobart)" w:date="2019-04-22T05:05:00Z">
        <w:r w:rsidR="0076504C">
          <w:t>;</w:t>
        </w:r>
      </w:ins>
      <w:r w:rsidR="00B5675D">
        <w:t xml:space="preserve"> </w:t>
      </w:r>
      <w:r w:rsidR="00B5675D">
        <w:fldChar w:fldCharType="begin"/>
      </w:r>
      <w:r w:rsidR="00B5675D">
        <w:instrText xml:space="preserve"> REF _Ref5206683 \h </w:instrText>
      </w:r>
      <w:r w:rsidR="00B815FF">
        <w:instrText xml:space="preserve"> \* MERGEFORMAT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xml:space="preserve">) were never </w:t>
      </w:r>
      <w:del w:id="282" w:author="Punt, Andre (O&amp;A, Hobart)" w:date="2019-04-22T05:05:00Z">
        <w:r w:rsidDel="0076504C">
          <w:delText xml:space="preserve">over </w:delText>
        </w:r>
      </w:del>
      <w:ins w:id="283" w:author="Punt, Andre (O&amp;A, Hobart)" w:date="2019-04-22T05:05:00Z">
        <w:r w:rsidR="0076504C">
          <w:t xml:space="preserve">greater than </w:t>
        </w:r>
      </w:ins>
      <w:r>
        <w:t>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w:t>
      </w:r>
      <w:del w:id="284" w:author="Punt, Andre (O&amp;A, Hobart)" w:date="2019-04-22T05:06:00Z">
        <w:r w:rsidDel="0076504C">
          <w:delText xml:space="preserve">zero </w:delText>
        </w:r>
      </w:del>
      <w:ins w:id="285" w:author="Punt, Andre (O&amp;A, Hobart)" w:date="2019-04-22T05:06:00Z">
        <w:r w:rsidR="0076504C">
          <w:t xml:space="preserve">no </w:t>
        </w:r>
      </w:ins>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w:t>
      </w:r>
      <w:del w:id="286" w:author="Punt, Andre (O&amp;A, Hobart)" w:date="2019-04-22T05:06:00Z">
        <w:r w:rsidDel="0076504C">
          <w:delText xml:space="preserve">accurate </w:delText>
        </w:r>
      </w:del>
      <w:ins w:id="287" w:author="Punt, Andre (O&amp;A, Hobart)" w:date="2019-04-22T05:06:00Z">
        <w:r w:rsidR="0076504C">
          <w:t xml:space="preserve">true </w:t>
        </w:r>
      </w:ins>
      <w:r>
        <w:t xml:space="preserve">breakpoints for </w:t>
      </w:r>
      <w:r>
        <w:lastRenderedPageBreak/>
        <w:t xml:space="preserve">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w:t>
      </w:r>
      <w:del w:id="288" w:author="Punt, Andre (O&amp;A, Hobart)" w:date="2019-04-22T05:07:00Z">
        <w:r w:rsidR="006665D1" w:rsidDel="0076504C">
          <w:delText xml:space="preserve">length </w:delText>
        </w:r>
      </w:del>
      <w:ins w:id="289" w:author="Punt, Andre (O&amp;A, Hobart)" w:date="2019-04-22T05:07:00Z">
        <w:r w:rsidR="0076504C">
          <w:t>length-</w:t>
        </w:r>
      </w:ins>
      <w:del w:id="290" w:author="Punt, Andre (O&amp;A, Hobart)" w:date="2019-04-22T05:07:00Z">
        <w:r w:rsidR="006665D1" w:rsidDel="0076504C">
          <w:delText xml:space="preserve">at </w:delText>
        </w:r>
      </w:del>
      <w:ins w:id="291" w:author="Punt, Andre (O&amp;A, Hobart)" w:date="2019-04-22T05:07:00Z">
        <w:r w:rsidR="0076504C">
          <w:t>at-</w:t>
        </w:r>
      </w:ins>
      <w:r w:rsidR="006665D1">
        <w:t>age</w:t>
      </w:r>
      <w:r w:rsidR="000C31F1">
        <w:t xml:space="preserv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B815FF">
        <w:instrText xml:space="preserve"> \* MERGEFORMAT </w:instrText>
      </w:r>
      <w:r w:rsidR="003625DB">
        <w:fldChar w:fldCharType="separate"/>
      </w:r>
      <w:r w:rsidR="003625DB">
        <w:t xml:space="preserve">Table </w:t>
      </w:r>
      <w:r w:rsidR="003625DB">
        <w:rPr>
          <w:noProof/>
        </w:rPr>
        <w:t>1</w:t>
      </w:r>
      <w:r w:rsidR="003625DB">
        <w:fldChar w:fldCharType="end"/>
      </w:r>
      <w:r w:rsidR="003625DB">
        <w:t xml:space="preserve">, row 3) </w:t>
      </w:r>
      <w:r w:rsidR="00655DDF">
        <w:t>that</w:t>
      </w:r>
      <w:r w:rsidR="003625DB">
        <w:t xml:space="preserve"> detected the wrong breakpoint were </w:t>
      </w:r>
      <w:del w:id="292" w:author="Punt, Andre (O&amp;A, Hobart)" w:date="2019-04-22T05:07:00Z">
        <w:r w:rsidR="003625DB" w:rsidDel="0076504C">
          <w:delText xml:space="preserve">off </w:delText>
        </w:r>
      </w:del>
      <w:ins w:id="293" w:author="Punt, Andre (O&amp;A, Hobart)" w:date="2019-04-22T05:07:00Z">
        <w:r w:rsidR="0076504C">
          <w:t xml:space="preserve">incorrect </w:t>
        </w:r>
      </w:ins>
      <w:r w:rsidR="003625DB">
        <w:t>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The method obtained 80%-90% accuracy in correctly detecting the temporal breakpoint, which was nonexistent for most scenarios. Again, there was no</w:t>
      </w:r>
      <w:del w:id="294" w:author="Punt, Andre (O&amp;A, Hobart)" w:date="2019-04-22T05:07:00Z">
        <w:r w:rsidR="000C31F1" w:rsidDel="0076504C">
          <w:delText>t</w:delText>
        </w:r>
      </w:del>
      <w:r w:rsidR="000C31F1">
        <w:t xml:space="preserve"> </w:t>
      </w:r>
      <w:del w:id="295" w:author="Punt, Andre (O&amp;A, Hobart)" w:date="2019-04-22T05:07:00Z">
        <w:r w:rsidR="000C31F1" w:rsidDel="0076504C">
          <w:delText xml:space="preserve">a </w:delText>
        </w:r>
      </w:del>
      <w:r w:rsidR="000C31F1">
        <w:t>discernable pattern to the spurious years assigned to scenarios without actual temporal variability.</w:t>
      </w:r>
    </w:p>
    <w:p w14:paraId="6F75E876" w14:textId="3534209A" w:rsidR="00506E17" w:rsidRPr="00506E17" w:rsidRDefault="0023745F" w:rsidP="00B815FF">
      <w:pPr>
        <w:pStyle w:val="Heading2"/>
        <w:spacing w:before="240" w:line="240" w:lineRule="auto"/>
        <w:jc w:val="both"/>
      </w:pPr>
      <w:r>
        <w:t xml:space="preserve">3.2 </w:t>
      </w:r>
      <w:r w:rsidR="00506E17">
        <w:t xml:space="preserve">Application to NE Pacific </w:t>
      </w:r>
      <w:commentRangeStart w:id="296"/>
      <w:r w:rsidR="00506E17">
        <w:t>Sablefish</w:t>
      </w:r>
      <w:commentRangeEnd w:id="296"/>
      <w:r w:rsidR="002869DA">
        <w:rPr>
          <w:rStyle w:val="CommentReference"/>
          <w:rFonts w:eastAsiaTheme="minorHAnsi"/>
          <w:i w:val="0"/>
        </w:rPr>
        <w:commentReference w:id="296"/>
      </w:r>
      <w:r w:rsidR="007674FF">
        <w:t xml:space="preserve"> </w:t>
      </w:r>
    </w:p>
    <w:p w14:paraId="3B4A80D9" w14:textId="347FB55A" w:rsidR="00445820" w:rsidRDefault="00B65918">
      <w:pPr>
        <w:spacing w:after="0" w:line="240" w:lineRule="auto"/>
        <w:ind w:firstLine="360"/>
        <w:jc w:val="both"/>
        <w:pPrChange w:id="297" w:author="Punt, Andre (O&amp;A, Hobart)" w:date="2019-04-22T05:10:00Z">
          <w:pPr>
            <w:spacing w:after="0" w:line="240" w:lineRule="auto"/>
            <w:ind w:firstLine="720"/>
            <w:jc w:val="both"/>
          </w:pPr>
        </w:pPrChange>
      </w:pPr>
      <w:del w:id="298" w:author="Punt, Andre (O&amp;A, Hobart)" w:date="2019-04-22T05:12:00Z">
        <w:r w:rsidDel="002869DA">
          <w:delText xml:space="preserve">For all </w:delText>
        </w:r>
        <w:r w:rsidR="00842A20" w:rsidDel="002869DA">
          <w:delText xml:space="preserve"> </w:delText>
        </w:r>
        <w:r w:rsidDel="002869DA">
          <w:delText>ages</w:delText>
        </w:r>
        <w:r w:rsidR="00842A20" w:rsidDel="002869DA">
          <w:delText xml:space="preserve"> selected for this analysis</w:delText>
        </w:r>
        <w:r w:rsidDel="002869DA">
          <w:delText xml:space="preserve"> </w:delText>
        </w:r>
        <w:r w:rsidR="00F77ACF" w:rsidDel="002869DA">
          <w:delText>fit with the GAM</w:delText>
        </w:r>
        <w:r w:rsidDel="002869DA">
          <w:delText>,</w:delText>
        </w:r>
        <w:r w:rsidR="008936F5" w:rsidDel="002869DA">
          <w:delText xml:space="preserve"> </w:delText>
        </w:r>
        <w:r w:rsidR="00274FD3" w:rsidDel="002869DA">
          <w:delText>t</w:delText>
        </w:r>
      </w:del>
      <w:ins w:id="299" w:author="Punt, Andre (O&amp;A, Hobart)" w:date="2019-04-22T05:12:00Z">
        <w:r w:rsidR="002869DA">
          <w:t>T</w:t>
        </w:r>
      </w:ins>
      <w:r w:rsidR="00A9532D">
        <w:t>he latitude smoother suggested a general</w:t>
      </w:r>
      <w:r w:rsidR="00981A9D">
        <w:t>ly</w:t>
      </w:r>
      <w:r w:rsidR="00A9532D">
        <w:t xml:space="preserve"> increasing cline</w:t>
      </w:r>
      <w:r w:rsidR="00981A9D">
        <w:t xml:space="preserve"> in </w:t>
      </w:r>
      <w:commentRangeStart w:id="300"/>
      <w:commentRangeStart w:id="301"/>
      <w:r w:rsidR="006665D1">
        <w:t>length</w:t>
      </w:r>
      <w:del w:id="302" w:author="Punt, Andre (O&amp;A, Hobart)" w:date="2019-04-22T05:10:00Z">
        <w:r w:rsidR="006665D1" w:rsidDel="002869DA">
          <w:delText xml:space="preserve"> </w:delText>
        </w:r>
      </w:del>
      <w:ins w:id="303" w:author="Punt, Andre (O&amp;A, Hobart)" w:date="2019-04-22T05:10:00Z">
        <w:r w:rsidR="002869DA">
          <w:t>-</w:t>
        </w:r>
      </w:ins>
      <w:r w:rsidR="006665D1">
        <w:t>at</w:t>
      </w:r>
      <w:del w:id="304" w:author="Punt, Andre (O&amp;A, Hobart)" w:date="2019-04-22T05:10:00Z">
        <w:r w:rsidR="006665D1" w:rsidDel="002869DA">
          <w:delText xml:space="preserve"> </w:delText>
        </w:r>
      </w:del>
      <w:ins w:id="305" w:author="Punt, Andre (O&amp;A, Hobart)" w:date="2019-04-22T05:10:00Z">
        <w:r w:rsidR="002869DA">
          <w:t>-</w:t>
        </w:r>
      </w:ins>
      <w:r w:rsidR="006665D1">
        <w:t>age</w:t>
      </w:r>
      <w:r w:rsidR="00AF1875">
        <w:t xml:space="preserve"> </w:t>
      </w:r>
      <w:r w:rsidR="00A9532D">
        <w:t>with latitude,</w:t>
      </w:r>
      <w:commentRangeEnd w:id="300"/>
      <w:r w:rsidR="00EE7487">
        <w:rPr>
          <w:rStyle w:val="CommentReference"/>
        </w:rPr>
        <w:commentReference w:id="300"/>
      </w:r>
      <w:commentRangeEnd w:id="301"/>
      <w:r w:rsidR="00B04E49">
        <w:rPr>
          <w:rStyle w:val="CommentReference"/>
        </w:rPr>
        <w:commentReference w:id="301"/>
      </w:r>
      <w:r w:rsidR="00A9532D">
        <w:t xml:space="preserv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w:t>
      </w:r>
      <w:del w:id="306" w:author="Punt, Andre (O&amp;A, Hobart)" w:date="2019-04-22T05:14:00Z">
        <w:r w:rsidR="00274FD3" w:rsidDel="002869DA">
          <w:delText xml:space="preserve">both </w:delText>
        </w:r>
      </w:del>
      <w:r w:rsidR="00274FD3">
        <w:t xml:space="preserve">age four and six </w:t>
      </w:r>
      <w:r w:rsidR="004862B8">
        <w:t>sable</w:t>
      </w:r>
      <w:r w:rsidR="00274FD3">
        <w:t>fish</w:t>
      </w:r>
      <w:r w:rsidR="00A767F7">
        <w:t xml:space="preserve"> (</w:t>
      </w:r>
      <w:commentRangeStart w:id="307"/>
      <w:r w:rsidR="00A767F7">
        <w:fldChar w:fldCharType="begin"/>
      </w:r>
      <w:r w:rsidR="00A767F7">
        <w:instrText xml:space="preserve"> REF _Ref532305639 \h </w:instrText>
      </w:r>
      <w:r w:rsidR="00B815FF">
        <w:instrText xml:space="preserve"> \* MERGEFORMAT </w:instrText>
      </w:r>
      <w:r w:rsidR="00A767F7">
        <w:fldChar w:fldCharType="separate"/>
      </w:r>
      <w:r w:rsidR="00A767F7">
        <w:t xml:space="preserve">Figures </w:t>
      </w:r>
      <w:r w:rsidR="00A767F7">
        <w:rPr>
          <w:noProof/>
        </w:rPr>
        <w:t>6</w:t>
      </w:r>
      <w:r w:rsidR="00A767F7">
        <w:fldChar w:fldCharType="end"/>
      </w:r>
      <w:ins w:id="308" w:author="Maia Kapur" w:date="2019-04-22T10:08:00Z">
        <w:r w:rsidR="00B04E49">
          <w:t>c</w:t>
        </w:r>
      </w:ins>
      <w:r w:rsidR="00A767F7">
        <w:fldChar w:fldCharType="begin"/>
      </w:r>
      <w:r w:rsidR="00A767F7">
        <w:instrText xml:space="preserve"> REF _Ref5721192 \h </w:instrText>
      </w:r>
      <w:r w:rsidR="00B815FF">
        <w:instrText xml:space="preserve"> \* MERGEFORMAT </w:instrText>
      </w:r>
      <w:r w:rsidR="00A767F7">
        <w:fldChar w:fldCharType="separate"/>
      </w:r>
      <w:r w:rsidR="00A767F7">
        <w:t xml:space="preserve"> and </w:t>
      </w:r>
      <w:r w:rsidR="00A767F7">
        <w:rPr>
          <w:noProof/>
        </w:rPr>
        <w:t>7</w:t>
      </w:r>
      <w:r w:rsidR="00A767F7">
        <w:fldChar w:fldCharType="end"/>
      </w:r>
      <w:commentRangeEnd w:id="307"/>
      <w:r w:rsidR="002869DA">
        <w:rPr>
          <w:rStyle w:val="CommentReference"/>
        </w:rPr>
        <w:commentReference w:id="307"/>
      </w:r>
      <w:ins w:id="309" w:author="Maia Kapur" w:date="2019-04-22T10:09:00Z">
        <w:r w:rsidR="00B04E49">
          <w:t>c)</w:t>
        </w:r>
      </w:ins>
      <w:del w:id="310" w:author="Maia Kapur" w:date="2019-04-22T10:09:00Z">
        <w:r w:rsidR="00A767F7" w:rsidDel="00B04E49">
          <w:delText>)</w:delText>
        </w:r>
      </w:del>
      <w:r w:rsidR="00274FD3">
        <w:t>. Both age six and age 30 female sablefish identified a breakpoint of 36˚N</w:t>
      </w:r>
      <w:r w:rsidR="00274FD3" w:rsidDel="00274FD3">
        <w:t xml:space="preserve"> </w:t>
      </w:r>
      <w:r w:rsidR="00274FD3">
        <w:t>(approximately Monterey, CA, USA)</w:t>
      </w:r>
      <w:r w:rsidR="00466B36">
        <w:t xml:space="preserve">. </w:t>
      </w:r>
      <w:del w:id="311" w:author="Punt, Andre (O&amp;A, Hobart)" w:date="2019-04-22T05:12:00Z">
        <w:r w:rsidR="00466B36" w:rsidDel="002869DA">
          <w:delText>Both of t</w:delText>
        </w:r>
      </w:del>
      <w:ins w:id="312" w:author="Punt, Andre (O&amp;A, Hobart)" w:date="2019-04-22T05:12:00Z">
        <w:r w:rsidR="002869DA">
          <w:t>T</w:t>
        </w:r>
      </w:ins>
      <w:r w:rsidR="00466B36">
        <w:t xml:space="preserve">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 xml:space="preserve">for males in </w:t>
      </w:r>
      <w:r w:rsidR="00873AEB">
        <w:t>all regions</w:t>
      </w:r>
      <w:r w:rsidR="004E2DEE">
        <w:t xml:space="preserve"> and for females in Regions 3, 4 and 5</w:t>
      </w:r>
      <w:r w:rsidR="00362196">
        <w:t xml:space="preserve"> </w:t>
      </w:r>
      <w:r w:rsidR="004E2DEE">
        <w:t xml:space="preserve">(see </w:t>
      </w:r>
      <w:r w:rsidR="00362196">
        <w:t xml:space="preserve">Appendix </w:t>
      </w:r>
      <w:commentRangeStart w:id="313"/>
      <w:r w:rsidR="00362196">
        <w:t>Figure A13</w:t>
      </w:r>
      <w:commentRangeEnd w:id="313"/>
      <w:r w:rsidR="002869DA">
        <w:rPr>
          <w:rStyle w:val="CommentReference"/>
        </w:rPr>
        <w:commentReference w:id="313"/>
      </w:r>
      <w:r w:rsidR="00362196">
        <w:t>)</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 xml:space="preserve">-temporal strata to </w:t>
      </w:r>
      <w:r w:rsidR="000C47E4">
        <w:t xml:space="preserve">12 </w:t>
      </w:r>
      <w:r w:rsidR="00DF7A11">
        <w:t>(</w:t>
      </w:r>
      <w:r w:rsidR="00DF7A11">
        <w:fldChar w:fldCharType="begin"/>
      </w:r>
      <w:r w:rsidR="00DF7A11">
        <w:instrText xml:space="preserve"> REF _Ref5376336 \h </w:instrText>
      </w:r>
      <w:r w:rsidR="00B815FF">
        <w:instrText xml:space="preserve"> \* MERGEFORMAT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F922C3">
        <w:t xml:space="preserve">Figure </w:t>
      </w:r>
      <w:r w:rsidR="00F922C3">
        <w:rPr>
          <w:noProof/>
        </w:rPr>
        <w:t>8</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del w:id="314" w:author="Punt, Andre (O&amp;A, Hobart)" w:date="2019-04-22T05:14:00Z">
        <w:r w:rsidR="0030725B" w:rsidDel="002869DA">
          <w:delText xml:space="preserve">our </w:delText>
        </w:r>
      </w:del>
      <w:ins w:id="315" w:author="Punt, Andre (O&amp;A, Hobart)" w:date="2019-04-22T05:14:00Z">
        <w:r w:rsidR="002869DA">
          <w:t xml:space="preserve">the </w:t>
        </w:r>
      </w:ins>
      <w:r w:rsidR="0030725B">
        <w:t xml:space="preserve">ecosystem </w:t>
      </w:r>
      <w:proofErr w:type="gramStart"/>
      <w:r w:rsidR="0030725B">
        <w:t>break</w:t>
      </w:r>
      <w:proofErr w:type="gramEnd"/>
      <w:r w:rsidR="0030725B">
        <w:t xml:space="preserve"> at 145˚W (roughly Cordova, AK).</w:t>
      </w:r>
      <w:r w:rsidR="00F922C3">
        <w:t xml:space="preserve"> </w:t>
      </w:r>
      <w:r w:rsidR="0030725B">
        <w:t>Datapoints collected to the west of the ecosystem break are assigned to Region 5.</w:t>
      </w:r>
    </w:p>
    <w:p w14:paraId="7D6FE7DB" w14:textId="1734FD5B" w:rsidR="001A1B0A" w:rsidRDefault="0023745F" w:rsidP="00B815FF">
      <w:pPr>
        <w:pStyle w:val="Heading1"/>
        <w:spacing w:before="240" w:after="0" w:line="240" w:lineRule="auto"/>
        <w:jc w:val="both"/>
      </w:pPr>
      <w:r>
        <w:t xml:space="preserve">4 </w:t>
      </w:r>
      <w:r w:rsidR="001A1B0A" w:rsidRPr="004906F5">
        <w:t>Discussion</w:t>
      </w:r>
    </w:p>
    <w:p w14:paraId="2CAF7DF2" w14:textId="4ED4BF33" w:rsidR="00DF7A11" w:rsidRPr="009176CC" w:rsidRDefault="0023745F" w:rsidP="00B815FF">
      <w:pPr>
        <w:pStyle w:val="Heading2"/>
        <w:spacing w:line="240" w:lineRule="auto"/>
        <w:jc w:val="both"/>
      </w:pPr>
      <w:r>
        <w:t xml:space="preserve">4.1 </w:t>
      </w:r>
      <w:r w:rsidR="00DF7A11" w:rsidRPr="009176CC">
        <w:t xml:space="preserve">Caveats </w:t>
      </w:r>
      <w:del w:id="316" w:author="Punt, Andre (O&amp;A, Hobart)" w:date="2019-04-22T05:10:00Z">
        <w:r w:rsidR="00DF7A11" w:rsidRPr="009176CC" w:rsidDel="002869DA">
          <w:delText>of Approach</w:delText>
        </w:r>
      </w:del>
    </w:p>
    <w:p w14:paraId="2FBC0F83" w14:textId="6B4343E9" w:rsidR="00A767F7" w:rsidRDefault="00DF7A11">
      <w:pPr>
        <w:spacing w:after="0" w:line="240" w:lineRule="auto"/>
        <w:ind w:firstLine="360"/>
        <w:jc w:val="both"/>
        <w:pPrChange w:id="317" w:author="Punt, Andre (O&amp;A, Hobart)" w:date="2019-04-22T05:19:00Z">
          <w:pPr>
            <w:spacing w:line="240" w:lineRule="auto"/>
            <w:jc w:val="both"/>
          </w:pPr>
        </w:pPrChange>
      </w:pPr>
      <w:del w:id="318" w:author="Punt, Andre (O&amp;A, Hobart)" w:date="2019-04-22T05:30:00Z">
        <w:r w:rsidDel="002F46D4">
          <w:delText xml:space="preserve">One </w:delText>
        </w:r>
      </w:del>
      <w:ins w:id="319" w:author="Punt, Andre (O&amp;A, Hobart)" w:date="2019-04-22T05:30:00Z">
        <w:r w:rsidR="002F46D4">
          <w:t xml:space="preserve">A </w:t>
        </w:r>
      </w:ins>
      <w:r>
        <w:t xml:space="preserve">notable weakness of the GAM approach is the </w:t>
      </w:r>
      <w:ins w:id="320" w:author="Punt, Andre (O&amp;A, Hobart)" w:date="2019-04-22T05:19:00Z">
        <w:r w:rsidR="009C64B7">
          <w:t>s</w:t>
        </w:r>
      </w:ins>
      <w:del w:id="321" w:author="Punt, Andre (O&amp;A, Hobart)" w:date="2019-04-22T05:19:00Z">
        <w:r w:rsidDel="009C64B7">
          <w:delText>model’s s</w:delText>
        </w:r>
      </w:del>
      <w:r>
        <w:t xml:space="preserve">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w:t>
      </w:r>
      <w:del w:id="322" w:author="Punt, Andre (O&amp;A, Hobart)" w:date="2019-04-22T05:20:00Z">
        <w:r w:rsidR="0089790E" w:rsidRPr="0089790E" w:rsidDel="009C64B7">
          <w:delText xml:space="preserve">variability </w:delText>
        </w:r>
      </w:del>
      <w:ins w:id="323" w:author="Punt, Andre (O&amp;A, Hobart)" w:date="2019-04-22T05:20:00Z">
        <w:r w:rsidR="009C64B7" w:rsidRPr="0089790E">
          <w:t>varia</w:t>
        </w:r>
        <w:r w:rsidR="009C64B7">
          <w:t>tion in growth</w:t>
        </w:r>
        <w:r w:rsidR="009C64B7" w:rsidRPr="0089790E">
          <w:t xml:space="preserve"> </w:t>
        </w:r>
      </w:ins>
      <w:r w:rsidR="0089790E" w:rsidRPr="0089790E">
        <w:t>was present</w:t>
      </w:r>
      <w:r w:rsidR="00A767F7">
        <w:t xml:space="preserve">. However, some erroneous detection can be expected considering inherent noise in </w:t>
      </w:r>
      <w:del w:id="324" w:author="Punt, Andre (O&amp;A, Hobart)" w:date="2019-04-22T05:20:00Z">
        <w:r w:rsidR="00A767F7" w:rsidDel="009C64B7">
          <w:delText xml:space="preserve">our </w:delText>
        </w:r>
      </w:del>
      <w:ins w:id="325" w:author="Punt, Andre (O&amp;A, Hobart)" w:date="2019-04-22T05:20:00Z">
        <w:r w:rsidR="009C64B7">
          <w:t xml:space="preserve">the </w:t>
        </w:r>
      </w:ins>
      <w:r w:rsidR="00A767F7">
        <w:t xml:space="preserve">datasets, and the fact that </w:t>
      </w:r>
      <w:del w:id="326" w:author="Punt, Andre (O&amp;A, Hobart)" w:date="2019-04-22T05:20:00Z">
        <w:r w:rsidR="00A767F7" w:rsidDel="009C64B7">
          <w:delText xml:space="preserve">we did not have </w:delText>
        </w:r>
      </w:del>
      <w:ins w:id="327" w:author="Punt, Andre (O&amp;A, Hobart)" w:date="2019-04-22T05:20:00Z">
        <w:r w:rsidR="009C64B7">
          <w:t>there is no</w:t>
        </w:r>
      </w:ins>
      <w:del w:id="328" w:author="Punt, Andre (O&amp;A, Hobart)" w:date="2019-04-22T05:20:00Z">
        <w:r w:rsidR="00A767F7" w:rsidDel="009C64B7">
          <w:delText>a</w:delText>
        </w:r>
      </w:del>
      <w:r w:rsidR="00A767F7">
        <w:t xml:space="preserve"> minimum threshold for breakpoint detection; a single, small derivative that did not have a CI containing zero could be ‘picked’. </w:t>
      </w:r>
    </w:p>
    <w:p w14:paraId="0E6825E6" w14:textId="515B174C" w:rsidR="0089790E" w:rsidRDefault="0089790E">
      <w:pPr>
        <w:spacing w:after="0" w:line="240" w:lineRule="auto"/>
        <w:ind w:firstLine="360"/>
        <w:jc w:val="both"/>
        <w:pPrChange w:id="329" w:author="Punt, Andre (O&amp;A, Hobart)" w:date="2019-04-22T05:19:00Z">
          <w:pPr>
            <w:spacing w:line="240" w:lineRule="auto"/>
            <w:jc w:val="both"/>
          </w:pPr>
        </w:pPrChange>
      </w:pPr>
      <w:r>
        <w:lastRenderedPageBreak/>
        <w:t>The</w:t>
      </w:r>
      <w:del w:id="330" w:author="Punt, Andre (O&amp;A, Hobart)" w:date="2019-04-22T05:31:00Z">
        <w:r w:rsidDel="00D62509">
          <w:delText xml:space="preserve"> accuracy detection</w:delText>
        </w:r>
      </w:del>
      <w:r>
        <w:t xml:space="preserve"> procedure </w:t>
      </w:r>
      <w:ins w:id="331" w:author="Punt, Andre (O&amp;A, Hobart)" w:date="2019-04-22T05:31:00Z">
        <w:r w:rsidR="00D62509">
          <w:t xml:space="preserve">for deciding whether the method was accurate </w:t>
        </w:r>
      </w:ins>
      <w:r>
        <w:t xml:space="preserve">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rsidR="00B815FF">
        <w:instrText xml:space="preserve"> \* MERGEFORMAT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 xml:space="preserve">matching criteria to include neighboring points would increase the performance for the spatial </w:t>
      </w:r>
      <w:r w:rsidR="00B62B5E" w:rsidRPr="005A62A5">
        <w:rPr>
          <w:rPrChange w:id="332" w:author="Maia Kapur" w:date="2019-04-22T10:10:00Z">
            <w:rPr/>
          </w:rPrChange>
        </w:rPr>
        <w:t>metric</w:t>
      </w:r>
      <w:r w:rsidR="0073221D" w:rsidRPr="005A62A5">
        <w:rPr>
          <w:rPrChange w:id="333" w:author="Maia Kapur" w:date="2019-04-22T10:10:00Z">
            <w:rPr/>
          </w:rPrChange>
        </w:rPr>
        <w:t>s</w:t>
      </w:r>
      <w:ins w:id="334" w:author="Punt, Andre (O&amp;A, Hobart)" w:date="2019-04-22T05:31:00Z">
        <w:r w:rsidR="00D62509" w:rsidRPr="005A62A5">
          <w:rPr>
            <w:rPrChange w:id="335" w:author="Maia Kapur" w:date="2019-04-22T10:10:00Z">
              <w:rPr/>
            </w:rPrChange>
          </w:rPr>
          <w:t xml:space="preserve"> by</w:t>
        </w:r>
      </w:ins>
      <w:ins w:id="336" w:author="Maia Kapur" w:date="2019-04-22T10:09:00Z">
        <w:r w:rsidR="005A62A5" w:rsidRPr="005A62A5">
          <w:rPr>
            <w:rPrChange w:id="337" w:author="Maia Kapur" w:date="2019-04-22T10:10:00Z">
              <w:rPr>
                <w:highlight w:val="yellow"/>
              </w:rPr>
            </w:rPrChange>
          </w:rPr>
          <w:t xml:space="preserve"> allowing more detected </w:t>
        </w:r>
      </w:ins>
      <w:ins w:id="338" w:author="Maia Kapur" w:date="2019-04-22T10:10:00Z">
        <w:r w:rsidR="005A62A5" w:rsidRPr="005A62A5">
          <w:rPr>
            <w:rPrChange w:id="339" w:author="Maia Kapur" w:date="2019-04-22T10:10:00Z">
              <w:rPr>
                <w:highlight w:val="yellow"/>
              </w:rPr>
            </w:rPrChange>
          </w:rPr>
          <w:t>breakpoints to be counted as correct</w:t>
        </w:r>
      </w:ins>
      <w:ins w:id="340" w:author="Punt, Andre (O&amp;A, Hobart)" w:date="2019-04-22T05:31:00Z">
        <w:del w:id="341" w:author="Maia Kapur" w:date="2019-04-22T10:09:00Z">
          <w:r w:rsidR="00D62509" w:rsidRPr="005A62A5" w:rsidDel="005A62A5">
            <w:rPr>
              <w:rPrChange w:id="342" w:author="Maia Kapur" w:date="2019-04-22T10:10:00Z">
                <w:rPr/>
              </w:rPrChange>
            </w:rPr>
            <w:delText xml:space="preserve"> ??</w:delText>
          </w:r>
        </w:del>
      </w:ins>
      <w:r w:rsidR="00B62B5E" w:rsidRPr="005A62A5">
        <w:rPr>
          <w:rPrChange w:id="343" w:author="Maia Kapur" w:date="2019-04-22T10:10:00Z">
            <w:rPr/>
          </w:rPrChange>
        </w:rPr>
        <w:t xml:space="preserve">. </w:t>
      </w:r>
      <w:r w:rsidR="007C0B53" w:rsidRPr="005A62A5">
        <w:rPr>
          <w:rPrChange w:id="344" w:author="Maia Kapur" w:date="2019-04-22T10:10:00Z">
            <w:rPr/>
          </w:rPrChange>
        </w:rPr>
        <w:t xml:space="preserve">The performance of the method </w:t>
      </w:r>
      <w:ins w:id="345" w:author="Punt, Andre (O&amp;A, Hobart)" w:date="2019-04-22T05:31:00Z">
        <w:r w:rsidR="00D62509" w:rsidRPr="005A62A5">
          <w:rPr>
            <w:rPrChange w:id="346" w:author="Maia Kapur" w:date="2019-04-22T10:10:00Z">
              <w:rPr/>
            </w:rPrChange>
          </w:rPr>
          <w:t xml:space="preserve">is promising </w:t>
        </w:r>
      </w:ins>
      <w:r w:rsidR="007C0B53" w:rsidRPr="005A62A5">
        <w:rPr>
          <w:rPrChange w:id="347" w:author="Maia Kapur" w:date="2019-04-22T10:10:00Z">
            <w:rPr/>
          </w:rPrChange>
        </w:rPr>
        <w:t>despite this strictness and the sensitivity of the absolute-value method</w:t>
      </w:r>
      <w:del w:id="348" w:author="Punt, Andre (O&amp;A, Hobart)" w:date="2019-04-22T05:32:00Z">
        <w:r w:rsidR="007C0B53" w:rsidRPr="005A62A5" w:rsidDel="00D62509">
          <w:rPr>
            <w:rPrChange w:id="349" w:author="Maia Kapur" w:date="2019-04-22T10:10:00Z">
              <w:rPr/>
            </w:rPrChange>
          </w:rPr>
          <w:delText xml:space="preserve"> mentioned above</w:delText>
        </w:r>
      </w:del>
      <w:del w:id="350" w:author="Punt, Andre (O&amp;A, Hobart)" w:date="2019-04-22T05:31:00Z">
        <w:r w:rsidR="007C0B53" w:rsidRPr="005A62A5" w:rsidDel="00D62509">
          <w:rPr>
            <w:rPrChange w:id="351" w:author="Maia Kapur" w:date="2019-04-22T10:10:00Z">
              <w:rPr/>
            </w:rPrChange>
          </w:rPr>
          <w:delText xml:space="preserve"> is promising</w:delText>
        </w:r>
      </w:del>
      <w:r w:rsidR="007C0B53" w:rsidRPr="005A62A5">
        <w:rPr>
          <w:rPrChange w:id="352" w:author="Maia Kapur" w:date="2019-04-22T10:10:00Z">
            <w:rPr/>
          </w:rPrChange>
        </w:rPr>
        <w:t>.</w:t>
      </w:r>
    </w:p>
    <w:p w14:paraId="637F85ED" w14:textId="762F0F84" w:rsidR="00DF7A11" w:rsidRPr="00B62B5E" w:rsidRDefault="00DF7A11">
      <w:pPr>
        <w:spacing w:after="0" w:line="240" w:lineRule="auto"/>
        <w:ind w:firstLine="360"/>
        <w:jc w:val="both"/>
        <w:rPr>
          <w:highlight w:val="yellow"/>
        </w:rPr>
        <w:pPrChange w:id="353" w:author="Punt, Andre (O&amp;A, Hobart)" w:date="2019-04-22T05:19:00Z">
          <w:pPr>
            <w:spacing w:line="240" w:lineRule="auto"/>
            <w:jc w:val="both"/>
          </w:pPr>
        </w:pPrChange>
      </w:pPr>
      <w:del w:id="354" w:author="Punt, Andre (O&amp;A, Hobart)" w:date="2019-04-22T05:32:00Z">
        <w:r w:rsidRPr="00D73DFA" w:rsidDel="00D62509">
          <w:delText>Finally, w</w:delText>
        </w:r>
      </w:del>
      <w:ins w:id="355" w:author="Punt, Andre (O&amp;A, Hobart)" w:date="2019-04-22T05:32:00Z">
        <w:r w:rsidR="00D62509">
          <w:t>W</w:t>
        </w:r>
      </w:ins>
      <w:r w:rsidRPr="00D73DFA">
        <w:t xml:space="preserve">e did not consider movement of fish between regions, which could </w:t>
      </w:r>
      <w:ins w:id="356" w:author="Punt, Andre (O&amp;A, Hobart)" w:date="2019-04-22T05:32:00Z">
        <w:r w:rsidR="00D62509">
          <w:t>reduce the performance of</w:t>
        </w:r>
      </w:ins>
      <w:del w:id="357" w:author="Punt, Andre (O&amp;A, Hobart)" w:date="2019-04-22T05:32:00Z">
        <w:r w:rsidRPr="00D73DFA" w:rsidDel="00D62509">
          <w:delText>complicate the effectiveness of</w:delText>
        </w:r>
      </w:del>
      <w:r w:rsidRPr="00D73DFA">
        <w:t xml:space="preserve"> the method by </w:t>
      </w:r>
      <w:del w:id="358" w:author="Punt, Andre (O&amp;A, Hobart)" w:date="2019-04-22T05:32:00Z">
        <w:r w:rsidR="00493E13" w:rsidDel="00D62509">
          <w:delText>introducing</w:delText>
        </w:r>
        <w:r w:rsidRPr="00D73DFA" w:rsidDel="00D62509">
          <w:delText xml:space="preserve"> </w:delText>
        </w:r>
      </w:del>
      <w:ins w:id="359" w:author="Punt, Andre (O&amp;A, Hobart)" w:date="2019-04-22T05:32:00Z">
        <w:r w:rsidR="00D62509">
          <w:t xml:space="preserve">including </w:t>
        </w:r>
      </w:ins>
      <w:r w:rsidRPr="00D73DFA">
        <w:t xml:space="preserve">fish “grown” under </w:t>
      </w:r>
      <w:del w:id="360" w:author="Punt, Andre (O&amp;A, Hobart)" w:date="2019-04-22T05:32:00Z">
        <w:r w:rsidRPr="00D73DFA" w:rsidDel="00D62509">
          <w:delText xml:space="preserve">a separate </w:delText>
        </w:r>
      </w:del>
      <w:ins w:id="361" w:author="Punt, Andre (O&amp;A, Hobart)" w:date="2019-04-22T05:32:00Z">
        <w:r w:rsidR="00D62509">
          <w:t>one</w:t>
        </w:r>
        <w:r w:rsidR="00D62509" w:rsidRPr="00D73DFA">
          <w:t xml:space="preserve"> </w:t>
        </w:r>
      </w:ins>
      <w:del w:id="362" w:author="Punt, Andre (O&amp;A, Hobart)" w:date="2019-04-22T05:32:00Z">
        <w:r w:rsidRPr="00D73DFA" w:rsidDel="00D62509">
          <w:delText xml:space="preserve">regime </w:delText>
        </w:r>
      </w:del>
      <w:ins w:id="363" w:author="Punt, Andre (O&amp;A, Hobart)" w:date="2019-04-22T05:32:00Z">
        <w:r w:rsidR="00D62509" w:rsidRPr="00D73DFA">
          <w:t>reg</w:t>
        </w:r>
        <w:r w:rsidR="00D62509">
          <w:t>ion</w:t>
        </w:r>
        <w:r w:rsidR="00D62509" w:rsidRPr="00D73DFA">
          <w:t xml:space="preserve"> </w:t>
        </w:r>
      </w:ins>
      <w:r w:rsidRPr="00D73DFA">
        <w:t xml:space="preserve">into </w:t>
      </w:r>
      <w:del w:id="364" w:author="Punt, Andre (O&amp;A, Hobart)" w:date="2019-04-22T05:32:00Z">
        <w:r w:rsidRPr="00D73DFA" w:rsidDel="00D62509">
          <w:delText xml:space="preserve">a </w:delText>
        </w:r>
      </w:del>
      <w:ins w:id="365" w:author="Punt, Andre (O&amp;A, Hobart)" w:date="2019-04-22T05:32:00Z">
        <w:r w:rsidR="00D62509">
          <w:t>another</w:t>
        </w:r>
        <w:r w:rsidR="00D62509" w:rsidRPr="00D73DFA">
          <w:t xml:space="preserve"> </w:t>
        </w:r>
      </w:ins>
      <w:ins w:id="366" w:author="Punt, Andre (O&amp;A, Hobart)" w:date="2019-04-22T05:33:00Z">
        <w:r w:rsidR="00D62509">
          <w:t>r</w:t>
        </w:r>
      </w:ins>
      <w:del w:id="367" w:author="Punt, Andre (O&amp;A, Hobart)" w:date="2019-04-22T05:32:00Z">
        <w:r w:rsidRPr="00D73DFA" w:rsidDel="00D62509">
          <w:delText>new r</w:delText>
        </w:r>
      </w:del>
      <w:r w:rsidRPr="00D73DFA">
        <w:t>egion. The method was able to detect changes within such mixed</w:t>
      </w:r>
      <w:r>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and periods of change in fish </w:t>
      </w:r>
      <w:del w:id="368" w:author="Punt, Andre (O&amp;A, Hobart)" w:date="2019-04-22T05:33:00Z">
        <w:r w:rsidR="006665D1" w:rsidDel="00D62509">
          <w:delText xml:space="preserve">length </w:delText>
        </w:r>
      </w:del>
      <w:ins w:id="369" w:author="Punt, Andre (O&amp;A, Hobart)" w:date="2019-04-22T05:33:00Z">
        <w:r w:rsidR="00D62509">
          <w:t>length-</w:t>
        </w:r>
      </w:ins>
      <w:del w:id="370" w:author="Punt, Andre (O&amp;A, Hobart)" w:date="2019-04-22T05:33:00Z">
        <w:r w:rsidR="006665D1" w:rsidDel="00D62509">
          <w:delText xml:space="preserve">at </w:delText>
        </w:r>
      </w:del>
      <w:ins w:id="371" w:author="Punt, Andre (O&amp;A, Hobart)" w:date="2019-04-22T05:33:00Z">
        <w:r w:rsidR="00D62509">
          <w:t>at-</w:t>
        </w:r>
      </w:ins>
      <w:r w:rsidR="006665D1">
        <w:t>age</w:t>
      </w:r>
      <w:r w:rsidR="00B62B5E">
        <w:t>, which will necessarily be evaluated against pre-existing knowledge of the fish population and its ecosystem</w:t>
      </w:r>
      <w:r w:rsidR="00B62B5E" w:rsidRPr="00B62B5E">
        <w:t xml:space="preserve">. </w:t>
      </w:r>
      <w:r w:rsidR="00493E13" w:rsidRPr="00B62B5E">
        <w:t xml:space="preserve">Below, we discuss the results of the simulation study and provide further guidance on how </w:t>
      </w:r>
      <w:del w:id="372" w:author="Punt, Andre (O&amp;A, Hobart)" w:date="2019-04-22T05:33:00Z">
        <w:r w:rsidR="00493E13" w:rsidRPr="00B62B5E" w:rsidDel="00D62509">
          <w:delText xml:space="preserve">researchers should apply </w:delText>
        </w:r>
      </w:del>
      <w:r w:rsidR="00493E13" w:rsidRPr="00B62B5E">
        <w:t xml:space="preserve">the proposed method </w:t>
      </w:r>
      <w:ins w:id="373" w:author="Punt, Andre (O&amp;A, Hobart)" w:date="2019-04-22T05:33:00Z">
        <w:r w:rsidR="00D62509">
          <w:t xml:space="preserve">should be applied </w:t>
        </w:r>
      </w:ins>
      <w:r w:rsidR="00493E13" w:rsidRPr="00B62B5E">
        <w:t>to new datasets.</w:t>
      </w:r>
    </w:p>
    <w:p w14:paraId="0EACBBBE" w14:textId="23A56A0E" w:rsidR="00FF414A" w:rsidRDefault="0023745F">
      <w:pPr>
        <w:pStyle w:val="Heading2"/>
        <w:spacing w:before="240" w:line="240" w:lineRule="auto"/>
        <w:jc w:val="both"/>
        <w:pPrChange w:id="374" w:author="Punt, Andre (O&amp;A, Hobart)" w:date="2019-04-22T05:33:00Z">
          <w:pPr>
            <w:pStyle w:val="Heading2"/>
            <w:spacing w:before="0" w:line="240" w:lineRule="auto"/>
            <w:jc w:val="both"/>
          </w:pPr>
        </w:pPrChange>
      </w:pPr>
      <w:r>
        <w:t xml:space="preserve">4.2 </w:t>
      </w:r>
      <w:r w:rsidR="00FF414A">
        <w:t xml:space="preserve">Simulation </w:t>
      </w:r>
      <w:ins w:id="375" w:author="Punt, Andre (O&amp;A, Hobart)" w:date="2019-04-22T05:33:00Z">
        <w:r w:rsidR="00D62509">
          <w:t>s</w:t>
        </w:r>
      </w:ins>
      <w:del w:id="376" w:author="Punt, Andre (O&amp;A, Hobart)" w:date="2019-04-22T05:33:00Z">
        <w:r w:rsidR="00FF414A" w:rsidDel="00D62509">
          <w:delText>S</w:delText>
        </w:r>
      </w:del>
      <w:r w:rsidR="00FF414A">
        <w:t>tudy</w:t>
      </w:r>
    </w:p>
    <w:p w14:paraId="7F287D10" w14:textId="471EB8F6" w:rsidR="0088027E" w:rsidRDefault="00D62509">
      <w:pPr>
        <w:spacing w:after="0" w:line="240" w:lineRule="auto"/>
        <w:ind w:firstLine="360"/>
        <w:jc w:val="both"/>
        <w:pPrChange w:id="377" w:author="Punt, Andre (O&amp;A, Hobart)" w:date="2019-04-22T05:19:00Z">
          <w:pPr>
            <w:spacing w:line="240" w:lineRule="auto"/>
            <w:jc w:val="both"/>
          </w:pPr>
        </w:pPrChange>
      </w:pPr>
      <w:ins w:id="378" w:author="Punt, Andre (O&amp;A, Hobart)" w:date="2019-04-22T05:33:00Z">
        <w:r>
          <w:t>Overall, the method</w:t>
        </w:r>
      </w:ins>
      <w:del w:id="379" w:author="Punt, Andre (O&amp;A, Hobart)" w:date="2019-04-22T05:33:00Z">
        <w:r w:rsidR="00D178A2" w:rsidDel="00D62509">
          <w:delText>On the whole, the model</w:delText>
        </w:r>
      </w:del>
      <w:r w:rsidR="00D178A2">
        <w:t xml:space="preserve"> performed best for both performance metric</w:t>
      </w:r>
      <w:r w:rsidR="00883CE8">
        <w:t>s</w:t>
      </w:r>
      <w:r w:rsidR="00D178A2">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ins w:id="380" w:author="Punt, Andre (O&amp;A, Hobart)" w:date="2019-04-22T05:34:00Z">
        <w:r>
          <w:t>,</w:t>
        </w:r>
      </w:ins>
      <w:r w:rsidR="004E2BD9">
        <w:t xml:space="preserve"> </w:t>
      </w:r>
      <w:ins w:id="381" w:author="Punt, Andre (O&amp;A, Hobart)" w:date="2019-04-22T05:34:00Z">
        <w:r>
          <w:t xml:space="preserve">the </w:t>
        </w:r>
      </w:ins>
      <w:r w:rsidR="004E2BD9">
        <w:t xml:space="preserve">breakpoint). </w:t>
      </w:r>
    </w:p>
    <w:p w14:paraId="398E4448" w14:textId="30482416" w:rsidR="002C6E0C" w:rsidRDefault="0088027E">
      <w:pPr>
        <w:spacing w:after="0" w:line="240" w:lineRule="auto"/>
        <w:ind w:firstLine="360"/>
        <w:jc w:val="both"/>
        <w:rPr>
          <w:highlight w:val="yellow"/>
        </w:rPr>
        <w:pPrChange w:id="382" w:author="Punt, Andre (O&amp;A, Hobart)" w:date="2019-04-22T05:19:00Z">
          <w:pPr>
            <w:spacing w:line="240" w:lineRule="auto"/>
            <w:ind w:firstLine="720"/>
            <w:jc w:val="both"/>
          </w:pPr>
        </w:pPrChange>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DE62965" w:rsidR="00D178A2" w:rsidRPr="00101B63" w:rsidRDefault="002C6E0C">
      <w:pPr>
        <w:spacing w:after="0" w:line="240" w:lineRule="auto"/>
        <w:ind w:firstLine="360"/>
        <w:jc w:val="both"/>
        <w:rPr>
          <w:highlight w:val="yellow"/>
        </w:rPr>
        <w:pPrChange w:id="383" w:author="Punt, Andre (O&amp;A, Hobart)" w:date="2019-04-22T05:19:00Z">
          <w:pPr>
            <w:spacing w:line="240" w:lineRule="auto"/>
            <w:ind w:firstLine="720"/>
            <w:jc w:val="both"/>
          </w:pPr>
        </w:pPrChange>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t>
      </w:r>
      <w:del w:id="384" w:author="Punt, Andre (O&amp;A, Hobart)" w:date="2019-04-22T05:38:00Z">
        <w:r w:rsidR="00C11749" w:rsidDel="00EE7487">
          <w:delText xml:space="preserve">we </w:delText>
        </w:r>
      </w:del>
      <w:r w:rsidR="00C11749">
        <w:t>observed</w:t>
      </w:r>
      <w:ins w:id="385" w:author="Punt, Andre (O&amp;A, Hobart)" w:date="2019-04-22T05:38:00Z">
        <w:r w:rsidR="00EE7487">
          <w:t xml:space="preserve"> here</w:t>
        </w:r>
      </w:ins>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22ACF819" w:rsidR="009176CC" w:rsidRDefault="0040193D">
      <w:pPr>
        <w:spacing w:after="0" w:line="240" w:lineRule="auto"/>
        <w:ind w:firstLine="360"/>
        <w:jc w:val="both"/>
        <w:pPrChange w:id="386" w:author="Punt, Andre (O&amp;A, Hobart)" w:date="2019-04-22T05:19:00Z">
          <w:pPr>
            <w:spacing w:line="240" w:lineRule="auto"/>
            <w:ind w:firstLine="720"/>
            <w:jc w:val="both"/>
          </w:pPr>
        </w:pPrChange>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ins w:id="387" w:author="Punt, Andre (O&amp;A, Hobart)" w:date="2019-04-22T05:40:00Z">
        <w:r w:rsidR="005226AD">
          <w:t>ersus</w:t>
        </w:r>
      </w:ins>
      <w:del w:id="388" w:author="Punt, Andre (O&amp;A, Hobart)" w:date="2019-04-22T05:40:00Z">
        <w:r w:rsidR="00304135" w:rsidDel="005226AD">
          <w:delText>s.</w:delText>
        </w:r>
      </w:del>
      <w:r w:rsidR="00304135">
        <w:t xml:space="preserve"> </w:t>
      </w:r>
      <w:r w:rsidR="002866F4">
        <w:t>older</w:t>
      </w:r>
      <w:r w:rsidR="00304135">
        <w:t xml:space="preserve"> ages.</w:t>
      </w:r>
      <w:r w:rsidR="008322F4">
        <w:t xml:space="preserve"> It is encouraging that the approach could correctly d</w:t>
      </w:r>
      <w:r w:rsidR="002866F4">
        <w:t xml:space="preserve">etect breakpoints </w:t>
      </w:r>
      <w:r w:rsidR="008322F4">
        <w:t xml:space="preserve">in the scenario with overlapping ranges, which is likely more </w:t>
      </w:r>
      <w:del w:id="389" w:author="Punt, Andre (O&amp;A, Hobart)" w:date="2019-04-22T05:39:00Z">
        <w:r w:rsidR="008322F4" w:rsidDel="00EE7487">
          <w:delText xml:space="preserve">similar </w:delText>
        </w:r>
      </w:del>
      <w:ins w:id="390" w:author="Punt, Andre (O&amp;A, Hobart)" w:date="2019-04-22T05:39:00Z">
        <w:r w:rsidR="00EE7487">
          <w:t xml:space="preserve">common </w:t>
        </w:r>
        <w:r w:rsidR="00EE7487">
          <w:lastRenderedPageBreak/>
          <w:t>for</w:t>
        </w:r>
      </w:ins>
      <w:del w:id="391" w:author="Punt, Andre (O&amp;A, Hobart)" w:date="2019-04-22T05:40:00Z">
        <w:r w:rsidR="008322F4" w:rsidDel="00EE7487">
          <w:delText>to</w:delText>
        </w:r>
      </w:del>
      <w:r w:rsidR="008322F4">
        <w:t xml:space="preserve">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w:t>
      </w:r>
      <w:del w:id="392" w:author="Punt, Andre (O&amp;A, Hobart)" w:date="2019-04-22T05:41:00Z">
        <w:r w:rsidR="008322F4" w:rsidDel="005226AD">
          <w:delText xml:space="preserve">for </w:delText>
        </w:r>
      </w:del>
      <w:ins w:id="393" w:author="Punt, Andre (O&amp;A, Hobart)" w:date="2019-04-22T05:41:00Z">
        <w:r w:rsidR="005226AD">
          <w:t xml:space="preserve">at </w:t>
        </w:r>
      </w:ins>
      <w:r w:rsidR="009F0300">
        <w:t xml:space="preserve">the endpoints of the growth curve. We suggest </w:t>
      </w:r>
      <w:del w:id="394" w:author="Punt, Andre (O&amp;A, Hobart)" w:date="2019-04-22T05:41:00Z">
        <w:r w:rsidR="009F0300" w:rsidDel="005226AD">
          <w:delText xml:space="preserve">scientists use </w:delText>
        </w:r>
      </w:del>
      <w:r w:rsidR="009F0300">
        <w:t xml:space="preserve">the method </w:t>
      </w:r>
      <w:del w:id="395" w:author="Punt, Andre (O&amp;A, Hobart)" w:date="2019-04-22T05:41:00Z">
        <w:r w:rsidR="009F0300" w:rsidDel="005226AD">
          <w:delText xml:space="preserve">as </w:delText>
        </w:r>
      </w:del>
      <w:ins w:id="396" w:author="Punt, Andre (O&amp;A, Hobart)" w:date="2019-04-22T05:41:00Z">
        <w:r w:rsidR="005226AD">
          <w:t xml:space="preserve">be used as </w:t>
        </w:r>
      </w:ins>
      <w:r w:rsidR="009F0300">
        <w:t xml:space="preserve">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w:t>
      </w:r>
      <w:ins w:id="397" w:author="Punt, Andre (O&amp;A, Hobart)" w:date="2019-04-22T05:40:00Z">
        <w:r w:rsidR="00EE7487">
          <w:t>,</w:t>
        </w:r>
      </w:ins>
      <w:r w:rsidR="009F0300">
        <w:t xml:space="preserve"> temperature, depth) which may vary with latitude and/or longitude. Below, we discuss the results found during the application to northeast Pacific sablefish, with respect to ecosystem concerns.</w:t>
      </w:r>
    </w:p>
    <w:p w14:paraId="7EF9A0DB" w14:textId="0EEFFC6C" w:rsidR="000157D3" w:rsidRDefault="0023745F">
      <w:pPr>
        <w:pStyle w:val="Heading2"/>
        <w:spacing w:before="240" w:line="240" w:lineRule="auto"/>
        <w:jc w:val="both"/>
        <w:pPrChange w:id="398" w:author="Punt, Andre (O&amp;A, Hobart)" w:date="2019-04-22T05:40:00Z">
          <w:pPr>
            <w:pStyle w:val="Heading2"/>
            <w:spacing w:line="240" w:lineRule="auto"/>
            <w:jc w:val="both"/>
          </w:pPr>
        </w:pPrChange>
      </w:pPr>
      <w:r>
        <w:t xml:space="preserve">4.3 </w:t>
      </w:r>
      <w:r w:rsidR="000157D3">
        <w:t>North</w:t>
      </w:r>
      <w:ins w:id="399" w:author="Punt, Andre (O&amp;A, Hobart)" w:date="2019-04-22T05:41:00Z">
        <w:r w:rsidR="005226AD">
          <w:t>east</w:t>
        </w:r>
      </w:ins>
      <w:r w:rsidR="000157D3">
        <w:t xml:space="preserve"> Pacific Sablefish</w:t>
      </w:r>
    </w:p>
    <w:p w14:paraId="7A5BCE0A" w14:textId="7F07FAB7" w:rsidR="00555EB1" w:rsidRPr="00555EB1" w:rsidRDefault="00101B63">
      <w:pPr>
        <w:spacing w:after="0" w:line="240" w:lineRule="auto"/>
        <w:ind w:firstLine="360"/>
        <w:jc w:val="both"/>
        <w:pPrChange w:id="400" w:author="Punt, Andre (O&amp;A, Hobart)" w:date="2019-04-22T05:41:00Z">
          <w:pPr>
            <w:spacing w:line="240" w:lineRule="auto"/>
            <w:ind w:firstLine="720"/>
            <w:jc w:val="both"/>
          </w:pPr>
        </w:pPrChange>
      </w:pPr>
      <w:r w:rsidRPr="00DE448A">
        <w:t xml:space="preserve">The evaluation of </w:t>
      </w:r>
      <w:del w:id="401" w:author="Punt, Andre (O&amp;A, Hobart)" w:date="2019-04-22T05:41:00Z">
        <w:r w:rsidR="006665D1" w:rsidDel="005226AD">
          <w:delText xml:space="preserve">length </w:delText>
        </w:r>
      </w:del>
      <w:ins w:id="402" w:author="Punt, Andre (O&amp;A, Hobart)" w:date="2019-04-22T05:41:00Z">
        <w:r w:rsidR="005226AD">
          <w:t>length-</w:t>
        </w:r>
      </w:ins>
      <w:del w:id="403" w:author="Punt, Andre (O&amp;A, Hobart)" w:date="2019-04-22T05:42:00Z">
        <w:r w:rsidR="006665D1" w:rsidDel="005226AD">
          <w:delText xml:space="preserve">at </w:delText>
        </w:r>
      </w:del>
      <w:ins w:id="404" w:author="Punt, Andre (O&amp;A, Hobart)" w:date="2019-04-22T05:42:00Z">
        <w:r w:rsidR="005226AD">
          <w:t>at-</w:t>
        </w:r>
      </w:ins>
      <w:r w:rsidR="006665D1">
        <w:t>age</w:t>
      </w:r>
      <w:r w:rsidRPr="00DE448A">
        <w:t xml:space="preserve"> for NE Pacific sablefish was</w:t>
      </w:r>
      <w:del w:id="405" w:author="Punt, Andre (O&amp;A, Hobart)" w:date="2019-04-22T05:42:00Z">
        <w:r w:rsidRPr="00DE448A" w:rsidDel="005226AD">
          <w:delText xml:space="preserve"> directly</w:delText>
        </w:r>
      </w:del>
      <w:r w:rsidRPr="00DE448A">
        <w:t xml:space="preserve">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commentRangeStart w:id="406"/>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commentRangeEnd w:id="406"/>
      <w:r w:rsidR="005226AD">
        <w:rPr>
          <w:rStyle w:val="CommentReference"/>
        </w:rPr>
        <w:commentReference w:id="406"/>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w:t>
      </w:r>
      <w:del w:id="407" w:author="Punt, Andre (O&amp;A, Hobart)" w:date="2019-04-22T05:46:00Z">
        <w:r w:rsidR="00555EB1" w:rsidDel="00906038">
          <w:delText xml:space="preserve">heavily </w:delText>
        </w:r>
      </w:del>
      <w:r w:rsidR="00555EB1">
        <w:t xml:space="preserve">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 xml:space="preserve">though not all BC data </w:t>
      </w:r>
      <w:del w:id="408" w:author="Punt, Andre (O&amp;A, Hobart)" w:date="2019-04-22T05:43:00Z">
        <w:r w:rsidR="00233376" w:rsidDel="005226AD">
          <w:delText xml:space="preserve">was </w:delText>
        </w:r>
      </w:del>
      <w:ins w:id="409" w:author="Punt, Andre (O&amp;A, Hobart)" w:date="2019-04-22T05:43:00Z">
        <w:r w:rsidR="005226AD">
          <w:t xml:space="preserve">were </w:t>
        </w:r>
      </w:ins>
      <w:r w:rsidR="00233376">
        <w:t xml:space="preserve">encompassed </w:t>
      </w:r>
      <w:del w:id="410" w:author="Punt, Andre (O&amp;A, Hobart)" w:date="2019-04-22T05:43:00Z">
        <w:r w:rsidR="00233376" w:rsidDel="005226AD">
          <w:delText xml:space="preserve">in </w:delText>
        </w:r>
      </w:del>
      <w:ins w:id="411" w:author="Punt, Andre (O&amp;A, Hobart)" w:date="2019-04-22T05:43:00Z">
        <w:r w:rsidR="005226AD">
          <w:t xml:space="preserve">by </w:t>
        </w:r>
      </w:ins>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ins w:id="412" w:author="Punt, Andre (O&amp;A, Hobart)" w:date="2019-04-22T05:43:00Z">
        <w:r w:rsidR="005226AD">
          <w:t xml:space="preserve">that for </w:t>
        </w:r>
      </w:ins>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ins w:id="413" w:author="Punt, Andre (O&amp;A, Hobart)" w:date="2019-04-22T05:43:00Z">
        <w:r w:rsidR="005226AD">
          <w:t>,</w:t>
        </w:r>
      </w:ins>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ins w:id="414" w:author="Punt, Andre (O&amp;A, Hobart)" w:date="2019-04-22T05:43:00Z">
        <w:r w:rsidR="005226AD">
          <w:t xml:space="preserve">the </w:t>
        </w:r>
      </w:ins>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54304D58" w:rsidR="007D1370" w:rsidRDefault="00D24852">
      <w:pPr>
        <w:spacing w:after="0" w:line="240"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DC2CFC">
        <w:rPr>
          <w:noProof/>
        </w:rPr>
        <w:t>7</w:t>
      </w:r>
      <w:r w:rsidR="00DC2CFC">
        <w:fldChar w:fldCharType="end"/>
      </w:r>
      <w:r w:rsidR="00DC2CFC">
        <w:t xml:space="preserve">) </w:t>
      </w:r>
      <w:ins w:id="415" w:author="Punt, Andre (O&amp;A, Hobart)" w:date="2019-04-22T05:48:00Z">
        <w:r w:rsidR="00906038">
          <w:t xml:space="preserve">and </w:t>
        </w:r>
      </w:ins>
      <w:r w:rsidR="00DC2CFC">
        <w:t xml:space="preserve">our detected </w:t>
      </w:r>
      <w:r w:rsidR="00055553">
        <w:t xml:space="preserve">breakpoint at 50˚N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del w:id="416" w:author="Punt, Andre (O&amp;A, Hobart)" w:date="2019-04-22T05:45:00Z">
        <w:r w:rsidR="009A5D38" w:rsidDel="005226AD">
          <w:delText xml:space="preserve">populations </w:delText>
        </w:r>
      </w:del>
      <w:ins w:id="417" w:author="Punt, Andre (O&amp;A, Hobart)" w:date="2019-04-22T05:45:00Z">
        <w:r w:rsidR="005226AD">
          <w:t xml:space="preserve">areas </w:t>
        </w:r>
      </w:ins>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t>
      </w:r>
      <w:r w:rsidR="00EE0A9B">
        <w:lastRenderedPageBreak/>
        <w:t xml:space="preserve">with a more generalized </w:t>
      </w:r>
      <w:r w:rsidR="00212215">
        <w:t xml:space="preserve">shelf-slope pattern </w:t>
      </w:r>
      <w:r w:rsidR="00F645DA">
        <w:t xml:space="preserve">of ontogenetic movement </w:t>
      </w:r>
      <w:r w:rsidR="00212215">
        <w:t xml:space="preserve">observed in groundfish overall. </w:t>
      </w:r>
    </w:p>
    <w:p w14:paraId="6E9068FB" w14:textId="021BB9BF" w:rsidR="00992E9D" w:rsidRDefault="00212215" w:rsidP="00B815FF">
      <w:pPr>
        <w:spacing w:after="0" w:line="240" w:lineRule="auto"/>
        <w:ind w:firstLine="360"/>
        <w:jc w:val="both"/>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5693942E" w14:textId="52141554" w:rsidR="009A4F3C" w:rsidRPr="009A4F3C" w:rsidRDefault="0000580A" w:rsidP="00B815FF">
      <w:pPr>
        <w:spacing w:after="0" w:line="240" w:lineRule="auto"/>
        <w:ind w:firstLine="360"/>
        <w:jc w:val="both"/>
      </w:pPr>
      <w:r>
        <w:t xml:space="preserve">There are several </w:t>
      </w:r>
      <w:del w:id="418" w:author="Punt, Andre (O&amp;A, Hobart)" w:date="2019-04-22T06:05:00Z">
        <w:r w:rsidDel="00FB5BF5">
          <w:delText xml:space="preserve">interesting </w:delText>
        </w:r>
      </w:del>
      <w:ins w:id="419" w:author="Punt, Andre (O&amp;A, Hobart)" w:date="2019-04-22T06:05:00Z">
        <w:r w:rsidR="00FB5BF5">
          <w:t xml:space="preserve">noteworthy </w:t>
        </w:r>
      </w:ins>
      <w:r>
        <w:t>trends in the stratified growth estimates</w:t>
      </w:r>
      <w:r w:rsidR="00CA2D55">
        <w:t xml:space="preserve"> </w:t>
      </w:r>
      <w:commentRangeStart w:id="420"/>
      <w:r w:rsidR="00CA2D55">
        <w:t>(</w:t>
      </w:r>
      <w:r w:rsidR="00CA2D55">
        <w:fldChar w:fldCharType="begin"/>
      </w:r>
      <w:r w:rsidR="00CA2D55">
        <w:instrText xml:space="preserve"> REF _Ref532305683 \h </w:instrText>
      </w:r>
      <w:r w:rsidR="00B815FF">
        <w:instrText xml:space="preserve"> \* MERGEFORMAT </w:instrText>
      </w:r>
      <w:r w:rsidR="00CA2D55">
        <w:fldChar w:fldCharType="separate"/>
      </w:r>
      <w:r w:rsidR="00CA2D55">
        <w:t xml:space="preserve">Figure </w:t>
      </w:r>
      <w:r w:rsidR="00CA2D55">
        <w:rPr>
          <w:noProof/>
        </w:rPr>
        <w:t>9</w:t>
      </w:r>
      <w:r w:rsidR="00CA2D55">
        <w:fldChar w:fldCharType="end"/>
      </w:r>
      <w:commentRangeEnd w:id="420"/>
      <w:r w:rsidR="00FB5BF5">
        <w:rPr>
          <w:rStyle w:val="CommentReference"/>
        </w:rPr>
        <w:commentReference w:id="420"/>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 xml:space="preserve">knowledge. In </w:t>
      </w:r>
      <w:del w:id="421" w:author="Punt, Andre (O&amp;A, Hobart)" w:date="2019-04-22T06:08:00Z">
        <w:r w:rsidR="00942717" w:rsidDel="00FB5BF5">
          <w:delText xml:space="preserve">the </w:delText>
        </w:r>
      </w:del>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del w:id="422" w:author="Punt, Andre (O&amp;A, Hobart)" w:date="2019-04-22T06:06:00Z">
        <w:r w:rsidR="00046080" w:rsidRPr="00BD380D" w:rsidDel="00FB5BF5">
          <w:delText xml:space="preserve">beginning </w:delText>
        </w:r>
      </w:del>
      <w:ins w:id="423" w:author="Punt, Andre (O&amp;A, Hobart)" w:date="2019-04-22T06:06:00Z">
        <w:r w:rsidR="00FB5BF5">
          <w:t>start</w:t>
        </w:r>
        <w:r w:rsidR="00FB5BF5" w:rsidRPr="00BD380D">
          <w:t xml:space="preserve"> </w:t>
        </w:r>
      </w:ins>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features </w:t>
      </w:r>
      <w:del w:id="424" w:author="Punt, Andre (O&amp;A, Hobart)" w:date="2019-04-22T06:06:00Z">
        <w:r w:rsidR="002B3C33" w:rsidRPr="00BD380D" w:rsidDel="00FB5BF5">
          <w:delText xml:space="preserve">effect </w:delText>
        </w:r>
      </w:del>
      <w:ins w:id="425" w:author="Punt, Andre (O&amp;A, Hobart)" w:date="2019-04-22T06:06:00Z">
        <w:r w:rsidR="00FB5BF5">
          <w:t>lead to</w:t>
        </w:r>
        <w:r w:rsidR="00FB5BF5" w:rsidRPr="00BD380D">
          <w:t xml:space="preserve"> </w:t>
        </w:r>
      </w:ins>
      <w:r w:rsidR="002B3C33" w:rsidRPr="00BD380D">
        <w:t xml:space="preserve">distinct zones of productivity </w:t>
      </w:r>
      <w:r w:rsidR="002B3C33" w:rsidRPr="00BD380D">
        <w:fldChar w:fldCharType="begin" w:fldLock="1"/>
      </w:r>
      <w:r w:rsidR="00523065">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BD380D">
        <w:fldChar w:fldCharType="separate"/>
      </w:r>
      <w:r w:rsidR="00C828F6" w:rsidRPr="00BD380D">
        <w:rPr>
          <w:noProof/>
        </w:rPr>
        <w:t>(Kim et al., 2009; Mackas et al., 2011)</w:t>
      </w:r>
      <w:r w:rsidR="002B3C33" w:rsidRPr="00BD380D">
        <w:fldChar w:fldCharType="end"/>
      </w:r>
      <w:r w:rsidR="002B3C33" w:rsidRPr="00BD380D">
        <w:t xml:space="preserve"> which could influence resource availability and subsequent growth.</w:t>
      </w:r>
    </w:p>
    <w:p w14:paraId="2ACF1299" w14:textId="4F2D073B" w:rsidR="0000580A" w:rsidRPr="00D76119" w:rsidRDefault="00692DB0" w:rsidP="00B815FF">
      <w:pPr>
        <w:spacing w:after="0" w:line="240" w:lineRule="auto"/>
        <w:ind w:firstLine="360"/>
        <w:jc w:val="both"/>
      </w:pPr>
      <w:r>
        <w:t>It</w:t>
      </w:r>
      <w:commentRangeStart w:id="426"/>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ins w:id="427" w:author="Punt, Andre (O&amp;A, Hobart)" w:date="2019-04-22T06:10:00Z">
        <w:r w:rsidR="006166CD">
          <w:t xml:space="preserve">the </w:t>
        </w:r>
      </w:ins>
      <w:r w:rsidR="009A4F3C">
        <w:t>southerly regions (such as Regions 1 and 2, which are mostly comprised of CC data).</w:t>
      </w:r>
      <w:commentRangeEnd w:id="426"/>
      <w:r w:rsidR="002C350B">
        <w:rPr>
          <w:rStyle w:val="CommentReference"/>
        </w:rPr>
        <w:commentReference w:id="426"/>
      </w:r>
      <w:r>
        <w:t xml:space="preserve"> Preliminary analyses of sablefish movement rates from tagging data indicate that male sablefish seem to move more frequently to and from sea mounts, which are </w:t>
      </w:r>
      <w:r w:rsidR="00B17CAE">
        <w:t>clustered within the regions identified here</w:t>
      </w:r>
      <w:ins w:id="428" w:author="Maia Kapur" w:date="2019-04-22T10:10:00Z">
        <w:r w:rsidR="009D75F5">
          <w:t xml:space="preserve">. </w:t>
        </w:r>
      </w:ins>
      <w:del w:id="429" w:author="Maia Kapur" w:date="2019-04-22T10:10:00Z">
        <w:r w:rsidR="00852696" w:rsidDel="009D75F5">
          <w:delText xml:space="preserve"> (Rogers et al., in preparation)</w:delText>
        </w:r>
        <w:r w:rsidR="00B17CAE" w:rsidDel="009D75F5">
          <w:delText>.</w:delText>
        </w:r>
        <w:r w:rsidDel="009D75F5">
          <w:delText xml:space="preserve">  </w:delText>
        </w:r>
      </w:del>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ins w:id="430" w:author="Punt, Andre (O&amp;A, Hobart)" w:date="2019-04-22T06:09:00Z">
        <w:r w:rsidR="00FB5BF5">
          <w:t>that</w:t>
        </w:r>
        <w:r w:rsidR="006166CD">
          <w:t xml:space="preserve"> </w:t>
        </w:r>
      </w:ins>
      <w:del w:id="431" w:author="Punt, Andre (O&amp;A, Hobart)" w:date="2019-04-22T06:09:00Z">
        <w:r w:rsidR="00291BC9" w:rsidDel="00FB5BF5">
          <w:delText xml:space="preserve">which </w:delText>
        </w:r>
      </w:del>
      <w:r w:rsidR="00291BC9">
        <w:t xml:space="preserve">examined early life history of fishery-caught coastal sablefish </w:t>
      </w:r>
      <w:del w:id="432" w:author="Punt, Andre (O&amp;A, Hobart)" w:date="2019-04-22T06:10:00Z">
        <w:r w:rsidR="00291BC9" w:rsidDel="006166CD">
          <w:delText xml:space="preserve">also </w:delText>
        </w:r>
      </w:del>
      <w:r w:rsidR="00291BC9">
        <w:t>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w:t>
      </w:r>
      <w:del w:id="433" w:author="Punt, Andre (O&amp;A, Hobart)" w:date="2019-04-22T06:10:00Z">
        <w:r w:rsidR="00291BC9" w:rsidDel="006166CD">
          <w:delText xml:space="preserve">simple </w:delText>
        </w:r>
      </w:del>
      <w:r w:rsidR="00291BC9">
        <w:t>fact that females grow larger and are likely preferentially targeted in the commercial fishery. This could render females more sensitive to changes in fisher behavior such as the implementation of catch shares in 2011, which affected discard rates in many ground</w:t>
      </w:r>
      <w:r w:rsidR="002C350B">
        <w:t xml:space="preserve">fish </w:t>
      </w:r>
      <w:r w:rsidR="00291BC9">
        <w:t>fisheries</w:t>
      </w:r>
      <w:r w:rsidR="003A7C48">
        <w:t xml:space="preserve"> </w:t>
      </w:r>
      <w:r w:rsidR="003A7C48">
        <w:fldChar w:fldCharType="begin" w:fldLock="1"/>
      </w:r>
      <w:r w:rsidR="003A7C48">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fldChar w:fldCharType="separate"/>
      </w:r>
      <w:r w:rsidR="003A7C48" w:rsidRPr="003A7C48">
        <w:rPr>
          <w:noProof/>
        </w:rPr>
        <w:t>(Somers et al., 2018)</w:t>
      </w:r>
      <w:r w:rsidR="003A7C48">
        <w:fldChar w:fldCharType="end"/>
      </w:r>
      <w:r w:rsidR="00291BC9">
        <w:t>.</w:t>
      </w:r>
    </w:p>
    <w:p w14:paraId="4975AFD0" w14:textId="17022E1D" w:rsidR="00BD6121" w:rsidRDefault="00E237EF" w:rsidP="00B815FF">
      <w:pPr>
        <w:spacing w:line="240" w:lineRule="auto"/>
        <w:ind w:firstLine="360"/>
        <w:jc w:val="both"/>
      </w:pPr>
      <w:del w:id="434" w:author="Punt, Andre (O&amp;A, Hobart)" w:date="2019-04-22T06:10:00Z">
        <w:r w:rsidDel="006166CD">
          <w:delText>The c</w:delText>
        </w:r>
      </w:del>
      <w:ins w:id="435" w:author="Punt, Andre (O&amp;A, Hobart)" w:date="2019-04-22T06:10:00Z">
        <w:r w:rsidR="006166CD">
          <w:t>C</w:t>
        </w:r>
      </w:ins>
      <w:r>
        <w:t xml:space="preserve">onsideration of temporal variation in sablefish growth is further complicated by the exploitation history of the fishery, which has steadily </w:t>
      </w:r>
      <w:del w:id="436" w:author="Punt, Andre (O&amp;A, Hobart)" w:date="2019-04-22T06:11:00Z">
        <w:r w:rsidDel="006166CD">
          <w:delText xml:space="preserve">marched </w:delText>
        </w:r>
      </w:del>
      <w:ins w:id="437" w:author="Punt, Andre (O&amp;A, Hobart)" w:date="2019-04-22T06:11:00Z">
        <w:r w:rsidR="006166CD">
          <w:t xml:space="preserve">moved </w:t>
        </w:r>
      </w:ins>
      <w:r>
        <w:t>north- and west-ward over the last several decades, encountering ‘larger’ fish</w:t>
      </w:r>
      <w:r w:rsidR="00BD6121">
        <w:t xml:space="preserve"> with subsequent expansion</w:t>
      </w:r>
      <w:r w:rsidR="003A7C48">
        <w:t xml:space="preserve"> </w:t>
      </w:r>
      <w:r w:rsidR="003A7C48">
        <w:fldChar w:fldCharType="begin" w:fldLock="1"/>
      </w:r>
      <w:r w:rsidR="003C1A99">
        <w:instrText>ADDIN CSL_CITATION {"citationItems":[{"id":"ITEM-1","itemData":{"author":[{"dropping-particle":"","family":"Pacific Fisheries Management Council (PFMC)","given":"","non-dropping-particle":"","parse-names":false,"suffix":""}],"container-title":"Pacific Fishery Management Council, 7700 NE Ambassador Place, Suite 101, Portland, Oregon.","id":"ITEM-1","issue":"503","issued":{"date-parts":[["2013"]]},"title":"Pacific Coast Fishery Ecosystem Plan for the U.S. Portion of the California Current Large Marine Ecosystem","type":"article-journal","volume":"97220"},"uris":["http://www.mendeley.com/documents/?uuid=d5ab8243-e524-4187-a6f7-72c5dedcc6f7"]}],"mendeley":{"formattedCitation":"(Pacific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fldChar w:fldCharType="separate"/>
      </w:r>
      <w:r w:rsidR="003A7C48" w:rsidRPr="003A7C48">
        <w:rPr>
          <w:noProof/>
        </w:rPr>
        <w:t>(Pacific Fisheries Management Council (PFMC), 2013)</w:t>
      </w:r>
      <w:r w:rsidR="003A7C48">
        <w:fldChar w:fldCharType="end"/>
      </w:r>
      <w:r>
        <w:t xml:space="preserve">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w:t>
      </w:r>
      <w:r w:rsidR="00D91843" w:rsidRPr="006166CD">
        <w:rPr>
          <w:highlight w:val="yellow"/>
          <w:rPrChange w:id="438" w:author="Punt, Andre (O&amp;A, Hobart)" w:date="2019-04-22T06:10:00Z">
            <w:rPr/>
          </w:rPrChange>
        </w:rPr>
        <w:t>Appendix figure A14</w:t>
      </w:r>
      <w:r w:rsidR="00D91843">
        <w:t>)</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w:t>
      </w:r>
      <w:r w:rsidR="0054799E">
        <w:lastRenderedPageBreak/>
        <w:t>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w:t>
      </w:r>
      <w:r w:rsidR="006665D1">
        <w:t xml:space="preserve">length </w:t>
      </w:r>
      <w:r w:rsidR="0054799E">
        <w:t xml:space="preserve">or among cohorts. Data </w:t>
      </w:r>
      <w:del w:id="439" w:author="Punt, Andre (O&amp;A, Hobart)" w:date="2019-04-22T06:11:00Z">
        <w:r w:rsidR="0054799E" w:rsidDel="006166CD">
          <w:delText xml:space="preserve">was </w:delText>
        </w:r>
      </w:del>
      <w:ins w:id="440" w:author="Punt, Andre (O&amp;A, Hobart)" w:date="2019-04-22T06:11:00Z">
        <w:r w:rsidR="006166CD">
          <w:t xml:space="preserve">were </w:t>
        </w:r>
      </w:ins>
      <w:r w:rsidR="0054799E">
        <w:t xml:space="preserve">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w:t>
      </w:r>
      <w:commentRangeStart w:id="441"/>
      <w:r w:rsidR="00247F68">
        <w:t>models</w:t>
      </w:r>
      <w:commentRangeEnd w:id="441"/>
      <w:r w:rsidR="00B917C8">
        <w:rPr>
          <w:rStyle w:val="CommentReference"/>
        </w:rPr>
        <w:commentReference w:id="441"/>
      </w:r>
      <w:r w:rsidR="00247F68">
        <w:t xml:space="preserve">, </w:t>
      </w:r>
      <w:r w:rsidR="00247F68">
        <w:fldChar w:fldCharType="begin" w:fldLock="1"/>
      </w:r>
      <w:ins w:id="442" w:author="Maia Kapur" w:date="2019-04-22T16:27:00Z">
        <w:r w:rsidR="0068598A">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2019a)","plainTextFormattedCitation":"(Thorson, 2019b)","previouslyFormattedCitation":"(Thorson, 2019b)"},"properties":{"noteIndex":0},"schema":"https://github.com/citation-style-language/schema/raw/master/csl-citation.json"}</w:instrText>
        </w:r>
      </w:ins>
      <w:del w:id="443" w:author="Maia Kapur" w:date="2019-04-22T16:27:00Z">
        <w:r w:rsidR="00A313A5" w:rsidDel="0068598A">
          <w:del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delInstrText>
        </w:r>
      </w:del>
      <w:r w:rsidR="00247F68">
        <w:fldChar w:fldCharType="separate"/>
      </w:r>
      <w:r w:rsidR="00247F68" w:rsidRPr="00247F68">
        <w:rPr>
          <w:noProof/>
        </w:rPr>
        <w:t>Thorson, 2019</w:t>
      </w:r>
      <w:ins w:id="444" w:author="Maia Kapur" w:date="2019-04-22T10:10:00Z">
        <w:r w:rsidR="006C449C">
          <w:rPr>
            <w:noProof/>
          </w:rPr>
          <w:t>a</w:t>
        </w:r>
      </w:ins>
      <w:r w:rsidR="00247F68" w:rsidRPr="00247F68">
        <w:rPr>
          <w:noProof/>
        </w:rPr>
        <w:t>)</w:t>
      </w:r>
      <w:r w:rsidR="00247F68">
        <w:fldChar w:fldCharType="end"/>
      </w:r>
      <w:r w:rsidR="00247F68">
        <w:t xml:space="preserve"> may strengthen the ability to disentangle such trends, and also to consider </w:t>
      </w:r>
      <w:r w:rsidR="00E815F4">
        <w:t>covarying spatial effects</w:t>
      </w:r>
      <w:r w:rsidR="00247F68">
        <w:t xml:space="preserve"> (e.g. near- and </w:t>
      </w:r>
      <w:commentRangeStart w:id="445"/>
      <w:r w:rsidR="00247F68">
        <w:t>offshore</w:t>
      </w:r>
      <w:commentRangeEnd w:id="445"/>
      <w:r w:rsidR="006166CD">
        <w:rPr>
          <w:rStyle w:val="CommentReference"/>
        </w:rPr>
        <w:commentReference w:id="445"/>
      </w:r>
      <w:r w:rsidR="00247F68">
        <w:t>).</w:t>
      </w:r>
    </w:p>
    <w:p w14:paraId="136F82C3" w14:textId="77777777" w:rsidR="005A0B2F" w:rsidRDefault="005A0B2F" w:rsidP="00B815FF">
      <w:pPr>
        <w:spacing w:line="240" w:lineRule="auto"/>
        <w:jc w:val="both"/>
        <w:sectPr w:rsidR="005A0B2F" w:rsidSect="007D19A2">
          <w:pgSz w:w="12240" w:h="15840"/>
          <w:pgMar w:top="1440" w:right="1440" w:bottom="1440" w:left="1440" w:header="720" w:footer="720" w:gutter="0"/>
          <w:lnNumType w:countBy="1" w:restart="continuous"/>
          <w:cols w:space="720"/>
          <w:docGrid w:linePitch="360"/>
        </w:sectPr>
      </w:pPr>
      <w:bookmarkStart w:id="446" w:name="_GoBack"/>
      <w:bookmarkEnd w:id="446"/>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447" w:name="_Hlk2063726"/>
      <w:r>
        <w:rPr>
          <w:noProof/>
          <w:lang w:val="en-AU" w:eastAsia="en-AU"/>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7D113E7F" w:rsidR="00905488" w:rsidRDefault="00905488">
      <w:pPr>
        <w:pStyle w:val="Caption"/>
        <w:jc w:val="both"/>
        <w:sectPr w:rsidR="00905488" w:rsidSect="006A5337">
          <w:pgSz w:w="12240" w:h="15840"/>
          <w:pgMar w:top="1440" w:right="1440" w:bottom="1440" w:left="1440" w:header="720" w:footer="720" w:gutter="0"/>
          <w:cols w:space="720"/>
          <w:docGrid w:linePitch="360"/>
        </w:sectPr>
        <w:pPrChange w:id="448" w:author="Punt, Andre (O&amp;A, Hobart)" w:date="2019-04-22T04:31:00Z">
          <w:pPr>
            <w:pStyle w:val="Caption"/>
            <w:spacing w:line="360" w:lineRule="auto"/>
          </w:pPr>
        </w:pPrChange>
      </w:pPr>
      <w:bookmarkStart w:id="449"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449"/>
      <w:r>
        <w:t xml:space="preserve">. Example </w:t>
      </w:r>
      <w:del w:id="450" w:author="Punt, Andre (O&amp;A, Hobart)" w:date="2019-04-22T04:32:00Z">
        <w:r w:rsidDel="001B6135">
          <w:delText xml:space="preserve">single </w:delText>
        </w:r>
      </w:del>
      <w:r>
        <w:t>dataset for each tested spatial scenario</w:t>
      </w:r>
      <w:del w:id="451" w:author="Punt, Andre (O&amp;A, Hobart)" w:date="2019-04-22T04:32:00Z">
        <w:r w:rsidDel="001B6135">
          <w:delText xml:space="preserve"> presented</w:delText>
        </w:r>
      </w:del>
      <w:r>
        <w:t xml:space="preserve">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447"/>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452" w:name="_Hlk2063740"/>
      <w:r>
        <w:rPr>
          <w:noProof/>
          <w:lang w:val="en-AU" w:eastAsia="en-AU"/>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5463D982" w:rsidR="003D44CE" w:rsidRDefault="00CE5DA5">
      <w:pPr>
        <w:pStyle w:val="Caption"/>
        <w:jc w:val="both"/>
        <w:sectPr w:rsidR="003D44CE" w:rsidSect="006A5337">
          <w:pgSz w:w="12240" w:h="15840"/>
          <w:pgMar w:top="1440" w:right="1440" w:bottom="1440" w:left="1440" w:header="720" w:footer="720" w:gutter="0"/>
          <w:cols w:space="720"/>
          <w:docGrid w:linePitch="360"/>
        </w:sectPr>
        <w:pPrChange w:id="453" w:author="Punt, Andre (O&amp;A, Hobart)" w:date="2019-04-22T04:32:00Z">
          <w:pPr>
            <w:pStyle w:val="Caption"/>
            <w:spacing w:line="360" w:lineRule="auto"/>
          </w:pPr>
        </w:pPrChange>
      </w:pPr>
      <w:bookmarkStart w:id="454"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454"/>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 xml:space="preserve">for a single simulated dataset with no designated spatial or temporal breaks. </w:t>
      </w:r>
      <w:del w:id="455" w:author="Maia Kapur" w:date="2019-04-22T09:57:00Z">
        <w:r w:rsidR="003D44CE" w:rsidDel="006639BD">
          <w:delText>Vertical dashed red lines indicate detected break points, which are the maximum value obtained for this data set and do not have a confidence interval that contains zero.</w:delText>
        </w:r>
      </w:del>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456" w:name="_Hlk3275656"/>
      <w:r>
        <w:rPr>
          <w:noProof/>
          <w:lang w:val="en-AU" w:eastAsia="en-AU"/>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775B0F98" w:rsidR="00AD52F6" w:rsidRDefault="00675625">
      <w:pPr>
        <w:pStyle w:val="Caption"/>
        <w:jc w:val="both"/>
        <w:sectPr w:rsidR="00AD52F6" w:rsidSect="006A5337">
          <w:pgSz w:w="12240" w:h="15840"/>
          <w:pgMar w:top="1440" w:right="1440" w:bottom="1440" w:left="1440" w:header="720" w:footer="720" w:gutter="0"/>
          <w:cols w:space="720"/>
          <w:docGrid w:linePitch="360"/>
        </w:sectPr>
        <w:pPrChange w:id="457" w:author="Punt, Andre (O&amp;A, Hobart)" w:date="2019-04-22T04:33:00Z">
          <w:pPr>
            <w:pStyle w:val="Caption"/>
            <w:spacing w:line="360" w:lineRule="auto"/>
          </w:pPr>
        </w:pPrChange>
      </w:pPr>
      <w:bookmarkStart w:id="458"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458"/>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ins w:id="459" w:author="Punt, Andre (O&amp;A, Hobart)" w:date="2019-04-22T04:33:00Z">
        <w:r w:rsidR="001B6135">
          <w:t xml:space="preserve">the </w:t>
        </w:r>
      </w:ins>
      <w:r w:rsidR="00081EE8">
        <w:t>first derivative</w:t>
      </w:r>
      <w:ins w:id="460" w:author="Punt, Andre (O&amp;A, Hobart)" w:date="2019-04-22T04:33:00Z">
        <w:r w:rsidR="001B6135">
          <w:t>s</w:t>
        </w:r>
      </w:ins>
      <w:r w:rsidR="00081EE8">
        <w:t xml:space="preserve"> of the spatial smoothers; (</w:t>
      </w:r>
      <w:r w:rsidR="002F43F1">
        <w:t>g</w:t>
      </w:r>
      <w:r w:rsidR="00081EE8">
        <w:t>) ma</w:t>
      </w:r>
      <w:r w:rsidR="00514739">
        <w:t>p</w:t>
      </w:r>
      <w:r w:rsidR="00081EE8">
        <w:t xml:space="preserve"> of age-6 fish for a single simulated dataset with </w:t>
      </w:r>
      <w:del w:id="461" w:author="Maia Kapur" w:date="2019-04-22T09:57:00Z">
        <w:r w:rsidR="00081EE8" w:rsidDel="006639BD">
          <w:delText>no designated spatial</w:delText>
        </w:r>
        <w:r w:rsidR="00EE0A09" w:rsidDel="006639BD">
          <w:delText xml:space="preserve"> or temporal</w:delText>
        </w:r>
        <w:r w:rsidR="00081EE8" w:rsidDel="006639BD">
          <w:delText xml:space="preserve"> breaks</w:delText>
        </w:r>
      </w:del>
      <w:ins w:id="462" w:author="Maia Kapur" w:date="2019-04-22T09:57:00Z">
        <w:r w:rsidR="006639BD">
          <w:t>a singl</w:t>
        </w:r>
      </w:ins>
      <w:ins w:id="463" w:author="Maia Kapur" w:date="2019-04-22T09:58:00Z">
        <w:r w:rsidR="006639BD">
          <w:t>e, symmetrical break at 25° latitude and longitude</w:t>
        </w:r>
      </w:ins>
      <w:r w:rsidR="00081EE8">
        <w:t>.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lang w:val="en-AU" w:eastAsia="en-AU"/>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20915489"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464" w:name="_Ref5206683"/>
      <w:bookmarkStart w:id="465" w:name="_Ref5206675"/>
      <w:r>
        <w:lastRenderedPageBreak/>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464"/>
      <w:r>
        <w:t xml:space="preserve">. a) coverage probabilities for </w:t>
      </w:r>
      <w:ins w:id="466" w:author="Punt, Andre (O&amp;A, Hobart)" w:date="2019-04-22T04:57:00Z">
        <w:r w:rsidR="00071A25">
          <w:t xml:space="preserve">the </w:t>
        </w:r>
      </w:ins>
      <w:r>
        <w:t xml:space="preserve">endpoints of </w:t>
      </w:r>
      <w:ins w:id="467" w:author="Punt, Andre (O&amp;A, Hobart)" w:date="2019-04-22T04:57:00Z">
        <w:r w:rsidR="00071A25">
          <w:t xml:space="preserve">the </w:t>
        </w:r>
      </w:ins>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465"/>
    </w:p>
    <w:bookmarkEnd w:id="452"/>
    <w:bookmarkEnd w:id="456"/>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lang w:val="en-AU" w:eastAsia="en-AU"/>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468"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468"/>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lang w:val="en-AU" w:eastAsia="en-AU"/>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469"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469"/>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470"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470"/>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471"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471"/>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472"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proofErr w:type="gramStart"/>
            <w:r>
              <w:t>U[</w:t>
            </w:r>
            <w:proofErr w:type="gramEnd"/>
            <w:r>
              <w:t xml:space="preserve">0,25]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proofErr w:type="gramStart"/>
            <w:r w:rsidR="00B82748">
              <w:t>U[</w:t>
            </w:r>
            <w:proofErr w:type="gramEnd"/>
            <w:r w:rsidR="00B82748">
              <w:t>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 from years 0 to 49 and Regime 2 thereafter</w:t>
            </w:r>
          </w:p>
        </w:tc>
      </w:tr>
    </w:tbl>
    <w:p w14:paraId="305463CD" w14:textId="5151B850"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473" w:name="_Ref872431"/>
      <w:bookmarkStart w:id="474"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473"/>
      <w:r>
        <w:t xml:space="preserve">. Summary of </w:t>
      </w:r>
      <w:del w:id="475" w:author="Punt, Andre (O&amp;A, Hobart)" w:date="2019-04-22T04:35:00Z">
        <w:r w:rsidDel="001B6135">
          <w:delText xml:space="preserve">simulated </w:delText>
        </w:r>
      </w:del>
      <w:ins w:id="476" w:author="Punt, Andre (O&amp;A, Hobart)" w:date="2019-04-22T04:35:00Z">
        <w:r w:rsidR="001B6135">
          <w:t>simulation scenarios</w:t>
        </w:r>
      </w:ins>
      <w:del w:id="477" w:author="Punt, Andre (O&amp;A, Hobart)" w:date="2019-04-22T04:35:00Z">
        <w:r w:rsidDel="001B6135">
          <w:delText>datasets</w:delText>
        </w:r>
      </w:del>
      <w:r>
        <w:t xml:space="preserve"> used to test the </w:t>
      </w:r>
      <w:r w:rsidR="007D5FD4">
        <w:t>proposed</w:t>
      </w:r>
      <w:r>
        <w:t xml:space="preserve"> method </w:t>
      </w:r>
      <w:bookmarkEnd w:id="474"/>
      <w:r w:rsidR="007D5FD4">
        <w:t>against various degrees of spatial growth variation, and a single temporal scenario.</w:t>
      </w:r>
    </w:p>
    <w:bookmarkEnd w:id="472"/>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r>
              <w:rPr>
                <w:b/>
              </w:rPr>
              <w:t>Coverage probability for L</w:t>
            </w:r>
            <w:r w:rsidRPr="000645CA">
              <w:rPr>
                <w:b/>
                <w:vertAlign w:val="subscript"/>
              </w:rPr>
              <w:t>1</w:t>
            </w:r>
            <w:r>
              <w:rPr>
                <w:b/>
                <w:vertAlign w:val="subscript"/>
              </w:rPr>
              <w:t>,</w:t>
            </w:r>
            <w:r>
              <w:rPr>
                <w:b/>
              </w:rPr>
              <w:t xml:space="preserve"> L</w:t>
            </w:r>
            <w:r>
              <w:rPr>
                <w:b/>
                <w:vertAlign w:val="subscript"/>
              </w:rPr>
              <w:t>2</w:t>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478"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478"/>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3A277BFE"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r w:rsidR="004D3306">
              <w:rPr>
                <w:b/>
              </w:rPr>
              <w:t xml:space="preserve"> to fit GAM</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 xml:space="preserve">VBGF parameters </w:t>
            </w:r>
            <w:commentRangeStart w:id="479"/>
            <w:r w:rsidRPr="00D55A0E">
              <w:rPr>
                <w:b/>
              </w:rPr>
              <w:t>from</w:t>
            </w:r>
            <w:commentRangeEnd w:id="479"/>
            <w:r w:rsidR="00201B5B">
              <w:rPr>
                <w:rStyle w:val="CommentReference"/>
                <w:iCs w:val="0"/>
              </w:rPr>
              <w:commentReference w:id="479"/>
            </w:r>
            <w:r w:rsidRPr="00D55A0E">
              <w:rPr>
                <w:b/>
              </w:rPr>
              <w:t xml:space="preserve">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5B331652" w:rsidR="001958F3" w:rsidRPr="00800DEA" w:rsidRDefault="00707C59" w:rsidP="00262084">
            <w:pPr>
              <w:pStyle w:val="Caption"/>
              <w:jc w:val="center"/>
              <w:rPr>
                <w:b/>
                <w:i/>
                <w:rPrChange w:id="480" w:author="Maia Kapur" w:date="2019-04-22T09:59:00Z">
                  <w:rPr>
                    <w:b/>
                    <w:i/>
                  </w:rPr>
                </w:rPrChange>
              </w:rPr>
            </w:pPr>
            <w:r w:rsidRPr="00800DEA">
              <w:rPr>
                <w:b/>
                <w:rPrChange w:id="481" w:author="Maia Kapur" w:date="2019-04-22T09:59:00Z">
                  <w:rPr>
                    <w:b/>
                    <w:i/>
                  </w:rPr>
                </w:rPrChange>
              </w:rPr>
              <w:t>k</w:t>
            </w:r>
            <w:ins w:id="482" w:author="Maia Kapur" w:date="2019-04-22T09:59:00Z">
              <w:r w:rsidR="00800DEA">
                <w:rPr>
                  <w:b/>
                  <w:i/>
                </w:rPr>
                <w:t xml:space="preserve"> </w:t>
              </w:r>
              <w:r w:rsidR="00800DEA" w:rsidRPr="00800DEA">
                <w:rPr>
                  <w:b/>
                  <w:rPrChange w:id="483" w:author="Maia Kapur" w:date="2019-04-22T09:59:00Z">
                    <w:rPr>
                      <w:b/>
                      <w:i/>
                    </w:rPr>
                  </w:rPrChange>
                </w:rPr>
                <w:t xml:space="preserve">(years </w:t>
              </w:r>
              <w:r w:rsidR="00800DEA" w:rsidRPr="00800DEA">
                <w:rPr>
                  <w:b/>
                  <w:vertAlign w:val="superscript"/>
                  <w:rPrChange w:id="484" w:author="Maia Kapur" w:date="2019-04-22T09:59:00Z">
                    <w:rPr>
                      <w:b/>
                      <w:i/>
                      <w:vertAlign w:val="superscript"/>
                    </w:rPr>
                  </w:rPrChange>
                </w:rPr>
                <w:t>-1</w:t>
              </w:r>
              <w:r w:rsidR="00800DEA" w:rsidRPr="00800DEA">
                <w:rPr>
                  <w:b/>
                  <w:rPrChange w:id="485" w:author="Maia Kapur" w:date="2019-04-22T09:59:00Z">
                    <w:rPr>
                      <w:b/>
                      <w:i/>
                    </w:rPr>
                  </w:rPrChange>
                </w:rPr>
                <w:t>)</w:t>
              </w:r>
            </w:ins>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486" w:name="_Ref525720559"/>
    </w:p>
    <w:p w14:paraId="64BCB143" w14:textId="3AE71E5F" w:rsidR="001958F3" w:rsidRDefault="00B94D25">
      <w:pPr>
        <w:pStyle w:val="Caption"/>
        <w:spacing w:after="0"/>
        <w:jc w:val="both"/>
        <w:sectPr w:rsidR="001958F3" w:rsidSect="001958F3">
          <w:pgSz w:w="15840" w:h="12240" w:orient="landscape"/>
          <w:pgMar w:top="1440" w:right="1440" w:bottom="1440" w:left="1440" w:header="720" w:footer="720" w:gutter="0"/>
          <w:cols w:space="720"/>
          <w:docGrid w:linePitch="360"/>
        </w:sectPr>
        <w:pPrChange w:id="487" w:author="Punt, Andre (O&amp;A, Hobart)" w:date="2019-04-22T05:49:00Z">
          <w:pPr>
            <w:pStyle w:val="Caption"/>
            <w:spacing w:line="360" w:lineRule="auto"/>
          </w:pPr>
        </w:pPrChange>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486"/>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here</w:t>
      </w:r>
      <w:r w:rsidR="00AB2804">
        <w:t>.</w:t>
      </w:r>
    </w:p>
    <w:tbl>
      <w:tblPr>
        <w:tblStyle w:val="TableGrid"/>
        <w:tblW w:w="13545" w:type="dxa"/>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5C4FC5">
        <w:trPr>
          <w:trHeight w:val="1353"/>
        </w:trPr>
        <w:tc>
          <w:tcPr>
            <w:tcW w:w="925" w:type="dxa"/>
            <w:vMerge w:val="restart"/>
          </w:tcPr>
          <w:p w14:paraId="3F7D7E6B" w14:textId="624B32DA" w:rsidR="00C11B78" w:rsidRPr="004D3306" w:rsidRDefault="00C11B78" w:rsidP="004D3306">
            <w:pPr>
              <w:jc w:val="center"/>
              <w:rPr>
                <w:b/>
                <w:sz w:val="22"/>
                <w:szCs w:val="22"/>
              </w:rPr>
            </w:pPr>
            <w:r w:rsidRPr="004D3306">
              <w:rPr>
                <w:b/>
                <w:sz w:val="22"/>
                <w:szCs w:val="22"/>
              </w:rPr>
              <w:lastRenderedPageBreak/>
              <w:t>Region</w:t>
            </w:r>
          </w:p>
        </w:tc>
        <w:tc>
          <w:tcPr>
            <w:tcW w:w="1512" w:type="dxa"/>
            <w:vMerge w:val="restart"/>
          </w:tcPr>
          <w:p w14:paraId="5A324D33" w14:textId="507CE0F8" w:rsidR="00C11B78" w:rsidRPr="004D3306" w:rsidRDefault="00C11B78" w:rsidP="004D3306">
            <w:pPr>
              <w:jc w:val="center"/>
              <w:rPr>
                <w:b/>
                <w:sz w:val="22"/>
                <w:szCs w:val="22"/>
              </w:rPr>
            </w:pPr>
            <w:r w:rsidRPr="004D3306">
              <w:rPr>
                <w:b/>
                <w:sz w:val="22"/>
                <w:szCs w:val="22"/>
              </w:rPr>
              <w:t>Sex</w:t>
            </w:r>
          </w:p>
        </w:tc>
        <w:tc>
          <w:tcPr>
            <w:tcW w:w="1157" w:type="dxa"/>
            <w:vMerge w:val="restart"/>
          </w:tcPr>
          <w:p w14:paraId="715094F5" w14:textId="4CE1E341" w:rsidR="00C11B78" w:rsidRPr="004D3306" w:rsidRDefault="00C11B78" w:rsidP="004D3306">
            <w:pPr>
              <w:jc w:val="center"/>
              <w:rPr>
                <w:b/>
                <w:sz w:val="22"/>
                <w:szCs w:val="22"/>
              </w:rPr>
            </w:pPr>
            <w:r w:rsidRPr="004D3306">
              <w:rPr>
                <w:b/>
                <w:sz w:val="22"/>
                <w:szCs w:val="22"/>
              </w:rPr>
              <w:t>Period</w:t>
            </w:r>
          </w:p>
        </w:tc>
        <w:tc>
          <w:tcPr>
            <w:tcW w:w="1096" w:type="dxa"/>
            <w:vMerge w:val="restart"/>
          </w:tcPr>
          <w:p w14:paraId="1419A7CA" w14:textId="4B3E8974" w:rsidR="00C11B78" w:rsidRPr="004D3306" w:rsidRDefault="00C11B78" w:rsidP="004D3306">
            <w:pPr>
              <w:jc w:val="center"/>
              <w:rPr>
                <w:b/>
                <w:sz w:val="22"/>
                <w:szCs w:val="22"/>
              </w:rPr>
            </w:pPr>
            <w:r w:rsidRPr="004D3306">
              <w:rPr>
                <w:b/>
                <w:sz w:val="22"/>
                <w:szCs w:val="22"/>
              </w:rPr>
              <w:t>Sample Size used to fit GAM</w:t>
            </w:r>
          </w:p>
        </w:tc>
        <w:tc>
          <w:tcPr>
            <w:tcW w:w="4850" w:type="dxa"/>
            <w:gridSpan w:val="3"/>
          </w:tcPr>
          <w:p w14:paraId="52A6A5F8" w14:textId="02535A08" w:rsidR="00C11B78" w:rsidRPr="004D3306" w:rsidRDefault="00C11B78" w:rsidP="004D3306">
            <w:pPr>
              <w:jc w:val="center"/>
              <w:rPr>
                <w:b/>
                <w:sz w:val="22"/>
                <w:szCs w:val="22"/>
              </w:rPr>
            </w:pPr>
            <w:r w:rsidRPr="004D3306">
              <w:rPr>
                <w:b/>
                <w:sz w:val="22"/>
                <w:szCs w:val="22"/>
              </w:rPr>
              <w:t>Estimated VGBF Parameters</w:t>
            </w:r>
          </w:p>
        </w:tc>
        <w:tc>
          <w:tcPr>
            <w:tcW w:w="4005" w:type="dxa"/>
            <w:gridSpan w:val="3"/>
          </w:tcPr>
          <w:p w14:paraId="64E40B0F" w14:textId="52B186A0" w:rsidR="00C11B78" w:rsidRPr="004D3306" w:rsidRDefault="00C11B78" w:rsidP="004D3306">
            <w:pPr>
              <w:jc w:val="center"/>
              <w:rPr>
                <w:b/>
                <w:sz w:val="22"/>
                <w:szCs w:val="22"/>
              </w:rPr>
            </w:pPr>
            <w:r w:rsidRPr="004D3306">
              <w:rPr>
                <w:b/>
                <w:sz w:val="22"/>
                <w:szCs w:val="22"/>
              </w:rPr>
              <w:t>Endpoints of growth curve</w:t>
            </w:r>
          </w:p>
        </w:tc>
      </w:tr>
      <w:tr w:rsidR="00A22BF1" w:rsidRPr="004D3306" w14:paraId="19C8D087" w14:textId="1B893729" w:rsidTr="005C4FC5">
        <w:trPr>
          <w:gridAfter w:val="1"/>
          <w:wAfter w:w="11" w:type="dxa"/>
          <w:trHeight w:val="479"/>
        </w:trPr>
        <w:tc>
          <w:tcPr>
            <w:tcW w:w="925" w:type="dxa"/>
            <w:vMerge/>
            <w:tcBorders>
              <w:bottom w:val="single" w:sz="4" w:space="0" w:color="auto"/>
            </w:tcBorders>
          </w:tcPr>
          <w:p w14:paraId="217D5A04" w14:textId="1EF03B6C" w:rsidR="00A22BF1" w:rsidRPr="004D3306" w:rsidRDefault="00A22BF1" w:rsidP="004D3306">
            <w:pPr>
              <w:jc w:val="center"/>
              <w:rPr>
                <w:b/>
                <w:sz w:val="22"/>
                <w:szCs w:val="22"/>
              </w:rPr>
            </w:pPr>
          </w:p>
        </w:tc>
        <w:tc>
          <w:tcPr>
            <w:tcW w:w="1512" w:type="dxa"/>
            <w:vMerge/>
            <w:tcBorders>
              <w:bottom w:val="single" w:sz="4" w:space="0" w:color="auto"/>
            </w:tcBorders>
          </w:tcPr>
          <w:p w14:paraId="62DA6B5B" w14:textId="4545B9A8" w:rsidR="00A22BF1" w:rsidRPr="004D3306" w:rsidRDefault="00A22BF1" w:rsidP="004D3306">
            <w:pPr>
              <w:jc w:val="center"/>
              <w:rPr>
                <w:b/>
                <w:sz w:val="22"/>
                <w:szCs w:val="22"/>
              </w:rPr>
            </w:pPr>
          </w:p>
        </w:tc>
        <w:tc>
          <w:tcPr>
            <w:tcW w:w="1157" w:type="dxa"/>
            <w:vMerge/>
            <w:tcBorders>
              <w:bottom w:val="single" w:sz="4" w:space="0" w:color="auto"/>
            </w:tcBorders>
          </w:tcPr>
          <w:p w14:paraId="3E101B00" w14:textId="77777777" w:rsidR="00A22BF1" w:rsidRPr="004D3306" w:rsidRDefault="00A22BF1" w:rsidP="004D3306">
            <w:pPr>
              <w:jc w:val="center"/>
              <w:rPr>
                <w:b/>
                <w:sz w:val="22"/>
                <w:szCs w:val="22"/>
              </w:rPr>
            </w:pPr>
          </w:p>
        </w:tc>
        <w:tc>
          <w:tcPr>
            <w:tcW w:w="1096" w:type="dxa"/>
            <w:vMerge/>
            <w:tcBorders>
              <w:bottom w:val="single" w:sz="4" w:space="0" w:color="auto"/>
            </w:tcBorders>
          </w:tcPr>
          <w:p w14:paraId="2CF795DC" w14:textId="3B6F7609" w:rsidR="00A22BF1" w:rsidRPr="004D3306" w:rsidRDefault="00A22BF1" w:rsidP="004D3306">
            <w:pPr>
              <w:jc w:val="center"/>
              <w:rPr>
                <w:b/>
                <w:sz w:val="22"/>
                <w:szCs w:val="22"/>
              </w:rPr>
            </w:pPr>
          </w:p>
        </w:tc>
        <w:tc>
          <w:tcPr>
            <w:tcW w:w="1811" w:type="dxa"/>
            <w:tcBorders>
              <w:bottom w:val="single" w:sz="4" w:space="0" w:color="auto"/>
            </w:tcBorders>
          </w:tcPr>
          <w:p w14:paraId="038C79B2" w14:textId="61FC1DBE"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tcPr>
          <w:p w14:paraId="4FF55742" w14:textId="002D503E" w:rsidR="00A22BF1" w:rsidRPr="004D3306" w:rsidRDefault="00A22BF1" w:rsidP="004D3306">
            <w:pPr>
              <w:jc w:val="center"/>
              <w:rPr>
                <w:b/>
                <w:sz w:val="22"/>
                <w:szCs w:val="22"/>
              </w:rPr>
            </w:pPr>
            <w:commentRangeStart w:id="488"/>
            <w:r w:rsidRPr="004D3306">
              <w:rPr>
                <w:b/>
                <w:sz w:val="22"/>
                <w:szCs w:val="22"/>
              </w:rPr>
              <w:t>k</w:t>
            </w:r>
            <w:commentRangeEnd w:id="488"/>
            <w:r w:rsidR="00B44652">
              <w:rPr>
                <w:rStyle w:val="CommentReference"/>
              </w:rPr>
              <w:commentReference w:id="488"/>
            </w:r>
            <w:ins w:id="489" w:author="Maia Kapur" w:date="2019-04-22T09:59:00Z">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ins>
          </w:p>
        </w:tc>
        <w:tc>
          <w:tcPr>
            <w:tcW w:w="1475" w:type="dxa"/>
            <w:tcBorders>
              <w:bottom w:val="single" w:sz="4" w:space="0" w:color="auto"/>
            </w:tcBorders>
          </w:tcPr>
          <w:p w14:paraId="730E489E" w14:textId="290D5E2D" w:rsidR="00A22BF1" w:rsidRPr="004D3306" w:rsidRDefault="00A22BF1" w:rsidP="004D3306">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tcPr>
          <w:p w14:paraId="52B1C6F8" w14:textId="761F93C3"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tcPr>
          <w:p w14:paraId="7A15EB45" w14:textId="24F1B9B8"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5C4FC5">
        <w:trPr>
          <w:gridAfter w:val="1"/>
          <w:wAfter w:w="11" w:type="dxa"/>
          <w:trHeight w:val="436"/>
        </w:trPr>
        <w:tc>
          <w:tcPr>
            <w:tcW w:w="925" w:type="dxa"/>
            <w:tcBorders>
              <w:top w:val="single" w:sz="4" w:space="0" w:color="auto"/>
              <w:left w:val="single" w:sz="4" w:space="0" w:color="auto"/>
              <w:bottom w:val="nil"/>
              <w:right w:val="nil"/>
            </w:tcBorders>
          </w:tcPr>
          <w:p w14:paraId="0EB6ADB9" w14:textId="4AECC6A6" w:rsidR="004D3306" w:rsidRPr="004D3306" w:rsidRDefault="004D3306" w:rsidP="004D3306">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4D3306">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4D3306">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4D3306">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4D3306">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4D3306">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4D3306">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4D3306">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4D3306">
            <w:pPr>
              <w:jc w:val="center"/>
              <w:rPr>
                <w:sz w:val="22"/>
                <w:szCs w:val="22"/>
                <w:highlight w:val="yellow"/>
              </w:rPr>
            </w:pPr>
            <w:r w:rsidRPr="004D3306">
              <w:rPr>
                <w:color w:val="000000"/>
                <w:sz w:val="22"/>
                <w:szCs w:val="22"/>
              </w:rPr>
              <w:t>60.43</w:t>
            </w:r>
          </w:p>
        </w:tc>
      </w:tr>
      <w:tr w:rsidR="004D3306" w:rsidRPr="004D3306" w14:paraId="6926C9D9" w14:textId="77777777" w:rsidTr="005C4FC5">
        <w:trPr>
          <w:gridAfter w:val="1"/>
          <w:wAfter w:w="11" w:type="dxa"/>
          <w:trHeight w:val="436"/>
        </w:trPr>
        <w:tc>
          <w:tcPr>
            <w:tcW w:w="925" w:type="dxa"/>
            <w:tcBorders>
              <w:top w:val="nil"/>
              <w:left w:val="single" w:sz="4" w:space="0" w:color="auto"/>
              <w:bottom w:val="nil"/>
              <w:right w:val="nil"/>
            </w:tcBorders>
          </w:tcPr>
          <w:p w14:paraId="431CFCC3" w14:textId="45E5C1C7" w:rsidR="004D3306" w:rsidRPr="004D3306" w:rsidRDefault="004D3306" w:rsidP="004D3306">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4D3306">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4D3306">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4D3306">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4D3306">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4D3306">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4D3306">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4D3306">
            <w:pPr>
              <w:jc w:val="center"/>
              <w:rPr>
                <w:sz w:val="22"/>
                <w:szCs w:val="22"/>
                <w:highlight w:val="yellow"/>
              </w:rPr>
            </w:pPr>
            <w:r w:rsidRPr="004D3306">
              <w:rPr>
                <w:color w:val="000000"/>
                <w:sz w:val="22"/>
                <w:szCs w:val="22"/>
              </w:rPr>
              <w:t>62.63</w:t>
            </w:r>
          </w:p>
        </w:tc>
      </w:tr>
      <w:tr w:rsidR="004D3306" w:rsidRPr="004D3306" w14:paraId="34C1CAE2" w14:textId="77777777" w:rsidTr="005C4FC5">
        <w:trPr>
          <w:gridAfter w:val="1"/>
          <w:wAfter w:w="11" w:type="dxa"/>
          <w:trHeight w:val="436"/>
        </w:trPr>
        <w:tc>
          <w:tcPr>
            <w:tcW w:w="925" w:type="dxa"/>
            <w:tcBorders>
              <w:top w:val="nil"/>
              <w:left w:val="single" w:sz="4" w:space="0" w:color="auto"/>
              <w:bottom w:val="nil"/>
              <w:right w:val="nil"/>
            </w:tcBorders>
          </w:tcPr>
          <w:p w14:paraId="4FB31DB3" w14:textId="0990FE72" w:rsidR="004D3306" w:rsidRPr="004D3306" w:rsidRDefault="004D3306" w:rsidP="004D3306">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4D3306">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4D3306">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4D3306">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4D3306">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4D3306">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4D3306">
            <w:pPr>
              <w:jc w:val="center"/>
              <w:rPr>
                <w:sz w:val="22"/>
                <w:szCs w:val="22"/>
                <w:highlight w:val="yellow"/>
              </w:rPr>
            </w:pPr>
            <w:r w:rsidRPr="004D3306">
              <w:rPr>
                <w:color w:val="000000"/>
                <w:sz w:val="22"/>
                <w:szCs w:val="22"/>
              </w:rPr>
              <w:t>55.11</w:t>
            </w:r>
          </w:p>
        </w:tc>
      </w:tr>
      <w:tr w:rsidR="004D3306" w:rsidRPr="004D3306" w14:paraId="266A6F9F" w14:textId="77777777" w:rsidTr="005C4FC5">
        <w:trPr>
          <w:gridAfter w:val="1"/>
          <w:wAfter w:w="11" w:type="dxa"/>
          <w:trHeight w:val="436"/>
        </w:trPr>
        <w:tc>
          <w:tcPr>
            <w:tcW w:w="925" w:type="dxa"/>
            <w:tcBorders>
              <w:top w:val="nil"/>
              <w:left w:val="single" w:sz="4" w:space="0" w:color="auto"/>
              <w:bottom w:val="nil"/>
              <w:right w:val="nil"/>
            </w:tcBorders>
          </w:tcPr>
          <w:p w14:paraId="040F7CD3" w14:textId="4D153CDD"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4D3306">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4D3306">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4D3306">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4D3306">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4D3306">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4D3306">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4D3306">
            <w:pPr>
              <w:jc w:val="center"/>
              <w:rPr>
                <w:sz w:val="22"/>
                <w:szCs w:val="22"/>
                <w:highlight w:val="yellow"/>
              </w:rPr>
            </w:pPr>
            <w:r w:rsidRPr="004D3306">
              <w:rPr>
                <w:color w:val="000000"/>
                <w:sz w:val="22"/>
                <w:szCs w:val="22"/>
              </w:rPr>
              <w:t>66.28</w:t>
            </w:r>
          </w:p>
        </w:tc>
      </w:tr>
      <w:tr w:rsidR="004D3306" w:rsidRPr="004D3306" w14:paraId="12277202" w14:textId="77777777" w:rsidTr="005C4FC5">
        <w:trPr>
          <w:gridAfter w:val="1"/>
          <w:wAfter w:w="11" w:type="dxa"/>
          <w:trHeight w:val="436"/>
        </w:trPr>
        <w:tc>
          <w:tcPr>
            <w:tcW w:w="925" w:type="dxa"/>
            <w:tcBorders>
              <w:top w:val="nil"/>
              <w:left w:val="single" w:sz="4" w:space="0" w:color="auto"/>
              <w:bottom w:val="nil"/>
              <w:right w:val="nil"/>
            </w:tcBorders>
          </w:tcPr>
          <w:p w14:paraId="5C48F762" w14:textId="0E4D7885"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4D3306">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4D3306">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4D3306">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4D3306">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4D3306">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4D3306">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4D3306">
            <w:pPr>
              <w:jc w:val="center"/>
              <w:rPr>
                <w:sz w:val="22"/>
                <w:szCs w:val="22"/>
                <w:highlight w:val="yellow"/>
              </w:rPr>
            </w:pPr>
            <w:r w:rsidRPr="004D3306">
              <w:rPr>
                <w:color w:val="000000"/>
                <w:sz w:val="22"/>
                <w:szCs w:val="22"/>
              </w:rPr>
              <w:t>64.85</w:t>
            </w:r>
          </w:p>
        </w:tc>
      </w:tr>
      <w:tr w:rsidR="004D3306" w:rsidRPr="004D3306" w14:paraId="3B9C09CE" w14:textId="77777777" w:rsidTr="005C4FC5">
        <w:trPr>
          <w:gridAfter w:val="1"/>
          <w:wAfter w:w="11" w:type="dxa"/>
          <w:trHeight w:val="436"/>
        </w:trPr>
        <w:tc>
          <w:tcPr>
            <w:tcW w:w="925" w:type="dxa"/>
            <w:tcBorders>
              <w:top w:val="nil"/>
              <w:left w:val="single" w:sz="4" w:space="0" w:color="auto"/>
              <w:bottom w:val="nil"/>
              <w:right w:val="nil"/>
            </w:tcBorders>
          </w:tcPr>
          <w:p w14:paraId="28197A81" w14:textId="5203FE96"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4D3306">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4D3306">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4D3306">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4D3306">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4D3306">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4D3306">
            <w:pPr>
              <w:jc w:val="center"/>
              <w:rPr>
                <w:sz w:val="22"/>
                <w:szCs w:val="22"/>
                <w:highlight w:val="yellow"/>
              </w:rPr>
            </w:pPr>
            <w:r w:rsidRPr="004D3306">
              <w:rPr>
                <w:color w:val="000000"/>
                <w:sz w:val="22"/>
                <w:szCs w:val="22"/>
              </w:rPr>
              <w:t>57.33</w:t>
            </w:r>
          </w:p>
        </w:tc>
      </w:tr>
      <w:tr w:rsidR="004D3306" w:rsidRPr="004D3306" w14:paraId="549E08C0" w14:textId="77777777" w:rsidTr="005C4FC5">
        <w:trPr>
          <w:gridAfter w:val="1"/>
          <w:wAfter w:w="11" w:type="dxa"/>
          <w:trHeight w:val="436"/>
        </w:trPr>
        <w:tc>
          <w:tcPr>
            <w:tcW w:w="925" w:type="dxa"/>
            <w:tcBorders>
              <w:top w:val="nil"/>
              <w:left w:val="single" w:sz="4" w:space="0" w:color="auto"/>
              <w:bottom w:val="nil"/>
              <w:right w:val="nil"/>
            </w:tcBorders>
          </w:tcPr>
          <w:p w14:paraId="2CD4A27B" w14:textId="75150774" w:rsidR="004D3306" w:rsidRPr="004D3306" w:rsidRDefault="004D3306" w:rsidP="004D3306">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4D3306">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4D3306">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4D3306">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4D3306">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4D3306">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4D3306">
            <w:pPr>
              <w:jc w:val="center"/>
              <w:rPr>
                <w:sz w:val="22"/>
                <w:szCs w:val="22"/>
                <w:highlight w:val="yellow"/>
              </w:rPr>
            </w:pPr>
            <w:r w:rsidRPr="004D3306">
              <w:rPr>
                <w:color w:val="000000"/>
                <w:sz w:val="22"/>
                <w:szCs w:val="22"/>
              </w:rPr>
              <w:t>71.62</w:t>
            </w:r>
          </w:p>
        </w:tc>
      </w:tr>
      <w:tr w:rsidR="004D3306" w:rsidRPr="004D3306" w14:paraId="315771A3" w14:textId="77777777" w:rsidTr="005C4FC5">
        <w:trPr>
          <w:gridAfter w:val="1"/>
          <w:wAfter w:w="11" w:type="dxa"/>
          <w:trHeight w:val="436"/>
        </w:trPr>
        <w:tc>
          <w:tcPr>
            <w:tcW w:w="925" w:type="dxa"/>
            <w:tcBorders>
              <w:top w:val="nil"/>
              <w:left w:val="single" w:sz="4" w:space="0" w:color="auto"/>
              <w:bottom w:val="nil"/>
              <w:right w:val="nil"/>
            </w:tcBorders>
          </w:tcPr>
          <w:p w14:paraId="5D217B81" w14:textId="42CBE88C" w:rsidR="004D3306" w:rsidRPr="004D3306" w:rsidRDefault="004D3306" w:rsidP="004D3306">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4D3306">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4D3306">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4D3306">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4D3306">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4D3306">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4D3306">
            <w:pPr>
              <w:jc w:val="center"/>
              <w:rPr>
                <w:sz w:val="22"/>
                <w:szCs w:val="22"/>
                <w:highlight w:val="yellow"/>
              </w:rPr>
            </w:pPr>
            <w:r w:rsidRPr="004D3306">
              <w:rPr>
                <w:color w:val="000000"/>
                <w:sz w:val="22"/>
                <w:szCs w:val="22"/>
              </w:rPr>
              <w:t>60.40</w:t>
            </w:r>
          </w:p>
        </w:tc>
      </w:tr>
      <w:tr w:rsidR="004D3306" w:rsidRPr="004D3306" w14:paraId="660F6C51" w14:textId="77777777" w:rsidTr="005C4FC5">
        <w:trPr>
          <w:gridAfter w:val="1"/>
          <w:wAfter w:w="11" w:type="dxa"/>
          <w:trHeight w:val="436"/>
        </w:trPr>
        <w:tc>
          <w:tcPr>
            <w:tcW w:w="925" w:type="dxa"/>
            <w:tcBorders>
              <w:top w:val="nil"/>
              <w:left w:val="single" w:sz="4" w:space="0" w:color="auto"/>
              <w:bottom w:val="nil"/>
              <w:right w:val="nil"/>
            </w:tcBorders>
          </w:tcPr>
          <w:p w14:paraId="6FD7AA3C" w14:textId="113C45D7" w:rsidR="004D3306" w:rsidRPr="004D3306" w:rsidRDefault="004D3306" w:rsidP="004D3306">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4D3306">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4D3306">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4D3306">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4D3306">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4D3306">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4D3306">
            <w:pPr>
              <w:jc w:val="center"/>
              <w:rPr>
                <w:sz w:val="22"/>
                <w:szCs w:val="22"/>
                <w:highlight w:val="yellow"/>
              </w:rPr>
            </w:pPr>
            <w:r w:rsidRPr="004D3306">
              <w:rPr>
                <w:color w:val="000000"/>
                <w:sz w:val="22"/>
                <w:szCs w:val="22"/>
              </w:rPr>
              <w:t>77.54</w:t>
            </w:r>
          </w:p>
        </w:tc>
      </w:tr>
      <w:tr w:rsidR="004D3306" w:rsidRPr="004D3306" w14:paraId="303F8B9E" w14:textId="77777777" w:rsidTr="005C4FC5">
        <w:trPr>
          <w:gridAfter w:val="1"/>
          <w:wAfter w:w="11" w:type="dxa"/>
          <w:trHeight w:val="436"/>
        </w:trPr>
        <w:tc>
          <w:tcPr>
            <w:tcW w:w="925" w:type="dxa"/>
            <w:tcBorders>
              <w:top w:val="nil"/>
              <w:left w:val="single" w:sz="4" w:space="0" w:color="auto"/>
              <w:bottom w:val="nil"/>
              <w:right w:val="nil"/>
            </w:tcBorders>
          </w:tcPr>
          <w:p w14:paraId="219317FA" w14:textId="0D91EBE5" w:rsidR="004D3306" w:rsidRPr="004D3306" w:rsidRDefault="004D3306" w:rsidP="004D3306">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4D3306">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4D3306">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4D3306">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4D3306">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4D3306">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4D3306">
            <w:pPr>
              <w:jc w:val="center"/>
              <w:rPr>
                <w:sz w:val="22"/>
                <w:szCs w:val="22"/>
                <w:highlight w:val="yellow"/>
              </w:rPr>
            </w:pPr>
            <w:r w:rsidRPr="004D3306">
              <w:rPr>
                <w:color w:val="000000"/>
                <w:sz w:val="22"/>
                <w:szCs w:val="22"/>
              </w:rPr>
              <w:t>65.15</w:t>
            </w:r>
          </w:p>
        </w:tc>
      </w:tr>
      <w:tr w:rsidR="004D3306" w:rsidRPr="004D3306" w14:paraId="6D4D1C4D" w14:textId="77777777" w:rsidTr="005C4FC5">
        <w:trPr>
          <w:gridAfter w:val="1"/>
          <w:wAfter w:w="11" w:type="dxa"/>
          <w:trHeight w:val="436"/>
        </w:trPr>
        <w:tc>
          <w:tcPr>
            <w:tcW w:w="925" w:type="dxa"/>
            <w:tcBorders>
              <w:top w:val="nil"/>
              <w:left w:val="single" w:sz="4" w:space="0" w:color="auto"/>
              <w:bottom w:val="nil"/>
              <w:right w:val="nil"/>
            </w:tcBorders>
          </w:tcPr>
          <w:p w14:paraId="78BB4FAA" w14:textId="27E9EBCD" w:rsidR="004D3306" w:rsidRPr="004D3306" w:rsidRDefault="004D3306" w:rsidP="004D3306">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4D3306">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4D3306">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4D3306">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4D3306">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4D3306">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4D3306">
            <w:pPr>
              <w:jc w:val="center"/>
              <w:rPr>
                <w:sz w:val="22"/>
                <w:szCs w:val="22"/>
                <w:highlight w:val="yellow"/>
              </w:rPr>
            </w:pPr>
            <w:r w:rsidRPr="004D3306">
              <w:rPr>
                <w:color w:val="000000"/>
                <w:sz w:val="22"/>
                <w:szCs w:val="22"/>
              </w:rPr>
              <w:t>81.02</w:t>
            </w:r>
          </w:p>
        </w:tc>
      </w:tr>
      <w:tr w:rsidR="004D3306" w:rsidRPr="004D3306" w14:paraId="43247CAB" w14:textId="77777777" w:rsidTr="005C4FC5">
        <w:trPr>
          <w:gridAfter w:val="1"/>
          <w:wAfter w:w="11" w:type="dxa"/>
          <w:trHeight w:val="436"/>
        </w:trPr>
        <w:tc>
          <w:tcPr>
            <w:tcW w:w="925" w:type="dxa"/>
            <w:tcBorders>
              <w:top w:val="nil"/>
              <w:left w:val="single" w:sz="4" w:space="0" w:color="auto"/>
              <w:bottom w:val="single" w:sz="4" w:space="0" w:color="auto"/>
              <w:right w:val="nil"/>
            </w:tcBorders>
          </w:tcPr>
          <w:p w14:paraId="42439582" w14:textId="6ABF3901" w:rsidR="004D3306" w:rsidRPr="004D3306" w:rsidRDefault="004D3306" w:rsidP="004D3306">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4D3306">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4D3306">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4D3306">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4D3306">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4D3306">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4D3306">
            <w:pPr>
              <w:jc w:val="center"/>
              <w:rPr>
                <w:sz w:val="22"/>
                <w:szCs w:val="22"/>
                <w:highlight w:val="yellow"/>
              </w:rPr>
            </w:pPr>
            <w:r w:rsidRPr="004D3306">
              <w:rPr>
                <w:color w:val="000000"/>
                <w:sz w:val="22"/>
                <w:szCs w:val="22"/>
              </w:rPr>
              <w:t>68.29</w:t>
            </w:r>
          </w:p>
        </w:tc>
      </w:tr>
    </w:tbl>
    <w:p w14:paraId="2E1A03F4" w14:textId="64323C8F" w:rsidR="00911AD9" w:rsidRDefault="00E20C70">
      <w:pPr>
        <w:pStyle w:val="Caption"/>
        <w:spacing w:before="240" w:after="0"/>
        <w:jc w:val="both"/>
        <w:pPrChange w:id="490" w:author="Punt, Andre (O&amp;A, Hobart)" w:date="2019-04-22T05:49:00Z">
          <w:pPr>
            <w:pStyle w:val="Caption"/>
            <w:spacing w:line="360" w:lineRule="auto"/>
          </w:pPr>
        </w:pPrChange>
      </w:pPr>
      <w:bookmarkStart w:id="491"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491"/>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commentRangeStart w:id="492"/>
      <w:r w:rsidRPr="004906F5">
        <w:lastRenderedPageBreak/>
        <w:t>References</w:t>
      </w:r>
      <w:commentRangeEnd w:id="492"/>
      <w:r w:rsidR="006166CD">
        <w:rPr>
          <w:rStyle w:val="CommentReference"/>
          <w:b w:val="0"/>
        </w:rPr>
        <w:commentReference w:id="492"/>
      </w:r>
    </w:p>
    <w:p w14:paraId="1656F22A" w14:textId="549DFB34" w:rsidR="00800DEA" w:rsidRPr="00800DEA" w:rsidRDefault="00BB02E4" w:rsidP="00800DEA">
      <w:pPr>
        <w:widowControl w:val="0"/>
        <w:autoSpaceDE w:val="0"/>
        <w:autoSpaceDN w:val="0"/>
        <w:adjustRightInd w:val="0"/>
        <w:spacing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800DEA" w:rsidRPr="00800DEA">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094F360"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D49739C"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Cummins, P.F., Freeland, H.J., 2007. Variability of the North Pacific Current and its bifurcation. Prog. Oceanogr. 75, 253–265. https://doi.org/10.1016/j.pocean.2007.08.006</w:t>
      </w:r>
    </w:p>
    <w:p w14:paraId="55E4D0F5"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DFO, 2016. A Revised Operating Model for Sablefish (Anoplopoma Fimbria) in British Columbia, Canada.</w:t>
      </w:r>
    </w:p>
    <w:p w14:paraId="46312411"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Echave, K.B., Hanselman, D.H., Adkison, M.D., Sigler, M.F., 2012. Interdecadal Change in Growth of Sablefish (</w:t>
      </w:r>
      <w:r w:rsidRPr="00800DEA">
        <w:rPr>
          <w:i/>
          <w:iCs/>
          <w:noProof/>
        </w:rPr>
        <w:t>Anoplopoma fimbria</w:t>
      </w:r>
      <w:r w:rsidRPr="00800DEA">
        <w:rPr>
          <w:noProof/>
        </w:rPr>
        <w:t>) in the Northeast Pacific Ocean. Fish. Bull. 110, 361–374.</w:t>
      </w:r>
    </w:p>
    <w:p w14:paraId="66416A94"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Gertseva, V., Matson, S.E., Cope, J., 2017. Spatial growth variability in marine fish: Example from Northeast Pacific groundfish. ICES J. Mar. Sci. 74, 1602–1613. https://doi.org/10.1093/icesjms/fsx016</w:t>
      </w:r>
    </w:p>
    <w:p w14:paraId="76A297C3"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Guthery, F.S., Burnham, K.P., Anderson, D.R., 2003. Model Selection and Multimodel Inference: A Practical Information-Theoretic Approach. J. Wildl. Manage. https://doi.org/10.2307/3802723</w:t>
      </w:r>
    </w:p>
    <w:p w14:paraId="56A51889"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Hanselman, D.H., Heifetz, J., Echave, K.B., Dressel, S.C., Jech, J.M., 2015. Move it or lose it: movement and mortality of sablefish tagged in Alaska. Can. J. Fish. Aquat. Sci. 72, 238–251. https://doi.org/10.1139/cjfas-2014-0251</w:t>
      </w:r>
    </w:p>
    <w:p w14:paraId="16AB33FC"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Hanselman, D.H., Lunsford, C.R., Rodgveller, C.J., 2017. Assessment of the sablefish stock in Alaska in 2017. Stock Assess. Fish. Eval. Rep. Groundf. Resour. Gulf Alaska 576–717.</w:t>
      </w:r>
    </w:p>
    <w:p w14:paraId="40F619D2"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Hurst, T.P., Abookire, A.A., 2006. Temporal and spatial variation in potential and realized growth rates of age-0 year northern rock sole. J. Fish Biol. 68, 905–919. https://doi.org/10.1111/j.0022-1112.2006.00985.x</w:t>
      </w:r>
    </w:p>
    <w:p w14:paraId="3C496DDF"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James, M.K., Armsworth, P.R., Mason, L.B., Bode, L., 2002. The structure of reef fish metapopulations: modelling larval dispersal and retention patterns. Proc. Biol. Sci. 269, 2079–2086. https://doi.org/10.1098/rspb.2002.2128</w:t>
      </w:r>
    </w:p>
    <w:p w14:paraId="6808E305"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 xml:space="preserve">Jasonowicz, A.J., Goetz, F.W., Goetz, G.W., Nichols, K.M., 2017. Love the one you’re with: genomic evidence of panmixia in the sablefish ( </w:t>
      </w:r>
      <w:r w:rsidRPr="00800DEA">
        <w:rPr>
          <w:i/>
          <w:iCs/>
          <w:noProof/>
        </w:rPr>
        <w:t>Anoplopoma fimbria</w:t>
      </w:r>
      <w:r w:rsidRPr="00800DEA">
        <w:rPr>
          <w:noProof/>
        </w:rPr>
        <w:t xml:space="preserve"> ). Can. J. Fish. Aquat. Sci. 74, 377–387. https://doi.org/10.1139/cjfas-2016-0012</w:t>
      </w:r>
    </w:p>
    <w:p w14:paraId="37FA1CF2"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Johnson, K.F., Rudd, M.B., Pons, M., Akselrud, C.A., Lee, Q., Haltuch, M.A., Hamel, O.S., 2015. Status of the U.S. sablefish resource in 2015.</w:t>
      </w:r>
    </w:p>
    <w:p w14:paraId="1135397F"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lastRenderedPageBreak/>
        <w:t>Kim, H.J., Miller, A.J., McGowan, J., Carter, M.L., 2009. Coastal phytoplankton blooms in the Southern California Bight. Prog. Oceanogr. 82, 137–147. https://doi.org/10.1016/j.pocean.2009.05.002</w:t>
      </w:r>
    </w:p>
    <w:p w14:paraId="41EB7ED9"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King, J.R., McFarlane, G.A., Beamish, R.J., 2001. Incorporating the dynamics of marine systems into the stock assessment and management of sablefish. Prog. Oceanogr. 49, 619–639. https://doi.org/10.1016/S0079-6611(01)00044-1</w:t>
      </w:r>
    </w:p>
    <w:p w14:paraId="026E3024"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Kristensen, K., Nielsen, A., Berg, C., Skaug, H., Bell, B., 2016. TMB: Automatic Differentiation and Laplace Approximation. ournal Stat. Softw. 70, 1–21. https://doi.org/10.18637/jss.v070.i05</w:t>
      </w:r>
    </w:p>
    <w:p w14:paraId="5839785E"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Mackas, D.L., Thomson, R.E., Galbraith, M., 2011. Changes in the zooplankton community of the British Columbia continental margin, 1985-1999, and their covariation with oceanographic conditions. Can. J. Fish. Aquat. Sci. 58, 685–702. https://doi.org/10.1139/f01-009</w:t>
      </w:r>
    </w:p>
    <w:p w14:paraId="2FCB9D32"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Mason, J.C., Beamish, R.J., McFarlane, G.A., 1983. Sexual Maturity, Fecundity, Spawning, and Early Life History of Sablefish ( Anoplopoma fimbria ) off the Pacific Coast of Canada. Can. J. Fish. Aquat. Sci. https://doi.org/10.1139/f83-247</w:t>
      </w:r>
    </w:p>
    <w:p w14:paraId="315A58FD"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McDevitt, M., 1990. Growth Analysis of Sablefish From Mark-Recapture Data From the Northeast Pacific. University of Washington.</w:t>
      </w:r>
    </w:p>
    <w:p w14:paraId="7214A2DF"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Pacific Fisheries Management Council (PFMC), 2013. Pacific Coast Fishery Ecosystem Plan for the U.S. Portion of the California Current Large Marine Ecosystem. Pacific Fish. Manag. Counc. 7700 NE Ambassad. Place, Suite 101, Portland, Oregon. 97220.</w:t>
      </w:r>
    </w:p>
    <w:p w14:paraId="1CB9315C"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Punt, A.E., 2003. The performance of a size-structured stock assessment method in the face of spatial heterogeneity in growth. Fish. Res. 65, 391–409. https://doi.org/10.1016/j.fishres.2003.09.028</w:t>
      </w:r>
    </w:p>
    <w:p w14:paraId="07A76314"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R Development Core Team, R., 2011. R: A Language and Environment for Statistical Computing, R Foundation for Statistical Computing. https://doi.org/10.1007/978-3-540-74686-7</w:t>
      </w:r>
    </w:p>
    <w:p w14:paraId="3B90A2C6"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Ricker, W., 1969. Effects of size-selective mortality and sampling bias on estimates of growth, mortality, production and yield. J. Fish. Res. Board Canada. https://doi.org/10.1139/f69-051</w:t>
      </w:r>
    </w:p>
    <w:p w14:paraId="36C15BB9"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Rodionov, S., Overland, J.E., 2005. Application of a sequential regime shift detection method to the Bering Sea ecosystem. ICES J. Mar. Sci. 62, 328–332. https://doi.org/10.1016/j.icesjms.2005.01.013</w:t>
      </w:r>
    </w:p>
    <w:p w14:paraId="32E8A139"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Rodionov, S.N., 2004. A sequential algorithm for testing climate regime shifts. Geophys. Res. Lett. 31, 2–5. https://doi.org/10.1029/2004GL019448</w:t>
      </w:r>
    </w:p>
    <w:p w14:paraId="217DD975"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Schnute, J., 1981. A Versatile Growth Model with Statistically Stable Parameters. Can. J. Fish. Aquat. Sci. 38, 1128–1140. https://doi.org/10.1139/f81-153</w:t>
      </w:r>
    </w:p>
    <w:p w14:paraId="740C177F"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Shotwell, S.K., Hanselman, D.H., Belkin, I.M., 2014. Toward biophysical synergy: Investigating advection along the Polar Front to identify factors influencing Alaska sablefish recruitment. Deep. Res. Part II 107, 40–53. https://doi.org/10.1016/j.dsr2.2012.08.024</w:t>
      </w:r>
    </w:p>
    <w:p w14:paraId="0EEE539B"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lastRenderedPageBreak/>
        <w:t>Siddon, E., Zador, S., 2018. Ecosystem Status Report 2018: Eastern Bering Sea.</w:t>
      </w:r>
    </w:p>
    <w:p w14:paraId="680A2D82"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Simpson, G.L., 2018. Modelling palaeoecological time series using generalized additive models. bioRxiv. https://doi.org/10.1101/322248</w:t>
      </w:r>
    </w:p>
    <w:p w14:paraId="6980CA03"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Somers, K.A., Pfeiffer, L., Miller, S., Morrison, W., 2018. Using Incentives to Reduce Bycatch and Discarding: Results Under the West Coast Catch Share Program. Coast. Manag. 46, 621–637. https://doi.org/10.1080/08920753.2018.1522492</w:t>
      </w:r>
    </w:p>
    <w:p w14:paraId="0CD2C39D"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Stawitz, C.C., Essington, T.E., Branch, T.A., Haltuch, M.A., Hollowed, A.B., Spencer, P.D., 2015. A state-space approach for detecting growth variation and application to North Pacific groundfish. Can. J. Fish. Aquat. Sci. 72, 1316–1328. https://doi.org/10.1139/cjfas-2014-0558</w:t>
      </w:r>
    </w:p>
    <w:p w14:paraId="0CA70E71"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7FE1C58F"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Taylor, B.M., Brandl, S.J., Kapur, M., Robbins, W.D., Johnson, G., Huveneers, C., Renaud, P., Choat, J.H., 2018. Bottom-up processes mediated by social systems drive demographic traits of coral-reef fishes. Ecology 99, 642–651. https://doi.org/10.1002/ecy.2127</w:t>
      </w:r>
    </w:p>
    <w:p w14:paraId="13650E37"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Thorson, J.T., 2019a. Guidance for decisions using the Vector Autoregressive Spatio-Temporal (VAST) package in stock, ecosystem, habitat and climate assessments. Fish. Res. 210, 143–161. https://doi.org/10.1016/j.fishres.2018.10.013</w:t>
      </w:r>
    </w:p>
    <w:p w14:paraId="26DF12D9"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Thorson, J.T., 2019b. Guidance for decisions using the Vector Autoregressive Spatio-Temporal (VAST) package in stock, ecosystem, habitat and climate assessments. Fish. Res. https://doi.org/10.1016/j.fishres.2018.10.013</w:t>
      </w:r>
    </w:p>
    <w:p w14:paraId="56E2D184"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Thorson, J.T., Skaug, H.J., Kristensen, K., Shelton, A.O., Ward, E.J., Harms, J.H., Benante, J.A., Inouye, B.D., 2015. The importance of spatial models for estimating the strength of density dependence. Ecology 96, 1202–1212. https://doi.org/10.1890/14-0739.1</w:t>
      </w:r>
    </w:p>
    <w:p w14:paraId="568CA81E"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von Bertalanffy, L., 1957. Quantitative Laws in Metabolism and Growth. Q. Rev. Biol. https://doi.org/10.1086/401873</w:t>
      </w:r>
    </w:p>
    <w:p w14:paraId="6D1A67B4"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2909584E"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Wickham, H., Francois, R., Henry, L., Muller, K., 2019. dplyr: A Grammar of Data Manipulation.</w:t>
      </w:r>
    </w:p>
    <w:p w14:paraId="668D822C" w14:textId="77777777" w:rsidR="00800DEA" w:rsidRPr="00800DEA" w:rsidRDefault="00800DEA" w:rsidP="00800DEA">
      <w:pPr>
        <w:widowControl w:val="0"/>
        <w:autoSpaceDE w:val="0"/>
        <w:autoSpaceDN w:val="0"/>
        <w:adjustRightInd w:val="0"/>
        <w:spacing w:line="240" w:lineRule="auto"/>
        <w:ind w:left="480" w:hanging="480"/>
        <w:rPr>
          <w:noProof/>
        </w:rPr>
      </w:pPr>
      <w:r w:rsidRPr="00800DEA">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DF23BF">
      <w:pPr>
        <w:spacing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Melissa Haltuch" w:date="2019-04-12T10:24:00Z" w:initials="MH">
    <w:p w14:paraId="2A1212C1" w14:textId="2A2C34A2" w:rsidR="000A2704" w:rsidRDefault="000A2704">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71" w:author="Punt, Andre (O&amp;A, Hobart)" w:date="2019-04-22T04:18:00Z" w:initials="PA(H">
    <w:p w14:paraId="2989ADDE" w14:textId="7EB5DD09" w:rsidR="000A2704" w:rsidRDefault="000A2704">
      <w:pPr>
        <w:pStyle w:val="CommentText"/>
      </w:pPr>
      <w:r>
        <w:rPr>
          <w:rStyle w:val="CommentReference"/>
        </w:rPr>
        <w:annotationRef/>
      </w:r>
      <w:r>
        <w:t>What about the application</w:t>
      </w:r>
    </w:p>
  </w:comment>
  <w:comment w:id="75" w:author="Melissa Haltuch" w:date="2019-04-12T10:26:00Z" w:initials="MH">
    <w:p w14:paraId="2563FEB2" w14:textId="6885389A" w:rsidR="000A2704" w:rsidRDefault="000A2704">
      <w:pPr>
        <w:pStyle w:val="CommentText"/>
      </w:pPr>
      <w:r>
        <w:rPr>
          <w:rStyle w:val="CommentReference"/>
        </w:rPr>
        <w:annotationRef/>
      </w:r>
      <w:r>
        <w:t>You are using size at age and length at age interchangeable, I would pick one and use this consistently through the paper.</w:t>
      </w:r>
    </w:p>
  </w:comment>
  <w:comment w:id="76" w:author="mkapur" w:date="2019-04-15T07:49:00Z" w:initials="m">
    <w:p w14:paraId="3F5D14B2" w14:textId="7096F9B9" w:rsidR="000A2704" w:rsidRDefault="000A2704">
      <w:pPr>
        <w:pStyle w:val="CommentText"/>
      </w:pPr>
      <w:r>
        <w:rPr>
          <w:rStyle w:val="CommentReference"/>
        </w:rPr>
        <w:annotationRef/>
      </w:r>
      <w:r>
        <w:t>OK</w:t>
      </w:r>
    </w:p>
  </w:comment>
  <w:comment w:id="84" w:author="Punt, Andre (O&amp;A, Hobart)" w:date="2019-04-22T04:15:00Z" w:initials="PA(H">
    <w:p w14:paraId="15015EB9" w14:textId="74725B56" w:rsidR="000A2704" w:rsidRDefault="000A2704">
      <w:pPr>
        <w:pStyle w:val="CommentText"/>
      </w:pPr>
      <w:r>
        <w:rPr>
          <w:rStyle w:val="CommentReference"/>
        </w:rPr>
        <w:annotationRef/>
      </w:r>
      <w:r>
        <w:t>Sentence was wrong – no observations involved</w:t>
      </w:r>
    </w:p>
  </w:comment>
  <w:comment w:id="130" w:author="Punt, Andre (O&amp;A, Hobart)" w:date="2019-04-22T04:30:00Z" w:initials="PA(H">
    <w:p w14:paraId="4638B9E0" w14:textId="3FFEFFB6" w:rsidR="000A2704" w:rsidRDefault="000A2704">
      <w:pPr>
        <w:pStyle w:val="CommentText"/>
      </w:pPr>
      <w:r>
        <w:rPr>
          <w:rStyle w:val="CommentReference"/>
        </w:rPr>
        <w:annotationRef/>
      </w:r>
      <w:r>
        <w:t xml:space="preserve">I am looking at Fig 1 and the differences seem super large even for low </w:t>
      </w:r>
      <w:r w:rsidR="00800DEA">
        <w:t>contrast</w:t>
      </w:r>
      <w:r>
        <w:t xml:space="preserve">. Why not base the sims on what you get from the </w:t>
      </w:r>
      <w:proofErr w:type="gramStart"/>
      <w:r>
        <w:t>application.</w:t>
      </w:r>
      <w:proofErr w:type="gramEnd"/>
      <w:r>
        <w:t xml:space="preserve"> Or at least justified it in that regard</w:t>
      </w:r>
    </w:p>
  </w:comment>
  <w:comment w:id="138" w:author="Punt, Andre (O&amp;A, Hobart)" w:date="2019-04-22T04:26:00Z" w:initials="PA(H">
    <w:p w14:paraId="14A33A3C" w14:textId="228CCBF2" w:rsidR="000A2704" w:rsidRDefault="000A2704">
      <w:pPr>
        <w:pStyle w:val="CommentText"/>
      </w:pPr>
      <w:r>
        <w:rPr>
          <w:rStyle w:val="CommentReference"/>
        </w:rPr>
        <w:annotationRef/>
      </w:r>
      <w:r>
        <w:t>Not sure what contrast means and what a Regime really means</w:t>
      </w:r>
    </w:p>
  </w:comment>
  <w:comment w:id="139" w:author="Maia Kapur" w:date="2019-04-22T10:00:00Z" w:initials="MK">
    <w:p w14:paraId="426E5616" w14:textId="1C662EBF" w:rsidR="00800DEA" w:rsidRDefault="00800DEA">
      <w:pPr>
        <w:pStyle w:val="CommentText"/>
      </w:pPr>
      <w:r>
        <w:rPr>
          <w:rStyle w:val="CommentReference"/>
        </w:rPr>
        <w:annotationRef/>
      </w:r>
      <w:r>
        <w:t>Discuss contrast Weds; Regime is defined above: “</w:t>
      </w:r>
      <w:r>
        <w:t xml:space="preserve">Regimes’ (defined as distinct </w:t>
      </w:r>
      <w:r>
        <w:rPr>
          <w:i/>
        </w:rPr>
        <w:t>k,</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w:t>
      </w:r>
      <w:r>
        <w:t>”</w:t>
      </w:r>
    </w:p>
  </w:comment>
  <w:comment w:id="145" w:author="Punt, Andre (O&amp;A, Hobart)" w:date="2019-04-22T04:36:00Z" w:initials="PA(H">
    <w:p w14:paraId="157ED3DC" w14:textId="680FA633" w:rsidR="000A2704" w:rsidRDefault="000A2704">
      <w:pPr>
        <w:pStyle w:val="CommentText"/>
      </w:pPr>
      <w:r>
        <w:rPr>
          <w:rStyle w:val="CommentReference"/>
        </w:rPr>
        <w:annotationRef/>
      </w:r>
      <w:r>
        <w:t>Fig 3</w:t>
      </w:r>
    </w:p>
  </w:comment>
  <w:comment w:id="146" w:author="Maia Kapur" w:date="2019-04-22T10:00:00Z" w:initials="MK">
    <w:p w14:paraId="4132EFC8" w14:textId="52830D68" w:rsidR="00800DEA" w:rsidRDefault="00800DEA">
      <w:pPr>
        <w:pStyle w:val="CommentText"/>
      </w:pPr>
      <w:r>
        <w:rPr>
          <w:rStyle w:val="CommentReference"/>
        </w:rPr>
        <w:annotationRef/>
      </w:r>
      <w:r>
        <w:t>No this should be Fig 1</w:t>
      </w:r>
    </w:p>
  </w:comment>
  <w:comment w:id="151" w:author="Punt, Andre (O&amp;A, Hobart)" w:date="2019-04-22T04:37:00Z" w:initials="PA(H">
    <w:p w14:paraId="2C69C8AD" w14:textId="08C1B9C0" w:rsidR="000A2704" w:rsidRDefault="000A2704">
      <w:pPr>
        <w:pStyle w:val="CommentText"/>
      </w:pPr>
      <w:r>
        <w:rPr>
          <w:rStyle w:val="CommentReference"/>
        </w:rPr>
        <w:annotationRef/>
      </w:r>
      <w:r>
        <w:t xml:space="preserve">Why? How sensitive is the method to sample </w:t>
      </w:r>
      <w:proofErr w:type="gramStart"/>
      <w:r>
        <w:t>size</w:t>
      </w:r>
      <w:proofErr w:type="gramEnd"/>
    </w:p>
  </w:comment>
  <w:comment w:id="152" w:author="Maia Kapur" w:date="2019-04-22T10:01:00Z" w:initials="MK">
    <w:p w14:paraId="0A7F0425" w14:textId="7B3A9C7F" w:rsidR="00800DEA" w:rsidRDefault="00800DEA">
      <w:pPr>
        <w:pStyle w:val="CommentText"/>
      </w:pPr>
      <w:r>
        <w:rPr>
          <w:rStyle w:val="CommentReference"/>
        </w:rPr>
        <w:annotationRef/>
      </w:r>
      <w:r>
        <w:t>This was just how it played out, do we need to test this?</w:t>
      </w:r>
    </w:p>
  </w:comment>
  <w:comment w:id="184" w:author="Punt, Andre (O&amp;A, Hobart)" w:date="2019-04-22T04:40:00Z" w:initials="PA(H">
    <w:p w14:paraId="5C6DC044" w14:textId="004E3092" w:rsidR="000A2704" w:rsidRDefault="000A2704">
      <w:pPr>
        <w:pStyle w:val="CommentText"/>
      </w:pPr>
      <w:r>
        <w:rPr>
          <w:rStyle w:val="CommentReference"/>
        </w:rPr>
        <w:annotationRef/>
      </w:r>
      <w:r>
        <w:t>Remind us what they are</w:t>
      </w:r>
    </w:p>
  </w:comment>
  <w:comment w:id="198" w:author="." w:date="2019-02-05T21:12:00Z" w:initials=".">
    <w:p w14:paraId="7D190839" w14:textId="7B222504" w:rsidR="000A2704" w:rsidRDefault="000A2704">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99" w:author="Maia Kapur" w:date="2019-04-05T17:30:00Z" w:initials="MK">
    <w:p w14:paraId="193F6FA0" w14:textId="219DC3BB" w:rsidR="000A2704" w:rsidRDefault="000A2704">
      <w:pPr>
        <w:pStyle w:val="CommentText"/>
      </w:pPr>
      <w:r>
        <w:rPr>
          <w:rStyle w:val="CommentReference"/>
        </w:rPr>
        <w:annotationRef/>
      </w:r>
      <w:r>
        <w:t>Not clear where you mean to put this</w:t>
      </w:r>
    </w:p>
  </w:comment>
  <w:comment w:id="200" w:author="Melissa Haltuch" w:date="2019-04-12T10:33:00Z" w:initials="MH">
    <w:p w14:paraId="1F5165B7" w14:textId="43030864" w:rsidR="000A2704" w:rsidRDefault="000A2704">
      <w:pPr>
        <w:pStyle w:val="CommentText"/>
      </w:pPr>
      <w:r>
        <w:rPr>
          <w:rStyle w:val="CommentReference"/>
        </w:rPr>
        <w:annotationRef/>
      </w:r>
      <w:r>
        <w:t>Yes, this is correct, see the survey protocol document</w:t>
      </w:r>
    </w:p>
  </w:comment>
  <w:comment w:id="201" w:author="Melissa Haltuch" w:date="2019-04-12T10:33:00Z" w:initials="MH">
    <w:p w14:paraId="448AB4E4" w14:textId="2542F82A" w:rsidR="000A2704" w:rsidRDefault="000A2704">
      <w:pPr>
        <w:pStyle w:val="CommentText"/>
      </w:pPr>
      <w:r>
        <w:rPr>
          <w:rStyle w:val="CommentReference"/>
        </w:rPr>
        <w:annotationRef/>
      </w:r>
      <w:r>
        <w:t>Did you use any ADFG data? I’m not sure that they have survey data but it might be worth an ask.</w:t>
      </w:r>
    </w:p>
  </w:comment>
  <w:comment w:id="202" w:author="mkapur" w:date="2019-04-15T07:53:00Z" w:initials="m">
    <w:p w14:paraId="7AE19E42" w14:textId="3FFECC81" w:rsidR="000A2704" w:rsidRDefault="000A2704">
      <w:pPr>
        <w:pStyle w:val="CommentText"/>
      </w:pPr>
      <w:r>
        <w:rPr>
          <w:rStyle w:val="CommentReference"/>
        </w:rPr>
        <w:annotationRef/>
      </w:r>
      <w:proofErr w:type="gramStart"/>
      <w:r>
        <w:t>No</w:t>
      </w:r>
      <w:proofErr w:type="gramEnd"/>
      <w:r>
        <w:t xml:space="preserve"> I did not</w:t>
      </w:r>
    </w:p>
  </w:comment>
  <w:comment w:id="203" w:author="Melissa Haltuch" w:date="2019-04-12T10:36:00Z" w:initials="MH">
    <w:p w14:paraId="6D1916A2" w14:textId="15B40087" w:rsidR="000A2704" w:rsidRDefault="000A2704">
      <w:pPr>
        <w:pStyle w:val="CommentText"/>
      </w:pPr>
      <w:r>
        <w:rPr>
          <w:rStyle w:val="CommentReference"/>
        </w:rPr>
        <w:annotationRef/>
      </w:r>
      <w:r>
        <w:t>Someone will ask how the subsampling was done, you should add a sentence here.</w:t>
      </w:r>
    </w:p>
  </w:comment>
  <w:comment w:id="204" w:author="mkapur" w:date="2019-04-15T07:53:00Z" w:initials="m">
    <w:p w14:paraId="625342C6" w14:textId="7E5A2E8D" w:rsidR="000A2704" w:rsidRDefault="000A2704">
      <w:pPr>
        <w:pStyle w:val="CommentText"/>
      </w:pPr>
      <w:r>
        <w:rPr>
          <w:rStyle w:val="CommentReference"/>
        </w:rPr>
        <w:annotationRef/>
      </w:r>
      <w:r>
        <w:t>added</w:t>
      </w:r>
    </w:p>
  </w:comment>
  <w:comment w:id="205" w:author="Melissa Haltuch" w:date="2019-04-12T10:35:00Z" w:initials="MH">
    <w:p w14:paraId="7C5BF81B" w14:textId="28B3E922" w:rsidR="000A2704" w:rsidRDefault="000A2704">
      <w:pPr>
        <w:pStyle w:val="CommentText"/>
      </w:pPr>
      <w:r>
        <w:rPr>
          <w:rStyle w:val="CommentReference"/>
        </w:rPr>
        <w:annotationRef/>
      </w:r>
      <w:r>
        <w:t xml:space="preserve">Do you think that this sample size is large enough to be informative? </w:t>
      </w:r>
    </w:p>
  </w:comment>
  <w:comment w:id="206" w:author="Maia Kapur" w:date="2019-04-15T10:46:00Z" w:initials="MK">
    <w:p w14:paraId="207C8EA9" w14:textId="5C6804BF" w:rsidR="000A2704" w:rsidRDefault="000A2704">
      <w:pPr>
        <w:pStyle w:val="CommentText"/>
      </w:pPr>
      <w:r>
        <w:rPr>
          <w:rStyle w:val="CommentReference"/>
        </w:rPr>
        <w:annotationRef/>
      </w:r>
      <w:r>
        <w:t>I agree it is small, but I think the process of testing for impact of breakpoints on resultant parameter estimates avoids spurious noise.  There was not so much variation in growth between regions observed in the north, which is encouraging that we also aren’t missing something.</w:t>
      </w:r>
    </w:p>
  </w:comment>
  <w:comment w:id="207" w:author="Punt, Andre (O&amp;A, Hobart)" w:date="2019-04-22T04:46:00Z" w:initials="PA(H">
    <w:p w14:paraId="1E300965" w14:textId="72B771F7" w:rsidR="000A2704" w:rsidRDefault="000A2704">
      <w:pPr>
        <w:pStyle w:val="CommentText"/>
      </w:pPr>
      <w:r>
        <w:rPr>
          <w:rStyle w:val="CommentReference"/>
        </w:rPr>
        <w:annotationRef/>
      </w:r>
      <w:r>
        <w:t>I would list the actual same sizes in Supplementary material – it seems you are applying the method to six combinations of age and sex??</w:t>
      </w:r>
    </w:p>
  </w:comment>
  <w:comment w:id="208" w:author="Maia Kapur" w:date="2019-04-22T10:02:00Z" w:initials="MK">
    <w:p w14:paraId="65C4A2BC" w14:textId="6C7B7DBA" w:rsidR="00800DEA" w:rsidRDefault="00800DEA">
      <w:pPr>
        <w:pStyle w:val="CommentText"/>
      </w:pPr>
      <w:r>
        <w:rPr>
          <w:rStyle w:val="CommentReference"/>
        </w:rPr>
        <w:annotationRef/>
      </w:r>
      <w:r>
        <w:t>Correct and OK</w:t>
      </w:r>
    </w:p>
  </w:comment>
  <w:comment w:id="210" w:author="Melissa Haltuch" w:date="2019-04-12T10:37:00Z" w:initials="MH">
    <w:p w14:paraId="0F9581C5" w14:textId="3612F996" w:rsidR="000A2704" w:rsidRDefault="000A2704">
      <w:pPr>
        <w:pStyle w:val="CommentText"/>
      </w:pPr>
      <w:r>
        <w:rPr>
          <w:rStyle w:val="CommentReference"/>
        </w:rPr>
        <w:annotationRef/>
      </w:r>
      <w:r>
        <w:t xml:space="preserve">I expect that use used all of the data, rather than just the subsampled data, yes? </w:t>
      </w:r>
    </w:p>
  </w:comment>
  <w:comment w:id="211" w:author="Maia Kapur" w:date="2019-04-15T09:33:00Z" w:initials="MK">
    <w:p w14:paraId="6CA0E6D5" w14:textId="2C1B58EC" w:rsidR="000A2704" w:rsidRDefault="000A2704">
      <w:pPr>
        <w:pStyle w:val="CommentText"/>
      </w:pPr>
      <w:r>
        <w:rPr>
          <w:rStyle w:val="CommentReference"/>
        </w:rPr>
        <w:annotationRef/>
      </w:r>
      <w:r>
        <w:t>I was not previously but repeated the analysis and updated the figures/tables. The only thing that change is R4 for males became pooled, so didn’t affect qualitative results.</w:t>
      </w:r>
    </w:p>
  </w:comment>
  <w:comment w:id="225" w:author="Melissa Haltuch" w:date="2019-04-12T10:38:00Z" w:initials="MH">
    <w:p w14:paraId="30DC19B0" w14:textId="0F5BED94" w:rsidR="000A2704" w:rsidRDefault="000A2704">
      <w:pPr>
        <w:pStyle w:val="CommentText"/>
      </w:pPr>
      <w:r>
        <w:rPr>
          <w:rStyle w:val="CommentReference"/>
        </w:rPr>
        <w:annotationRef/>
      </w:r>
      <w:r>
        <w:t>You might also want to note that this is the same break point used by the NPFMC and that it has been based on prior work…</w:t>
      </w:r>
      <w:proofErr w:type="spellStart"/>
      <w:r>
        <w:t>Zador’s</w:t>
      </w:r>
      <w:proofErr w:type="spellEnd"/>
      <w:r>
        <w:t xml:space="preserve"> work may have something more.</w:t>
      </w:r>
    </w:p>
  </w:comment>
  <w:comment w:id="259" w:author="Punt, Andre (O&amp;A, Hobart)" w:date="2019-04-22T04:53:00Z" w:initials="PA(H">
    <w:p w14:paraId="5510AD28" w14:textId="744E8733" w:rsidR="000A2704" w:rsidRDefault="000A2704">
      <w:pPr>
        <w:pStyle w:val="CommentText"/>
      </w:pPr>
      <w:r>
        <w:rPr>
          <w:rStyle w:val="CommentReference"/>
        </w:rPr>
        <w:annotationRef/>
      </w:r>
      <w:r>
        <w:t>I get seven? Ecosystem + 3 *2??</w:t>
      </w:r>
    </w:p>
  </w:comment>
  <w:comment w:id="260" w:author="Maia Kapur" w:date="2019-04-22T10:04:00Z" w:initials="MK">
    <w:p w14:paraId="1462718E" w14:textId="4EDD7E3B" w:rsidR="00D16C49" w:rsidRDefault="00D16C49">
      <w:pPr>
        <w:pStyle w:val="CommentText"/>
      </w:pPr>
      <w:r>
        <w:rPr>
          <w:rStyle w:val="CommentReference"/>
        </w:rPr>
        <w:annotationRef/>
      </w:r>
      <w:r>
        <w:t>5 regions (made by breakpoints) x 2 periods = 10, then x 2 sexes</w:t>
      </w:r>
    </w:p>
  </w:comment>
  <w:comment w:id="270" w:author="Punt, Andre (O&amp;A, Hobart)" w:date="2019-04-22T05:07:00Z" w:initials="PA(H">
    <w:p w14:paraId="3D253A98" w14:textId="73190B70" w:rsidR="000A2704" w:rsidRDefault="000A2704">
      <w:pPr>
        <w:pStyle w:val="CommentText"/>
      </w:pPr>
      <w:r>
        <w:rPr>
          <w:rStyle w:val="CommentReference"/>
        </w:rPr>
        <w:annotationRef/>
      </w:r>
      <w:r>
        <w:t xml:space="preserve">I wish there was a </w:t>
      </w:r>
      <w:proofErr w:type="spellStart"/>
      <w:r>
        <w:t>strawperson</w:t>
      </w:r>
      <w:proofErr w:type="spellEnd"/>
      <w:r>
        <w:t xml:space="preserve"> here – like the </w:t>
      </w:r>
      <w:proofErr w:type="spellStart"/>
      <w:r>
        <w:t>Rodinov</w:t>
      </w:r>
      <w:proofErr w:type="spellEnd"/>
      <w:r>
        <w:t xml:space="preserve"> method</w:t>
      </w:r>
    </w:p>
  </w:comment>
  <w:comment w:id="276" w:author="Punt, Andre (O&amp;A, Hobart)" w:date="2019-04-22T05:09:00Z" w:initials="PA(H">
    <w:p w14:paraId="3235CA7C" w14:textId="440AFBBA" w:rsidR="000A2704" w:rsidRDefault="000A2704">
      <w:pPr>
        <w:pStyle w:val="CommentText"/>
      </w:pPr>
      <w:r>
        <w:rPr>
          <w:rStyle w:val="CommentReference"/>
        </w:rPr>
        <w:annotationRef/>
      </w:r>
      <w:r>
        <w:t xml:space="preserve">Help me. Is there is a break there are two estimates of </w:t>
      </w:r>
      <w:proofErr w:type="spellStart"/>
      <w:r>
        <w:t>Linf</w:t>
      </w:r>
      <w:proofErr w:type="spellEnd"/>
      <w:r>
        <w:t>. What does this relate to?</w:t>
      </w:r>
    </w:p>
  </w:comment>
  <w:comment w:id="277" w:author="Maia Kapur" w:date="2019-04-22T10:07:00Z" w:initials="MK">
    <w:p w14:paraId="73B2C1C3" w14:textId="5CCD715B" w:rsidR="004C7295" w:rsidRDefault="004C7295">
      <w:pPr>
        <w:pStyle w:val="CommentText"/>
      </w:pPr>
      <w:r>
        <w:rPr>
          <w:rStyle w:val="CommentReference"/>
        </w:rPr>
        <w:annotationRef/>
      </w:r>
      <w:proofErr w:type="spellStart"/>
      <w:r>
        <w:t>Dscuss</w:t>
      </w:r>
      <w:proofErr w:type="spellEnd"/>
      <w:r>
        <w:t xml:space="preserve"> weds</w:t>
      </w:r>
    </w:p>
  </w:comment>
  <w:comment w:id="296" w:author="Punt, Andre (O&amp;A, Hobart)" w:date="2019-04-22T05:11:00Z" w:initials="PA(H">
    <w:p w14:paraId="12A44695" w14:textId="40D8A336" w:rsidR="000A2704" w:rsidRDefault="000A2704">
      <w:pPr>
        <w:pStyle w:val="CommentText"/>
      </w:pPr>
      <w:r>
        <w:rPr>
          <w:rStyle w:val="CommentReference"/>
        </w:rPr>
        <w:annotationRef/>
      </w:r>
      <w:r>
        <w:t>Fig 5 is not referenced.</w:t>
      </w:r>
    </w:p>
  </w:comment>
  <w:comment w:id="300" w:author="Punt, Andre (O&amp;A, Hobart)" w:date="2019-04-22T05:39:00Z" w:initials="PA(H">
    <w:p w14:paraId="7AD8681B" w14:textId="3B8974D8" w:rsidR="000A2704" w:rsidRDefault="000A2704">
      <w:pPr>
        <w:pStyle w:val="CommentText"/>
      </w:pPr>
      <w:r>
        <w:rPr>
          <w:rStyle w:val="CommentReference"/>
        </w:rPr>
        <w:annotationRef/>
      </w:r>
      <w:r>
        <w:t xml:space="preserve">Explain how you see </w:t>
      </w:r>
      <w:proofErr w:type="spellStart"/>
      <w:r>
        <w:t>ths</w:t>
      </w:r>
      <w:proofErr w:type="spellEnd"/>
    </w:p>
  </w:comment>
  <w:comment w:id="301" w:author="Maia Kapur" w:date="2019-04-22T10:09:00Z" w:initials="MK">
    <w:p w14:paraId="24760285" w14:textId="1A041A20" w:rsidR="00B04E49" w:rsidRDefault="00B04E49">
      <w:pPr>
        <w:pStyle w:val="CommentText"/>
      </w:pPr>
      <w:r>
        <w:rPr>
          <w:rStyle w:val="CommentReference"/>
        </w:rPr>
        <w:annotationRef/>
      </w:r>
      <w:r>
        <w:t>Clarified figure c that shows the smoother</w:t>
      </w:r>
    </w:p>
  </w:comment>
  <w:comment w:id="307" w:author="Punt, Andre (O&amp;A, Hobart)" w:date="2019-04-22T05:15:00Z" w:initials="PA(H">
    <w:p w14:paraId="0EF6D13E" w14:textId="338FF28A" w:rsidR="000A2704" w:rsidRDefault="000A2704">
      <w:pPr>
        <w:pStyle w:val="CommentText"/>
      </w:pPr>
      <w:r>
        <w:rPr>
          <w:rStyle w:val="CommentReference"/>
        </w:rPr>
        <w:annotationRef/>
      </w:r>
      <w:r>
        <w:t xml:space="preserve">Some odd with the captions. Figs 6 and 7 are for female age six animals according to the caption. </w:t>
      </w:r>
      <w:proofErr w:type="gramStart"/>
      <w:r>
        <w:t>Also</w:t>
      </w:r>
      <w:proofErr w:type="gramEnd"/>
      <w:r>
        <w:t xml:space="preserve"> </w:t>
      </w:r>
      <w:proofErr w:type="spellStart"/>
      <w:r>
        <w:t>Fis</w:t>
      </w:r>
      <w:proofErr w:type="spellEnd"/>
      <w:r>
        <w:t xml:space="preserve"> A4 is for this same fig. Help</w:t>
      </w:r>
    </w:p>
    <w:p w14:paraId="2247B24D" w14:textId="77777777" w:rsidR="000A2704" w:rsidRDefault="000A2704">
      <w:pPr>
        <w:pStyle w:val="CommentText"/>
      </w:pPr>
    </w:p>
    <w:p w14:paraId="408435D4" w14:textId="3D56649D" w:rsidR="000A2704" w:rsidRDefault="000A2704">
      <w:pPr>
        <w:pStyle w:val="CommentText"/>
      </w:pPr>
      <w:r>
        <w:t>Also introduce the supplementary figures here and not in the captions</w:t>
      </w:r>
    </w:p>
  </w:comment>
  <w:comment w:id="313" w:author="Punt, Andre (O&amp;A, Hobart)" w:date="2019-04-22T05:11:00Z" w:initials="PA(H">
    <w:p w14:paraId="0FC58EC5" w14:textId="1BC1FA48" w:rsidR="000A2704" w:rsidRDefault="000A2704">
      <w:pPr>
        <w:pStyle w:val="CommentText"/>
      </w:pPr>
      <w:r>
        <w:rPr>
          <w:rStyle w:val="CommentReference"/>
        </w:rPr>
        <w:annotationRef/>
      </w:r>
      <w:r>
        <w:t>Order of figures – there is no Fig A13</w:t>
      </w:r>
    </w:p>
  </w:comment>
  <w:comment w:id="406" w:author="Punt, Andre (O&amp;A, Hobart)" w:date="2019-04-22T05:42:00Z" w:initials="PA(H">
    <w:p w14:paraId="6D5ACBB0" w14:textId="4EE6A302" w:rsidR="000A2704" w:rsidRDefault="000A2704">
      <w:pPr>
        <w:pStyle w:val="CommentText"/>
      </w:pPr>
      <w:r>
        <w:rPr>
          <w:rStyle w:val="CommentReference"/>
        </w:rPr>
        <w:annotationRef/>
      </w:r>
      <w:r>
        <w:t>Table 3? Table 4 is never referenced</w:t>
      </w:r>
    </w:p>
  </w:comment>
  <w:comment w:id="420" w:author="Punt, Andre (O&amp;A, Hobart)" w:date="2019-04-22T06:07:00Z" w:initials="PA(H">
    <w:p w14:paraId="23514AD9" w14:textId="7A54648E" w:rsidR="000A2704" w:rsidRDefault="000A2704">
      <w:pPr>
        <w:pStyle w:val="CommentText"/>
      </w:pPr>
      <w:r>
        <w:rPr>
          <w:rStyle w:val="CommentReference"/>
        </w:rPr>
        <w:annotationRef/>
      </w:r>
      <w:r>
        <w:t xml:space="preserve">This differences here seen much smaller than those in Fig 1 </w:t>
      </w:r>
    </w:p>
  </w:comment>
  <w:comment w:id="426" w:author="Melissa Haltuch" w:date="2019-04-12T12:27:00Z" w:initials="MH">
    <w:p w14:paraId="11FE429B" w14:textId="3A0B9321" w:rsidR="000A2704" w:rsidRDefault="000A2704">
      <w:pPr>
        <w:pStyle w:val="CommentText"/>
      </w:pPr>
      <w:r>
        <w:rPr>
          <w:rStyle w:val="CommentReference"/>
        </w:rPr>
        <w:annotationRef/>
      </w:r>
      <w:r>
        <w:t>You might think about how the difference in size for females fits with the movement work.</w:t>
      </w:r>
      <w:r w:rsidRPr="005D11A8">
        <w:t xml:space="preserve"> </w:t>
      </w:r>
      <w:r>
        <w:t>Again, think about how movement might fit here, on the call we discussed the movement of sablefish to and from sea mounts, and that these fish are mostly male.</w:t>
      </w:r>
    </w:p>
  </w:comment>
  <w:comment w:id="441" w:author="Punt, Andre (O&amp;A, Hobart)" w:date="2019-04-22T04:59:00Z" w:initials="PA(H">
    <w:p w14:paraId="525F11C7" w14:textId="41500A22" w:rsidR="000A2704" w:rsidRDefault="000A2704">
      <w:pPr>
        <w:pStyle w:val="CommentText"/>
      </w:pPr>
      <w:r>
        <w:rPr>
          <w:rStyle w:val="CommentReference"/>
        </w:rPr>
        <w:annotationRef/>
      </w:r>
      <w:r>
        <w:t>Thorson 2019a or b</w:t>
      </w:r>
    </w:p>
  </w:comment>
  <w:comment w:id="445" w:author="Punt, Andre (O&amp;A, Hobart)" w:date="2019-04-22T06:11:00Z" w:initials="PA(H">
    <w:p w14:paraId="6224D464" w14:textId="2BB282C8" w:rsidR="000A2704" w:rsidRDefault="000A2704">
      <w:pPr>
        <w:pStyle w:val="CommentText"/>
      </w:pPr>
      <w:r>
        <w:rPr>
          <w:rStyle w:val="CommentReference"/>
        </w:rPr>
        <w:annotationRef/>
      </w:r>
      <w:r>
        <w:t>You need an overall concluding section</w:t>
      </w:r>
    </w:p>
  </w:comment>
  <w:comment w:id="479" w:author="Punt, Andre (O&amp;A, Hobart)" w:date="2019-04-22T05:49:00Z" w:initials="PA(H">
    <w:p w14:paraId="6E43021F" w14:textId="158147FC" w:rsidR="000A2704" w:rsidRDefault="000A2704">
      <w:pPr>
        <w:pStyle w:val="CommentText"/>
      </w:pPr>
      <w:r>
        <w:rPr>
          <w:rStyle w:val="CommentReference"/>
        </w:rPr>
        <w:annotationRef/>
      </w:r>
      <w:r>
        <w:t>Add units</w:t>
      </w:r>
    </w:p>
  </w:comment>
  <w:comment w:id="488" w:author="Punt, Andre (O&amp;A, Hobart)" w:date="2019-04-22T05:50:00Z" w:initials="PA(H">
    <w:p w14:paraId="37A11AFF" w14:textId="12908CF5" w:rsidR="000A2704" w:rsidRDefault="000A2704">
      <w:pPr>
        <w:pStyle w:val="CommentText"/>
      </w:pPr>
      <w:r>
        <w:rPr>
          <w:rStyle w:val="CommentReference"/>
        </w:rPr>
        <w:annotationRef/>
      </w:r>
      <w:r>
        <w:t>Units</w:t>
      </w:r>
    </w:p>
  </w:comment>
  <w:comment w:id="492" w:author="Punt, Andre (O&amp;A, Hobart)" w:date="2019-04-22T06:12:00Z" w:initials="PA(H">
    <w:p w14:paraId="36183FB7" w14:textId="14AD8B48" w:rsidR="000A2704" w:rsidRDefault="000A2704">
      <w:pPr>
        <w:pStyle w:val="CommentText"/>
      </w:pPr>
      <w:r>
        <w:rPr>
          <w:rStyle w:val="CommentReference"/>
        </w:rPr>
        <w:annotationRef/>
      </w:r>
      <w:r>
        <w:t xml:space="preserve">Add URLs for reports (add street addresses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1212C1" w15:done="0"/>
  <w15:commentEx w15:paraId="2989ADDE" w15:done="0"/>
  <w15:commentEx w15:paraId="2563FEB2" w15:done="1"/>
  <w15:commentEx w15:paraId="3F5D14B2" w15:paraIdParent="2563FEB2" w15:done="1"/>
  <w15:commentEx w15:paraId="15015EB9" w15:done="1"/>
  <w15:commentEx w15:paraId="4638B9E0" w15:done="0"/>
  <w15:commentEx w15:paraId="14A33A3C" w15:done="0"/>
  <w15:commentEx w15:paraId="426E5616" w15:paraIdParent="14A33A3C" w15:done="0"/>
  <w15:commentEx w15:paraId="157ED3DC" w15:done="1"/>
  <w15:commentEx w15:paraId="4132EFC8" w15:paraIdParent="157ED3DC" w15:done="0"/>
  <w15:commentEx w15:paraId="2C69C8AD" w15:done="0"/>
  <w15:commentEx w15:paraId="0A7F0425" w15:paraIdParent="2C69C8AD" w15:done="0"/>
  <w15:commentEx w15:paraId="5C6DC044" w15:done="0"/>
  <w15:commentEx w15:paraId="7D190839" w15:done="1"/>
  <w15:commentEx w15:paraId="193F6FA0" w15:paraIdParent="7D190839" w15:done="1"/>
  <w15:commentEx w15:paraId="1F5165B7" w15:paraIdParent="7D190839" w15:done="1"/>
  <w15:commentEx w15:paraId="448AB4E4" w15:done="1"/>
  <w15:commentEx w15:paraId="7AE19E42" w15:paraIdParent="448AB4E4" w15:done="1"/>
  <w15:commentEx w15:paraId="6D1916A2" w15:done="1"/>
  <w15:commentEx w15:paraId="625342C6" w15:paraIdParent="6D1916A2" w15:done="1"/>
  <w15:commentEx w15:paraId="7C5BF81B" w15:done="1"/>
  <w15:commentEx w15:paraId="207C8EA9" w15:paraIdParent="7C5BF81B" w15:done="1"/>
  <w15:commentEx w15:paraId="1E300965" w15:done="0"/>
  <w15:commentEx w15:paraId="65C4A2BC" w15:paraIdParent="1E300965" w15:done="0"/>
  <w15:commentEx w15:paraId="0F9581C5" w15:done="1"/>
  <w15:commentEx w15:paraId="6CA0E6D5" w15:paraIdParent="0F9581C5" w15:done="1"/>
  <w15:commentEx w15:paraId="30DC19B0" w15:done="1"/>
  <w15:commentEx w15:paraId="5510AD28" w15:done="0"/>
  <w15:commentEx w15:paraId="1462718E" w15:paraIdParent="5510AD28" w15:done="0"/>
  <w15:commentEx w15:paraId="3D253A98" w15:done="0"/>
  <w15:commentEx w15:paraId="3235CA7C" w15:done="0"/>
  <w15:commentEx w15:paraId="73B2C1C3" w15:paraIdParent="3235CA7C" w15:done="0"/>
  <w15:commentEx w15:paraId="12A44695" w15:done="0"/>
  <w15:commentEx w15:paraId="7AD8681B" w15:done="0"/>
  <w15:commentEx w15:paraId="24760285" w15:paraIdParent="7AD8681B" w15:done="0"/>
  <w15:commentEx w15:paraId="408435D4" w15:done="0"/>
  <w15:commentEx w15:paraId="0FC58EC5" w15:done="0"/>
  <w15:commentEx w15:paraId="6D5ACBB0" w15:done="0"/>
  <w15:commentEx w15:paraId="23514AD9" w15:done="0"/>
  <w15:commentEx w15:paraId="11FE429B" w15:done="0"/>
  <w15:commentEx w15:paraId="525F11C7" w15:done="0"/>
  <w15:commentEx w15:paraId="6224D464" w15:done="0"/>
  <w15:commentEx w15:paraId="6E43021F" w15:done="1"/>
  <w15:commentEx w15:paraId="37A11AFF" w15:done="1"/>
  <w15:commentEx w15:paraId="36183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1212C1" w16cid:durableId="205EB54C"/>
  <w16cid:commentId w16cid:paraId="2989ADDE" w16cid:durableId="20680741"/>
  <w16cid:commentId w16cid:paraId="2563FEB2" w16cid:durableId="205EB54D"/>
  <w16cid:commentId w16cid:paraId="3F5D14B2" w16cid:durableId="205EB5F6"/>
  <w16cid:commentId w16cid:paraId="15015EB9" w16cid:durableId="20680744"/>
  <w16cid:commentId w16cid:paraId="4638B9E0" w16cid:durableId="20680746"/>
  <w16cid:commentId w16cid:paraId="14A33A3C" w16cid:durableId="20680747"/>
  <w16cid:commentId w16cid:paraId="426E5616" w16cid:durableId="20680F4F"/>
  <w16cid:commentId w16cid:paraId="157ED3DC" w16cid:durableId="20680748"/>
  <w16cid:commentId w16cid:paraId="4132EFC8" w16cid:durableId="20680F44"/>
  <w16cid:commentId w16cid:paraId="2C69C8AD" w16cid:durableId="20680749"/>
  <w16cid:commentId w16cid:paraId="0A7F0425" w16cid:durableId="20680F7A"/>
  <w16cid:commentId w16cid:paraId="5C6DC044" w16cid:durableId="2068074A"/>
  <w16cid:commentId w16cid:paraId="7D190839" w16cid:durableId="205EB54E"/>
  <w16cid:commentId w16cid:paraId="193F6FA0" w16cid:durableId="205EB54F"/>
  <w16cid:commentId w16cid:paraId="1F5165B7" w16cid:durableId="205EB550"/>
  <w16cid:commentId w16cid:paraId="448AB4E4" w16cid:durableId="205EB551"/>
  <w16cid:commentId w16cid:paraId="7AE19E42" w16cid:durableId="205EB6FB"/>
  <w16cid:commentId w16cid:paraId="6D1916A2" w16cid:durableId="205EB552"/>
  <w16cid:commentId w16cid:paraId="625342C6" w16cid:durableId="205EB705"/>
  <w16cid:commentId w16cid:paraId="7C5BF81B" w16cid:durableId="205EB553"/>
  <w16cid:commentId w16cid:paraId="207C8EA9" w16cid:durableId="205EDF82"/>
  <w16cid:commentId w16cid:paraId="1E300965" w16cid:durableId="20680754"/>
  <w16cid:commentId w16cid:paraId="65C4A2BC" w16cid:durableId="20680FB9"/>
  <w16cid:commentId w16cid:paraId="0F9581C5" w16cid:durableId="205EB554"/>
  <w16cid:commentId w16cid:paraId="6CA0E6D5" w16cid:durableId="205ECE52"/>
  <w16cid:commentId w16cid:paraId="30DC19B0" w16cid:durableId="205EB555"/>
  <w16cid:commentId w16cid:paraId="5510AD28" w16cid:durableId="2068075A"/>
  <w16cid:commentId w16cid:paraId="1462718E" w16cid:durableId="20681032"/>
  <w16cid:commentId w16cid:paraId="3D253A98" w16cid:durableId="2068075B"/>
  <w16cid:commentId w16cid:paraId="3235CA7C" w16cid:durableId="2068075C"/>
  <w16cid:commentId w16cid:paraId="73B2C1C3" w16cid:durableId="206810F0"/>
  <w16cid:commentId w16cid:paraId="12A44695" w16cid:durableId="2068075D"/>
  <w16cid:commentId w16cid:paraId="7AD8681B" w16cid:durableId="2068075E"/>
  <w16cid:commentId w16cid:paraId="24760285" w16cid:durableId="20681143"/>
  <w16cid:commentId w16cid:paraId="408435D4" w16cid:durableId="2068075F"/>
  <w16cid:commentId w16cid:paraId="0FC58EC5" w16cid:durableId="20680760"/>
  <w16cid:commentId w16cid:paraId="6D5ACBB0" w16cid:durableId="20680761"/>
  <w16cid:commentId w16cid:paraId="23514AD9" w16cid:durableId="20680762"/>
  <w16cid:commentId w16cid:paraId="11FE429B" w16cid:durableId="205EB55E"/>
  <w16cid:commentId w16cid:paraId="525F11C7" w16cid:durableId="20680766"/>
  <w16cid:commentId w16cid:paraId="6224D464" w16cid:durableId="20680767"/>
  <w16cid:commentId w16cid:paraId="6E43021F" w16cid:durableId="2068076A"/>
  <w16cid:commentId w16cid:paraId="37A11AFF" w16cid:durableId="2068076B"/>
  <w16cid:commentId w16cid:paraId="36183FB7" w16cid:durableId="20680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5F456" w14:textId="77777777" w:rsidR="007176B2" w:rsidRDefault="007176B2" w:rsidP="00F50131">
      <w:pPr>
        <w:spacing w:after="0" w:line="240" w:lineRule="auto"/>
      </w:pPr>
      <w:r>
        <w:separator/>
      </w:r>
    </w:p>
  </w:endnote>
  <w:endnote w:type="continuationSeparator" w:id="0">
    <w:p w14:paraId="4A5D1017" w14:textId="77777777" w:rsidR="007176B2" w:rsidRDefault="007176B2"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27F91BEA" w:rsidR="000A2704" w:rsidRDefault="000A2704">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2D8C35D5" w14:textId="77777777" w:rsidR="000A2704" w:rsidRDefault="000A27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45F42E06" w:rsidR="000A2704" w:rsidRDefault="000A2704">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0A2704" w:rsidRDefault="000A2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DCA6F" w14:textId="77777777" w:rsidR="007176B2" w:rsidRDefault="007176B2" w:rsidP="00F50131">
      <w:pPr>
        <w:spacing w:after="0" w:line="240" w:lineRule="auto"/>
      </w:pPr>
      <w:r>
        <w:separator/>
      </w:r>
    </w:p>
  </w:footnote>
  <w:footnote w:type="continuationSeparator" w:id="0">
    <w:p w14:paraId="62D00EAE" w14:textId="77777777" w:rsidR="007176B2" w:rsidRDefault="007176B2"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rson w15:author="Melissa Haltuch">
    <w15:presenceInfo w15:providerId="None" w15:userId="Melissa Haltuch"/>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46080"/>
    <w:rsid w:val="00051E7E"/>
    <w:rsid w:val="000532F3"/>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A10CF"/>
    <w:rsid w:val="000A2704"/>
    <w:rsid w:val="000A40D5"/>
    <w:rsid w:val="000A4F0B"/>
    <w:rsid w:val="000B0FA0"/>
    <w:rsid w:val="000B4A0E"/>
    <w:rsid w:val="000B4B1F"/>
    <w:rsid w:val="000B69FD"/>
    <w:rsid w:val="000C2205"/>
    <w:rsid w:val="000C31F1"/>
    <w:rsid w:val="000C47E4"/>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074B3"/>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64BD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B6135"/>
    <w:rsid w:val="001C0800"/>
    <w:rsid w:val="001C1677"/>
    <w:rsid w:val="001C2BDC"/>
    <w:rsid w:val="001C70C8"/>
    <w:rsid w:val="001C7EC3"/>
    <w:rsid w:val="001D20BB"/>
    <w:rsid w:val="001D25DD"/>
    <w:rsid w:val="001D28A9"/>
    <w:rsid w:val="001D6A18"/>
    <w:rsid w:val="001E0B96"/>
    <w:rsid w:val="001E20BC"/>
    <w:rsid w:val="001F4B4A"/>
    <w:rsid w:val="001F5DCE"/>
    <w:rsid w:val="001F735D"/>
    <w:rsid w:val="001F7686"/>
    <w:rsid w:val="00201B5B"/>
    <w:rsid w:val="002052E5"/>
    <w:rsid w:val="00206327"/>
    <w:rsid w:val="002073D8"/>
    <w:rsid w:val="00207531"/>
    <w:rsid w:val="0021088D"/>
    <w:rsid w:val="00212215"/>
    <w:rsid w:val="00212B1C"/>
    <w:rsid w:val="002151D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69DA"/>
    <w:rsid w:val="00287B91"/>
    <w:rsid w:val="00291BC9"/>
    <w:rsid w:val="00291EEB"/>
    <w:rsid w:val="00297019"/>
    <w:rsid w:val="002A1D4D"/>
    <w:rsid w:val="002A420E"/>
    <w:rsid w:val="002A7BD5"/>
    <w:rsid w:val="002B12E4"/>
    <w:rsid w:val="002B12EC"/>
    <w:rsid w:val="002B159B"/>
    <w:rsid w:val="002B2781"/>
    <w:rsid w:val="002B36AF"/>
    <w:rsid w:val="002B3C33"/>
    <w:rsid w:val="002B485F"/>
    <w:rsid w:val="002B78B9"/>
    <w:rsid w:val="002C0447"/>
    <w:rsid w:val="002C19CF"/>
    <w:rsid w:val="002C350B"/>
    <w:rsid w:val="002C6E0C"/>
    <w:rsid w:val="002D1062"/>
    <w:rsid w:val="002D152E"/>
    <w:rsid w:val="002D188C"/>
    <w:rsid w:val="002D4639"/>
    <w:rsid w:val="002D7F20"/>
    <w:rsid w:val="002E02EB"/>
    <w:rsid w:val="002E1DDC"/>
    <w:rsid w:val="002E3E62"/>
    <w:rsid w:val="002E7B51"/>
    <w:rsid w:val="002F43F1"/>
    <w:rsid w:val="002F46D4"/>
    <w:rsid w:val="0030040E"/>
    <w:rsid w:val="00304135"/>
    <w:rsid w:val="003057E6"/>
    <w:rsid w:val="00305832"/>
    <w:rsid w:val="003071B2"/>
    <w:rsid w:val="0030725B"/>
    <w:rsid w:val="00310C1A"/>
    <w:rsid w:val="0031135F"/>
    <w:rsid w:val="00311F47"/>
    <w:rsid w:val="00320B89"/>
    <w:rsid w:val="003219D9"/>
    <w:rsid w:val="0032228C"/>
    <w:rsid w:val="003223FA"/>
    <w:rsid w:val="003229CF"/>
    <w:rsid w:val="00322C06"/>
    <w:rsid w:val="00322DAC"/>
    <w:rsid w:val="00330BD9"/>
    <w:rsid w:val="003313E9"/>
    <w:rsid w:val="00332024"/>
    <w:rsid w:val="00333E80"/>
    <w:rsid w:val="00333FDA"/>
    <w:rsid w:val="003368A1"/>
    <w:rsid w:val="003418AD"/>
    <w:rsid w:val="003426F8"/>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3F45C3"/>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295"/>
    <w:rsid w:val="004C78D8"/>
    <w:rsid w:val="004D0927"/>
    <w:rsid w:val="004D2F33"/>
    <w:rsid w:val="004D3306"/>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589F"/>
    <w:rsid w:val="00517735"/>
    <w:rsid w:val="005226AD"/>
    <w:rsid w:val="00523065"/>
    <w:rsid w:val="00531519"/>
    <w:rsid w:val="00533635"/>
    <w:rsid w:val="005443E0"/>
    <w:rsid w:val="005453B8"/>
    <w:rsid w:val="0054799E"/>
    <w:rsid w:val="00551B60"/>
    <w:rsid w:val="0055586B"/>
    <w:rsid w:val="00555EB1"/>
    <w:rsid w:val="005571AE"/>
    <w:rsid w:val="00560DB0"/>
    <w:rsid w:val="005624A6"/>
    <w:rsid w:val="0056300A"/>
    <w:rsid w:val="00563C56"/>
    <w:rsid w:val="00564486"/>
    <w:rsid w:val="00565467"/>
    <w:rsid w:val="0057075F"/>
    <w:rsid w:val="005742CD"/>
    <w:rsid w:val="005746C7"/>
    <w:rsid w:val="005754B9"/>
    <w:rsid w:val="0057578D"/>
    <w:rsid w:val="00575CEA"/>
    <w:rsid w:val="0058125D"/>
    <w:rsid w:val="005816B1"/>
    <w:rsid w:val="00581778"/>
    <w:rsid w:val="005866AE"/>
    <w:rsid w:val="00586BBE"/>
    <w:rsid w:val="0059154F"/>
    <w:rsid w:val="00591FF0"/>
    <w:rsid w:val="005937F2"/>
    <w:rsid w:val="0059460E"/>
    <w:rsid w:val="00594F68"/>
    <w:rsid w:val="00597517"/>
    <w:rsid w:val="005A05F5"/>
    <w:rsid w:val="005A0B2F"/>
    <w:rsid w:val="005A19AC"/>
    <w:rsid w:val="005A2F0F"/>
    <w:rsid w:val="005A39D0"/>
    <w:rsid w:val="005A4A3F"/>
    <w:rsid w:val="005A5C86"/>
    <w:rsid w:val="005A62A5"/>
    <w:rsid w:val="005B4E96"/>
    <w:rsid w:val="005B623D"/>
    <w:rsid w:val="005B6CE5"/>
    <w:rsid w:val="005B70FF"/>
    <w:rsid w:val="005C020F"/>
    <w:rsid w:val="005C1C7E"/>
    <w:rsid w:val="005C3972"/>
    <w:rsid w:val="005C4FC5"/>
    <w:rsid w:val="005C67E6"/>
    <w:rsid w:val="005C6AE3"/>
    <w:rsid w:val="005D095D"/>
    <w:rsid w:val="005D11A8"/>
    <w:rsid w:val="005D1F29"/>
    <w:rsid w:val="005D279D"/>
    <w:rsid w:val="005D4DA3"/>
    <w:rsid w:val="005E0FFF"/>
    <w:rsid w:val="005F0B48"/>
    <w:rsid w:val="005F254B"/>
    <w:rsid w:val="005F4F04"/>
    <w:rsid w:val="005F55A2"/>
    <w:rsid w:val="005F5637"/>
    <w:rsid w:val="005F61EE"/>
    <w:rsid w:val="00612667"/>
    <w:rsid w:val="00615029"/>
    <w:rsid w:val="006166CD"/>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04E0"/>
    <w:rsid w:val="006610ED"/>
    <w:rsid w:val="00661E95"/>
    <w:rsid w:val="00662741"/>
    <w:rsid w:val="006639BD"/>
    <w:rsid w:val="006665D1"/>
    <w:rsid w:val="0067044E"/>
    <w:rsid w:val="00672DDF"/>
    <w:rsid w:val="00674D52"/>
    <w:rsid w:val="00675625"/>
    <w:rsid w:val="00677B4D"/>
    <w:rsid w:val="00681741"/>
    <w:rsid w:val="00683D81"/>
    <w:rsid w:val="0068598A"/>
    <w:rsid w:val="00687194"/>
    <w:rsid w:val="00692DB0"/>
    <w:rsid w:val="006948C1"/>
    <w:rsid w:val="00694D64"/>
    <w:rsid w:val="00697863"/>
    <w:rsid w:val="006A1870"/>
    <w:rsid w:val="006A39A3"/>
    <w:rsid w:val="006A3AFF"/>
    <w:rsid w:val="006A5337"/>
    <w:rsid w:val="006A59E8"/>
    <w:rsid w:val="006A5ACD"/>
    <w:rsid w:val="006B09E1"/>
    <w:rsid w:val="006C4182"/>
    <w:rsid w:val="006C449C"/>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4F58"/>
    <w:rsid w:val="00725F8A"/>
    <w:rsid w:val="0073221D"/>
    <w:rsid w:val="007426FC"/>
    <w:rsid w:val="00751302"/>
    <w:rsid w:val="00756B5F"/>
    <w:rsid w:val="00757002"/>
    <w:rsid w:val="00761C2B"/>
    <w:rsid w:val="0076504C"/>
    <w:rsid w:val="007650C2"/>
    <w:rsid w:val="00766798"/>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0434"/>
    <w:rsid w:val="007E68BB"/>
    <w:rsid w:val="007E759C"/>
    <w:rsid w:val="007E7B4A"/>
    <w:rsid w:val="007E7F43"/>
    <w:rsid w:val="007F2E22"/>
    <w:rsid w:val="007F51DE"/>
    <w:rsid w:val="007F7701"/>
    <w:rsid w:val="00800100"/>
    <w:rsid w:val="00800DEA"/>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205B"/>
    <w:rsid w:val="00842A20"/>
    <w:rsid w:val="00845B83"/>
    <w:rsid w:val="00845D2A"/>
    <w:rsid w:val="0084759D"/>
    <w:rsid w:val="00850AF1"/>
    <w:rsid w:val="00850F85"/>
    <w:rsid w:val="00852696"/>
    <w:rsid w:val="00853E77"/>
    <w:rsid w:val="008567BF"/>
    <w:rsid w:val="0085796C"/>
    <w:rsid w:val="00862408"/>
    <w:rsid w:val="00862D4F"/>
    <w:rsid w:val="00863DF7"/>
    <w:rsid w:val="008719C6"/>
    <w:rsid w:val="00871B3A"/>
    <w:rsid w:val="00873AEB"/>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038"/>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4CB"/>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64B7"/>
    <w:rsid w:val="009C7B88"/>
    <w:rsid w:val="009D3309"/>
    <w:rsid w:val="009D75F5"/>
    <w:rsid w:val="009E0898"/>
    <w:rsid w:val="009E361C"/>
    <w:rsid w:val="009E402C"/>
    <w:rsid w:val="009E6008"/>
    <w:rsid w:val="009F0300"/>
    <w:rsid w:val="009F1890"/>
    <w:rsid w:val="009F1AA9"/>
    <w:rsid w:val="009F5D8A"/>
    <w:rsid w:val="009F5E6D"/>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4E49"/>
    <w:rsid w:val="00B06507"/>
    <w:rsid w:val="00B06C3A"/>
    <w:rsid w:val="00B11828"/>
    <w:rsid w:val="00B1327B"/>
    <w:rsid w:val="00B16645"/>
    <w:rsid w:val="00B16E31"/>
    <w:rsid w:val="00B17CAE"/>
    <w:rsid w:val="00B22F5E"/>
    <w:rsid w:val="00B23510"/>
    <w:rsid w:val="00B24C55"/>
    <w:rsid w:val="00B27A77"/>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15FF"/>
    <w:rsid w:val="00B82748"/>
    <w:rsid w:val="00B834E2"/>
    <w:rsid w:val="00B84EEF"/>
    <w:rsid w:val="00B8591D"/>
    <w:rsid w:val="00B90467"/>
    <w:rsid w:val="00B917C8"/>
    <w:rsid w:val="00B91A35"/>
    <w:rsid w:val="00B91B45"/>
    <w:rsid w:val="00B91C24"/>
    <w:rsid w:val="00B94D25"/>
    <w:rsid w:val="00B9623A"/>
    <w:rsid w:val="00B96D87"/>
    <w:rsid w:val="00BB02E4"/>
    <w:rsid w:val="00BB0FD7"/>
    <w:rsid w:val="00BB7E4C"/>
    <w:rsid w:val="00BC119C"/>
    <w:rsid w:val="00BC2A1A"/>
    <w:rsid w:val="00BC4226"/>
    <w:rsid w:val="00BD06D8"/>
    <w:rsid w:val="00BD3500"/>
    <w:rsid w:val="00BD380D"/>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6542"/>
    <w:rsid w:val="00C56964"/>
    <w:rsid w:val="00C576FF"/>
    <w:rsid w:val="00C61A6B"/>
    <w:rsid w:val="00C65F22"/>
    <w:rsid w:val="00C6606C"/>
    <w:rsid w:val="00C700C7"/>
    <w:rsid w:val="00C7661B"/>
    <w:rsid w:val="00C778A2"/>
    <w:rsid w:val="00C828F6"/>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6C49"/>
    <w:rsid w:val="00D1784D"/>
    <w:rsid w:val="00D178A2"/>
    <w:rsid w:val="00D21CB5"/>
    <w:rsid w:val="00D24852"/>
    <w:rsid w:val="00D30CB6"/>
    <w:rsid w:val="00D3144F"/>
    <w:rsid w:val="00D335A9"/>
    <w:rsid w:val="00D36395"/>
    <w:rsid w:val="00D37FC3"/>
    <w:rsid w:val="00D4232C"/>
    <w:rsid w:val="00D45B35"/>
    <w:rsid w:val="00D5146B"/>
    <w:rsid w:val="00D55A0E"/>
    <w:rsid w:val="00D57199"/>
    <w:rsid w:val="00D57C1C"/>
    <w:rsid w:val="00D62509"/>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524"/>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3BF"/>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2C2C"/>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22ED"/>
    <w:rsid w:val="00EE33E5"/>
    <w:rsid w:val="00EE7487"/>
    <w:rsid w:val="00EF214D"/>
    <w:rsid w:val="00EF4D74"/>
    <w:rsid w:val="00EF678E"/>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375F6"/>
    <w:rsid w:val="00F40060"/>
    <w:rsid w:val="00F44969"/>
    <w:rsid w:val="00F44B12"/>
    <w:rsid w:val="00F46C6D"/>
    <w:rsid w:val="00F50131"/>
    <w:rsid w:val="00F502D0"/>
    <w:rsid w:val="00F5067E"/>
    <w:rsid w:val="00F521CD"/>
    <w:rsid w:val="00F5448F"/>
    <w:rsid w:val="00F54EAA"/>
    <w:rsid w:val="00F645DA"/>
    <w:rsid w:val="00F65EE9"/>
    <w:rsid w:val="00F66EB8"/>
    <w:rsid w:val="00F676E3"/>
    <w:rsid w:val="00F70916"/>
    <w:rsid w:val="00F71D02"/>
    <w:rsid w:val="00F75BC7"/>
    <w:rsid w:val="00F76757"/>
    <w:rsid w:val="00F77ACF"/>
    <w:rsid w:val="00F80A7B"/>
    <w:rsid w:val="00F82A07"/>
    <w:rsid w:val="00F82C1D"/>
    <w:rsid w:val="00F82EB2"/>
    <w:rsid w:val="00F86C07"/>
    <w:rsid w:val="00F91040"/>
    <w:rsid w:val="00F919FB"/>
    <w:rsid w:val="00F91AA8"/>
    <w:rsid w:val="00F922C3"/>
    <w:rsid w:val="00F92D25"/>
    <w:rsid w:val="00F93C67"/>
    <w:rsid w:val="00F94063"/>
    <w:rsid w:val="00F96E2F"/>
    <w:rsid w:val="00F97AC5"/>
    <w:rsid w:val="00FA0991"/>
    <w:rsid w:val="00FA1B5B"/>
    <w:rsid w:val="00FA1DC2"/>
    <w:rsid w:val="00FA35CE"/>
    <w:rsid w:val="00FA3AA1"/>
    <w:rsid w:val="00FB10EE"/>
    <w:rsid w:val="00FB55F0"/>
    <w:rsid w:val="00FB5BF5"/>
    <w:rsid w:val="00FB724B"/>
    <w:rsid w:val="00FC0DCB"/>
    <w:rsid w:val="00FC6A65"/>
    <w:rsid w:val="00FC71E3"/>
    <w:rsid w:val="00FD1CD3"/>
    <w:rsid w:val="00FD1EBA"/>
    <w:rsid w:val="00FD20B7"/>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17CA4-7CB4-4D66-A406-7BFEA7E3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28317</Words>
  <Characters>161412</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11</cp:revision>
  <cp:lastPrinted>2019-04-04T01:19:00Z</cp:lastPrinted>
  <dcterms:created xsi:type="dcterms:W3CDTF">2019-04-22T16:58:00Z</dcterms:created>
  <dcterms:modified xsi:type="dcterms:W3CDTF">2019-04-23T00:27:00Z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