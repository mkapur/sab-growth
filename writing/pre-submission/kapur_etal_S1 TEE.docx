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8B4B4A">
      <w:pPr>
        <w:pStyle w:val="Title"/>
        <w:spacing w:after="0" w:line="276" w:lineRule="auto"/>
        <w:jc w:val="both"/>
      </w:pPr>
      <w:bookmarkStart w:id="0" w:name="_Hlk2088139"/>
      <w:commentRangeStart w:id="1"/>
      <w:r>
        <w:t>Data driven approach</w:t>
      </w:r>
      <w:commentRangeEnd w:id="1"/>
      <w:r w:rsidR="00471BD5">
        <w:rPr>
          <w:rStyle w:val="CommentReference"/>
          <w:b w:val="0"/>
        </w:rPr>
        <w:commentReference w:id="1"/>
      </w:r>
      <w:r>
        <w:t xml:space="preserve"> reveals oceanographic features delineate growth zonation in </w:t>
      </w:r>
      <w:r w:rsidR="00AB4FA7">
        <w:t>northeast</w:t>
      </w:r>
      <w:r>
        <w:t xml:space="preserve"> pacific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5052F">
        <w:rPr>
          <w:color w:val="222222"/>
          <w:shd w:val="clear" w:color="auto" w:fill="FFFFFF"/>
        </w:rPr>
        <w:t>,  Cope,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11"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47EB5C65"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NE 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12"/>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03BD849B" w:rsidR="00C240B4" w:rsidRPr="001142BC" w:rsidRDefault="00724656" w:rsidP="008B4B4A">
      <w:pPr>
        <w:pStyle w:val="CommentText"/>
        <w:spacing w:after="0" w:line="276" w:lineRule="auto"/>
        <w:jc w:val="both"/>
        <w:rPr>
          <w:sz w:val="24"/>
          <w:szCs w:val="24"/>
        </w:rPr>
      </w:pPr>
      <w:commentRangeStart w:id="2"/>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r w:rsidR="00B35BCB">
        <w:rPr>
          <w:sz w:val="24"/>
          <w:szCs w:val="24"/>
        </w:rPr>
        <w:t>aimed</w:t>
      </w:r>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r w:rsidR="00B35BCB">
        <w:rPr>
          <w:sz w:val="24"/>
          <w:szCs w:val="24"/>
        </w:rPr>
        <w:t xml:space="preserve">investigated </w:t>
      </w:r>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commentRangeEnd w:id="2"/>
      <w:r w:rsidR="00471BD5">
        <w:rPr>
          <w:rStyle w:val="CommentReference"/>
        </w:rPr>
        <w:commentReference w:id="2"/>
      </w:r>
    </w:p>
    <w:p w14:paraId="3F4F410F" w14:textId="29C19CF2" w:rsidR="00551B60" w:rsidRDefault="00D72180" w:rsidP="008B4B4A">
      <w:pPr>
        <w:spacing w:after="0" w:line="276" w:lineRule="auto"/>
        <w:ind w:firstLine="360"/>
        <w:jc w:val="both"/>
      </w:pPr>
      <w:commentRangeStart w:id="3"/>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w:t>
      </w:r>
      <w:commentRangeEnd w:id="3"/>
      <w:r w:rsidR="00471BD5">
        <w:rPr>
          <w:rStyle w:val="CommentReference"/>
        </w:rPr>
        <w:commentReference w:id="3"/>
      </w:r>
      <w:r w:rsidR="00F502D0">
        <w:t xml:space="preserve">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3DA39E72" w14:textId="77777777" w:rsidR="00471BD5" w:rsidRDefault="00B10712" w:rsidP="008B4B4A">
      <w:pPr>
        <w:spacing w:after="0" w:line="276" w:lineRule="auto"/>
        <w:ind w:firstLine="360"/>
        <w:jc w:val="both"/>
        <w:rPr>
          <w:ins w:id="4" w:author="Tim Essington" w:date="2019-07-08T16:54:00Z"/>
        </w:rPr>
      </w:pPr>
      <w:commentRangeStart w:id="5"/>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commentRangeEnd w:id="5"/>
      <w:r w:rsidR="00471BD5">
        <w:rPr>
          <w:rStyle w:val="CommentReference"/>
        </w:rPr>
        <w:commentReference w:id="5"/>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p>
    <w:p w14:paraId="73A3D70D" w14:textId="77BD8BA8" w:rsidR="00B0174F" w:rsidRDefault="002360BE" w:rsidP="008B4B4A">
      <w:pPr>
        <w:spacing w:after="0" w:line="276" w:lineRule="auto"/>
        <w:ind w:firstLine="360"/>
        <w:jc w:val="both"/>
      </w:pPr>
      <w:r>
        <w:t xml:space="preserve">To </w:t>
      </w:r>
      <w:r w:rsidR="004477B5">
        <w:t>meet this need</w:t>
      </w:r>
      <w:r>
        <w:t xml:space="preserve"> we present a new method, which uses the first derivative of smooth functions</w:t>
      </w:r>
      <w:r w:rsidR="00721795">
        <w:t xml:space="preserve"> (splines)</w:t>
      </w:r>
      <w:r>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309A1C0"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6"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58A882B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 xml:space="preserve">to </w:t>
      </w:r>
      <w:del w:id="7" w:author="Tim Essington" w:date="2019-07-08T16:56:00Z">
        <w:r w:rsidR="00DB1412" w:rsidDel="00471BD5">
          <w:delText xml:space="preserve">the vector of </w:delText>
        </w:r>
      </w:del>
      <w:r w:rsidR="00DB1412">
        <w:t>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8"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8"/>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9" w:name="_Hlk3457523"/>
      <w:bookmarkStart w:id="10" w:name="_Hlk2063522"/>
      <w:r w:rsidR="005E0FFF">
        <w:t xml:space="preserve">These steps are repeated </w:t>
      </w:r>
      <w:r w:rsidR="002360BE">
        <w:t xml:space="preserve">across the range </w:t>
      </w:r>
      <w:r w:rsidR="008F627F">
        <w:t xml:space="preserve">of explored </w:t>
      </w:r>
      <w:r w:rsidR="005E0FFF">
        <w:t>years and longitudes</w:t>
      </w:r>
      <w:bookmarkEnd w:id="9"/>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 xml:space="preserve">its 95% confidence interval does not include </w:t>
      </w:r>
      <w:commentRangeStart w:id="11"/>
      <w:r w:rsidR="00615029">
        <w:t>zero</w:t>
      </w:r>
      <w:commentRangeEnd w:id="11"/>
      <w:r w:rsidR="00F64DDF">
        <w:rPr>
          <w:rStyle w:val="CommentReference"/>
        </w:rPr>
        <w:commentReference w:id="11"/>
      </w:r>
      <w:r w:rsidR="00F502D0">
        <w:t xml:space="preserve">. </w:t>
      </w:r>
      <w:bookmarkEnd w:id="1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BF7FA1">
        <w:t>,</w:t>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12"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12"/>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w:t>
      </w:r>
      <w:commentRangeStart w:id="13"/>
      <w:r w:rsidR="003057E6">
        <w:t xml:space="preserve">The </w:t>
      </w:r>
      <w:r w:rsidR="00825F33">
        <w:t>IBM is</w:t>
      </w:r>
      <w:r w:rsidR="003057E6">
        <w:t xml:space="preserve"> capable of </w:t>
      </w:r>
      <w:r w:rsidR="002360BE">
        <w:t xml:space="preserve">simulating </w:t>
      </w:r>
      <w:r w:rsidR="003057E6">
        <w:t xml:space="preserve">individual characteristics by following the life history processes (survival, growth, and </w:t>
      </w:r>
      <w:commentRangeStart w:id="14"/>
      <w:r w:rsidR="003057E6">
        <w:t>reproduction</w:t>
      </w:r>
      <w:commentRangeEnd w:id="14"/>
      <w:r w:rsidR="00ED1B98">
        <w:rPr>
          <w:rStyle w:val="CommentReference"/>
        </w:rPr>
        <w:commentReference w:id="14"/>
      </w:r>
      <w:r w:rsidR="003057E6">
        <w:t xml:space="preserve">) of individual fish. </w:t>
      </w:r>
      <w:commentRangeEnd w:id="13"/>
      <w:r w:rsidR="00ED1B98">
        <w:rPr>
          <w:rStyle w:val="CommentReference"/>
        </w:rPr>
        <w:commentReference w:id="13"/>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15"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1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1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7"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7"/>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 xml:space="preserve">Figure </w:t>
      </w:r>
      <w:commentRangeStart w:id="18"/>
      <w:r w:rsidR="00730B78">
        <w:t>A1</w:t>
      </w:r>
      <w:commentRangeEnd w:id="18"/>
      <w:r w:rsidR="00F64DDF">
        <w:rPr>
          <w:rStyle w:val="CommentReference"/>
        </w:rPr>
        <w:commentReference w:id="18"/>
      </w:r>
      <w:r w:rsidR="00585ACF">
        <w:t>.</w:t>
      </w:r>
    </w:p>
    <w:p w14:paraId="686DCC8B" w14:textId="3E5FE63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t>
      </w:r>
      <w:commentRangeStart w:id="19"/>
      <w:r w:rsidR="003057E6">
        <w:t xml:space="preserve">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commentRangeEnd w:id="19"/>
      <w:r w:rsidR="00F64DDF">
        <w:rPr>
          <w:rStyle w:val="CommentReference"/>
        </w:rPr>
        <w:commentReference w:id="19"/>
      </w:r>
      <w:r w:rsidR="00D60AC2">
        <w:t>;</w:t>
      </w:r>
      <w:commentRangeStart w:id="20"/>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commentRangeEnd w:id="20"/>
      <w:r w:rsidR="00F64DDF">
        <w:rPr>
          <w:rStyle w:val="CommentReference"/>
        </w:rPr>
        <w:commentReference w:id="20"/>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commentRangeStart w:id="21"/>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egime 1</w:t>
      </w:r>
      <w:ins w:id="22" w:author="Tim Essington [2]" w:date="2019-07-08T18:13:00Z">
        <w:r w:rsidR="00F64DDF">
          <w:rPr>
            <w:rFonts w:eastAsiaTheme="minorEastAsia"/>
          </w:rPr>
          <w:t xml:space="preserve"> and sampled </w:t>
        </w:r>
      </w:ins>
      <w:ins w:id="23" w:author="Tim Essington [2]" w:date="2019-07-08T18:15:00Z">
        <w:r w:rsidR="00F64DDF">
          <w:rPr>
            <w:rFonts w:eastAsiaTheme="minorEastAsia"/>
          </w:rPr>
          <w:t>(uniformly)</w:t>
        </w:r>
      </w:ins>
      <w:ins w:id="24" w:author="Tim Essington [2]" w:date="2019-07-08T18:13:00Z">
        <w:r w:rsidR="00F64DDF">
          <w:rPr>
            <w:rFonts w:eastAsiaTheme="minorEastAsia"/>
          </w:rPr>
          <w:t xml:space="preserve"> over latitude</w:t>
        </w:r>
      </w:ins>
      <w:ins w:id="25" w:author="Tim Essington [2]" w:date="2019-07-08T18:14:00Z">
        <w:r w:rsidR="00F64DDF">
          <w:rPr>
            <w:rFonts w:eastAsiaTheme="minorEastAsia"/>
          </w:rPr>
          <w:t xml:space="preserve"> and longitude between </w:t>
        </w:r>
      </w:ins>
      <w:del w:id="26" w:author="Tim Essington [2]" w:date="2019-07-08T18:14:00Z">
        <w:r w:rsidR="00F04629" w:rsidDel="00F64DDF">
          <w:rPr>
            <w:rFonts w:eastAsiaTheme="minorEastAsia"/>
          </w:rPr>
          <w:delText xml:space="preserve"> </w:delText>
        </w:r>
        <w:r w:rsidR="00952B81" w:rsidDel="00F64DDF">
          <w:rPr>
            <w:rFonts w:eastAsiaTheme="minorEastAsia"/>
          </w:rPr>
          <w:delText>with</w:delText>
        </w:r>
        <w:r w:rsidR="00F04629" w:rsidDel="00F64DDF">
          <w:delText xml:space="preserve"> </w:delText>
        </w:r>
        <w:r w:rsidR="00F04629" w:rsidDel="00F64DDF">
          <w:rPr>
            <w:rFonts w:eastAsiaTheme="minorEastAsia"/>
          </w:rPr>
          <w:delText xml:space="preserve">latitude and longitude </w:delText>
        </w:r>
        <w:r w:rsidR="00F04629" w:rsidDel="00F64DDF">
          <w:delText>sampled uniformly from</w:delText>
        </w:r>
        <w:commentRangeStart w:id="27"/>
        <w:r w:rsidR="00F04629" w:rsidDel="00F64DDF">
          <w:delText xml:space="preserve"> </w:delText>
        </w:r>
      </w:del>
      <w:r w:rsidR="00F04629">
        <w:t xml:space="preserve">0° to 50°. </w:t>
      </w:r>
      <w:commentRangeEnd w:id="27"/>
      <w:r w:rsidR="00F64DDF">
        <w:rPr>
          <w:rStyle w:val="CommentReference"/>
        </w:rPr>
        <w:commentReference w:id="27"/>
      </w:r>
      <w:r>
        <w:rPr>
          <w:rFonts w:eastAsiaTheme="minorEastAsia"/>
        </w:rPr>
        <w:t xml:space="preserve">In </w:t>
      </w:r>
      <w:r w:rsidR="006C1803">
        <w:rPr>
          <w:rFonts w:eastAsiaTheme="minorEastAsia"/>
        </w:rPr>
        <w:t>s</w:t>
      </w:r>
      <w:r>
        <w:rPr>
          <w:rFonts w:eastAsiaTheme="minorEastAsia"/>
        </w:rPr>
        <w:t>cenario 2,</w:t>
      </w:r>
      <w:r>
        <w:t xml:space="preserve"> </w:t>
      </w:r>
      <w:ins w:id="28" w:author="Tim Essington [2]" w:date="2019-07-08T18:14:00Z">
        <w:r w:rsidR="00F64DDF">
          <w:t xml:space="preserve">fish were grown in </w:t>
        </w:r>
      </w:ins>
      <w:ins w:id="29" w:author="Tim Essington [2]" w:date="2019-07-08T18:15:00Z">
        <w:r w:rsidR="00F64DDF">
          <w:t xml:space="preserve">two regimes, and </w:t>
        </w:r>
      </w:ins>
      <w:del w:id="30" w:author="Tim Essington [2]" w:date="2019-07-08T18:15:00Z">
        <w:r w:rsidR="00473F2A" w:rsidDel="00F64DDF">
          <w:rPr>
            <w:rFonts w:eastAsiaTheme="minorEastAsia"/>
          </w:rPr>
          <w:delText xml:space="preserve">the latitude and longitude of </w:delText>
        </w:r>
      </w:del>
      <w:r w:rsidR="00473F2A">
        <w:rPr>
          <w:rFonts w:eastAsiaTheme="minorEastAsia"/>
        </w:rPr>
        <w:t xml:space="preserve">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w:t>
      </w:r>
      <w:del w:id="31" w:author="Tim Essington [2]" w:date="2019-07-08T18:15:00Z">
        <w:r w:rsidR="00473F2A" w:rsidDel="00F64DDF">
          <w:delText>independently and at random from a uniform distribution between</w:delText>
        </w:r>
      </w:del>
      <w:ins w:id="32" w:author="Tim Essington [2]" w:date="2019-07-08T18:15:00Z">
        <w:r w:rsidR="00F64DDF">
          <w:t>between</w:t>
        </w:r>
      </w:ins>
      <w:r w:rsidR="00473F2A">
        <w:t xml:space="preserve"> 0° and 25°</w:t>
      </w:r>
      <w:ins w:id="33" w:author="Tim Essington [2]" w:date="2019-07-08T18:16:00Z">
        <w:r w:rsidR="00F64DDF">
          <w:t xml:space="preserve"> (latitude and longitude)</w:t>
        </w:r>
      </w:ins>
      <w:ins w:id="34" w:author="Tim Essington [2]" w:date="2019-07-08T18:15:00Z">
        <w:r w:rsidR="00F64DDF">
          <w:t xml:space="preserve"> while</w:t>
        </w:r>
      </w:ins>
      <w:del w:id="35" w:author="Tim Essington [2]" w:date="2019-07-08T18:15:00Z">
        <w:r w:rsidR="00473F2A" w:rsidDel="00F64DDF">
          <w:delText>;</w:delText>
        </w:r>
      </w:del>
      <w:r w:rsidR="00473F2A">
        <w:t xml:space="preserve"> fish grown under </w:t>
      </w:r>
      <w:r w:rsidR="006C1803">
        <w:t>r</w:t>
      </w:r>
      <w:r w:rsidR="00473F2A">
        <w:t xml:space="preserve">egime 2 </w:t>
      </w:r>
      <w:r w:rsidR="00952B81">
        <w:t>had</w:t>
      </w:r>
      <w:r w:rsidR="00473F2A">
        <w:t xml:space="preserve"> </w:t>
      </w:r>
      <w:ins w:id="36" w:author="Tim Essington [2]" w:date="2019-07-08T18:15:00Z">
        <w:r w:rsidR="00F64DDF">
          <w:t>were sampled between 25 to 50</w:t>
        </w:r>
      </w:ins>
      <w:del w:id="37" w:author="Tim Essington [2]" w:date="2019-07-08T18:16:00Z">
        <w:r w:rsidR="00473F2A" w:rsidDel="00F64DDF">
          <w:rPr>
            <w:rFonts w:eastAsiaTheme="minorEastAsia"/>
          </w:rPr>
          <w:delText xml:space="preserve">latitude and longitude </w:delText>
        </w:r>
        <w:r w:rsidR="00473F2A" w:rsidDel="00F64DDF">
          <w:delText xml:space="preserve">sampled </w:delText>
        </w:r>
        <w:r w:rsidR="00303AFC" w:rsidDel="00F64DDF">
          <w:delText>uniformly</w:delText>
        </w:r>
        <w:r w:rsidR="00473F2A" w:rsidDel="00F64DDF">
          <w:delText xml:space="preserve"> from 25° to 50°</w:delText>
        </w:r>
      </w:del>
      <w:r w:rsidR="00473F2A">
        <w:t xml:space="preserve">. </w:t>
      </w:r>
      <w:r>
        <w:t xml:space="preserve">The same approach </w:t>
      </w:r>
      <w:r w:rsidR="00952B81">
        <w:t>was</w:t>
      </w:r>
      <w:r>
        <w:t xml:space="preserve"> applied for </w:t>
      </w:r>
      <w:r w:rsidR="006C1803">
        <w:t>s</w:t>
      </w:r>
      <w:r>
        <w:t>cenario 3</w:t>
      </w:r>
      <w:r w:rsidR="006C1803">
        <w:t>,</w:t>
      </w:r>
      <w:r>
        <w:t xml:space="preserve"> </w:t>
      </w:r>
      <w:ins w:id="38" w:author="Tim Essington [2]" w:date="2019-07-08T18:16:00Z">
        <w:r w:rsidR="00F64DDF">
          <w:t xml:space="preserve">except that </w:t>
        </w:r>
      </w:ins>
      <w:del w:id="39" w:author="Tim Essington [2]" w:date="2019-07-08T18:16:00Z">
        <w:r w:rsidDel="00F64DDF">
          <w:delText xml:space="preserve">with the change that </w:delText>
        </w:r>
      </w:del>
      <w:r>
        <w:t xml:space="preserve">fish grown under </w:t>
      </w:r>
      <w:r w:rsidR="006C1803">
        <w:t>r</w:t>
      </w:r>
      <w:r>
        <w:t xml:space="preserve">egime 2 </w:t>
      </w:r>
      <w:del w:id="40" w:author="Tim Essington [2]" w:date="2019-07-08T18:16:00Z">
        <w:r w:rsidR="00952B81" w:rsidDel="00F64DDF">
          <w:delText>had</w:delText>
        </w:r>
        <w:r w:rsidDel="00F64DDF">
          <w:delText xml:space="preserve"> </w:delText>
        </w:r>
      </w:del>
      <w:ins w:id="41" w:author="Tim Essington [2]" w:date="2019-07-08T18:16:00Z">
        <w:r w:rsidR="00F64DDF">
          <w:t>were sampled from 20 to 50,</w:t>
        </w:r>
      </w:ins>
      <w:del w:id="42" w:author="Tim Essington [2]" w:date="2019-07-08T18:16:00Z">
        <w:r w:rsidDel="00F64DDF">
          <w:rPr>
            <w:rFonts w:eastAsiaTheme="minorEastAsia"/>
          </w:rPr>
          <w:delText xml:space="preserve">latitude and longitude </w:delText>
        </w:r>
        <w:r w:rsidDel="00F64DDF">
          <w:delText>sampled uniformly from 20° to 50°,</w:delText>
        </w:r>
      </w:del>
      <w:r>
        <w:t xml:space="preserve"> thus </w:t>
      </w:r>
      <w:r>
        <w:lastRenderedPageBreak/>
        <w:t>creating an overlap zone</w:t>
      </w:r>
      <w:r w:rsidR="00A1156A">
        <w:t xml:space="preserve"> between 20° and 25°</w:t>
      </w:r>
      <w:r>
        <w:t>.</w:t>
      </w:r>
      <w:commentRangeEnd w:id="21"/>
      <w:r w:rsidR="00F64DDF">
        <w:rPr>
          <w:rStyle w:val="CommentReference"/>
        </w:rPr>
        <w:commentReference w:id="21"/>
      </w:r>
      <w:r>
        <w:t xml:space="preserve"> </w:t>
      </w:r>
      <w:r w:rsidR="001E05C4">
        <w:t xml:space="preserve"> </w:t>
      </w:r>
      <w:commentRangeStart w:id="43"/>
      <w:ins w:id="44" w:author="Tim Essington [2]" w:date="2019-07-08T18:17:00Z">
        <w:r w:rsidR="00B14696">
          <w:t>In scenario 4</w:t>
        </w:r>
      </w:ins>
      <w:ins w:id="45" w:author="Tim Essington [2]" w:date="2019-07-08T18:18:00Z">
        <w:r w:rsidR="00B14696">
          <w:t>…</w:t>
        </w:r>
      </w:ins>
      <w:ins w:id="46" w:author="Tim Essington [2]" w:date="2019-07-08T18:17:00Z">
        <w:r w:rsidR="00B14696">
          <w:t xml:space="preserve"> </w:t>
        </w:r>
      </w:ins>
      <w:commentRangeEnd w:id="43"/>
      <w:ins w:id="47" w:author="Tim Essington [2]" w:date="2019-07-08T18:18:00Z">
        <w:r w:rsidR="00B14696">
          <w:rPr>
            <w:rStyle w:val="CommentReference"/>
          </w:rPr>
          <w:commentReference w:id="43"/>
        </w:r>
      </w:ins>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w:t>
      </w:r>
      <w:commentRangeStart w:id="48"/>
      <w:r w:rsidR="001E05C4">
        <w:t xml:space="preserve">assigned longitudes </w:t>
      </w:r>
      <w:commentRangeEnd w:id="48"/>
      <w:r w:rsidR="00B14696">
        <w:rPr>
          <w:rStyle w:val="CommentReference"/>
        </w:rPr>
        <w:commentReference w:id="48"/>
      </w:r>
      <w:r w:rsidR="001E05C4">
        <w:t xml:space="preserve">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4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49"/>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1E2548A8" w:rsidR="002C6B59" w:rsidRPr="002C6B59" w:rsidRDefault="002C6B59" w:rsidP="008B4B4A">
      <w:pPr>
        <w:spacing w:after="0" w:line="276" w:lineRule="auto"/>
        <w:ind w:firstLine="360"/>
        <w:jc w:val="both"/>
      </w:pPr>
      <w:r>
        <w:lastRenderedPageBreak/>
        <w:t xml:space="preserve">To facilitate comparison between the proposed method and an extant approach, we applied the </w:t>
      </w:r>
      <w:r w:rsidRPr="002C6B59">
        <w:t>sequential 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6"/>
    <w:bookmarkEnd w:id="16"/>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05D27FE4" w:rsidR="008038A0" w:rsidRDefault="00246B09" w:rsidP="008B4B4A">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BF132A">
        <w:rPr>
          <w:i/>
        </w:rPr>
        <w:t>L</w:t>
      </w:r>
      <w:r w:rsidR="003D1CAA" w:rsidRPr="00F77ACF">
        <w:rPr>
          <w:vertAlign w:val="subscript"/>
        </w:rPr>
        <w:t>∞</w:t>
      </w:r>
      <w:r w:rsidR="009F78DF">
        <w:t xml:space="preserve"> </w:t>
      </w:r>
      <w:r w:rsidR="00655DDF">
        <w:t>that</w:t>
      </w:r>
      <w:r w:rsidR="009F78DF">
        <w:t xml:space="preserve"> overlapped</w:t>
      </w:r>
      <w:r w:rsidR="008A1441">
        <w:t xml:space="preserve">, </w:t>
      </w:r>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50" w:name="_Ref5718407"/>
      <w:r>
        <w:t xml:space="preserve">3.1 </w:t>
      </w:r>
      <w:r w:rsidR="00506E17">
        <w:t>Simulation Study</w:t>
      </w:r>
      <w:bookmarkEnd w:id="50"/>
    </w:p>
    <w:p w14:paraId="3DCC6CA4" w14:textId="28E00369"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t>
      </w:r>
      <w:del w:id="51" w:author="Tim Essington [2]" w:date="2019-07-08T18:58:00Z">
        <w:r w:rsidR="00A77355" w:rsidDel="00ED1B98">
          <w:delText xml:space="preserve">with </w:delText>
        </w:r>
      </w:del>
      <w:ins w:id="52" w:author="Tim Essington [2]" w:date="2019-07-08T18:58:00Z">
        <w:r w:rsidR="00ED1B98">
          <w:t>except when</w:t>
        </w:r>
      </w:ins>
      <w:del w:id="53" w:author="Tim Essington [2]" w:date="2019-07-08T18:58:00Z">
        <w:r w:rsidR="00A77355" w:rsidDel="00ED1B98">
          <w:delText>the exception</w:delText>
        </w:r>
        <w:r w:rsidR="00CA1E81" w:rsidDel="00ED1B98">
          <w:delText xml:space="preserve"> a scenario</w:delText>
        </w:r>
        <w:r w:rsidR="006D19D2" w:rsidDel="00ED1B98">
          <w:delText xml:space="preserve"> where</w:delText>
        </w:r>
      </w:del>
      <w:r w:rsidR="006D19D2">
        <w:t xml:space="preserve"> the spatial break occurred near the edge of the study region at </w:t>
      </w:r>
      <w:r w:rsidR="00A77355">
        <w:t>48°</w:t>
      </w:r>
      <w:r w:rsidR="00555EB1">
        <w:t xml:space="preserve"> longitude</w:t>
      </w:r>
      <w:ins w:id="54" w:author="Tim Essington [2]" w:date="2019-07-08T18:58:00Z">
        <w:r w:rsidR="00ED1B98">
          <w:t>. In this ca</w:t>
        </w:r>
      </w:ins>
      <w:ins w:id="55" w:author="Tim Essington [2]" w:date="2019-07-08T18:59:00Z">
        <w:r w:rsidR="00ED1B98">
          <w:t xml:space="preserve">se it </w:t>
        </w:r>
      </w:ins>
      <w:del w:id="56" w:author="Tim Essington [2]" w:date="2019-07-08T18:59:00Z">
        <w:r w:rsidR="00A77355" w:rsidDel="00ED1B98">
          <w:delText xml:space="preserve">, where it </w:delText>
        </w:r>
      </w:del>
      <w:r w:rsidR="00A77355">
        <w:t xml:space="preserve">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314EC56"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w:t>
      </w:r>
      <w:r>
        <w:lastRenderedPageBreak/>
        <w:t xml:space="preserve">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commentRangeStart w:id="57"/>
      <w:r w:rsidR="005B235A">
        <w:t>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commentRangeEnd w:id="57"/>
      <w:r w:rsidR="00B44E89">
        <w:rPr>
          <w:rStyle w:val="CommentReference"/>
        </w:rPr>
        <w:commentReference w:id="57"/>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030CB5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 xml:space="preserve">initial </w:t>
      </w:r>
      <w:r w:rsidR="009E50E8">
        <w:lastRenderedPageBreak/>
        <w:t>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689B9A37"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w:t>
      </w:r>
      <w:del w:id="58" w:author="Tim Essington [2]" w:date="2019-07-08T19:05:00Z">
        <w:r w:rsidR="00D178A2" w:rsidDel="00B44E89">
          <w:delText xml:space="preserve">for the scenario </w:delText>
        </w:r>
        <w:r w:rsidR="009D5F24" w:rsidDel="00B44E89">
          <w:delText>in which</w:delText>
        </w:r>
      </w:del>
      <w:ins w:id="59" w:author="Tim Essington [2]" w:date="2019-07-08T19:05:00Z">
        <w:r w:rsidR="00B44E89">
          <w:t>when</w:t>
        </w:r>
      </w:ins>
      <w:r w:rsidR="009D5F24">
        <w:t xml:space="preserve"> growth </w:t>
      </w:r>
      <w:r w:rsidR="0002157C">
        <w:t>r</w:t>
      </w:r>
      <w:r w:rsidR="009D5F24">
        <w:t xml:space="preserve">egimes </w:t>
      </w:r>
      <w:del w:id="60" w:author="Tim Essington [2]" w:date="2019-07-08T19:05:00Z">
        <w:r w:rsidR="009D5F24" w:rsidDel="00B44E89">
          <w:delText xml:space="preserve">1 and 2 </w:delText>
        </w:r>
      </w:del>
      <w:r w:rsidR="009D5F24">
        <w:t xml:space="preserve">overlapped </w:t>
      </w:r>
      <w:ins w:id="61" w:author="Tim Essington [2]" w:date="2019-07-08T19:05:00Z">
        <w:r w:rsidR="00B44E89">
          <w:t xml:space="preserve">in space </w:t>
        </w:r>
      </w:ins>
      <w:r w:rsidR="00D178A2">
        <w:t>(</w:t>
      </w:r>
      <w:commentRangeStart w:id="62"/>
      <w:r w:rsidR="00D178A2">
        <w:t>which had the advantage of being ‘matched’ whenever the breakpoint fell within 20° to 25°</w:t>
      </w:r>
      <w:commentRangeEnd w:id="62"/>
      <w:r w:rsidR="00B44E89">
        <w:rPr>
          <w:rStyle w:val="CommentReference"/>
        </w:rPr>
        <w:commentReference w:id="62"/>
      </w:r>
      <w:r w:rsidR="00D178A2">
        <w:t>)</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w:t>
      </w:r>
      <w:r w:rsidR="002E623D">
        <w:lastRenderedPageBreak/>
        <w:t xml:space="preserve">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5A9355C"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w:t>
      </w:r>
      <w:r w:rsidR="00C97279">
        <w:lastRenderedPageBreak/>
        <w:t xml:space="preserve">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until targeted survey sampling can improve precision in less-represented regions.</w:t>
      </w:r>
    </w:p>
    <w:p w14:paraId="228B6A7A" w14:textId="7FE0D13F"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w:t>
      </w:r>
      <w:r>
        <w:lastRenderedPageBreak/>
        <w:t>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lastRenderedPageBreak/>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suggested that selectivit</w:t>
      </w:r>
      <w:bookmarkStart w:id="63" w:name="_GoBack"/>
      <w:bookmarkEnd w:id="63"/>
      <w:r w:rsidR="00291BC9">
        <w:t xml:space="preserve">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30117748" w:rsidR="00EE7F97" w:rsidRDefault="004B74A5" w:rsidP="008B4B4A">
      <w:pPr>
        <w:spacing w:after="0" w:line="276" w:lineRule="auto"/>
        <w:ind w:firstLine="360"/>
        <w:jc w:val="both"/>
      </w:pPr>
      <w:r w:rsidRPr="00C0421D">
        <w:t xml:space="preserve">We </w:t>
      </w:r>
      <w:r w:rsidR="000E6A6C">
        <w:t>aimed</w:t>
      </w:r>
      <w:r w:rsidRPr="00C0421D">
        <w:t xml:space="preserve"> to develop a method </w:t>
      </w:r>
      <w:r w:rsidR="000E6A6C">
        <w:t>that</w:t>
      </w:r>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64"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6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6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66"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6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67"/>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68"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6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6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70" w:name="_Ref5206683"/>
      <w:bookmarkStart w:id="71" w:name="_Ref5206675"/>
      <w:bookmarkEnd w:id="68"/>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7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70"/>
      <w:bookmarkEnd w:id="72"/>
      <w:r>
        <w:t xml:space="preserve">. </w:t>
      </w:r>
      <w:bookmarkStart w:id="73"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71"/>
      <w:bookmarkEnd w:id="73"/>
    </w:p>
    <w:p w14:paraId="47F38290" w14:textId="7F9023A9" w:rsidR="00857EC0" w:rsidRDefault="00857EC0" w:rsidP="001B618E">
      <w:pPr>
        <w:pStyle w:val="Caption"/>
        <w:spacing w:after="0" w:line="360" w:lineRule="auto"/>
      </w:pPr>
    </w:p>
    <w:bookmarkEnd w:id="64"/>
    <w:bookmarkEnd w:id="66"/>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7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74"/>
      <w:r>
        <w:t xml:space="preserve">. </w:t>
      </w:r>
      <w:r w:rsidR="00C050D7">
        <w:t xml:space="preserve"> </w:t>
      </w:r>
      <w:r w:rsidR="00B6218A">
        <w:t>(</w:t>
      </w:r>
      <w:proofErr w:type="spellStart"/>
      <w:r w:rsidR="00B6218A">
        <w:t>a,c,e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75"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75"/>
      <w:r w:rsidR="005A756B">
        <w:rPr>
          <w:noProof/>
        </w:rPr>
        <w:t>.</w:t>
      </w:r>
      <w:r w:rsidR="00655F5F">
        <w:t xml:space="preserve"> (</w:t>
      </w:r>
      <w:proofErr w:type="spellStart"/>
      <w:r w:rsidR="00655F5F">
        <w:t>a,c,e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76"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76"/>
      <w:r>
        <w:t>. Method-detected breakpoints (red dashed lines) and ecosystem-b</w:t>
      </w:r>
      <w:r w:rsidR="003E4700">
        <w:t>a</w:t>
      </w:r>
      <w:r>
        <w:t xml:space="preserve">sed break (blue dashed lines) used to delineate growth regions for sablefish. </w:t>
      </w:r>
      <w:commentRangeStart w:id="77"/>
      <w:r w:rsidR="00AA6414">
        <w:t>For illustration, points</w:t>
      </w:r>
      <w:r>
        <w:t xml:space="preserve"> are raw sablefish observations of both sexes at </w:t>
      </w:r>
      <w:r w:rsidR="00AA6414">
        <w:t>age</w:t>
      </w:r>
      <w:r>
        <w:t xml:space="preserve"> 30 years</w:t>
      </w:r>
      <w:commentRangeEnd w:id="77"/>
      <w:r w:rsidR="00E46EE7">
        <w:rPr>
          <w:rStyle w:val="CommentReference"/>
          <w:iCs w:val="0"/>
        </w:rPr>
        <w:commentReference w:id="77"/>
      </w:r>
      <w:r w:rsidR="001C1677">
        <w:t>.</w:t>
      </w:r>
      <w:r w:rsidR="00A77355">
        <w:t xml:space="preserve"> 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78"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78"/>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79"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80"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79"/>
      <w:bookmarkEnd w:id="80"/>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81"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rsidP="00BF132A">
      <w:pPr>
        <w:pStyle w:val="Caption"/>
        <w:spacing w:before="240" w:after="0"/>
        <w:jc w:val="both"/>
      </w:pPr>
      <w:bookmarkStart w:id="82" w:name="_Ref872431"/>
      <w:bookmarkStart w:id="83"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82"/>
      <w:r>
        <w:t xml:space="preserve">. Summary of </w:t>
      </w:r>
      <w:r w:rsidR="001B6135">
        <w:t>simulation scenarios</w:t>
      </w:r>
      <w:r>
        <w:t xml:space="preserve"> used to test the </w:t>
      </w:r>
      <w:r w:rsidR="007D5FD4">
        <w:t>proposed</w:t>
      </w:r>
      <w:r>
        <w:t xml:space="preserve"> method </w:t>
      </w:r>
      <w:bookmarkEnd w:id="83"/>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81"/>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84"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84"/>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im Essington" w:date="2019-07-08T16:47:00Z" w:initials="TE">
    <w:p w14:paraId="6D03CB09" w14:textId="5413E64F" w:rsidR="00B14696" w:rsidRDefault="00B14696">
      <w:pPr>
        <w:pStyle w:val="CommentText"/>
      </w:pPr>
      <w:r>
        <w:rPr>
          <w:rStyle w:val="CommentReference"/>
        </w:rPr>
        <w:annotationRef/>
      </w:r>
      <w:r>
        <w:t xml:space="preserve">Uh, as opposed to?  </w:t>
      </w:r>
    </w:p>
  </w:comment>
  <w:comment w:id="2" w:author="Tim Essington" w:date="2019-07-08T16:50:00Z" w:initials="TE">
    <w:p w14:paraId="6283C78A" w14:textId="47C01448" w:rsidR="00B14696" w:rsidRDefault="00B14696">
      <w:pPr>
        <w:pStyle w:val="CommentText"/>
      </w:pPr>
      <w:r>
        <w:rPr>
          <w:rStyle w:val="CommentReference"/>
        </w:rPr>
        <w:annotationRef/>
      </w:r>
      <w:r>
        <w:t>There is a LOT going on in this paragraph!  You run the risk of losing all but the most devoted readers.  This is easily chopped up into distinct paragraphs, each with a clear point / claim, topic.  I couldn’t write a topic paragraph for this one if my life depended on it!</w:t>
      </w:r>
    </w:p>
  </w:comment>
  <w:comment w:id="3" w:author="Tim Essington" w:date="2019-07-08T16:51:00Z" w:initials="TE">
    <w:p w14:paraId="2F0D8808" w14:textId="1130A87C" w:rsidR="00B14696" w:rsidRDefault="00B14696">
      <w:pPr>
        <w:pStyle w:val="CommentText"/>
      </w:pPr>
      <w:r>
        <w:rPr>
          <w:rStyle w:val="CommentReference"/>
        </w:rPr>
        <w:annotationRef/>
      </w:r>
      <w:r>
        <w:t>I don’t think this is your topic.  I think the topic is something like “there is no consensus on how to model region-specific growth patterns in assessment models”, OR perhaps that conventional methods to model spatial variation relies on hard-to-justify methods.</w:t>
      </w:r>
    </w:p>
  </w:comment>
  <w:comment w:id="5" w:author="Tim Essington" w:date="2019-07-08T16:52:00Z" w:initials="TE">
    <w:p w14:paraId="5736A13B" w14:textId="6CA6F1D7" w:rsidR="00B14696" w:rsidRDefault="00B14696">
      <w:pPr>
        <w:pStyle w:val="CommentText"/>
      </w:pPr>
      <w:r>
        <w:rPr>
          <w:rStyle w:val="CommentReference"/>
        </w:rPr>
        <w:annotationRef/>
      </w:r>
      <w:r>
        <w:t xml:space="preserve">Again a little too ambitious here in your topic sentence, these are two separate things, so </w:t>
      </w:r>
      <w:proofErr w:type="spellStart"/>
      <w:r>
        <w:t>bundleing</w:t>
      </w:r>
      <w:proofErr w:type="spellEnd"/>
      <w:r>
        <w:t xml:space="preserve"> as a list in a topic sentence is pretty tough on the reader. Perhaps just say’ existing methods pose a </w:t>
      </w:r>
      <w:proofErr w:type="spellStart"/>
      <w:r>
        <w:t>trade off</w:t>
      </w:r>
      <w:proofErr w:type="spellEnd"/>
      <w:r>
        <w:t xml:space="preserve">.  ON one hand, … on the other hand … </w:t>
      </w:r>
    </w:p>
  </w:comment>
  <w:comment w:id="11" w:author="Tim Essington [2]" w:date="2019-07-08T18:06:00Z" w:initials="TEE">
    <w:p w14:paraId="4A447C0A" w14:textId="364C08E3" w:rsidR="00B14696" w:rsidRDefault="00B14696">
      <w:pPr>
        <w:pStyle w:val="CommentText"/>
      </w:pPr>
      <w:r>
        <w:rPr>
          <w:rStyle w:val="CommentReference"/>
        </w:rPr>
        <w:annotationRef/>
      </w:r>
      <w:r>
        <w:t>It would be useful if you cite the figure sooner.  I read this about 4 times until I moved on and then said “ah…oh,  a figure, great”.  Then once I saw the figure it made sense</w:t>
      </w:r>
    </w:p>
  </w:comment>
  <w:comment w:id="14" w:author="Tim Essington [2]" w:date="2019-07-08T18:55:00Z" w:initials="TEE">
    <w:p w14:paraId="2BB516DC" w14:textId="24BB1F19" w:rsidR="00ED1B98" w:rsidRDefault="00ED1B98">
      <w:pPr>
        <w:pStyle w:val="CommentText"/>
      </w:pPr>
      <w:r>
        <w:rPr>
          <w:rStyle w:val="CommentReference"/>
        </w:rPr>
        <w:annotationRef/>
      </w:r>
      <w:r>
        <w:t>Why is this necessary in the current case. Is growth hereditary?</w:t>
      </w:r>
    </w:p>
  </w:comment>
  <w:comment w:id="13" w:author="Tim Essington [2]" w:date="2019-07-08T18:56:00Z" w:initials="TEE">
    <w:p w14:paraId="4516ACF2" w14:textId="49B4E61F" w:rsidR="00ED1B98" w:rsidRDefault="00ED1B98">
      <w:pPr>
        <w:pStyle w:val="CommentText"/>
      </w:pPr>
      <w:r>
        <w:rPr>
          <w:rStyle w:val="CommentReference"/>
        </w:rPr>
        <w:annotationRef/>
      </w:r>
      <w:r>
        <w:t>I think you need a stronger justification for this choice.  I suspect it is because you want to capture a handful of key processes, all of which are terribly hard to do analytically so an individual-based simulation is the best way</w:t>
      </w:r>
    </w:p>
  </w:comment>
  <w:comment w:id="18" w:author="Tim Essington [2]" w:date="2019-07-08T18:08:00Z" w:initials="TEE">
    <w:p w14:paraId="1B5ACAA2" w14:textId="242CA5AF" w:rsidR="00B14696" w:rsidRDefault="00B14696">
      <w:pPr>
        <w:pStyle w:val="CommentText"/>
      </w:pPr>
      <w:r>
        <w:rPr>
          <w:rStyle w:val="CommentReference"/>
        </w:rPr>
        <w:annotationRef/>
      </w:r>
      <w:r>
        <w:t xml:space="preserve">Did you put in covariance in the true k and </w:t>
      </w:r>
      <w:proofErr w:type="spellStart"/>
      <w:r>
        <w:t>Linf</w:t>
      </w:r>
      <w:proofErr w:type="spellEnd"/>
      <w:r>
        <w:t xml:space="preserve">.  These will naturally be related (as </w:t>
      </w:r>
      <w:proofErr w:type="spellStart"/>
      <w:r>
        <w:t>Linf</w:t>
      </w:r>
      <w:proofErr w:type="spellEnd"/>
      <w:r>
        <w:t xml:space="preserve"> is based, in part, on k and also anabolic rate).  The usual way to do this is to define a q which is anabolic rate, and say that q is proportional to k to some power, plus some error of course.  Then </w:t>
      </w:r>
      <w:proofErr w:type="spellStart"/>
      <w:r>
        <w:t>Linf</w:t>
      </w:r>
      <w:proofErr w:type="spellEnd"/>
      <w:r>
        <w:t xml:space="preserve"> = q/k.  I can send you some papers on this.</w:t>
      </w:r>
    </w:p>
  </w:comment>
  <w:comment w:id="19" w:author="Tim Essington [2]" w:date="2019-07-08T18:10:00Z" w:initials="TEE">
    <w:p w14:paraId="25F2E1FE" w14:textId="3E6DAC60" w:rsidR="00B14696" w:rsidRDefault="00B14696">
      <w:pPr>
        <w:pStyle w:val="CommentText"/>
      </w:pPr>
      <w:r>
        <w:rPr>
          <w:rStyle w:val="CommentReference"/>
        </w:rPr>
        <w:annotationRef/>
      </w:r>
      <w:r>
        <w:t>I don’t’ follow this</w:t>
      </w:r>
    </w:p>
  </w:comment>
  <w:comment w:id="20" w:author="Tim Essington [2]" w:date="2019-07-08T18:13:00Z" w:initials="TEE">
    <w:p w14:paraId="4028DC97" w14:textId="7594C66A" w:rsidR="00B14696" w:rsidRDefault="00B14696">
      <w:pPr>
        <w:pStyle w:val="CommentText"/>
      </w:pPr>
      <w:r>
        <w:rPr>
          <w:rStyle w:val="CommentReference"/>
        </w:rPr>
        <w:annotationRef/>
      </w:r>
      <w:r>
        <w:t>This phrase seems out of place.</w:t>
      </w:r>
    </w:p>
  </w:comment>
  <w:comment w:id="27" w:author="Tim Essington [2]" w:date="2019-07-08T18:13:00Z" w:initials="TEE">
    <w:p w14:paraId="4784F95E" w14:textId="6D9D85EE" w:rsidR="00B14696" w:rsidRDefault="00B14696">
      <w:pPr>
        <w:pStyle w:val="CommentText"/>
      </w:pPr>
      <w:r>
        <w:rPr>
          <w:rStyle w:val="CommentReference"/>
        </w:rPr>
        <w:annotationRef/>
      </w:r>
      <w:r>
        <w:t>Longitude 0 to 50?</w:t>
      </w:r>
    </w:p>
  </w:comment>
  <w:comment w:id="21" w:author="Tim Essington [2]" w:date="2019-07-08T18:16:00Z" w:initials="TEE">
    <w:p w14:paraId="5E7B266A" w14:textId="05EA3F17" w:rsidR="00B14696" w:rsidRDefault="00B14696">
      <w:pPr>
        <w:pStyle w:val="CommentText"/>
      </w:pPr>
      <w:r>
        <w:rPr>
          <w:rStyle w:val="CommentReference"/>
        </w:rPr>
        <w:annotationRef/>
      </w:r>
      <w:r>
        <w:t xml:space="preserve">Throughout here, try to avoid words that have </w:t>
      </w:r>
      <w:proofErr w:type="spellStart"/>
      <w:r>
        <w:t>have</w:t>
      </w:r>
      <w:proofErr w:type="spellEnd"/>
      <w:r>
        <w:t xml:space="preserve"> to keep repeating, especially if they aren’t verbs. Also give the reader a bit of slack for being able to make some reasonable conclusions.  </w:t>
      </w:r>
    </w:p>
  </w:comment>
  <w:comment w:id="43" w:author="Tim Essington [2]" w:date="2019-07-08T18:18:00Z" w:initials="TEE">
    <w:p w14:paraId="46D9B0BC" w14:textId="448881D4" w:rsidR="00B14696" w:rsidRDefault="00B14696">
      <w:pPr>
        <w:pStyle w:val="CommentText"/>
      </w:pPr>
      <w:r>
        <w:rPr>
          <w:rStyle w:val="CommentReference"/>
        </w:rPr>
        <w:annotationRef/>
      </w:r>
      <w:r>
        <w:t>Keep this as parallel in structure as possible.</w:t>
      </w:r>
    </w:p>
  </w:comment>
  <w:comment w:id="48" w:author="Tim Essington [2]" w:date="2019-07-08T18:18:00Z" w:initials="TEE">
    <w:p w14:paraId="3E81703B" w14:textId="1101E2E2" w:rsidR="00B14696" w:rsidRDefault="00B14696">
      <w:pPr>
        <w:pStyle w:val="CommentText"/>
      </w:pPr>
      <w:r>
        <w:rPr>
          <w:rStyle w:val="CommentReference"/>
        </w:rPr>
        <w:annotationRef/>
      </w:r>
      <w:r>
        <w:t>What is the difference between having assigned vs. sampled?</w:t>
      </w:r>
    </w:p>
  </w:comment>
  <w:comment w:id="57" w:author="Tim Essington [2]" w:date="2019-07-08T19:03:00Z" w:initials="TEE">
    <w:p w14:paraId="22A84C94" w14:textId="689F922B" w:rsidR="00B44E89" w:rsidRDefault="00B44E89">
      <w:pPr>
        <w:pStyle w:val="CommentText"/>
      </w:pPr>
      <w:r>
        <w:rPr>
          <w:rStyle w:val="CommentReference"/>
        </w:rPr>
        <w:annotationRef/>
      </w:r>
      <w:r>
        <w:t xml:space="preserve">It’s not particularly effective to list off statistics (e.g. percentages, and what not).  The reader has no anchor point to use </w:t>
      </w:r>
      <w:proofErr w:type="spellStart"/>
      <w:r>
        <w:t>these</w:t>
      </w:r>
      <w:proofErr w:type="spellEnd"/>
      <w:r>
        <w:t xml:space="preserve"> numbers usefully.  Rearranging to sell the point that STARS had issues will help a lot.</w:t>
      </w:r>
    </w:p>
  </w:comment>
  <w:comment w:id="62" w:author="Tim Essington [2]" w:date="2019-07-08T19:05:00Z" w:initials="TEE">
    <w:p w14:paraId="048C303F" w14:textId="35660CD9" w:rsidR="00B44E89" w:rsidRDefault="00B44E89">
      <w:pPr>
        <w:pStyle w:val="CommentText"/>
      </w:pPr>
      <w:r>
        <w:rPr>
          <w:rStyle w:val="CommentReference"/>
        </w:rPr>
        <w:annotationRef/>
      </w:r>
      <w:r>
        <w:t>???</w:t>
      </w:r>
    </w:p>
  </w:comment>
  <w:comment w:id="77" w:author="Tim Essington [2]" w:date="2019-07-08T19:12:00Z" w:initials="TEE">
    <w:p w14:paraId="0F437FB5" w14:textId="21759AE9" w:rsidR="00E46EE7" w:rsidRDefault="00E46EE7">
      <w:pPr>
        <w:pStyle w:val="CommentText"/>
      </w:pPr>
      <w:r>
        <w:rPr>
          <w:rStyle w:val="CommentReference"/>
        </w:rPr>
        <w:annotationRef/>
      </w:r>
      <w:r>
        <w:t>I don’t see any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03CB09" w15:done="0"/>
  <w15:commentEx w15:paraId="6283C78A" w15:done="0"/>
  <w15:commentEx w15:paraId="2F0D8808" w15:done="0"/>
  <w15:commentEx w15:paraId="5736A13B" w15:done="0"/>
  <w15:commentEx w15:paraId="4A447C0A" w15:done="0"/>
  <w15:commentEx w15:paraId="2BB516DC" w15:done="0"/>
  <w15:commentEx w15:paraId="4516ACF2" w15:done="0"/>
  <w15:commentEx w15:paraId="1B5ACAA2" w15:done="0"/>
  <w15:commentEx w15:paraId="25F2E1FE" w15:done="0"/>
  <w15:commentEx w15:paraId="4028DC97" w15:done="0"/>
  <w15:commentEx w15:paraId="4784F95E" w15:done="0"/>
  <w15:commentEx w15:paraId="5E7B266A" w15:done="0"/>
  <w15:commentEx w15:paraId="46D9B0BC" w15:done="0"/>
  <w15:commentEx w15:paraId="3E81703B" w15:done="0"/>
  <w15:commentEx w15:paraId="22A84C94" w15:done="0"/>
  <w15:commentEx w15:paraId="048C303F" w15:done="0"/>
  <w15:commentEx w15:paraId="0F437F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03CB09" w16cid:durableId="20CDF23B"/>
  <w16cid:commentId w16cid:paraId="6283C78A" w16cid:durableId="20CDF2BD"/>
  <w16cid:commentId w16cid:paraId="2F0D8808" w16cid:durableId="20CDF30F"/>
  <w16cid:commentId w16cid:paraId="5736A13B" w16cid:durableId="20CDF36A"/>
  <w16cid:commentId w16cid:paraId="4A447C0A" w16cid:durableId="20CE049E"/>
  <w16cid:commentId w16cid:paraId="2BB516DC" w16cid:durableId="20CE102B"/>
  <w16cid:commentId w16cid:paraId="4516ACF2" w16cid:durableId="20CE1051"/>
  <w16cid:commentId w16cid:paraId="1B5ACAA2" w16cid:durableId="20CE0505"/>
  <w16cid:commentId w16cid:paraId="25F2E1FE" w16cid:durableId="20CE057D"/>
  <w16cid:commentId w16cid:paraId="4028DC97" w16cid:durableId="20CE0633"/>
  <w16cid:commentId w16cid:paraId="4784F95E" w16cid:durableId="20CE0660"/>
  <w16cid:commentId w16cid:paraId="5E7B266A" w16cid:durableId="20CE070A"/>
  <w16cid:commentId w16cid:paraId="46D9B0BC" w16cid:durableId="20CE077E"/>
  <w16cid:commentId w16cid:paraId="3E81703B" w16cid:durableId="20CE075B"/>
  <w16cid:commentId w16cid:paraId="22A84C94" w16cid:durableId="20CE11EA"/>
  <w16cid:commentId w16cid:paraId="048C303F" w16cid:durableId="20CE1277"/>
  <w16cid:commentId w16cid:paraId="0F437FB5" w16cid:durableId="20CE1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083D2" w14:textId="77777777" w:rsidR="005D0AE3" w:rsidRDefault="005D0AE3" w:rsidP="00F50131">
      <w:pPr>
        <w:spacing w:after="0" w:line="240" w:lineRule="auto"/>
      </w:pPr>
      <w:r>
        <w:separator/>
      </w:r>
    </w:p>
  </w:endnote>
  <w:endnote w:type="continuationSeparator" w:id="0">
    <w:p w14:paraId="06801AE6" w14:textId="77777777" w:rsidR="005D0AE3" w:rsidRDefault="005D0AE3"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B14696" w:rsidRDefault="00B14696">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B14696" w:rsidRDefault="00B146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B14696" w:rsidRDefault="00B14696">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B14696" w:rsidRDefault="00B146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B14696" w:rsidRDefault="00B14696">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B14696" w:rsidRDefault="00B14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842E9" w14:textId="77777777" w:rsidR="005D0AE3" w:rsidRDefault="005D0AE3" w:rsidP="00F50131">
      <w:pPr>
        <w:spacing w:after="0" w:line="240" w:lineRule="auto"/>
      </w:pPr>
      <w:r>
        <w:separator/>
      </w:r>
    </w:p>
  </w:footnote>
  <w:footnote w:type="continuationSeparator" w:id="0">
    <w:p w14:paraId="28148CDA" w14:textId="77777777" w:rsidR="005D0AE3" w:rsidRDefault="005D0AE3"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Essington">
    <w15:presenceInfo w15:providerId="AD" w15:userId="S::essing@uw.edu::9688509c-e771-4867-a196-0dbe1c33947e"/>
  </w15:person>
  <w15:person w15:author="Tim Essington [2]">
    <w15:presenceInfo w15:providerId="None" w15:userId="Tim Essing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1BD5"/>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4934"/>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0EE"/>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0AE3"/>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2B35"/>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4696"/>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4E89"/>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6EE7"/>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1B98"/>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4DDF"/>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purm@uw.ed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C8C49-4BEE-E64A-83D5-074BA0104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31</Pages>
  <Words>38349</Words>
  <Characters>218594</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Tim Essington</cp:lastModifiedBy>
  <cp:revision>3</cp:revision>
  <cp:lastPrinted>2019-05-20T17:47:00Z</cp:lastPrinted>
  <dcterms:created xsi:type="dcterms:W3CDTF">2019-07-09T00:10:00Z</dcterms:created>
  <dcterms:modified xsi:type="dcterms:W3CDTF">2019-07-09T02:16:00Z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