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A.1.4 Assigning Spatio-temporal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Bertalanf</w:t>
      </w:r>
      <w:r w:rsidR="00CE5099" w:rsidRPr="00AD5A40">
        <w:t>f</w:t>
      </w:r>
      <w:r w:rsidRPr="00AD5A40">
        <w:t xml:space="preserve">y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541DAB"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r w:rsidR="0046625D" w:rsidRPr="00AD5A40">
        <w:rPr>
          <w:rFonts w:eastAsiaTheme="minorEastAsia"/>
          <w:i/>
        </w:rPr>
        <w:t xml:space="preserve">i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541DAB"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6413D6B7"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w:t>
      </w:r>
      <w:r w:rsidR="005B3CD6" w:rsidRPr="00AD5A40">
        <w:t xml:space="preserve">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 xml:space="preserve">was selected so that the growth increment </w:t>
      </w:r>
      <w:r w:rsidR="00D137DA" w:rsidRPr="00CE42D9">
        <w:rPr>
          <w:color w:val="4472C4" w:themeColor="accent1"/>
        </w:rPr>
        <w:t>was similar to sablefish.</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E345670"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U[0,1]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541DAB"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r w:rsidRPr="00692A9F">
        <w:rPr>
          <w:i/>
        </w:rPr>
        <w:t>i</w:t>
      </w:r>
      <w:r>
        <w:t xml:space="preserve"> is alive (1) or dead (0) during year </w:t>
      </w:r>
      <w:r w:rsidRPr="00692A9F">
        <w:rPr>
          <w:i/>
        </w:rPr>
        <w:t>y</w:t>
      </w:r>
      <w:r>
        <w:t xml:space="preserve"> when it would be of age </w:t>
      </w:r>
      <w:r w:rsidRPr="00692A9F">
        <w:rPr>
          <w:i/>
        </w:rPr>
        <w:t>a</w:t>
      </w:r>
      <w:r>
        <w:t>.</w:t>
      </w:r>
    </w:p>
    <w:p w14:paraId="0BE39C36" w14:textId="767CBD46" w:rsidR="007F0D1A" w:rsidRPr="00AD5A40" w:rsidRDefault="000806E3" w:rsidP="00692A9F">
      <w:pPr>
        <w:spacing w:before="240" w:line="276" w:lineRule="auto"/>
        <w:contextualSpacing w:val="0"/>
        <w:jc w:val="both"/>
        <w:rPr>
          <w:iCs/>
          <w:lang w:val="en"/>
        </w:rPr>
      </w:pPr>
      <w:r w:rsidRPr="00AD5A40">
        <w:rPr>
          <w:lang w:val="en"/>
        </w:rPr>
        <w:lastRenderedPageBreak/>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541DAB"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541DAB"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r w:rsidR="00D9060A" w:rsidRPr="00AD5A40">
        <w:rPr>
          <w:i/>
        </w:rPr>
        <w:t xml:space="preserve">a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541DAB"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Beverton-Holt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r w:rsidR="006123F9" w:rsidRPr="00AD5A40">
        <w:rPr>
          <w:i/>
        </w:rPr>
        <w:t xml:space="preserve">i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r w:rsidR="006F6200" w:rsidRPr="00AD5A40">
        <w:rPr>
          <w:i/>
        </w:rPr>
        <w:t>u</w:t>
      </w:r>
      <w:r w:rsidR="00B52061" w:rsidRPr="00AD5A40">
        <w:rPr>
          <w:i/>
          <w:vertAlign w:val="subscript"/>
        </w:rPr>
        <w:t>i</w:t>
      </w:r>
      <w:r w:rsidR="006F6200" w:rsidRPr="00AD5A40">
        <w:t xml:space="preserve"> from U[0,1] and defining the animal as mature if </w:t>
      </w:r>
      <w:r w:rsidR="006F6200" w:rsidRPr="00AD5A40">
        <w:rPr>
          <w:i/>
        </w:rPr>
        <w:t>u</w:t>
      </w:r>
      <w:r w:rsidR="00B52061" w:rsidRPr="00AD5A40">
        <w:rPr>
          <w:i/>
          <w:vertAlign w:val="subscript"/>
        </w:rPr>
        <w:t>i</w:t>
      </w:r>
      <w:r w:rsidR="006F6200" w:rsidRPr="00AD5A40">
        <w:rPr>
          <w:i/>
        </w:rPr>
        <w:t xml:space="preserve"> </w:t>
      </w:r>
      <w:r w:rsidR="006F6200" w:rsidRPr="00AD5A40">
        <w:t xml:space="preserve">is less than </w:t>
      </w:r>
      <w:r w:rsidR="00B52061" w:rsidRPr="00AD5A40">
        <w:rPr>
          <w:i/>
        </w:rPr>
        <w:t>p</w:t>
      </w:r>
      <w:r w:rsidR="00B52061" w:rsidRPr="00AD5A40">
        <w:rPr>
          <w:i/>
          <w:vertAlign w:val="subscript"/>
        </w:rPr>
        <w:t>i,y</w:t>
      </w:r>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541DAB"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541DAB"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541DAB"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541DAB"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541DAB"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0" w:name="_Ref157361"/>
      <w:r w:rsidRPr="00AD5A40">
        <w:rPr>
          <w:rFonts w:eastAsiaTheme="minorEastAsia"/>
        </w:rPr>
        <w:t xml:space="preserve">A.1.4 </w:t>
      </w:r>
      <w:r w:rsidR="001F239F" w:rsidRPr="00AD5A40">
        <w:rPr>
          <w:rFonts w:eastAsiaTheme="minorEastAsia"/>
        </w:rPr>
        <w:t xml:space="preserve">Assigning </w:t>
      </w:r>
      <w:r w:rsidR="005A36FC">
        <w:rPr>
          <w:rFonts w:eastAsiaTheme="minorEastAsia"/>
        </w:rPr>
        <w:t>s</w:t>
      </w:r>
      <w:r w:rsidR="001F239F" w:rsidRPr="00AD5A40">
        <w:rPr>
          <w:rFonts w:eastAsiaTheme="minorEastAsia"/>
        </w:rPr>
        <w:t xml:space="preserve">patio-temporal </w:t>
      </w:r>
      <w:r w:rsidR="005A36FC">
        <w:rPr>
          <w:rFonts w:eastAsiaTheme="minorEastAsia"/>
        </w:rPr>
        <w:t>v</w:t>
      </w:r>
      <w:r w:rsidR="001F239F" w:rsidRPr="00AD5A40">
        <w:rPr>
          <w:rFonts w:eastAsiaTheme="minorEastAsia"/>
        </w:rPr>
        <w:t>ariation</w:t>
      </w:r>
      <w:bookmarkEnd w:id="0"/>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7CBFC0D9"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1"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1"/>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541DAB"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262FC08C" w:rsidR="002E43FF" w:rsidRPr="00AD5A40" w:rsidRDefault="00A86F1E" w:rsidP="00692A9F">
            <w:pPr>
              <w:pStyle w:val="Caption"/>
              <w:spacing w:after="0"/>
              <w:contextualSpacing w:val="0"/>
            </w:pPr>
            <w:r>
              <w:t>10</w:t>
            </w:r>
            <w:r w:rsidRPr="00AD5A40">
              <w:t xml:space="preserve"> </w:t>
            </w:r>
            <w:r w:rsidR="002E43FF" w:rsidRPr="00AD5A40">
              <w:t>(</w:t>
            </w:r>
            <w:r w:rsidR="00AC25F7">
              <w:t>regime</w:t>
            </w:r>
            <w:r w:rsidR="002E43FF" w:rsidRPr="00AD5A40">
              <w:t xml:space="preserve"> 1)</w:t>
            </w:r>
          </w:p>
          <w:p w14:paraId="7C883FF3" w14:textId="10FA78D4" w:rsidR="00041698" w:rsidRPr="00AD5A40" w:rsidRDefault="00A86F1E" w:rsidP="00692A9F">
            <w:pPr>
              <w:pStyle w:val="Caption"/>
              <w:spacing w:after="0"/>
              <w:contextualSpacing w:val="0"/>
            </w:pPr>
            <w:r>
              <w:t>70</w:t>
            </w:r>
            <w:r w:rsidRPr="00AD5A40">
              <w:t xml:space="preserve"> </w:t>
            </w:r>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541DAB"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5C969517" w:rsidR="00FC654D" w:rsidRPr="00AD5A40" w:rsidRDefault="00A86F1E" w:rsidP="00692A9F">
            <w:pPr>
              <w:pStyle w:val="Caption"/>
              <w:spacing w:after="0"/>
              <w:contextualSpacing w:val="0"/>
            </w:pPr>
            <w:r>
              <w:t>12</w:t>
            </w:r>
            <w:r w:rsidRPr="00AD5A40">
              <w:t xml:space="preserve"> </w:t>
            </w:r>
            <w:r w:rsidR="00FC654D" w:rsidRPr="00AD5A40">
              <w:t>(</w:t>
            </w:r>
            <w:r w:rsidR="00AC25F7">
              <w:t>regime</w:t>
            </w:r>
            <w:r w:rsidR="00FC654D" w:rsidRPr="00AD5A40">
              <w:t xml:space="preserve"> 1)</w:t>
            </w:r>
          </w:p>
          <w:p w14:paraId="368A4C42" w14:textId="17E26FBF" w:rsidR="00FC654D" w:rsidRPr="00AD5A40" w:rsidRDefault="00A86F1E" w:rsidP="00692A9F">
            <w:pPr>
              <w:pStyle w:val="Caption"/>
              <w:spacing w:after="0"/>
              <w:contextualSpacing w:val="0"/>
            </w:pPr>
            <w:r>
              <w:t>84</w:t>
            </w:r>
            <w:r w:rsidRPr="00AD5A40">
              <w:t xml:space="preserve"> </w:t>
            </w:r>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64E5A470" w:rsidR="00D5715F" w:rsidRPr="00AD5A40" w:rsidRDefault="00FC654D" w:rsidP="00692A9F">
            <w:pPr>
              <w:pStyle w:val="Caption"/>
              <w:spacing w:after="0"/>
              <w:contextualSpacing w:val="0"/>
            </w:pPr>
            <w:r w:rsidRPr="00AD5A40">
              <w:t>0.</w:t>
            </w:r>
            <w:r w:rsidR="00D53141">
              <w:t>30</w:t>
            </w:r>
            <w:r w:rsidRPr="00AD5A40">
              <w:t xml:space="preserve"> (</w:t>
            </w:r>
            <w:r w:rsidR="00AC25F7">
              <w:t>regime</w:t>
            </w:r>
            <w:r w:rsidRPr="00AD5A40">
              <w:t xml:space="preserve"> 1)</w:t>
            </w:r>
          </w:p>
          <w:p w14:paraId="7E495251" w14:textId="7B411478" w:rsidR="00AE1859" w:rsidRPr="00AD5A40" w:rsidRDefault="00FC654D" w:rsidP="00692A9F">
            <w:pPr>
              <w:pStyle w:val="Caption"/>
              <w:spacing w:after="0"/>
              <w:contextualSpacing w:val="0"/>
            </w:pPr>
            <w:r w:rsidRPr="00AD5A40">
              <w:t>0.</w:t>
            </w:r>
            <w:r w:rsidR="00D53141">
              <w:t xml:space="preserve">30 </w:t>
            </w:r>
            <w:r w:rsidRPr="00AD5A40">
              <w:t>(</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2" w:name="_Hlk5259652"/>
        <w:tc>
          <w:tcPr>
            <w:tcW w:w="1448" w:type="dxa"/>
            <w:tcBorders>
              <w:top w:val="nil"/>
              <w:left w:val="nil"/>
              <w:bottom w:val="nil"/>
              <w:right w:val="nil"/>
            </w:tcBorders>
          </w:tcPr>
          <w:p w14:paraId="013B473B" w14:textId="23F468FF" w:rsidR="00FC654D" w:rsidRPr="00AD5A40" w:rsidRDefault="00541DAB"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2"/>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0ABB2D11" w:rsidR="00FC654D" w:rsidRPr="00AD5A40" w:rsidRDefault="00A86F1E" w:rsidP="00692A9F">
            <w:pPr>
              <w:pStyle w:val="Caption"/>
              <w:spacing w:after="0"/>
              <w:contextualSpacing w:val="0"/>
            </w:pPr>
            <w:r>
              <w:t>3</w:t>
            </w:r>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541DAB"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49BCA730" w:rsidR="00FC654D" w:rsidRPr="00AD5A40" w:rsidRDefault="00D137DA" w:rsidP="00692A9F">
            <w:pPr>
              <w:pStyle w:val="Caption"/>
              <w:spacing w:after="0"/>
              <w:contextualSpacing w:val="0"/>
            </w:pPr>
            <w:r>
              <w:t>30</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541DAB"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6566B740" w:rsidR="00FC654D" w:rsidRPr="00AD5A40" w:rsidRDefault="00FC654D" w:rsidP="00692A9F">
            <w:pPr>
              <w:pStyle w:val="Caption"/>
              <w:spacing w:after="0"/>
              <w:contextualSpacing w:val="0"/>
            </w:pPr>
            <w:r w:rsidRPr="00AD5A40">
              <w:t>0.</w:t>
            </w:r>
            <w:r w:rsidR="00A86F1E">
              <w:t>1</w:t>
            </w:r>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3090F1C9" w:rsidR="00FC654D" w:rsidRPr="00AD5A40" w:rsidRDefault="00A86F1E" w:rsidP="00692A9F">
            <w:pPr>
              <w:pStyle w:val="Caption"/>
              <w:spacing w:after="0"/>
              <w:contextualSpacing w:val="0"/>
            </w:pPr>
            <w:r>
              <w:t>44</w:t>
            </w:r>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Steepness of Beverton-Holt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CE42D9">
        <w:trPr>
          <w:cantSplit/>
          <w:trHeight w:val="106"/>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541DAB"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3"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3"/>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087FC7">
        <w:trPr>
          <w:trHeight w:val="9"/>
        </w:trPr>
        <w:tc>
          <w:tcPr>
            <w:tcW w:w="889" w:type="dxa"/>
            <w:vAlign w:val="center"/>
          </w:tcPr>
          <w:p w14:paraId="69EBCA52" w14:textId="77777777" w:rsidR="004467A0" w:rsidRPr="00AD5A40" w:rsidRDefault="004467A0" w:rsidP="00087FC7">
            <w:pPr>
              <w:spacing w:line="276" w:lineRule="auto"/>
              <w:jc w:val="center"/>
              <w:rPr>
                <w:sz w:val="20"/>
                <w:szCs w:val="20"/>
              </w:rPr>
            </w:pPr>
            <w:r w:rsidRPr="00AD5A40">
              <w:rPr>
                <w:sz w:val="20"/>
                <w:szCs w:val="20"/>
              </w:rPr>
              <w:t>1</w:t>
            </w:r>
          </w:p>
        </w:tc>
        <w:tc>
          <w:tcPr>
            <w:tcW w:w="1104" w:type="dxa"/>
            <w:vAlign w:val="center"/>
          </w:tcPr>
          <w:p w14:paraId="15BD9644" w14:textId="77777777" w:rsidR="004467A0" w:rsidRPr="00AD5A40" w:rsidRDefault="004467A0" w:rsidP="00087FC7">
            <w:pPr>
              <w:spacing w:line="276" w:lineRule="auto"/>
              <w:jc w:val="center"/>
              <w:rPr>
                <w:sz w:val="20"/>
                <w:szCs w:val="20"/>
              </w:rPr>
            </w:pPr>
            <w:r w:rsidRPr="00AD5A40">
              <w:rPr>
                <w:sz w:val="20"/>
                <w:szCs w:val="20"/>
              </w:rPr>
              <w:t>No spatial breaks</w:t>
            </w:r>
          </w:p>
        </w:tc>
        <w:tc>
          <w:tcPr>
            <w:tcW w:w="956" w:type="dxa"/>
            <w:vAlign w:val="center"/>
          </w:tcPr>
          <w:p w14:paraId="253A6674" w14:textId="77777777" w:rsidR="004467A0" w:rsidRPr="00AD5A40" w:rsidRDefault="004467A0" w:rsidP="00087FC7">
            <w:pPr>
              <w:spacing w:line="276" w:lineRule="auto"/>
              <w:jc w:val="center"/>
              <w:rPr>
                <w:sz w:val="20"/>
                <w:szCs w:val="20"/>
              </w:rPr>
            </w:pPr>
            <w:r w:rsidRPr="00AD5A40">
              <w:rPr>
                <w:sz w:val="20"/>
                <w:szCs w:val="20"/>
              </w:rPr>
              <w:t>None</w:t>
            </w:r>
          </w:p>
        </w:tc>
        <w:tc>
          <w:tcPr>
            <w:tcW w:w="1070" w:type="dxa"/>
            <w:vAlign w:val="center"/>
          </w:tcPr>
          <w:p w14:paraId="4C792903" w14:textId="7780376F" w:rsidR="004467A0" w:rsidRPr="004467A0" w:rsidRDefault="004467A0" w:rsidP="00087FC7">
            <w:pPr>
              <w:spacing w:line="276" w:lineRule="auto"/>
              <w:jc w:val="center"/>
              <w:rPr>
                <w:sz w:val="20"/>
                <w:szCs w:val="20"/>
              </w:rPr>
            </w:pPr>
            <w:r w:rsidRPr="00980E8B">
              <w:rPr>
                <w:color w:val="000000"/>
                <w:sz w:val="22"/>
                <w:szCs w:val="22"/>
              </w:rPr>
              <w:t>0.96, 0.74</w:t>
            </w:r>
          </w:p>
        </w:tc>
        <w:tc>
          <w:tcPr>
            <w:tcW w:w="1069" w:type="dxa"/>
            <w:vAlign w:val="center"/>
          </w:tcPr>
          <w:p w14:paraId="5F272CC2" w14:textId="0CDB90DE" w:rsidR="004467A0" w:rsidRPr="004467A0" w:rsidRDefault="004467A0" w:rsidP="00087FC7">
            <w:pPr>
              <w:spacing w:line="276" w:lineRule="auto"/>
              <w:jc w:val="center"/>
              <w:rPr>
                <w:sz w:val="20"/>
                <w:szCs w:val="20"/>
              </w:rPr>
            </w:pPr>
            <w:r w:rsidRPr="00980E8B">
              <w:rPr>
                <w:color w:val="000000"/>
                <w:sz w:val="22"/>
                <w:szCs w:val="22"/>
              </w:rPr>
              <w:t>0.86, 0.86, 0.82</w:t>
            </w:r>
          </w:p>
        </w:tc>
        <w:tc>
          <w:tcPr>
            <w:tcW w:w="1070" w:type="dxa"/>
            <w:vAlign w:val="center"/>
          </w:tcPr>
          <w:p w14:paraId="4684E5DA" w14:textId="08857FBC" w:rsidR="004467A0" w:rsidRPr="004467A0" w:rsidRDefault="004467A0" w:rsidP="00087FC7">
            <w:pPr>
              <w:spacing w:line="276" w:lineRule="auto"/>
              <w:jc w:val="center"/>
              <w:rPr>
                <w:sz w:val="20"/>
                <w:szCs w:val="20"/>
              </w:rPr>
            </w:pPr>
            <w:r w:rsidRPr="00980E8B">
              <w:rPr>
                <w:color w:val="000000"/>
                <w:sz w:val="22"/>
                <w:szCs w:val="22"/>
              </w:rPr>
              <w:t>0.96, 0.02</w:t>
            </w:r>
          </w:p>
        </w:tc>
        <w:tc>
          <w:tcPr>
            <w:tcW w:w="1069" w:type="dxa"/>
            <w:vAlign w:val="center"/>
          </w:tcPr>
          <w:p w14:paraId="32C3F4B3" w14:textId="04820B8B" w:rsidR="004467A0" w:rsidRPr="004467A0" w:rsidRDefault="004467A0" w:rsidP="00087FC7">
            <w:pPr>
              <w:spacing w:line="276" w:lineRule="auto"/>
              <w:jc w:val="center"/>
              <w:rPr>
                <w:sz w:val="20"/>
                <w:szCs w:val="20"/>
              </w:rPr>
            </w:pPr>
            <w:r w:rsidRPr="00980E8B">
              <w:rPr>
                <w:color w:val="000000"/>
                <w:sz w:val="22"/>
                <w:szCs w:val="22"/>
              </w:rPr>
              <w:t>0.95, 0.93, 0.75</w:t>
            </w:r>
          </w:p>
        </w:tc>
        <w:tc>
          <w:tcPr>
            <w:tcW w:w="1062" w:type="dxa"/>
            <w:vAlign w:val="center"/>
          </w:tcPr>
          <w:p w14:paraId="14C929A7" w14:textId="0C018879" w:rsidR="004467A0" w:rsidRPr="004467A0" w:rsidRDefault="004467A0" w:rsidP="00087FC7">
            <w:pPr>
              <w:spacing w:line="276" w:lineRule="auto"/>
              <w:jc w:val="center"/>
              <w:rPr>
                <w:sz w:val="20"/>
                <w:szCs w:val="20"/>
              </w:rPr>
            </w:pPr>
            <w:r w:rsidRPr="00980E8B">
              <w:rPr>
                <w:color w:val="000000"/>
                <w:sz w:val="22"/>
                <w:szCs w:val="22"/>
              </w:rPr>
              <w:t>0.95, 0.01</w:t>
            </w:r>
          </w:p>
        </w:tc>
        <w:tc>
          <w:tcPr>
            <w:tcW w:w="1061" w:type="dxa"/>
            <w:vAlign w:val="center"/>
          </w:tcPr>
          <w:p w14:paraId="48A29355" w14:textId="31DD4D8B" w:rsidR="004467A0" w:rsidRPr="004467A0" w:rsidRDefault="004467A0" w:rsidP="00087FC7">
            <w:pPr>
              <w:spacing w:line="276" w:lineRule="auto"/>
              <w:jc w:val="center"/>
              <w:rPr>
                <w:sz w:val="20"/>
                <w:szCs w:val="20"/>
              </w:rPr>
            </w:pPr>
            <w:r w:rsidRPr="00980E8B">
              <w:rPr>
                <w:color w:val="000000"/>
                <w:sz w:val="22"/>
                <w:szCs w:val="22"/>
              </w:rPr>
              <w:t>0.95, 0.91, 0.83</w:t>
            </w:r>
          </w:p>
        </w:tc>
      </w:tr>
      <w:tr w:rsidR="004467A0" w:rsidRPr="00AD5A40" w14:paraId="1A561C3D" w14:textId="1FFAFB79" w:rsidTr="00087FC7">
        <w:trPr>
          <w:trHeight w:val="9"/>
        </w:trPr>
        <w:tc>
          <w:tcPr>
            <w:tcW w:w="889" w:type="dxa"/>
            <w:vAlign w:val="center"/>
          </w:tcPr>
          <w:p w14:paraId="290EEC49" w14:textId="77777777" w:rsidR="004467A0" w:rsidRPr="00AD5A40" w:rsidRDefault="004467A0" w:rsidP="00087FC7">
            <w:pPr>
              <w:spacing w:line="276" w:lineRule="auto"/>
              <w:jc w:val="center"/>
              <w:rPr>
                <w:sz w:val="20"/>
                <w:szCs w:val="20"/>
              </w:rPr>
            </w:pPr>
            <w:r w:rsidRPr="00AD5A40">
              <w:rPr>
                <w:sz w:val="20"/>
                <w:szCs w:val="20"/>
              </w:rPr>
              <w:t>2</w:t>
            </w:r>
          </w:p>
        </w:tc>
        <w:tc>
          <w:tcPr>
            <w:tcW w:w="1104" w:type="dxa"/>
            <w:vAlign w:val="center"/>
          </w:tcPr>
          <w:p w14:paraId="3C8B8742" w14:textId="77777777" w:rsidR="004467A0" w:rsidRPr="00AD5A40" w:rsidRDefault="004467A0" w:rsidP="00087FC7">
            <w:pPr>
              <w:spacing w:line="276" w:lineRule="auto"/>
              <w:jc w:val="center"/>
              <w:rPr>
                <w:sz w:val="20"/>
                <w:szCs w:val="20"/>
              </w:rPr>
            </w:pPr>
            <w:r w:rsidRPr="00AD5A40">
              <w:rPr>
                <w:sz w:val="20"/>
                <w:szCs w:val="20"/>
              </w:rPr>
              <w:t>Single, spatial break in middle of range, with no overlap and strong contrast</w:t>
            </w:r>
          </w:p>
        </w:tc>
        <w:tc>
          <w:tcPr>
            <w:tcW w:w="956" w:type="dxa"/>
            <w:vAlign w:val="center"/>
          </w:tcPr>
          <w:p w14:paraId="4FD0C78B" w14:textId="77777777" w:rsidR="004467A0" w:rsidRPr="00AD5A40" w:rsidRDefault="004467A0" w:rsidP="00087FC7">
            <w:pPr>
              <w:spacing w:line="276" w:lineRule="auto"/>
              <w:jc w:val="center"/>
              <w:rPr>
                <w:sz w:val="20"/>
                <w:szCs w:val="20"/>
              </w:rPr>
            </w:pPr>
            <w:r w:rsidRPr="00AD5A40">
              <w:rPr>
                <w:sz w:val="20"/>
                <w:szCs w:val="20"/>
              </w:rPr>
              <w:t>25° Latitude and 25° Longitude</w:t>
            </w:r>
          </w:p>
        </w:tc>
        <w:tc>
          <w:tcPr>
            <w:tcW w:w="1070" w:type="dxa"/>
            <w:vAlign w:val="center"/>
          </w:tcPr>
          <w:p w14:paraId="1783EDCD" w14:textId="11F4A132" w:rsidR="004467A0" w:rsidRPr="004467A0" w:rsidRDefault="004467A0" w:rsidP="00087FC7">
            <w:pPr>
              <w:spacing w:line="276" w:lineRule="auto"/>
              <w:jc w:val="center"/>
              <w:rPr>
                <w:sz w:val="20"/>
                <w:szCs w:val="20"/>
              </w:rPr>
            </w:pPr>
            <w:r w:rsidRPr="00980E8B">
              <w:rPr>
                <w:color w:val="000000"/>
                <w:sz w:val="22"/>
                <w:szCs w:val="22"/>
              </w:rPr>
              <w:t>0.48, 0.43</w:t>
            </w:r>
          </w:p>
        </w:tc>
        <w:tc>
          <w:tcPr>
            <w:tcW w:w="1069" w:type="dxa"/>
            <w:vAlign w:val="center"/>
          </w:tcPr>
          <w:p w14:paraId="3B467DD5" w14:textId="70D8AA84" w:rsidR="004467A0" w:rsidRPr="004467A0" w:rsidRDefault="004467A0" w:rsidP="00087FC7">
            <w:pPr>
              <w:spacing w:line="276" w:lineRule="auto"/>
              <w:jc w:val="center"/>
              <w:rPr>
                <w:sz w:val="20"/>
                <w:szCs w:val="20"/>
              </w:rPr>
            </w:pPr>
            <w:r w:rsidRPr="00980E8B">
              <w:rPr>
                <w:color w:val="000000"/>
                <w:sz w:val="22"/>
                <w:szCs w:val="22"/>
              </w:rPr>
              <w:t>0.92, 0.99, 0.89</w:t>
            </w:r>
          </w:p>
        </w:tc>
        <w:tc>
          <w:tcPr>
            <w:tcW w:w="1070" w:type="dxa"/>
            <w:vAlign w:val="center"/>
          </w:tcPr>
          <w:p w14:paraId="14C0D1CC" w14:textId="37A338FF" w:rsidR="004467A0" w:rsidRPr="004467A0" w:rsidRDefault="004467A0" w:rsidP="00087FC7">
            <w:pPr>
              <w:spacing w:line="276" w:lineRule="auto"/>
              <w:jc w:val="center"/>
              <w:rPr>
                <w:sz w:val="20"/>
                <w:szCs w:val="20"/>
              </w:rPr>
            </w:pPr>
            <w:r w:rsidRPr="00980E8B">
              <w:rPr>
                <w:color w:val="000000"/>
                <w:sz w:val="22"/>
                <w:szCs w:val="22"/>
              </w:rPr>
              <w:t>0.47, 0.02</w:t>
            </w:r>
          </w:p>
        </w:tc>
        <w:tc>
          <w:tcPr>
            <w:tcW w:w="1069" w:type="dxa"/>
            <w:vAlign w:val="center"/>
          </w:tcPr>
          <w:p w14:paraId="6D40FBC9" w14:textId="0BCE5AD8" w:rsidR="004467A0" w:rsidRPr="004467A0" w:rsidRDefault="004467A0" w:rsidP="00087FC7">
            <w:pPr>
              <w:spacing w:line="276" w:lineRule="auto"/>
              <w:jc w:val="center"/>
              <w:rPr>
                <w:sz w:val="20"/>
                <w:szCs w:val="20"/>
              </w:rPr>
            </w:pPr>
            <w:r w:rsidRPr="00980E8B">
              <w:rPr>
                <w:color w:val="000000"/>
                <w:sz w:val="22"/>
                <w:szCs w:val="22"/>
              </w:rPr>
              <w:t>0.78, 0.8, 0.87</w:t>
            </w:r>
          </w:p>
        </w:tc>
        <w:tc>
          <w:tcPr>
            <w:tcW w:w="1062" w:type="dxa"/>
            <w:vAlign w:val="center"/>
          </w:tcPr>
          <w:p w14:paraId="7F8789DE" w14:textId="067FB989" w:rsidR="004467A0" w:rsidRPr="004467A0" w:rsidRDefault="004467A0" w:rsidP="00087FC7">
            <w:pPr>
              <w:spacing w:line="276" w:lineRule="auto"/>
              <w:jc w:val="center"/>
              <w:rPr>
                <w:sz w:val="20"/>
                <w:szCs w:val="20"/>
              </w:rPr>
            </w:pPr>
            <w:r w:rsidRPr="00980E8B">
              <w:rPr>
                <w:color w:val="000000"/>
                <w:sz w:val="22"/>
                <w:szCs w:val="22"/>
              </w:rPr>
              <w:t>0.48, 0</w:t>
            </w:r>
          </w:p>
        </w:tc>
        <w:tc>
          <w:tcPr>
            <w:tcW w:w="1061" w:type="dxa"/>
            <w:vAlign w:val="center"/>
          </w:tcPr>
          <w:p w14:paraId="7A8E1164" w14:textId="6CFD5E8F" w:rsidR="004467A0" w:rsidRPr="004467A0" w:rsidRDefault="004467A0" w:rsidP="00087FC7">
            <w:pPr>
              <w:spacing w:line="276" w:lineRule="auto"/>
              <w:jc w:val="center"/>
              <w:rPr>
                <w:sz w:val="20"/>
                <w:szCs w:val="20"/>
              </w:rPr>
            </w:pPr>
            <w:r w:rsidRPr="00980E8B">
              <w:rPr>
                <w:color w:val="000000"/>
                <w:sz w:val="22"/>
                <w:szCs w:val="22"/>
              </w:rPr>
              <w:t>0.82, 0.92, 0.86</w:t>
            </w:r>
          </w:p>
        </w:tc>
      </w:tr>
      <w:tr w:rsidR="004467A0" w:rsidRPr="00AD5A40" w14:paraId="06BB36DA" w14:textId="373E31A0" w:rsidTr="00087FC7">
        <w:trPr>
          <w:trHeight w:val="9"/>
        </w:trPr>
        <w:tc>
          <w:tcPr>
            <w:tcW w:w="889" w:type="dxa"/>
            <w:vAlign w:val="center"/>
          </w:tcPr>
          <w:p w14:paraId="74860B0D" w14:textId="77777777" w:rsidR="004467A0" w:rsidRPr="00AD5A40" w:rsidRDefault="004467A0" w:rsidP="00087FC7">
            <w:pPr>
              <w:spacing w:line="276" w:lineRule="auto"/>
              <w:jc w:val="center"/>
              <w:rPr>
                <w:sz w:val="20"/>
                <w:szCs w:val="20"/>
              </w:rPr>
            </w:pPr>
            <w:r w:rsidRPr="00AD5A40">
              <w:rPr>
                <w:sz w:val="20"/>
                <w:szCs w:val="20"/>
              </w:rPr>
              <w:t>3</w:t>
            </w:r>
          </w:p>
        </w:tc>
        <w:tc>
          <w:tcPr>
            <w:tcW w:w="1104" w:type="dxa"/>
            <w:vAlign w:val="center"/>
          </w:tcPr>
          <w:p w14:paraId="5562E915" w14:textId="76569A36" w:rsidR="004467A0" w:rsidRPr="00AD5A40" w:rsidRDefault="004467A0" w:rsidP="00087FC7">
            <w:pPr>
              <w:spacing w:line="276" w:lineRule="auto"/>
              <w:jc w:val="center"/>
              <w:rPr>
                <w:sz w:val="20"/>
                <w:szCs w:val="20"/>
              </w:rPr>
            </w:pPr>
            <w:r w:rsidRPr="00AD5A40">
              <w:rPr>
                <w:sz w:val="20"/>
                <w:szCs w:val="20"/>
              </w:rPr>
              <w:t>Some overlap between regions</w:t>
            </w:r>
          </w:p>
        </w:tc>
        <w:tc>
          <w:tcPr>
            <w:tcW w:w="956" w:type="dxa"/>
            <w:vAlign w:val="center"/>
          </w:tcPr>
          <w:p w14:paraId="4E94B21B" w14:textId="77777777" w:rsidR="004467A0" w:rsidRPr="00AD5A40" w:rsidRDefault="004467A0" w:rsidP="00087FC7">
            <w:pPr>
              <w:spacing w:line="276" w:lineRule="auto"/>
              <w:jc w:val="center"/>
              <w:rPr>
                <w:sz w:val="20"/>
                <w:szCs w:val="20"/>
              </w:rPr>
            </w:pPr>
            <w:r w:rsidRPr="00AD5A40">
              <w:rPr>
                <w:sz w:val="20"/>
                <w:szCs w:val="20"/>
              </w:rPr>
              <w:t>Between 20° and 25° Latitude</w:t>
            </w:r>
          </w:p>
        </w:tc>
        <w:tc>
          <w:tcPr>
            <w:tcW w:w="1070" w:type="dxa"/>
            <w:vAlign w:val="center"/>
          </w:tcPr>
          <w:p w14:paraId="398189BB" w14:textId="4F219114" w:rsidR="004467A0" w:rsidRPr="004467A0" w:rsidRDefault="004467A0" w:rsidP="00087FC7">
            <w:pPr>
              <w:spacing w:line="276" w:lineRule="auto"/>
              <w:jc w:val="center"/>
              <w:rPr>
                <w:sz w:val="20"/>
                <w:szCs w:val="20"/>
              </w:rPr>
            </w:pPr>
            <w:r w:rsidRPr="00980E8B">
              <w:rPr>
                <w:color w:val="000000"/>
                <w:sz w:val="22"/>
                <w:szCs w:val="22"/>
              </w:rPr>
              <w:t>0.85, 0.58</w:t>
            </w:r>
          </w:p>
        </w:tc>
        <w:tc>
          <w:tcPr>
            <w:tcW w:w="1069" w:type="dxa"/>
            <w:vAlign w:val="center"/>
          </w:tcPr>
          <w:p w14:paraId="398D8F32" w14:textId="55C7934B" w:rsidR="004467A0" w:rsidRPr="004467A0" w:rsidRDefault="004467A0" w:rsidP="00087FC7">
            <w:pPr>
              <w:spacing w:line="276" w:lineRule="auto"/>
              <w:jc w:val="center"/>
              <w:rPr>
                <w:sz w:val="20"/>
                <w:szCs w:val="20"/>
              </w:rPr>
            </w:pPr>
            <w:r w:rsidRPr="00980E8B">
              <w:rPr>
                <w:color w:val="000000"/>
                <w:sz w:val="22"/>
                <w:szCs w:val="22"/>
              </w:rPr>
              <w:t>0.84, 0.11, 0.91</w:t>
            </w:r>
          </w:p>
        </w:tc>
        <w:tc>
          <w:tcPr>
            <w:tcW w:w="1070" w:type="dxa"/>
            <w:vAlign w:val="center"/>
          </w:tcPr>
          <w:p w14:paraId="796BC5F0" w14:textId="646A74B8" w:rsidR="004467A0" w:rsidRPr="004467A0" w:rsidRDefault="004467A0" w:rsidP="00087FC7">
            <w:pPr>
              <w:spacing w:line="276" w:lineRule="auto"/>
              <w:jc w:val="center"/>
              <w:rPr>
                <w:sz w:val="20"/>
                <w:szCs w:val="20"/>
              </w:rPr>
            </w:pPr>
            <w:r w:rsidRPr="00980E8B">
              <w:rPr>
                <w:color w:val="000000"/>
                <w:sz w:val="22"/>
                <w:szCs w:val="22"/>
              </w:rPr>
              <w:t>0.86, 0</w:t>
            </w:r>
          </w:p>
        </w:tc>
        <w:tc>
          <w:tcPr>
            <w:tcW w:w="1069" w:type="dxa"/>
            <w:vAlign w:val="center"/>
          </w:tcPr>
          <w:p w14:paraId="65A53E5A" w14:textId="630C93D4" w:rsidR="004467A0" w:rsidRPr="004467A0" w:rsidRDefault="004467A0" w:rsidP="00087FC7">
            <w:pPr>
              <w:spacing w:line="276" w:lineRule="auto"/>
              <w:jc w:val="center"/>
              <w:rPr>
                <w:sz w:val="20"/>
                <w:szCs w:val="20"/>
              </w:rPr>
            </w:pPr>
            <w:r w:rsidRPr="00980E8B">
              <w:rPr>
                <w:color w:val="000000"/>
                <w:sz w:val="22"/>
                <w:szCs w:val="22"/>
              </w:rPr>
              <w:t>0.75, 0.21, 0.8</w:t>
            </w:r>
          </w:p>
        </w:tc>
        <w:tc>
          <w:tcPr>
            <w:tcW w:w="1062" w:type="dxa"/>
            <w:vAlign w:val="center"/>
          </w:tcPr>
          <w:p w14:paraId="3ED52246" w14:textId="749015D0" w:rsidR="004467A0" w:rsidRPr="004467A0" w:rsidRDefault="004467A0" w:rsidP="00087FC7">
            <w:pPr>
              <w:spacing w:line="276" w:lineRule="auto"/>
              <w:jc w:val="center"/>
              <w:rPr>
                <w:sz w:val="20"/>
                <w:szCs w:val="20"/>
              </w:rPr>
            </w:pPr>
            <w:r w:rsidRPr="00980E8B">
              <w:rPr>
                <w:color w:val="000000"/>
                <w:sz w:val="22"/>
                <w:szCs w:val="22"/>
              </w:rPr>
              <w:t>0.87, 0</w:t>
            </w:r>
          </w:p>
        </w:tc>
        <w:tc>
          <w:tcPr>
            <w:tcW w:w="1061" w:type="dxa"/>
            <w:vAlign w:val="center"/>
          </w:tcPr>
          <w:p w14:paraId="68028A2F" w14:textId="56A1B8AF" w:rsidR="004467A0" w:rsidRPr="004467A0" w:rsidRDefault="004467A0" w:rsidP="00087FC7">
            <w:pPr>
              <w:spacing w:line="276" w:lineRule="auto"/>
              <w:jc w:val="center"/>
              <w:rPr>
                <w:sz w:val="20"/>
                <w:szCs w:val="20"/>
              </w:rPr>
            </w:pPr>
            <w:r w:rsidRPr="00980E8B">
              <w:rPr>
                <w:color w:val="000000"/>
                <w:sz w:val="22"/>
                <w:szCs w:val="22"/>
              </w:rPr>
              <w:t>0.79, 0.14, 0.88</w:t>
            </w:r>
          </w:p>
        </w:tc>
      </w:tr>
      <w:tr w:rsidR="004467A0" w:rsidRPr="00AD5A40" w14:paraId="773AAFEF" w14:textId="447C1CB8" w:rsidTr="00087FC7">
        <w:trPr>
          <w:trHeight w:val="9"/>
        </w:trPr>
        <w:tc>
          <w:tcPr>
            <w:tcW w:w="889" w:type="dxa"/>
            <w:vAlign w:val="center"/>
          </w:tcPr>
          <w:p w14:paraId="5733F9D3" w14:textId="77777777" w:rsidR="004467A0" w:rsidRPr="00AD5A40" w:rsidRDefault="004467A0" w:rsidP="00087FC7">
            <w:pPr>
              <w:spacing w:line="276" w:lineRule="auto"/>
              <w:jc w:val="center"/>
              <w:rPr>
                <w:sz w:val="20"/>
                <w:szCs w:val="20"/>
              </w:rPr>
            </w:pPr>
            <w:r w:rsidRPr="00AD5A40">
              <w:rPr>
                <w:sz w:val="20"/>
                <w:szCs w:val="20"/>
              </w:rPr>
              <w:t>4</w:t>
            </w:r>
          </w:p>
        </w:tc>
        <w:tc>
          <w:tcPr>
            <w:tcW w:w="1104" w:type="dxa"/>
            <w:vAlign w:val="center"/>
          </w:tcPr>
          <w:p w14:paraId="0003E913" w14:textId="45FDD9A1" w:rsidR="004467A0" w:rsidRPr="00AD5A40" w:rsidRDefault="004467A0" w:rsidP="00087FC7">
            <w:pPr>
              <w:spacing w:line="276" w:lineRule="auto"/>
              <w:jc w:val="center"/>
              <w:rPr>
                <w:sz w:val="20"/>
                <w:szCs w:val="20"/>
              </w:rPr>
            </w:pPr>
            <w:r w:rsidRPr="00AD5A40">
              <w:rPr>
                <w:sz w:val="20"/>
                <w:szCs w:val="20"/>
              </w:rPr>
              <w:t>Single spatial break at edge of range with no overlap</w:t>
            </w:r>
          </w:p>
        </w:tc>
        <w:tc>
          <w:tcPr>
            <w:tcW w:w="956" w:type="dxa"/>
            <w:vAlign w:val="center"/>
          </w:tcPr>
          <w:p w14:paraId="31113414" w14:textId="6F78AB54" w:rsidR="004467A0" w:rsidRPr="00AD5A40" w:rsidRDefault="004467A0" w:rsidP="00087FC7">
            <w:pPr>
              <w:spacing w:line="276" w:lineRule="auto"/>
              <w:jc w:val="center"/>
              <w:rPr>
                <w:sz w:val="20"/>
                <w:szCs w:val="20"/>
              </w:rPr>
            </w:pPr>
            <w:r w:rsidRPr="00AD5A40">
              <w:rPr>
                <w:sz w:val="20"/>
                <w:szCs w:val="20"/>
              </w:rPr>
              <w:t>48° Longitude</w:t>
            </w:r>
          </w:p>
          <w:p w14:paraId="7C07A341" w14:textId="77777777" w:rsidR="004467A0" w:rsidRPr="00AD5A40" w:rsidRDefault="004467A0" w:rsidP="00087FC7">
            <w:pPr>
              <w:spacing w:line="276" w:lineRule="auto"/>
              <w:jc w:val="center"/>
              <w:rPr>
                <w:sz w:val="20"/>
                <w:szCs w:val="20"/>
              </w:rPr>
            </w:pPr>
          </w:p>
        </w:tc>
        <w:tc>
          <w:tcPr>
            <w:tcW w:w="1070" w:type="dxa"/>
            <w:vAlign w:val="center"/>
          </w:tcPr>
          <w:p w14:paraId="4C0EE0EC" w14:textId="1536EF9D" w:rsidR="004467A0" w:rsidRPr="004467A0" w:rsidRDefault="004467A0" w:rsidP="00087FC7">
            <w:pPr>
              <w:spacing w:line="276" w:lineRule="auto"/>
              <w:jc w:val="center"/>
              <w:rPr>
                <w:sz w:val="20"/>
                <w:szCs w:val="20"/>
              </w:rPr>
            </w:pPr>
            <w:r w:rsidRPr="00980E8B">
              <w:rPr>
                <w:color w:val="000000"/>
                <w:sz w:val="22"/>
                <w:szCs w:val="22"/>
              </w:rPr>
              <w:t>0.27, 0.16</w:t>
            </w:r>
          </w:p>
        </w:tc>
        <w:tc>
          <w:tcPr>
            <w:tcW w:w="1069" w:type="dxa"/>
            <w:vAlign w:val="center"/>
          </w:tcPr>
          <w:p w14:paraId="71D799F8" w14:textId="77930BEF" w:rsidR="004467A0" w:rsidRPr="004467A0" w:rsidRDefault="004467A0" w:rsidP="00087FC7">
            <w:pPr>
              <w:spacing w:line="276" w:lineRule="auto"/>
              <w:jc w:val="center"/>
              <w:rPr>
                <w:sz w:val="20"/>
                <w:szCs w:val="20"/>
              </w:rPr>
            </w:pPr>
            <w:r w:rsidRPr="00980E8B">
              <w:rPr>
                <w:color w:val="000000"/>
                <w:sz w:val="22"/>
                <w:szCs w:val="22"/>
              </w:rPr>
              <w:t>1, 1, 0.85</w:t>
            </w:r>
          </w:p>
        </w:tc>
        <w:tc>
          <w:tcPr>
            <w:tcW w:w="1070" w:type="dxa"/>
            <w:vAlign w:val="center"/>
          </w:tcPr>
          <w:p w14:paraId="22282FDF" w14:textId="5F3DCEFA" w:rsidR="004467A0" w:rsidRPr="004467A0" w:rsidRDefault="004467A0" w:rsidP="00087FC7">
            <w:pPr>
              <w:spacing w:line="276" w:lineRule="auto"/>
              <w:jc w:val="center"/>
              <w:rPr>
                <w:sz w:val="20"/>
                <w:szCs w:val="20"/>
              </w:rPr>
            </w:pPr>
            <w:r w:rsidRPr="00980E8B">
              <w:rPr>
                <w:color w:val="000000"/>
                <w:sz w:val="22"/>
                <w:szCs w:val="22"/>
              </w:rPr>
              <w:t>0.3, 0.02</w:t>
            </w:r>
          </w:p>
        </w:tc>
        <w:tc>
          <w:tcPr>
            <w:tcW w:w="1069" w:type="dxa"/>
            <w:vAlign w:val="center"/>
          </w:tcPr>
          <w:p w14:paraId="6C4AC1D1" w14:textId="613A3019" w:rsidR="004467A0" w:rsidRPr="004467A0" w:rsidRDefault="004467A0" w:rsidP="00087FC7">
            <w:pPr>
              <w:spacing w:line="276" w:lineRule="auto"/>
              <w:jc w:val="center"/>
              <w:rPr>
                <w:sz w:val="20"/>
                <w:szCs w:val="20"/>
              </w:rPr>
            </w:pPr>
            <w:r w:rsidRPr="00980E8B">
              <w:rPr>
                <w:color w:val="000000"/>
                <w:sz w:val="22"/>
                <w:szCs w:val="22"/>
              </w:rPr>
              <w:t>0.99, 0.97, 0.92</w:t>
            </w:r>
          </w:p>
        </w:tc>
        <w:tc>
          <w:tcPr>
            <w:tcW w:w="1062" w:type="dxa"/>
            <w:vAlign w:val="center"/>
          </w:tcPr>
          <w:p w14:paraId="7712D40E" w14:textId="34C9CEBF" w:rsidR="004467A0" w:rsidRPr="004467A0" w:rsidRDefault="004467A0" w:rsidP="00087FC7">
            <w:pPr>
              <w:spacing w:line="276" w:lineRule="auto"/>
              <w:jc w:val="center"/>
              <w:rPr>
                <w:sz w:val="20"/>
                <w:szCs w:val="20"/>
              </w:rPr>
            </w:pPr>
            <w:r w:rsidRPr="00980E8B">
              <w:rPr>
                <w:color w:val="000000"/>
                <w:sz w:val="22"/>
                <w:szCs w:val="22"/>
              </w:rPr>
              <w:t>0.29, 0.02</w:t>
            </w:r>
          </w:p>
        </w:tc>
        <w:tc>
          <w:tcPr>
            <w:tcW w:w="1061" w:type="dxa"/>
            <w:vAlign w:val="center"/>
          </w:tcPr>
          <w:p w14:paraId="68668B0B" w14:textId="3D0D402A" w:rsidR="004467A0" w:rsidRPr="004467A0" w:rsidRDefault="004467A0" w:rsidP="00087FC7">
            <w:pPr>
              <w:spacing w:line="276" w:lineRule="auto"/>
              <w:jc w:val="center"/>
              <w:rPr>
                <w:sz w:val="20"/>
                <w:szCs w:val="20"/>
              </w:rPr>
            </w:pPr>
            <w:r w:rsidRPr="00980E8B">
              <w:rPr>
                <w:color w:val="000000"/>
                <w:sz w:val="22"/>
                <w:szCs w:val="22"/>
              </w:rPr>
              <w:t>0.99, 0.97, 0.79</w:t>
            </w:r>
          </w:p>
        </w:tc>
      </w:tr>
      <w:tr w:rsidR="004467A0" w:rsidRPr="00AD5A40" w14:paraId="0648F431" w14:textId="40F11AC9" w:rsidTr="00087FC7">
        <w:trPr>
          <w:trHeight w:val="9"/>
        </w:trPr>
        <w:tc>
          <w:tcPr>
            <w:tcW w:w="889" w:type="dxa"/>
            <w:vAlign w:val="center"/>
          </w:tcPr>
          <w:p w14:paraId="217C52F2" w14:textId="77777777" w:rsidR="004467A0" w:rsidRPr="00AD5A40" w:rsidRDefault="004467A0" w:rsidP="00087FC7">
            <w:pPr>
              <w:spacing w:line="276" w:lineRule="auto"/>
              <w:jc w:val="center"/>
              <w:rPr>
                <w:sz w:val="20"/>
                <w:szCs w:val="20"/>
              </w:rPr>
            </w:pPr>
            <w:r w:rsidRPr="00AD5A40">
              <w:rPr>
                <w:sz w:val="20"/>
                <w:szCs w:val="20"/>
              </w:rPr>
              <w:t>5</w:t>
            </w:r>
          </w:p>
        </w:tc>
        <w:tc>
          <w:tcPr>
            <w:tcW w:w="1104" w:type="dxa"/>
            <w:vAlign w:val="center"/>
          </w:tcPr>
          <w:p w14:paraId="3986CFC7" w14:textId="77777777" w:rsidR="004467A0" w:rsidRPr="00AD5A40" w:rsidRDefault="004467A0" w:rsidP="00087FC7">
            <w:pPr>
              <w:spacing w:line="276" w:lineRule="auto"/>
              <w:jc w:val="center"/>
              <w:rPr>
                <w:sz w:val="20"/>
                <w:szCs w:val="20"/>
              </w:rPr>
            </w:pPr>
            <w:r w:rsidRPr="00AD5A40">
              <w:rPr>
                <w:sz w:val="20"/>
                <w:szCs w:val="20"/>
              </w:rPr>
              <w:t>Single temporal break at year 50 (of 100); no spatial variability</w:t>
            </w:r>
          </w:p>
        </w:tc>
        <w:tc>
          <w:tcPr>
            <w:tcW w:w="956" w:type="dxa"/>
            <w:vAlign w:val="center"/>
          </w:tcPr>
          <w:p w14:paraId="03DDD22C" w14:textId="3A821C79" w:rsidR="004467A0" w:rsidRPr="00AD5A40" w:rsidRDefault="004467A0" w:rsidP="00087FC7">
            <w:pPr>
              <w:spacing w:line="276" w:lineRule="auto"/>
              <w:jc w:val="center"/>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center"/>
          </w:tcPr>
          <w:p w14:paraId="6FD4A365" w14:textId="40636FBD" w:rsidR="004467A0" w:rsidRPr="004467A0" w:rsidRDefault="004467A0" w:rsidP="00087FC7">
            <w:pPr>
              <w:spacing w:line="276" w:lineRule="auto"/>
              <w:jc w:val="center"/>
              <w:rPr>
                <w:sz w:val="20"/>
                <w:szCs w:val="20"/>
              </w:rPr>
            </w:pPr>
            <w:r w:rsidRPr="00980E8B">
              <w:rPr>
                <w:color w:val="000000"/>
                <w:sz w:val="22"/>
                <w:szCs w:val="22"/>
              </w:rPr>
              <w:t>0.97, 0.78</w:t>
            </w:r>
          </w:p>
        </w:tc>
        <w:tc>
          <w:tcPr>
            <w:tcW w:w="1069" w:type="dxa"/>
            <w:vAlign w:val="center"/>
          </w:tcPr>
          <w:p w14:paraId="4B8D497C" w14:textId="41C26F64" w:rsidR="004467A0" w:rsidRPr="004467A0" w:rsidRDefault="004467A0" w:rsidP="00087FC7">
            <w:pPr>
              <w:spacing w:line="276" w:lineRule="auto"/>
              <w:jc w:val="center"/>
              <w:rPr>
                <w:sz w:val="20"/>
                <w:szCs w:val="20"/>
              </w:rPr>
            </w:pPr>
            <w:r w:rsidRPr="00980E8B">
              <w:rPr>
                <w:color w:val="000000"/>
                <w:sz w:val="22"/>
                <w:szCs w:val="22"/>
              </w:rPr>
              <w:t>0.92, 0.96, 0.5</w:t>
            </w:r>
          </w:p>
        </w:tc>
        <w:tc>
          <w:tcPr>
            <w:tcW w:w="1070" w:type="dxa"/>
            <w:vAlign w:val="center"/>
          </w:tcPr>
          <w:p w14:paraId="60A8792D" w14:textId="5B381EFA" w:rsidR="004467A0" w:rsidRPr="004467A0" w:rsidRDefault="004467A0" w:rsidP="00087FC7">
            <w:pPr>
              <w:spacing w:line="276" w:lineRule="auto"/>
              <w:jc w:val="center"/>
              <w:rPr>
                <w:sz w:val="20"/>
                <w:szCs w:val="20"/>
              </w:rPr>
            </w:pPr>
            <w:r w:rsidRPr="00980E8B">
              <w:rPr>
                <w:color w:val="000000"/>
                <w:sz w:val="22"/>
                <w:szCs w:val="22"/>
              </w:rPr>
              <w:t>0.9, 0.13</w:t>
            </w:r>
          </w:p>
        </w:tc>
        <w:tc>
          <w:tcPr>
            <w:tcW w:w="1069" w:type="dxa"/>
            <w:vAlign w:val="center"/>
          </w:tcPr>
          <w:p w14:paraId="44695807" w14:textId="130939E2" w:rsidR="004467A0" w:rsidRPr="004467A0" w:rsidRDefault="004467A0" w:rsidP="00087FC7">
            <w:pPr>
              <w:spacing w:line="276" w:lineRule="auto"/>
              <w:jc w:val="center"/>
              <w:rPr>
                <w:sz w:val="20"/>
                <w:szCs w:val="20"/>
              </w:rPr>
            </w:pPr>
            <w:r w:rsidRPr="00980E8B">
              <w:rPr>
                <w:color w:val="000000"/>
                <w:sz w:val="22"/>
                <w:szCs w:val="22"/>
              </w:rPr>
              <w:t>0.95, 0.96, 0.25</w:t>
            </w:r>
          </w:p>
        </w:tc>
        <w:tc>
          <w:tcPr>
            <w:tcW w:w="1062" w:type="dxa"/>
            <w:vAlign w:val="center"/>
          </w:tcPr>
          <w:p w14:paraId="3B3DACBC" w14:textId="305605DD" w:rsidR="004467A0" w:rsidRPr="004467A0" w:rsidRDefault="004467A0" w:rsidP="00087FC7">
            <w:pPr>
              <w:spacing w:line="276" w:lineRule="auto"/>
              <w:jc w:val="center"/>
              <w:rPr>
                <w:sz w:val="20"/>
                <w:szCs w:val="20"/>
              </w:rPr>
            </w:pPr>
            <w:r w:rsidRPr="00980E8B">
              <w:rPr>
                <w:color w:val="000000"/>
                <w:sz w:val="22"/>
                <w:szCs w:val="22"/>
              </w:rPr>
              <w:t>0.95, 0.08</w:t>
            </w:r>
          </w:p>
        </w:tc>
        <w:tc>
          <w:tcPr>
            <w:tcW w:w="1061" w:type="dxa"/>
            <w:vAlign w:val="center"/>
          </w:tcPr>
          <w:p w14:paraId="7C9D592C" w14:textId="6F2BCD9E" w:rsidR="004467A0" w:rsidRPr="004467A0" w:rsidRDefault="004467A0" w:rsidP="00087FC7">
            <w:pPr>
              <w:spacing w:line="276" w:lineRule="auto"/>
              <w:jc w:val="center"/>
              <w:rPr>
                <w:sz w:val="20"/>
                <w:szCs w:val="20"/>
              </w:rPr>
            </w:pPr>
            <w:r w:rsidRPr="00980E8B">
              <w:rPr>
                <w:color w:val="000000"/>
                <w:sz w:val="22"/>
                <w:szCs w:val="22"/>
              </w:rPr>
              <w:t>0.92, 0.96, 0.33</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A06758">
        <w:trPr>
          <w:trHeight w:val="281"/>
        </w:trPr>
        <w:tc>
          <w:tcPr>
            <w:tcW w:w="1435" w:type="dxa"/>
            <w:shd w:val="clear" w:color="auto" w:fill="auto"/>
            <w:noWrap/>
            <w:vAlign w:val="center"/>
            <w:hideMark/>
          </w:tcPr>
          <w:p w14:paraId="0F9AE8D6" w14:textId="7B38439B" w:rsidR="00B268DA" w:rsidRPr="00AD5B98"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06758">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2C5E8209" w:rsidR="00B268DA" w:rsidRPr="00AD5B98" w:rsidRDefault="00E77CFD" w:rsidP="00A06758">
            <w:pPr>
              <w:spacing w:line="240" w:lineRule="auto"/>
              <w:contextualSpacing w:val="0"/>
              <w:jc w:val="center"/>
              <w:rPr>
                <w:rFonts w:eastAsia="Times New Roman"/>
                <w:b/>
                <w:color w:val="000000"/>
                <w:spacing w:val="0"/>
                <w:kern w:val="0"/>
                <w:sz w:val="22"/>
                <w:szCs w:val="22"/>
              </w:rPr>
            </w:pPr>
            <w:r>
              <w:rPr>
                <w:rFonts w:eastAsia="Times New Roman"/>
                <w:b/>
                <w:color w:val="000000"/>
                <w:spacing w:val="0"/>
                <w:kern w:val="0"/>
                <w:sz w:val="22"/>
                <w:szCs w:val="22"/>
              </w:rPr>
              <w:t>Mean absolute</w:t>
            </w:r>
            <w:r w:rsidRPr="00AD5A40">
              <w:rPr>
                <w:rFonts w:eastAsia="Times New Roman"/>
                <w:b/>
                <w:color w:val="000000"/>
                <w:spacing w:val="0"/>
                <w:kern w:val="0"/>
                <w:sz w:val="22"/>
                <w:szCs w:val="22"/>
              </w:rPr>
              <w:t xml:space="preserve"> </w:t>
            </w:r>
            <w:r w:rsidR="00B268DA" w:rsidRPr="00AD5A40">
              <w:rPr>
                <w:rFonts w:eastAsia="Times New Roman"/>
                <w:b/>
                <w:color w:val="000000"/>
                <w:spacing w:val="0"/>
                <w:kern w:val="0"/>
                <w:sz w:val="22"/>
                <w:szCs w:val="22"/>
              </w:rPr>
              <w:t xml:space="preserve">error in </w:t>
            </w:r>
            <w:r w:rsidR="00B268DA" w:rsidRPr="00AD5A40">
              <w:rPr>
                <w:b/>
                <w:i/>
                <w:sz w:val="22"/>
                <w:szCs w:val="22"/>
              </w:rPr>
              <w:t>L</w:t>
            </w:r>
            <w:r w:rsidR="00B268DA" w:rsidRPr="00AD5A40">
              <w:rPr>
                <w:b/>
                <w:i/>
                <w:sz w:val="22"/>
                <w:szCs w:val="22"/>
                <w:vertAlign w:val="subscript"/>
              </w:rPr>
              <w:t>2</w:t>
            </w:r>
            <w:r w:rsidR="00B268DA" w:rsidRPr="00AD5A40">
              <w:rPr>
                <w:rFonts w:eastAsia="Times New Roman"/>
                <w:b/>
                <w:color w:val="000000"/>
                <w:spacing w:val="0"/>
                <w:kern w:val="0"/>
                <w:sz w:val="22"/>
                <w:szCs w:val="22"/>
              </w:rPr>
              <w:t xml:space="preserve"> (cm)</w:t>
            </w:r>
          </w:p>
        </w:tc>
      </w:tr>
      <w:tr w:rsidR="00E77CFD" w:rsidRPr="00AD5A40" w14:paraId="0EEB38B2" w14:textId="77777777" w:rsidTr="00A06758">
        <w:trPr>
          <w:trHeight w:val="281"/>
        </w:trPr>
        <w:tc>
          <w:tcPr>
            <w:tcW w:w="1435" w:type="dxa"/>
            <w:shd w:val="clear" w:color="auto" w:fill="auto"/>
            <w:noWrap/>
            <w:vAlign w:val="center"/>
          </w:tcPr>
          <w:p w14:paraId="5004AEC0" w14:textId="2D1DF575"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6D3E872F"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0.403857</w:t>
            </w:r>
          </w:p>
        </w:tc>
      </w:tr>
      <w:tr w:rsidR="00E77CFD" w:rsidRPr="00AD5A40" w14:paraId="638682F9" w14:textId="77777777" w:rsidTr="00A06758">
        <w:trPr>
          <w:trHeight w:val="281"/>
        </w:trPr>
        <w:tc>
          <w:tcPr>
            <w:tcW w:w="1435" w:type="dxa"/>
            <w:shd w:val="clear" w:color="auto" w:fill="auto"/>
            <w:noWrap/>
            <w:vAlign w:val="center"/>
          </w:tcPr>
          <w:p w14:paraId="70EAC1BA" w14:textId="5187DCA6"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12D5126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0.464984</w:t>
            </w:r>
          </w:p>
        </w:tc>
      </w:tr>
      <w:tr w:rsidR="00E77CFD" w:rsidRPr="00AD5A40" w14:paraId="68744A5F" w14:textId="77777777" w:rsidTr="00A06758">
        <w:trPr>
          <w:trHeight w:val="281"/>
        </w:trPr>
        <w:tc>
          <w:tcPr>
            <w:tcW w:w="1435" w:type="dxa"/>
            <w:shd w:val="clear" w:color="auto" w:fill="auto"/>
            <w:noWrap/>
            <w:vAlign w:val="center"/>
            <w:hideMark/>
          </w:tcPr>
          <w:p w14:paraId="63FF52BE" w14:textId="6E76310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132EFA45"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7.019933</w:t>
            </w:r>
          </w:p>
        </w:tc>
      </w:tr>
      <w:tr w:rsidR="00E77CFD" w:rsidRPr="00AD5A40" w14:paraId="3FBB1879" w14:textId="77777777" w:rsidTr="00A06758">
        <w:trPr>
          <w:trHeight w:val="281"/>
        </w:trPr>
        <w:tc>
          <w:tcPr>
            <w:tcW w:w="1435" w:type="dxa"/>
            <w:shd w:val="clear" w:color="auto" w:fill="auto"/>
            <w:noWrap/>
            <w:vAlign w:val="center"/>
            <w:hideMark/>
          </w:tcPr>
          <w:p w14:paraId="50561127" w14:textId="18BC0D5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0C43D32E"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6.975099</w:t>
            </w:r>
          </w:p>
        </w:tc>
      </w:tr>
      <w:tr w:rsidR="00E77CFD" w:rsidRPr="00AD5A40" w14:paraId="1CE5E857" w14:textId="77777777" w:rsidTr="00A06758">
        <w:trPr>
          <w:trHeight w:val="281"/>
        </w:trPr>
        <w:tc>
          <w:tcPr>
            <w:tcW w:w="1435" w:type="dxa"/>
            <w:shd w:val="clear" w:color="auto" w:fill="auto"/>
            <w:noWrap/>
            <w:vAlign w:val="center"/>
            <w:hideMark/>
          </w:tcPr>
          <w:p w14:paraId="07A6BD51" w14:textId="186AB8E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21094256"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0.95649</w:t>
            </w:r>
          </w:p>
        </w:tc>
      </w:tr>
      <w:tr w:rsidR="00E77CFD" w:rsidRPr="00AD5A40" w14:paraId="3ADFAA60" w14:textId="77777777" w:rsidTr="00A06758">
        <w:trPr>
          <w:trHeight w:val="281"/>
        </w:trPr>
        <w:tc>
          <w:tcPr>
            <w:tcW w:w="1435" w:type="dxa"/>
            <w:shd w:val="clear" w:color="auto" w:fill="auto"/>
            <w:noWrap/>
            <w:vAlign w:val="center"/>
            <w:hideMark/>
          </w:tcPr>
          <w:p w14:paraId="3B0F041C" w14:textId="70346223"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B42A0AD"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1.165541</w:t>
            </w:r>
          </w:p>
        </w:tc>
      </w:tr>
      <w:tr w:rsidR="00E77CFD" w:rsidRPr="00AD5A40" w14:paraId="6C714B20" w14:textId="77777777" w:rsidTr="00A06758">
        <w:trPr>
          <w:trHeight w:val="281"/>
        </w:trPr>
        <w:tc>
          <w:tcPr>
            <w:tcW w:w="1435" w:type="dxa"/>
            <w:shd w:val="clear" w:color="auto" w:fill="auto"/>
            <w:noWrap/>
            <w:vAlign w:val="center"/>
            <w:hideMark/>
          </w:tcPr>
          <w:p w14:paraId="3197F80C" w14:textId="110EF5D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461AF8F8"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7.031669</w:t>
            </w:r>
          </w:p>
        </w:tc>
      </w:tr>
      <w:tr w:rsidR="00E77CFD" w:rsidRPr="00AD5A40" w14:paraId="419C410B" w14:textId="77777777" w:rsidTr="00A06758">
        <w:trPr>
          <w:trHeight w:val="281"/>
        </w:trPr>
        <w:tc>
          <w:tcPr>
            <w:tcW w:w="1435" w:type="dxa"/>
            <w:shd w:val="clear" w:color="auto" w:fill="auto"/>
            <w:noWrap/>
            <w:vAlign w:val="center"/>
            <w:hideMark/>
          </w:tcPr>
          <w:p w14:paraId="515C0342" w14:textId="098A22E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13CE202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6.415294</w:t>
            </w:r>
          </w:p>
        </w:tc>
      </w:tr>
      <w:tr w:rsidR="00E77CFD" w:rsidRPr="00AD5A40" w14:paraId="0A01D56E" w14:textId="77777777" w:rsidTr="00A06758">
        <w:trPr>
          <w:trHeight w:val="281"/>
        </w:trPr>
        <w:tc>
          <w:tcPr>
            <w:tcW w:w="1435" w:type="dxa"/>
            <w:shd w:val="clear" w:color="auto" w:fill="auto"/>
            <w:noWrap/>
            <w:vAlign w:val="center"/>
            <w:hideMark/>
          </w:tcPr>
          <w:p w14:paraId="4595D214" w14:textId="7B8A097C"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65B36A40"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0.668129</w:t>
            </w:r>
          </w:p>
        </w:tc>
      </w:tr>
      <w:tr w:rsidR="00E77CFD" w:rsidRPr="00AD5A40" w14:paraId="578B8A8B" w14:textId="77777777" w:rsidTr="00A06758">
        <w:trPr>
          <w:trHeight w:val="281"/>
        </w:trPr>
        <w:tc>
          <w:tcPr>
            <w:tcW w:w="1435" w:type="dxa"/>
            <w:shd w:val="clear" w:color="auto" w:fill="auto"/>
            <w:noWrap/>
            <w:vAlign w:val="center"/>
            <w:hideMark/>
          </w:tcPr>
          <w:p w14:paraId="03658F3E" w14:textId="1192A7CA"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0965627C"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0.463615</w:t>
            </w:r>
          </w:p>
        </w:tc>
      </w:tr>
    </w:tbl>
    <w:p w14:paraId="74388C2A" w14:textId="77777777" w:rsidR="00617165" w:rsidRDefault="00617165" w:rsidP="00692A9F">
      <w:pPr>
        <w:pStyle w:val="Caption"/>
        <w:spacing w:line="276" w:lineRule="auto"/>
        <w:jc w:val="both"/>
      </w:pPr>
    </w:p>
    <w:p w14:paraId="56767CD4" w14:textId="6DEAEF68"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r w:rsidR="00F60C74" w:rsidRPr="00AD5A40">
        <w:rPr>
          <w:i/>
          <w:vertAlign w:val="subscript"/>
        </w:rPr>
        <w:t xml:space="preserve">2  </w:t>
      </w:r>
      <w:r w:rsidR="00E0582F" w:rsidRPr="00AD5A40">
        <w:t xml:space="preserve">across </w:t>
      </w:r>
      <w:r w:rsidR="00E77CFD">
        <w:t xml:space="preserve">simulated </w:t>
      </w:r>
      <w:r w:rsidR="00E0582F" w:rsidRPr="00AD5A40">
        <w:t>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4"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4"/>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(a,c,e) Plots of smoothers for Year, Latitude, and Longitude, and first derivatives thereof for age-four male sablefish (b,d,f).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(a,c,e) Plots of smoothers for Year, Latitude, and Longitude, and first derivatives thereof for </w:t>
      </w:r>
      <w:r w:rsidR="001C2C6B" w:rsidRPr="00AD5A40">
        <w:t>male age six</w:t>
      </w:r>
      <w:r w:rsidRPr="00AD5A40">
        <w:t xml:space="preserve"> sablefish (b,d,f). Red lines indicate latitudes or longitudes that produced the highest first derivative and had a confidence interval that did not include zero.g)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(a,c,e) Plots of smoothers for Year, Latitude, and Longitude, and first derivatives thereof for </w:t>
      </w:r>
      <w:r w:rsidR="001C2C6B" w:rsidRPr="00AD5A40">
        <w:t xml:space="preserve">female age thirty </w:t>
      </w:r>
      <w:r w:rsidRPr="00AD5A40">
        <w:t xml:space="preserve">sablefish (b,d,f). Red lines indicate latitudes or longitudes that produced the highest first derivative and had a confidence interval that did not include zero.g)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(a,c,e) Plots of smoothers for Year, Latitude, and Longitude, and first derivatives thereof for </w:t>
      </w:r>
      <w:r w:rsidR="001C2C6B" w:rsidRPr="00AD5A40">
        <w:t>male age thirty</w:t>
      </w:r>
      <w:r w:rsidR="007F0CE3" w:rsidRPr="00AD5A40">
        <w:t xml:space="preserve"> sablefish (b,d,f).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5"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5"/>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Bertalanffy growth function (black lines) to data for Phase 1 spatio-temporal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C6EBDF3" w14:textId="77777777" w:rsidR="00925AFC" w:rsidRDefault="007E1CCD" w:rsidP="00692A9F">
      <w:pPr>
        <w:pStyle w:val="Caption"/>
        <w:spacing w:line="276" w:lineRule="auto"/>
        <w:jc w:val="both"/>
        <w:rPr>
          <w:ins w:id="6" w:author="mkapur" w:date="2019-10-04T14:56:00Z"/>
        </w:rPr>
        <w:sectPr w:rsidR="00925AFC"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0FB3178" w14:textId="4457CA3A" w:rsidR="00925AFC" w:rsidRPr="00C8355E" w:rsidRDefault="00925AFC" w:rsidP="00925AFC">
      <w:pPr>
        <w:spacing w:line="276" w:lineRule="auto"/>
        <w:jc w:val="both"/>
        <w:rPr>
          <w:b/>
          <w:bCs/>
          <w:color w:val="4472C4" w:themeColor="accent1"/>
        </w:rPr>
      </w:pPr>
      <w:r w:rsidRPr="00C8355E">
        <w:rPr>
          <w:b/>
          <w:bCs/>
          <w:color w:val="4472C4" w:themeColor="accent1"/>
        </w:rPr>
        <w:lastRenderedPageBreak/>
        <w:t>Commentary on comparison of simulation study and STARS method</w:t>
      </w:r>
    </w:p>
    <w:p w14:paraId="76F5DB86" w14:textId="77777777" w:rsidR="00925AFC" w:rsidRPr="00980E8B" w:rsidRDefault="00925AFC" w:rsidP="00925AFC">
      <w:pPr>
        <w:spacing w:line="276" w:lineRule="auto"/>
        <w:jc w:val="both"/>
        <w:rPr>
          <w:color w:val="4472C4" w:themeColor="accent1"/>
        </w:rPr>
      </w:pPr>
    </w:p>
    <w:p w14:paraId="6C2338F1" w14:textId="68B747E4" w:rsidR="00925AFC" w:rsidRPr="00980E8B" w:rsidRDefault="00925AFC" w:rsidP="00980E8B">
      <w:pPr>
        <w:spacing w:line="276" w:lineRule="auto"/>
        <w:jc w:val="both"/>
        <w:rPr>
          <w:color w:val="4472C4" w:themeColor="accent1"/>
        </w:rPr>
      </w:pPr>
      <w:r w:rsidRPr="00980E8B">
        <w:rPr>
          <w:color w:val="4472C4" w:themeColor="accent1"/>
        </w:rPr>
        <w:t xml:space="preserve">We observed decreased ability of the method to detect breakpoints near the edge of the range, with a true break at 48° inconsistently being assigned between 46° and 50°. This outcome, and the resultant low coverage probabilities for parameters </w:t>
      </w:r>
      <w:r w:rsidRPr="00980E8B">
        <w:rPr>
          <w:i/>
          <w:color w:val="4472C4" w:themeColor="accent1"/>
        </w:rPr>
        <w:t>L</w:t>
      </w:r>
      <w:r w:rsidRPr="00980E8B">
        <w:rPr>
          <w:color w:val="4472C4" w:themeColor="accent1"/>
          <w:vertAlign w:val="subscript"/>
        </w:rPr>
        <w:t>1</w:t>
      </w:r>
      <w:r w:rsidRPr="00980E8B">
        <w:rPr>
          <w:color w:val="4472C4" w:themeColor="accent1"/>
        </w:rPr>
        <w:t xml:space="preserve"> and </w:t>
      </w:r>
      <w:r w:rsidRPr="00980E8B">
        <w:rPr>
          <w:i/>
          <w:color w:val="4472C4" w:themeColor="accent1"/>
        </w:rPr>
        <w:t>L</w:t>
      </w:r>
      <w:r w:rsidRPr="00980E8B">
        <w:rPr>
          <w:color w:val="4472C4" w:themeColor="accent1"/>
          <w:vertAlign w:val="subscript"/>
        </w:rPr>
        <w:t>2</w:t>
      </w:r>
      <w:r w:rsidRPr="00980E8B">
        <w:rPr>
          <w:color w:val="4472C4" w:themeColor="accent1"/>
        </w:rPr>
        <w:t xml:space="preserve"> for this scenario were likely due to the smaller number of samples present in the ‘edge’</w:t>
      </w:r>
      <w:r w:rsidR="00F43973">
        <w:rPr>
          <w:color w:val="4472C4" w:themeColor="accent1"/>
        </w:rPr>
        <w:t xml:space="preserve"> </w:t>
      </w:r>
      <w:bookmarkStart w:id="7" w:name="_GoBack"/>
      <w:bookmarkEnd w:id="7"/>
      <w:r w:rsidRPr="00980E8B">
        <w:rPr>
          <w:color w:val="4472C4" w:themeColor="accent1"/>
        </w:rPr>
        <w:t xml:space="preserve">of the simulated space, and contrast in length-at-age between the two regions, which rendered estimates of aggregated data uninformative. This suggests that fishery scientists and managers may need alternative tools to detect and appropriately consider variation in growth at the extremes of a stock’s spatial domain, or occurring at present. Such breakdown of detection methods at the margins of a series (at the edges of a study region, or at the end of a time-series) has been documented in </w:t>
      </w:r>
      <w:r w:rsidRPr="00980E8B">
        <w:rPr>
          <w:color w:val="4472C4" w:themeColor="accent1"/>
        </w:rPr>
        <w:fldChar w:fldCharType="begin" w:fldLock="1"/>
      </w:r>
      <w:r w:rsidRPr="00980E8B">
        <w:rPr>
          <w:color w:val="4472C4" w:themeColor="accent1"/>
        </w:rP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(2004)</w:t>
      </w:r>
      <w:r w:rsidRPr="00980E8B">
        <w:rPr>
          <w:color w:val="4472C4" w:themeColor="accent1"/>
        </w:rPr>
        <w:fldChar w:fldCharType="end"/>
      </w:r>
      <w:r w:rsidRPr="00980E8B">
        <w:rPr>
          <w:color w:val="4472C4" w:themeColor="accent1"/>
        </w:rPr>
        <w:t xml:space="preserve">, who developed a method using sequential </w:t>
      </w:r>
      <w:r w:rsidRPr="00980E8B">
        <w:rPr>
          <w:i/>
          <w:iCs/>
          <w:color w:val="4472C4" w:themeColor="accent1"/>
        </w:rPr>
        <w:t>t</w:t>
      </w:r>
      <w:r w:rsidRPr="00980E8B">
        <w:rPr>
          <w:color w:val="4472C4" w:themeColor="accent1"/>
        </w:rPr>
        <w:t xml:space="preserve">-tests (STARS) to perform edge-case detection, and applied it to detect ecosystem regime shifts in the Bering Sea </w:t>
      </w:r>
      <w:r w:rsidRPr="00980E8B">
        <w:rPr>
          <w:color w:val="4472C4" w:themeColor="accent1"/>
        </w:rPr>
        <w:fldChar w:fldCharType="begin" w:fldLock="1"/>
      </w:r>
      <w:r w:rsidRPr="00980E8B">
        <w:rPr>
          <w:color w:val="4472C4" w:themeColor="accent1"/>
        </w:rP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and Overland, 2005)</w:t>
      </w:r>
      <w:r w:rsidRPr="00980E8B">
        <w:rPr>
          <w:color w:val="4472C4" w:themeColor="accent1"/>
        </w:rPr>
        <w:fldChar w:fldCharType="end"/>
      </w:r>
      <w:r w:rsidRPr="00980E8B">
        <w:rPr>
          <w:color w:val="4472C4" w:themeColor="accent1"/>
        </w:rPr>
        <w:t xml:space="preserve">. The t-test approach can be tuned by the researcher to control the level of significance that determines a regime shift (or breakpoint), presenting the same challenge of spurious and/or missed detections depending on the sensitivity of the statistical test applied.  Our comparison with the STARS method demonstrated that the GAM-based method performs better at accurately detecting spatial-temporal breakpoints, except for scenarios where the break occurs at the edge of the study system, which was expected. In terms of the coverage probabilities, both methods had a slightly reduced ability to correctly estimate </w:t>
      </w:r>
      <w:r w:rsidRPr="00980E8B">
        <w:rPr>
          <w:i/>
          <w:color w:val="4472C4" w:themeColor="accent1"/>
        </w:rPr>
        <w:t>L</w:t>
      </w:r>
      <w:r w:rsidRPr="00980E8B">
        <w:rPr>
          <w:color w:val="4472C4" w:themeColor="accent1"/>
          <w:vertAlign w:val="subscript"/>
        </w:rPr>
        <w:t>2</w:t>
      </w:r>
      <w:r w:rsidRPr="00980E8B">
        <w:rPr>
          <w:color w:val="4472C4" w:themeColor="accent1"/>
        </w:rPr>
        <w:t xml:space="preserve">, with the STARS method performing slightly better. We believe this outcome is due to two interacting processes: the GAM-based method’s sensitivity to temporal variation, and bias in parameter estimates due to reduced sample sizes at high ages.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leading to lower accuracy of estimation. This phenomenon was more pronounced for </w:t>
      </w:r>
      <w:r w:rsidRPr="00980E8B">
        <w:rPr>
          <w:i/>
          <w:color w:val="4472C4" w:themeColor="accent1"/>
        </w:rPr>
        <w:t>L</w:t>
      </w:r>
      <w:r w:rsidRPr="00980E8B">
        <w:rPr>
          <w:i/>
          <w:color w:val="4472C4" w:themeColor="accent1"/>
          <w:vertAlign w:val="subscript"/>
        </w:rPr>
        <w:t>2</w:t>
      </w:r>
      <w:r w:rsidRPr="00980E8B">
        <w:rPr>
          <w:color w:val="4472C4" w:themeColor="accent1"/>
        </w:rPr>
        <w:t xml:space="preserve"> since </w:t>
      </w:r>
      <w:r w:rsidRPr="00980E8B">
        <w:rPr>
          <w:i/>
          <w:color w:val="4472C4" w:themeColor="accent1"/>
        </w:rPr>
        <w:t>L</w:t>
      </w:r>
      <w:r w:rsidRPr="00980E8B">
        <w:rPr>
          <w:i/>
          <w:color w:val="4472C4" w:themeColor="accent1"/>
          <w:vertAlign w:val="subscript"/>
        </w:rPr>
        <w:t xml:space="preserve">2 </w:t>
      </w:r>
      <w:r w:rsidRPr="00980E8B">
        <w:rPr>
          <w:color w:val="4472C4" w:themeColor="accent1"/>
        </w:rPr>
        <w:t xml:space="preserve">relies on fish near the terminal age, of which there are typically fewer, and can lead to bias in the resultant estimate when the already-small sample of fish at age </w:t>
      </w:r>
      <w:r w:rsidRPr="00980E8B">
        <w:rPr>
          <w:i/>
          <w:color w:val="4472C4" w:themeColor="accent1"/>
        </w:rPr>
        <w:t>a</w:t>
      </w:r>
      <w:r w:rsidRPr="00980E8B">
        <w:rPr>
          <w:i/>
          <w:color w:val="4472C4" w:themeColor="accent1"/>
          <w:vertAlign w:val="subscript"/>
        </w:rPr>
        <w:t xml:space="preserve">2 </w:t>
      </w:r>
      <w:r w:rsidRPr="00980E8B">
        <w:rPr>
          <w:color w:val="4472C4" w:themeColor="accent1"/>
        </w:rPr>
        <w:t xml:space="preserve">is split further due to spurious year detections. Indeed, for all scenarios besides Scenarios 1 and 4 (no breaks and break-at-edge), the margin by which </w:t>
      </w:r>
      <w:r w:rsidRPr="00980E8B">
        <w:rPr>
          <w:i/>
          <w:color w:val="4472C4" w:themeColor="accent1"/>
        </w:rPr>
        <w:t>L</w:t>
      </w:r>
      <w:r w:rsidRPr="00980E8B">
        <w:rPr>
          <w:i/>
          <w:color w:val="4472C4" w:themeColor="accent1"/>
          <w:vertAlign w:val="subscript"/>
        </w:rPr>
        <w:t>2</w:t>
      </w:r>
      <w:r w:rsidRPr="00980E8B">
        <w:rPr>
          <w:i/>
          <w:color w:val="4472C4" w:themeColor="accent1"/>
        </w:rPr>
        <w:t xml:space="preserve"> </w:t>
      </w:r>
      <w:r w:rsidRPr="00980E8B">
        <w:rPr>
          <w:color w:val="4472C4" w:themeColor="accent1"/>
        </w:rPr>
        <w:t>was missed was greater in simulations that mis-detected the year break (see Supplementary Material, Table A4).  For assessment methods that estimate VBGF growth parameters within the assessment model, this low-data/low-accuracy issue for the terminal length may induce greater uncertainty (e.g., the need for priors with higher standard deviations) until targeted survey sampling can improve precision in less-represented management areas.</w:t>
      </w:r>
    </w:p>
    <w:p w14:paraId="581A5762" w14:textId="3FCAA6D3" w:rsidR="000807A7" w:rsidRPr="00AD5A40" w:rsidRDefault="000807A7"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3A5DE" w14:textId="77777777" w:rsidR="00541DAB" w:rsidRDefault="00541DAB" w:rsidP="001F239F">
      <w:pPr>
        <w:spacing w:line="240" w:lineRule="auto"/>
      </w:pPr>
      <w:r>
        <w:separator/>
      </w:r>
    </w:p>
  </w:endnote>
  <w:endnote w:type="continuationSeparator" w:id="0">
    <w:p w14:paraId="7F012CAE" w14:textId="77777777" w:rsidR="00541DAB" w:rsidRDefault="00541DAB"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E77CFD" w:rsidRDefault="00E77CF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E77CFD" w:rsidRDefault="00E77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EF5DA" w14:textId="77777777" w:rsidR="00541DAB" w:rsidRDefault="00541DAB" w:rsidP="001F239F">
      <w:pPr>
        <w:spacing w:line="240" w:lineRule="auto"/>
      </w:pPr>
      <w:r>
        <w:separator/>
      </w:r>
    </w:p>
  </w:footnote>
  <w:footnote w:type="continuationSeparator" w:id="0">
    <w:p w14:paraId="300481EC" w14:textId="77777777" w:rsidR="00541DAB" w:rsidRDefault="00541DAB"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87FC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115"/>
    <w:rsid w:val="00176213"/>
    <w:rsid w:val="00192C09"/>
    <w:rsid w:val="001A146D"/>
    <w:rsid w:val="001A2D4F"/>
    <w:rsid w:val="001A6FB3"/>
    <w:rsid w:val="001A7DEE"/>
    <w:rsid w:val="001B23D7"/>
    <w:rsid w:val="001C2C6B"/>
    <w:rsid w:val="001E319E"/>
    <w:rsid w:val="001F239F"/>
    <w:rsid w:val="001F4DA7"/>
    <w:rsid w:val="001F6D48"/>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1DAB"/>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755AC"/>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25AFC"/>
    <w:rsid w:val="009417D3"/>
    <w:rsid w:val="0094385A"/>
    <w:rsid w:val="00944A54"/>
    <w:rsid w:val="00952953"/>
    <w:rsid w:val="00956348"/>
    <w:rsid w:val="00965B0D"/>
    <w:rsid w:val="009706E4"/>
    <w:rsid w:val="00974CDD"/>
    <w:rsid w:val="00976DBF"/>
    <w:rsid w:val="00980E8B"/>
    <w:rsid w:val="00982B51"/>
    <w:rsid w:val="00983FE0"/>
    <w:rsid w:val="00985465"/>
    <w:rsid w:val="00985784"/>
    <w:rsid w:val="009C23E1"/>
    <w:rsid w:val="009E53D5"/>
    <w:rsid w:val="009F12B0"/>
    <w:rsid w:val="009F6E81"/>
    <w:rsid w:val="00A03368"/>
    <w:rsid w:val="00A0675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059"/>
    <w:rsid w:val="00AD5A40"/>
    <w:rsid w:val="00AD5B98"/>
    <w:rsid w:val="00AE1859"/>
    <w:rsid w:val="00AE44B1"/>
    <w:rsid w:val="00B01012"/>
    <w:rsid w:val="00B240CD"/>
    <w:rsid w:val="00B268DA"/>
    <w:rsid w:val="00B41160"/>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8355E"/>
    <w:rsid w:val="00C9508E"/>
    <w:rsid w:val="00CA2754"/>
    <w:rsid w:val="00CA2760"/>
    <w:rsid w:val="00CA30EE"/>
    <w:rsid w:val="00CA3694"/>
    <w:rsid w:val="00CC6D56"/>
    <w:rsid w:val="00CD1ABD"/>
    <w:rsid w:val="00CE3799"/>
    <w:rsid w:val="00CE42D9"/>
    <w:rsid w:val="00CE5099"/>
    <w:rsid w:val="00CE63AF"/>
    <w:rsid w:val="00CF36A9"/>
    <w:rsid w:val="00D0511B"/>
    <w:rsid w:val="00D137DA"/>
    <w:rsid w:val="00D20F47"/>
    <w:rsid w:val="00D22326"/>
    <w:rsid w:val="00D25F60"/>
    <w:rsid w:val="00D32F4C"/>
    <w:rsid w:val="00D37AF4"/>
    <w:rsid w:val="00D40AA6"/>
    <w:rsid w:val="00D437F5"/>
    <w:rsid w:val="00D44E57"/>
    <w:rsid w:val="00D45F4D"/>
    <w:rsid w:val="00D53141"/>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77CFD"/>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7BDF"/>
    <w:rsid w:val="00F43973"/>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 w:type="paragraph" w:styleId="Revision">
    <w:name w:val="Revision"/>
    <w:hidden/>
    <w:uiPriority w:val="99"/>
    <w:semiHidden/>
    <w:rsid w:val="00980E8B"/>
    <w:pPr>
      <w:spacing w:after="0" w:line="240" w:lineRule="auto"/>
    </w:pPr>
    <w:rPr>
      <w:rFonts w:ascii="Times New Roman" w:eastAsiaTheme="majorEastAsia" w:hAnsi="Times New Roman" w:cs="Times New Roman"/>
      <w:spacing w:val="-10"/>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D6169-92AB-4895-9DAD-C5C1E67C0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25</Pages>
  <Words>4561</Words>
  <Characters>25999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18</cp:revision>
  <cp:lastPrinted>2019-06-24T16:44:00Z</cp:lastPrinted>
  <dcterms:created xsi:type="dcterms:W3CDTF">2019-07-02T15:18:00Z</dcterms:created>
  <dcterms:modified xsi:type="dcterms:W3CDTF">2019-10-04T22:47:00Z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