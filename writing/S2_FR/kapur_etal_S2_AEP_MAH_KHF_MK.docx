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proofErr w:type="gramStart"/>
      <w:r w:rsidR="00857677" w:rsidRPr="00B82719">
        <w:rPr>
          <w:sz w:val="20"/>
          <w:szCs w:val="20"/>
        </w:rPr>
        <w:t>Juneau,AK</w:t>
      </w:r>
      <w:proofErr w:type="spellEnd"/>
      <w:proofErr w:type="gram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pPr>
        <w:pStyle w:val="Heading1"/>
        <w:keepNext/>
        <w:spacing w:before="240" w:after="0" w:line="276" w:lineRule="auto"/>
        <w:jc w:val="both"/>
        <w:pPrChange w:id="3" w:author="Punt, Andre (O&amp;A, Hobart)" w:date="2019-10-06T09:00:00Z">
          <w:pPr>
            <w:pStyle w:val="Heading1"/>
            <w:spacing w:before="240" w:after="0" w:line="276" w:lineRule="auto"/>
            <w:jc w:val="both"/>
          </w:pPr>
        </w:pPrChange>
      </w:pPr>
      <w:r>
        <w:lastRenderedPageBreak/>
        <w:t xml:space="preserve">1 </w:t>
      </w:r>
      <w:r w:rsidR="00F502D0" w:rsidRPr="004906F5">
        <w:t>Introduction</w:t>
      </w:r>
    </w:p>
    <w:p w14:paraId="3F4F410F" w14:textId="1140A76A" w:rsidR="00551B60" w:rsidRDefault="00B003C7" w:rsidP="008B4B4A">
      <w:pPr>
        <w:spacing w:after="0" w:line="276" w:lineRule="auto"/>
        <w:ind w:firstLine="360"/>
        <w:jc w:val="both"/>
      </w:pPr>
      <w:bookmarkStart w:id="4"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4"/>
      <w:r w:rsidR="00B03260" w:rsidRPr="00F94F28">
        <w:rPr>
          <w:color w:val="4472C4" w:themeColor="accent1"/>
        </w:rPr>
        <w:t>.</w:t>
      </w:r>
      <w:r w:rsidRPr="00F94F28">
        <w:rPr>
          <w:color w:val="4472C4" w:themeColor="accent1"/>
        </w:rPr>
        <w:t xml:space="preserve"> </w:t>
      </w:r>
      <w:bookmarkStart w:id="5" w:name="_Hlk21098685"/>
      <w:r w:rsidR="00D72180">
        <w:t xml:space="preserve">Fish </w:t>
      </w:r>
      <w:r w:rsidR="00F502D0">
        <w:t xml:space="preserve">somatic growth rates </w:t>
      </w:r>
      <w:r w:rsidR="00F502D0" w:rsidRPr="004906F5">
        <w:t xml:space="preserve">are </w:t>
      </w:r>
      <w:bookmarkEnd w:id="5"/>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del w:id="6" w:author="Punt, Andre (O&amp;A, Hobart)" w:date="2019-10-06T09:01:00Z">
        <w:r w:rsidR="00F502D0" w:rsidDel="00A40A0E">
          <w:delText>see</w:delText>
        </w:r>
        <w:r w:rsidR="000E57B8" w:rsidDel="00A40A0E">
          <w:delText xml:space="preserve"> </w:delText>
        </w:r>
      </w:del>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1DCD1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7" w:name="_Hlk20126018"/>
      <w:r w:rsidR="000C37D6" w:rsidRPr="00865DA7">
        <w:rPr>
          <w:color w:val="4472C4" w:themeColor="accent1"/>
        </w:rPr>
        <w:t>spatial variation in stock traits</w:t>
      </w:r>
      <w:r w:rsidR="00B10712" w:rsidRPr="00865DA7">
        <w:rPr>
          <w:color w:val="4472C4" w:themeColor="accent1"/>
        </w:rPr>
        <w:t xml:space="preserve"> </w:t>
      </w:r>
      <w:bookmarkEnd w:id="7"/>
      <w:r w:rsidR="00F502D0">
        <w:t xml:space="preserve">or </w:t>
      </w:r>
      <w:r w:rsidR="00A40A0E">
        <w:t xml:space="preserve">generate </w:t>
      </w:r>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r w:rsidR="00A40A0E">
        <w:t>challenge</w:t>
      </w:r>
      <w:r w:rsidR="00F502D0">
        <w:t xml:space="preserve"> </w:t>
      </w:r>
      <w:r w:rsidR="00A40A0E">
        <w:t xml:space="preserve">when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8"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r w:rsidR="00A40A0E">
        <w:rPr>
          <w:color w:val="4472C4" w:themeColor="accent1"/>
        </w:rPr>
        <w:t>evaluated</w:t>
      </w:r>
      <w:r w:rsidR="00A40A0E" w:rsidRPr="00F94F28">
        <w:rPr>
          <w:color w:val="4472C4" w:themeColor="accent1"/>
        </w:rPr>
        <w:t xml:space="preserve"> </w:t>
      </w:r>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8"/>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w:t>
      </w:r>
      <w:r w:rsidR="002360BE">
        <w:t xml:space="preserve">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0FD9BFE2"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A40A0E">
        <w:rPr>
          <w:rFonts w:cstheme="minorHAnsi"/>
          <w:iCs/>
        </w:rPr>
        <w:t xml:space="preserve">using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9"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w:t>
      </w:r>
      <w:r w:rsidR="00A40A0E">
        <w:t xml:space="preserve">for </w:t>
      </w:r>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r w:rsidR="00A40A0E">
        <w:t xml:space="preserve">may be </w:t>
      </w:r>
      <w:r w:rsidR="002360BE">
        <w:t xml:space="preserve">incongruent with the stock’s actual spatial structure and underscores the potential value of developing a population </w:t>
      </w:r>
      <w:r w:rsidR="002360BE">
        <w:t xml:space="preserve">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129F4D87" w:rsidR="002C21EB" w:rsidRPr="00C55A5D" w:rsidRDefault="002C21EB" w:rsidP="008B4B4A">
      <w:pPr>
        <w:spacing w:after="0" w:line="276" w:lineRule="auto"/>
        <w:ind w:firstLine="360"/>
        <w:jc w:val="both"/>
      </w:pPr>
      <w:r w:rsidRPr="003F6D4D">
        <w:t>We develop</w:t>
      </w:r>
      <w:r w:rsidR="00A40A0E">
        <w:t>ed</w:t>
      </w:r>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10"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10"/>
    </w:p>
    <w:p w14:paraId="178FD8AD" w14:textId="628EB835" w:rsidR="00F502D0" w:rsidRPr="00BE53B7" w:rsidRDefault="00B10712" w:rsidP="008B4B4A">
      <w:pPr>
        <w:spacing w:after="0" w:line="276" w:lineRule="auto"/>
        <w:jc w:val="both"/>
      </w:pPr>
      <w:r>
        <w:t xml:space="preserve">where </w:t>
      </w:r>
      <w:r w:rsidRPr="00D62877">
        <w:rPr>
          <w:b/>
          <w:i/>
        </w:rPr>
        <w:t>E(</w:t>
      </w:r>
      <w:r w:rsidR="004912BF">
        <w:rPr>
          <w:b/>
          <w:i/>
        </w:rPr>
        <w:t>X</w:t>
      </w:r>
      <w:r w:rsidRPr="00D62877">
        <w:rPr>
          <w:b/>
          <w:i/>
        </w:rPr>
        <w:t>)</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w:t>
      </w:r>
      <w:r>
        <w:t>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r w:rsidR="00A40A0E">
        <w:t xml:space="preserve">using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r w:rsidR="00A40A0E">
        <w:t xml:space="preserve">age-based </w:t>
      </w:r>
      <w:r w:rsidR="00EF678E">
        <w:t xml:space="preserve">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w:t>
      </w:r>
      <w:r>
        <w:t xml:space="preserve">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w:t>
      </w:r>
      <w:proofErr w:type="gramStart"/>
      <w:r>
        <w:t>constant.</w:t>
      </w:r>
      <w:proofErr w:type="gramEnd"/>
      <w:r>
        <w:t xml:space="preserve">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w:t>
      </w:r>
      <w:proofErr w:type="gramStart"/>
      <w:r>
        <w:t>are</w:t>
      </w:r>
      <w:proofErr w:type="gramEnd"/>
      <w:r>
        <w:t xml:space="preserv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6D8683B"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11" w:name="_Hlk3457523"/>
      <w:bookmarkStart w:id="12" w:name="_Hlk2063522"/>
      <w:r w:rsidR="005E0FFF">
        <w:t xml:space="preserve">These steps are repeated </w:t>
      </w:r>
      <w:r w:rsidR="002360BE">
        <w:t xml:space="preserve">across the range </w:t>
      </w:r>
      <w:r w:rsidR="008F627F">
        <w:t xml:space="preserve">of explored </w:t>
      </w:r>
      <w:r w:rsidR="005E0FFF">
        <w:t>years and longitudes</w:t>
      </w:r>
      <w:bookmarkEnd w:id="11"/>
      <w:r w:rsidR="005E0FFF">
        <w:t xml:space="preserve">. </w:t>
      </w:r>
      <w:r w:rsidR="00443498" w:rsidRPr="008A2B22">
        <w:rPr>
          <w:color w:val="4472C4" w:themeColor="accent1"/>
        </w:rPr>
        <w:t xml:space="preserve">All simulated datasets </w:t>
      </w:r>
      <w:r w:rsidR="00A40A0E">
        <w:rPr>
          <w:color w:val="4472C4" w:themeColor="accent1"/>
        </w:rPr>
        <w:t>(</w:t>
      </w:r>
      <w:r w:rsidR="00443498" w:rsidRPr="008A2B22">
        <w:rPr>
          <w:color w:val="4472C4" w:themeColor="accent1"/>
        </w:rPr>
        <w:t>Section 2.2.1</w:t>
      </w:r>
      <w:r w:rsidR="00A40A0E">
        <w:rPr>
          <w:color w:val="4472C4" w:themeColor="accent1"/>
        </w:rPr>
        <w:t>)</w:t>
      </w:r>
      <w:r w:rsidR="00443498" w:rsidRPr="008A2B22">
        <w:rPr>
          <w:color w:val="4472C4" w:themeColor="accent1"/>
        </w:rPr>
        <w:t xml:space="preserve"> were fit using </w:t>
      </w:r>
      <w:r w:rsidR="00A40A0E">
        <w:rPr>
          <w:color w:val="4472C4" w:themeColor="accent1"/>
        </w:rPr>
        <w:t xml:space="preserve">a </w:t>
      </w:r>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13"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14"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14"/>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13"/>
      <w:r w:rsidR="00F502D0">
        <w:t xml:space="preserve"> </w:t>
      </w:r>
      <w:bookmarkEnd w:id="12"/>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5" w:name="_Hlk20134835"/>
      <w:r w:rsidR="00B10712">
        <w:t xml:space="preserve">For each of these new aggregated data sets, </w:t>
      </w:r>
      <w:r w:rsidR="00F502D0">
        <w:t xml:space="preserve">the </w:t>
      </w:r>
      <w:r w:rsidR="00F502D0">
        <w:t>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r w:rsidR="001773F7">
        <w:rPr>
          <w:color w:val="4472C4" w:themeColor="accent1"/>
        </w:rPr>
        <w:t>,</w:t>
      </w:r>
      <w:r w:rsidR="00FC0B0C" w:rsidRPr="008A2B22">
        <w:rPr>
          <w:color w:val="4472C4" w:themeColor="accent1"/>
        </w:rPr>
        <w:t xml:space="preserve"> assuming that </w:t>
      </w:r>
      <w:r w:rsidR="00FC0B0C" w:rsidRPr="008A2B22">
        <w:rPr>
          <w:rFonts w:eastAsiaTheme="minorEastAsia"/>
          <w:color w:val="4472C4" w:themeColor="accent1"/>
        </w:rPr>
        <w:t>error</w:t>
      </w:r>
      <w:r w:rsidR="001773F7">
        <w:rPr>
          <w:rFonts w:eastAsiaTheme="minorEastAsia"/>
          <w:color w:val="4472C4" w:themeColor="accent1"/>
        </w:rPr>
        <w:t>s</w:t>
      </w:r>
      <w:r w:rsidR="00FC0B0C" w:rsidRPr="008A2B22">
        <w:rPr>
          <w:rFonts w:eastAsiaTheme="minorEastAsia"/>
          <w:color w:val="4472C4" w:themeColor="accent1"/>
        </w:rPr>
        <w:t xml:space="preserve"> </w:t>
      </w:r>
      <w:r w:rsidR="001773F7">
        <w:rPr>
          <w:rFonts w:eastAsiaTheme="minorEastAsia"/>
          <w:color w:val="4472C4" w:themeColor="accent1"/>
        </w:rPr>
        <w:t>are</w:t>
      </w:r>
      <w:r w:rsidR="001773F7" w:rsidRPr="008A2B22">
        <w:rPr>
          <w:rFonts w:eastAsiaTheme="minorEastAsia"/>
          <w:color w:val="4472C4" w:themeColor="accent1"/>
        </w:rPr>
        <w:t xml:space="preserve"> </w:t>
      </w:r>
      <w:r w:rsidR="00FC0B0C" w:rsidRPr="008A2B22">
        <w:rPr>
          <w:rFonts w:eastAsiaTheme="minorEastAsia"/>
          <w:color w:val="4472C4" w:themeColor="accent1"/>
        </w:rPr>
        <w:t xml:space="preserve">normally distributed with zero mean and </w:t>
      </w:r>
      <w:r w:rsidR="001773F7">
        <w:rPr>
          <w:rFonts w:eastAsiaTheme="minorEastAsia"/>
          <w:color w:val="4472C4" w:themeColor="accent1"/>
        </w:rPr>
        <w:t>standard deviation</w:t>
      </w:r>
      <w:r w:rsidR="001773F7" w:rsidRPr="008A2B22">
        <w:rPr>
          <w:rFonts w:eastAsiaTheme="minorEastAsia"/>
          <w:color w:val="4472C4" w:themeColor="accent1"/>
        </w:rPr>
        <w:t xml:space="preserve"> </w:t>
      </w:r>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w:t>
      </w:r>
      <w:r w:rsidR="00FC0B0C" w:rsidRPr="008A2B22">
        <w:t xml:space="preserve">study </w:t>
      </w:r>
      <w:r w:rsidR="008A2B22">
        <w:t xml:space="preserve">performed estimation </w:t>
      </w:r>
      <w:r w:rsidR="001773F7">
        <w:t>using</w:t>
      </w:r>
      <w:r w:rsidR="001773F7" w:rsidRPr="008A2B22">
        <w:t xml:space="preserve"> </w:t>
      </w:r>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16" w:name="_Ref5721864"/>
      <w:bookmarkEnd w:id="15"/>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236244F6"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r w:rsidR="00056722">
        <w:rPr>
          <w:color w:val="4472C4" w:themeColor="accent1"/>
        </w:rPr>
        <w:t xml:space="preserve">to </w:t>
      </w:r>
      <w:r w:rsidR="00FE3F18" w:rsidRPr="00C560E0">
        <w:rPr>
          <w:color w:val="4472C4" w:themeColor="accent1"/>
        </w:rPr>
        <w:t xml:space="preserve">simulate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1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48EF3751" w:rsidR="00E05953" w:rsidRDefault="003368A1" w:rsidP="008B4B4A">
      <w:pPr>
        <w:spacing w:after="0" w:line="276" w:lineRule="auto"/>
        <w:jc w:val="both"/>
      </w:pPr>
      <w:bookmarkStart w:id="1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r w:rsidR="0077378C">
        <w:rPr>
          <w:rFonts w:eastAsiaTheme="minorEastAsia"/>
        </w:rPr>
        <w:t xml:space="preserve">(3 and 30 years, respectively) </w:t>
      </w:r>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5AFD38C9"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665B2D">
        <w:t xml:space="preserve">five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2922F3">
        <w:t xml:space="preserve">for </w:t>
      </w:r>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0A9E3C85" w:rsidR="00CE3A12" w:rsidRPr="00AB3E57" w:rsidRDefault="00473F2A" w:rsidP="008B4B4A">
      <w:pPr>
        <w:spacing w:after="0" w:line="276" w:lineRule="auto"/>
        <w:ind w:firstLine="360"/>
        <w:jc w:val="both"/>
      </w:pPr>
      <w:r>
        <w:t xml:space="preserve"> </w:t>
      </w:r>
      <w:r w:rsidR="00297019">
        <w:t>Under each scenario, 100 replicate datasets</w:t>
      </w:r>
      <w:r w:rsidR="002922F3">
        <w:t xml:space="preserve"> were generated</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 xml:space="preserve">a sensitivity analysis </w:t>
      </w:r>
      <w:r w:rsidR="002922F3">
        <w:t xml:space="preserve">was performed </w:t>
      </w:r>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20"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20"/>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rsidR="002922F3">
        <w:t>s</w:t>
      </w:r>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6D9C3FCE"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2922F3">
        <w:t xml:space="preserve">using </w:t>
      </w:r>
      <w:r w:rsidR="00516C53">
        <w:t>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9"/>
    <w:bookmarkEnd w:id="1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42622DA1"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one temporal</w:t>
      </w:r>
      <w:r w:rsidR="009E50E8">
        <w:t xml:space="preserve"> </w:t>
      </w:r>
      <w:r w:rsidR="002922F3">
        <w:t xml:space="preserve">and three spatial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w:t>
      </w:r>
      <w:proofErr w:type="gramStart"/>
      <w:r w:rsidR="00BB0FD7">
        <w:t xml:space="preserve">aforementioned </w:t>
      </w:r>
      <w:r w:rsidR="009F78DF">
        <w:t>ecosystem</w:t>
      </w:r>
      <w:proofErr w:type="gramEnd"/>
      <w:r w:rsidR="009F78DF">
        <w:t xml:space="preserve">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1EAAEEA2" w:rsidR="002C0BDF" w:rsidRPr="00C560E0" w:rsidRDefault="002922F3" w:rsidP="00C560E0">
      <w:pPr>
        <w:spacing w:after="0" w:line="276" w:lineRule="auto"/>
        <w:jc w:val="both"/>
        <w:rPr>
          <w:color w:val="4472C4" w:themeColor="accent1"/>
        </w:rPr>
      </w:pPr>
      <w:r>
        <w:rPr>
          <w:color w:val="4472C4" w:themeColor="accent1"/>
        </w:rPr>
        <w:t>w</w:t>
      </w:r>
      <w:r w:rsidR="002C0BDF"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002C0BDF"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002C0BDF"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002C0BDF" w:rsidRPr="00C560E0">
        <w:rPr>
          <w:rFonts w:eastAsiaTheme="minorEastAsia"/>
          <w:color w:val="4472C4" w:themeColor="accent1"/>
        </w:rPr>
        <w:t xml:space="preserve"> is the corresponding estimate based on VBGF parameters </w:t>
      </w:r>
      <m:oMath>
        <m:r>
          <w:rPr>
            <w:rFonts w:ascii="Cambria Math" w:hAnsi="Cambria Math"/>
            <w:color w:val="4472C4" w:themeColor="accent1"/>
          </w:rPr>
          <m:t>θ</m:t>
        </m:r>
      </m:oMath>
      <w:r w:rsidR="002C0BDF" w:rsidRPr="00C560E0">
        <w:rPr>
          <w:rFonts w:eastAsiaTheme="minorEastAsia"/>
          <w:color w:val="4472C4" w:themeColor="accent1"/>
        </w:rPr>
        <w:t xml:space="preserve">, </w:t>
      </w:r>
      <w:r w:rsidR="002C0BDF" w:rsidRPr="00C560E0">
        <w:rPr>
          <w:rFonts w:eastAsiaTheme="minorEastAsia"/>
          <w:i/>
          <w:iCs/>
          <w:color w:val="4472C4" w:themeColor="accent1"/>
        </w:rPr>
        <w:t>S</w:t>
      </w:r>
      <w:r w:rsidR="002C0BDF"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002C0BDF" w:rsidRPr="00C560E0">
        <w:rPr>
          <w:rFonts w:eastAsiaTheme="minorEastAsia"/>
          <w:b/>
          <w:bCs/>
          <w:color w:val="4472C4" w:themeColor="accent1"/>
        </w:rPr>
        <w:t>,</w:t>
      </w:r>
      <w:r w:rsidR="002C0BDF"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temporally-split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for all years. In the second step, we examined if spatially</w:t>
      </w:r>
      <w:r w:rsidR="00BD3500">
        <w:t>-</w:t>
      </w:r>
      <w:r>
        <w:t xml:space="preserve">adjacent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21" w:name="_Ref5718407"/>
      <w:r>
        <w:t xml:space="preserve">3.1 </w:t>
      </w:r>
      <w:r w:rsidR="00506E17">
        <w:t>Simulation Study</w:t>
      </w:r>
      <w:bookmarkEnd w:id="21"/>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22"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22"/>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23"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23"/>
    <w:p w14:paraId="01225238" w14:textId="2A921C1D" w:rsidR="00D12C7C" w:rsidRDefault="00D12C7C" w:rsidP="008B4B4A">
      <w:pPr>
        <w:pStyle w:val="Heading2"/>
        <w:spacing w:line="276" w:lineRule="auto"/>
        <w:jc w:val="both"/>
      </w:pPr>
      <w:r>
        <w:t>3.2 Comparison to STARS Method</w:t>
      </w:r>
    </w:p>
    <w:p w14:paraId="7C74F0AA" w14:textId="6603C744" w:rsidR="0038329C" w:rsidRDefault="00D12C7C" w:rsidP="008B4B4A">
      <w:pPr>
        <w:spacing w:after="0" w:line="276" w:lineRule="auto"/>
        <w:jc w:val="both"/>
      </w:pPr>
      <w:r>
        <w:t>The STARS method (</w:t>
      </w:r>
      <w:r w:rsidR="009A2626">
        <w:t xml:space="preserve">Supplementary </w:t>
      </w:r>
      <w:commentRangeStart w:id="24"/>
      <w:r w:rsidRPr="00F277A3">
        <w:t>Figure A</w:t>
      </w:r>
      <w:r w:rsidR="00F2278E" w:rsidRPr="00F277A3">
        <w:t>1</w:t>
      </w:r>
      <w:r w:rsidR="00A70944" w:rsidRPr="00F277A3">
        <w:t>5</w:t>
      </w:r>
      <w:commentRangeEnd w:id="24"/>
      <w:r w:rsidR="00F138AA">
        <w:rPr>
          <w:rStyle w:val="CommentReference"/>
        </w:rPr>
        <w:commentReference w:id="24"/>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DC46F0">
        <w:t xml:space="preserve">worse </w:t>
      </w:r>
      <w:del w:id="25" w:author="Punt, Andre (O&amp;A, Hobart)" w:date="2019-10-06T09:18:00Z">
        <w:r w:rsidR="00DC46F0" w:rsidDel="00F138AA">
          <w:delText xml:space="preserve"> </w:delText>
        </w:r>
      </w:del>
      <w:r w:rsidR="0038329C">
        <w:t xml:space="preserve">in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del w:id="26" w:author="Punt, Andre (O&amp;A, Hobart)" w:date="2019-10-06T09:18:00Z">
        <w:r w:rsidR="0038329C" w:rsidRPr="009D7896" w:rsidDel="00F138AA">
          <w:rPr>
            <w:color w:val="4472C4" w:themeColor="accent1"/>
          </w:rPr>
          <w:delText xml:space="preserve">and </w:delText>
        </w:r>
      </w:del>
      <w:ins w:id="27" w:author="Punt, Andre (O&amp;A, Hobart)" w:date="2019-10-06T09:18:00Z">
        <w:r w:rsidR="00F138AA">
          <w:rPr>
            <w:color w:val="4472C4" w:themeColor="accent1"/>
          </w:rPr>
          <w:t>but performed</w:t>
        </w:r>
      </w:ins>
      <w:del w:id="28" w:author="Punt, Andre (O&amp;A, Hobart)" w:date="2019-10-06T09:18:00Z">
        <w:r w:rsidR="0038329C" w:rsidRPr="009D7896" w:rsidDel="00F138AA">
          <w:rPr>
            <w:color w:val="4472C4" w:themeColor="accent1"/>
          </w:rPr>
          <w:delText>did</w:delText>
        </w:r>
      </w:del>
      <w:r w:rsidR="0038329C" w:rsidRPr="009D7896">
        <w:rPr>
          <w:color w:val="4472C4" w:themeColor="accent1"/>
        </w:rPr>
        <w:t xml:space="preserve"> slightly better </w:t>
      </w:r>
      <w:ins w:id="29" w:author="Punt, Andre (O&amp;A, Hobart)" w:date="2019-10-06T09:18:00Z">
        <w:r w:rsidR="00F138AA">
          <w:rPr>
            <w:color w:val="4472C4" w:themeColor="accent1"/>
          </w:rPr>
          <w:t xml:space="preserve">in terms of </w:t>
        </w:r>
      </w:ins>
      <w:ins w:id="30" w:author="Punt, Andre (O&amp;A, Hobart)" w:date="2019-10-06T09:19:00Z">
        <w:r w:rsidR="00F138AA">
          <w:rPr>
            <w:color w:val="4472C4" w:themeColor="accent1"/>
          </w:rPr>
          <w:t xml:space="preserve">coverage probability </w:t>
        </w:r>
      </w:ins>
      <w:r w:rsidR="0038329C" w:rsidRPr="009D7896">
        <w:rPr>
          <w:color w:val="4472C4" w:themeColor="accent1"/>
        </w:rPr>
        <w:t>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15E46FDF"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w:t>
      </w:r>
      <w:del w:id="31" w:author="Punt, Andre (O&amp;A, Hobart)" w:date="2019-10-06T09:19:00Z">
        <w:r w:rsidR="00AD1295" w:rsidDel="00A35AEB">
          <w:delText xml:space="preserve">Above </w:delText>
        </w:r>
      </w:del>
      <w:ins w:id="32" w:author="Punt, Andre (O&amp;A, Hobart)" w:date="2019-10-06T09:19:00Z">
        <w:r w:rsidR="00A35AEB">
          <w:t xml:space="preserve">North of </w:t>
        </w:r>
      </w:ins>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 xml:space="preserve">The temporal smoother did not exhibit a strong one-way </w:t>
      </w:r>
      <w:proofErr w:type="gramStart"/>
      <w:r w:rsidR="00F315C8">
        <w:t>trend</w:t>
      </w:r>
      <w:r w:rsidR="00F91AA8">
        <w:t>, and</w:t>
      </w:r>
      <w:proofErr w:type="gramEnd"/>
      <w:r w:rsidR="00F91AA8">
        <w:t xml:space="preserve"> was flat for age-30 fish of both sexes, though it did detect a break in 2009-2010 for both sexes of age 4 and 6 sablefish</w:t>
      </w:r>
      <w:r w:rsidR="00214A13">
        <w:t>.</w:t>
      </w:r>
      <w:bookmarkStart w:id="33" w:name="_Hlk20118575"/>
      <w:r w:rsidR="00445820" w:rsidRPr="00865DA7">
        <w:rPr>
          <w:color w:val="4472C4" w:themeColor="accent1"/>
        </w:rPr>
        <w:t xml:space="preserve"> </w:t>
      </w:r>
      <w:bookmarkStart w:id="34" w:name="_Hlk20134691"/>
      <w:bookmarkStart w:id="35" w:name="_Hlk21098488"/>
      <w:r w:rsidR="00865DA7" w:rsidRPr="00865DA7">
        <w:rPr>
          <w:color w:val="4472C4" w:themeColor="accent1"/>
        </w:rPr>
        <w:t xml:space="preserve">Parameter </w:t>
      </w:r>
      <w:r w:rsidR="00865DA7" w:rsidRPr="00865DA7">
        <w:rPr>
          <w:color w:val="4472C4" w:themeColor="accent1"/>
        </w:rPr>
        <w:lastRenderedPageBreak/>
        <w:t xml:space="preserve">estimation </w:t>
      </w:r>
      <w:r w:rsidR="00865DA7">
        <w:rPr>
          <w:color w:val="4472C4" w:themeColor="accent1"/>
        </w:rPr>
        <w:t>at</w:t>
      </w:r>
      <w:r w:rsidR="00865DA7" w:rsidRPr="00865DA7">
        <w:rPr>
          <w:color w:val="4472C4" w:themeColor="accent1"/>
        </w:rPr>
        <w:t xml:space="preserve"> 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34"/>
      <w:r w:rsidR="00E50B74">
        <w:t xml:space="preserve"> </w:t>
      </w:r>
      <w:r w:rsidR="004E2DEE">
        <w:t>(</w:t>
      </w:r>
      <w:r w:rsidR="00527F2F">
        <w:t xml:space="preserve">Supplementary </w:t>
      </w:r>
      <w:r w:rsidR="00362196">
        <w:t>Figure A1</w:t>
      </w:r>
      <w:r w:rsidR="00AD1295">
        <w:t>2</w:t>
      </w:r>
      <w:r w:rsidR="00362196">
        <w:t>)</w:t>
      </w:r>
      <w:r w:rsidR="00445820">
        <w:t>.</w:t>
      </w:r>
      <w:bookmarkEnd w:id="33"/>
      <w:r w:rsidR="00362196">
        <w:t xml:space="preserve"> </w:t>
      </w:r>
      <w:bookmarkEnd w:id="35"/>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36"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37"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37"/>
      <w:r w:rsidR="00F922C3">
        <w:t xml:space="preserve"> </w:t>
      </w:r>
      <w:bookmarkStart w:id="38" w:name="_Hlk21098600"/>
      <w:bookmarkEnd w:id="36"/>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38"/>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5453D321"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w:t>
      </w:r>
      <w:r w:rsidRPr="00D73DFA">
        <w:t>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686857B3" w:rsidR="009969BE" w:rsidRDefault="00194BA4" w:rsidP="00194BA4">
      <w:pPr>
        <w:spacing w:after="0" w:line="276" w:lineRule="auto"/>
        <w:ind w:firstLine="360"/>
        <w:jc w:val="both"/>
        <w:rPr>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bookmarkStart w:id="39" w:name="_Hlk21098092"/>
      <w:r>
        <w:t xml:space="preserve"> </w:t>
      </w:r>
      <w:bookmarkEnd w:id="39"/>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estimation and resulted in a loss in accuracy (coverage probability) for the endpoints of the growth curve. </w:t>
      </w:r>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6143A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2014)","previouslyFormattedCitation":"(Winton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 xml:space="preserve">traits (e.g. </w:t>
      </w:r>
      <w:r w:rsidR="009969BE">
        <w:rPr>
          <w:color w:val="4472C4" w:themeColor="accent1"/>
        </w:rPr>
        <w:lastRenderedPageBreak/>
        <w:t>mortality)</w:t>
      </w:r>
      <w:r w:rsidR="009969BE" w:rsidRPr="00AF635C">
        <w:rPr>
          <w:color w:val="4472C4" w:themeColor="accent1"/>
        </w:rPr>
        <w:t>. That study also found that models did not necessarily require explicit ecosystem data (like temperature) to perform as well as models with only spatial information</w:t>
      </w:r>
      <w:r w:rsidR="009969BE">
        <w:rPr>
          <w:color w:val="4472C4" w:themeColor="accent1"/>
        </w:rPr>
        <w:t>.</w:t>
      </w:r>
    </w:p>
    <w:p w14:paraId="46F02E88" w14:textId="0C8FBC0E" w:rsidR="00194BA4" w:rsidRDefault="00194BA4" w:rsidP="00194BA4">
      <w:pPr>
        <w:spacing w:after="0" w:line="276" w:lineRule="auto"/>
        <w:ind w:firstLine="360"/>
        <w:jc w:val="both"/>
      </w:pPr>
      <w:r>
        <w:t xml:space="preserve">We suggest </w:t>
      </w:r>
      <w:del w:id="40" w:author="Punt, Andre (O&amp;A, Hobart)" w:date="2019-10-06T09:34:00Z">
        <w:r w:rsidDel="009969BE">
          <w:delText xml:space="preserve">the </w:delText>
        </w:r>
      </w:del>
      <w:ins w:id="41" w:author="Punt, Andre (O&amp;A, Hobart)" w:date="2019-10-06T09:34:00Z">
        <w:r w:rsidR="009969BE">
          <w:t xml:space="preserve">that our </w:t>
        </w:r>
      </w:ins>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42"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42"/>
    </w:p>
    <w:p w14:paraId="47F61525" w14:textId="74302CD6" w:rsidR="00194BA4" w:rsidRDefault="00E273B9" w:rsidP="004C0B46">
      <w:pPr>
        <w:spacing w:after="0" w:line="276" w:lineRule="auto"/>
        <w:ind w:firstLine="360"/>
        <w:jc w:val="both"/>
      </w:pPr>
      <w:del w:id="43" w:author="Punt, Andre (O&amp;A, Hobart)" w:date="2019-10-06T09:35:00Z">
        <w:r w:rsidRPr="0089790E" w:rsidDel="009969BE">
          <w:delText>This did not preclude detection of</w:delText>
        </w:r>
      </w:del>
      <w:ins w:id="44" w:author="Punt, Andre (O&amp;A, Hobart)" w:date="2019-10-06T09:35:00Z">
        <w:r w:rsidR="009969BE">
          <w:t>We detected</w:t>
        </w:r>
      </w:ins>
      <w:r w:rsidRPr="0089790E">
        <w:t xml:space="preserve">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E159073"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w:t>
      </w:r>
      <w:commentRangeStart w:id="45"/>
      <w:r w:rsidR="009B66C2" w:rsidRPr="009D7896">
        <w:rPr>
          <w:color w:val="4472C4" w:themeColor="accent1"/>
        </w:rPr>
        <w:t>consider</w:t>
      </w:r>
      <w:commentRangeEnd w:id="45"/>
      <w:r w:rsidR="009969BE">
        <w:rPr>
          <w:rStyle w:val="CommentReference"/>
        </w:rPr>
        <w:commentReference w:id="45"/>
      </w:r>
      <w:r w:rsidR="009B66C2" w:rsidRPr="009D7896">
        <w:rPr>
          <w:color w:val="4472C4" w:themeColor="accent1"/>
        </w:rPr>
        <w:t xml:space="preserve"> aging results used in the case study to be roughly comparable between regions </w:t>
      </w:r>
      <w:r w:rsidR="009B66C2" w:rsidRPr="009D7896">
        <w:rPr>
          <w:color w:val="4472C4" w:themeColor="accent1"/>
        </w:rPr>
        <w:fldChar w:fldCharType="begin" w:fldLock="1"/>
      </w:r>
      <w:r w:rsidR="006143AC">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 xml:space="preserve">With these caveats in mind, we envision (and demonstrate) using the method as a tool to identify general regions and </w:t>
      </w:r>
      <w:r w:rsidR="008102AB">
        <w:lastRenderedPageBreak/>
        <w:t>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9DD508A"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del w:id="46" w:author="Punt, Andre (O&amp;A, Hobart)" w:date="2019-10-06T09:37:00Z">
        <w:r w:rsidR="00EE0A9B" w:rsidDel="009969BE">
          <w:delText xml:space="preserve">via </w:delText>
        </w:r>
      </w:del>
      <w:ins w:id="47" w:author="Punt, Andre (O&amp;A, Hobart)" w:date="2019-10-06T09:37:00Z">
        <w:r w:rsidR="009969BE">
          <w:t xml:space="preserve">using </w:t>
        </w:r>
      </w:ins>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w:t>
      </w:r>
      <w:r w:rsidR="004912BF">
        <w:t xml:space="preserve">movement </w:t>
      </w:r>
      <w:r w:rsidR="001D7DC0">
        <w:t xml:space="preserve">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2B6A8E">
        <w:t xml:space="preserve">, </w:t>
      </w:r>
      <w:r w:rsidR="002B6A8E" w:rsidRPr="002B6A8E">
        <w:rPr>
          <w:color w:val="4472C4" w:themeColor="accent1"/>
        </w:rPr>
        <w:t>which is a measure of the shortest possible distance traveled between tagged and recovered animals</w:t>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w:t>
      </w:r>
      <w:r w:rsidR="00EE0A9B">
        <w:lastRenderedPageBreak/>
        <w:t xml:space="preserve">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7AB58F0B" w:rsidR="00614748" w:rsidRPr="00A443AD" w:rsidRDefault="0000580A" w:rsidP="008B4B4A">
      <w:pPr>
        <w:spacing w:after="0" w:line="276" w:lineRule="auto"/>
        <w:ind w:firstLine="360"/>
        <w:jc w:val="both"/>
        <w:rPr>
          <w:color w:val="4472C4" w:themeColor="accent1"/>
        </w:rPr>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knowledge</w:t>
      </w:r>
      <w:r w:rsidR="002B6A8E">
        <w:t xml:space="preserve">. </w:t>
      </w:r>
      <w:commentRangeStart w:id="48"/>
      <w:commentRangeEnd w:id="48"/>
      <w:r w:rsidR="00E14252" w:rsidRPr="00BD380D">
        <w:t>Additionally, both latitudinal breakpoints are associated with significant oceanographic features</w:t>
      </w:r>
      <w:r w:rsidR="00046080" w:rsidRPr="00BD380D">
        <w:t xml:space="preserve">, namely </w:t>
      </w:r>
      <w:commentRangeStart w:id="49"/>
      <w:r w:rsidR="002B6A8E">
        <w:t>start</w:t>
      </w:r>
      <w:r w:rsidR="002B6A8E" w:rsidRPr="00BD380D">
        <w:t xml:space="preserve"> of the southern California Bight at Point Conception (~34°N) </w:t>
      </w:r>
      <w:commentRangeEnd w:id="49"/>
      <w:r w:rsidR="002B6A8E">
        <w:rPr>
          <w:rStyle w:val="CommentReference"/>
        </w:rPr>
        <w:commentReference w:id="49"/>
      </w:r>
      <w:r w:rsidR="00046080" w:rsidRPr="00BD380D">
        <w:t>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6587B789" w:rsidR="00B77FCF" w:rsidRDefault="00A443AD" w:rsidP="00A443AD">
      <w:pPr>
        <w:spacing w:after="0" w:line="276" w:lineRule="auto"/>
        <w:ind w:firstLine="360"/>
        <w:jc w:val="both"/>
        <w:rPr>
          <w:ins w:id="50" w:author="Punt, Andre (O&amp;A, Hobart)" w:date="2019-10-06T09:39:00Z"/>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r w:rsidR="004C0B46" w:rsidRPr="009D7896">
        <w:rPr>
          <w:color w:val="4472C4" w:themeColor="accent1"/>
        </w:rPr>
        <w:t>, and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t>
      </w:r>
      <w:r w:rsidR="00C521D1">
        <w:rPr>
          <w:color w:val="4472C4" w:themeColor="accent1"/>
        </w:rPr>
        <w:t>should</w:t>
      </w:r>
      <w:r w:rsidR="00AF635C" w:rsidRPr="00DB4444">
        <w:rPr>
          <w:color w:val="4472C4" w:themeColor="accent1"/>
        </w:rPr>
        <w:t xml:space="preserve"> need to be investigated in the context of fecundity and length-weight differences between regions. </w:t>
      </w:r>
    </w:p>
    <w:p w14:paraId="068B5B8D" w14:textId="58DA581D"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51" w:name="_Hlk21083166"/>
      <w:r w:rsidR="009D75F5">
        <w:t>.</w:t>
      </w:r>
      <w:bookmarkStart w:id="52" w:name="_Hlk21083213"/>
      <w:r w:rsidR="009D75F5">
        <w:t xml:space="preserve"> </w:t>
      </w:r>
      <w:bookmarkEnd w:id="51"/>
      <w:bookmarkEnd w:id="52"/>
      <w:r w:rsidR="007D1370">
        <w:t xml:space="preserve">There are several possibilities for why female sablefish seem to exhibit finer spatiotemporal structure in growth. </w:t>
      </w:r>
      <w:r w:rsidR="00C521D1">
        <w:t>E</w:t>
      </w:r>
      <w:r w:rsidR="00291BC9">
        <w:t xml:space="preserv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E6A972F" w:rsidR="00A443AD" w:rsidRDefault="00A443AD" w:rsidP="00467591">
      <w:pPr>
        <w:spacing w:after="0" w:line="276" w:lineRule="auto"/>
        <w:ind w:firstLine="360"/>
        <w:jc w:val="both"/>
        <w:rPr>
          <w:color w:val="4472C4" w:themeColor="accent1"/>
        </w:rPr>
      </w:pPr>
      <w:r>
        <w:rPr>
          <w:color w:val="4472C4" w:themeColor="accent1"/>
        </w:rPr>
        <w:t xml:space="preserve">A plausible scenario </w:t>
      </w:r>
      <w:r w:rsidR="00B77FCF">
        <w:rPr>
          <w:color w:val="4472C4" w:themeColor="accent1"/>
        </w:rPr>
        <w:t xml:space="preserve">that </w:t>
      </w:r>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w:t>
      </w:r>
      <w:r w:rsidR="00467591">
        <w:rPr>
          <w:color w:val="4472C4" w:themeColor="accent1"/>
        </w:rPr>
        <w:lastRenderedPageBreak/>
        <w:t xml:space="preserve">pressure. Each of these </w:t>
      </w:r>
      <w:r w:rsidR="00B77FCF">
        <w:rPr>
          <w:color w:val="4472C4" w:themeColor="accent1"/>
        </w:rPr>
        <w:t>phenomena</w:t>
      </w:r>
      <w:r w:rsidR="00467591">
        <w:rPr>
          <w:color w:val="4472C4" w:themeColor="accent1"/>
        </w:rPr>
        <w:t xml:space="preserve"> would have an inverse effect on resultant size-at-age, with fish 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553810FC" w14:textId="77777777" w:rsidR="00D31862" w:rsidRDefault="00D31862" w:rsidP="001B618E">
      <w:pPr>
        <w:spacing w:after="0" w:line="360" w:lineRule="auto"/>
        <w:rPr>
          <w:ins w:id="53" w:author="mkapur" w:date="2019-10-07T07:44:00Z"/>
        </w:rPr>
      </w:pPr>
    </w:p>
    <w:p w14:paraId="369CB7D7" w14:textId="77777777" w:rsidR="00DF746D" w:rsidRDefault="00DF746D" w:rsidP="00DF746D">
      <w:pPr>
        <w:pStyle w:val="Heading1"/>
      </w:pPr>
      <w:r>
        <w:t>Acknowledgments</w:t>
      </w:r>
    </w:p>
    <w:p w14:paraId="35458B12" w14:textId="77777777" w:rsidR="00DF746D" w:rsidRPr="005C6A45" w:rsidRDefault="00DF746D" w:rsidP="00CE2CA8">
      <w:pPr>
        <w:pStyle w:val="NormalWeb"/>
        <w:shd w:val="clear" w:color="auto" w:fill="FFFFFF"/>
        <w:jc w:val="both"/>
        <w:rPr>
          <w:rFonts w:ascii="Arial" w:hAnsi="Arial" w:cs="Arial"/>
          <w:color w:val="222222"/>
        </w:rPr>
      </w:pPr>
      <w:r>
        <w:t xml:space="preserve">The authors would like to thank Owen Hamel and Christine </w:t>
      </w:r>
      <w:proofErr w:type="spellStart"/>
      <w:r>
        <w:t>Stawitz</w:t>
      </w:r>
      <w:proofErr w:type="spellEnd"/>
      <w:r>
        <w:t xml:space="preserve"> of the Northwest Fisheries Science Center and two anonymous reviewers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p>
    <w:p w14:paraId="1AA2663C" w14:textId="25A20F77" w:rsidR="00DF746D" w:rsidRDefault="00DF746D" w:rsidP="001B618E">
      <w:pPr>
        <w:spacing w:after="0" w:line="360" w:lineRule="auto"/>
        <w:sectPr w:rsidR="00DF746D"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54"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5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5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4"/>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56" w:name="_Hlk3275656"/>
      <w:r>
        <w:rPr>
          <w:noProof/>
          <w:lang w:val="en-AU" w:eastAsia="en-AU"/>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5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57"/>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58"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5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5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60" w:name="_Ref5206683"/>
      <w:bookmarkStart w:id="61" w:name="_Ref5206675"/>
      <w:bookmarkEnd w:id="58"/>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6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60"/>
      <w:bookmarkEnd w:id="62"/>
      <w:r>
        <w:t xml:space="preserve">. </w:t>
      </w:r>
      <w:bookmarkStart w:id="63" w:name="_Hlk8631453"/>
      <w:r>
        <w:t xml:space="preserve">a) coverage probabilities for </w:t>
      </w:r>
      <w:r w:rsidR="00071A25">
        <w:t xml:space="preserve">the </w:t>
      </w:r>
      <w:r>
        <w:t xml:space="preserve">endpoints of </w:t>
      </w:r>
      <w:r w:rsidR="00071A25">
        <w:t xml:space="preserve">the </w:t>
      </w:r>
      <w:r>
        <w:t xml:space="preserve">growth curve, </w:t>
      </w:r>
      <w:r w:rsidRPr="00CE2CA8">
        <w:rPr>
          <w:i/>
        </w:rPr>
        <w:t>L</w:t>
      </w:r>
      <w:r w:rsidRPr="00DE448A">
        <w:rPr>
          <w:vertAlign w:val="subscript"/>
        </w:rPr>
        <w:t>1</w:t>
      </w:r>
      <w:r>
        <w:t xml:space="preserve"> (left) and </w:t>
      </w:r>
      <w:r w:rsidRPr="00CE2CA8">
        <w:rPr>
          <w:i/>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61"/>
      <w:bookmarkEnd w:id="63"/>
    </w:p>
    <w:p w14:paraId="47F38290" w14:textId="7F9023A9" w:rsidR="00857EC0" w:rsidRDefault="00857EC0" w:rsidP="001B618E">
      <w:pPr>
        <w:pStyle w:val="Caption"/>
        <w:spacing w:after="0" w:line="360" w:lineRule="auto"/>
      </w:pPr>
    </w:p>
    <w:bookmarkEnd w:id="54"/>
    <w:bookmarkEnd w:id="56"/>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6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64"/>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65"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65"/>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66"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66"/>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lang w:val="en-AU" w:eastAsia="en-AU"/>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67"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67"/>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68"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69"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68"/>
      <w:bookmarkEnd w:id="69"/>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3"/>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70"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4E881F6E" w:rsidR="000645CA" w:rsidRDefault="00B82748" w:rsidP="00BF132A">
      <w:pPr>
        <w:pStyle w:val="Caption"/>
        <w:spacing w:before="240" w:after="0"/>
        <w:jc w:val="both"/>
      </w:pPr>
      <w:bookmarkStart w:id="71" w:name="_Ref872431"/>
      <w:bookmarkStart w:id="72"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71"/>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72"/>
      <w:r w:rsidR="00B11A55">
        <w:t xml:space="preserve">given </w:t>
      </w:r>
      <w:r w:rsidR="007D5FD4">
        <w:t xml:space="preserve">various </w:t>
      </w:r>
      <w:r w:rsidR="004B5058">
        <w:t xml:space="preserve">extents </w:t>
      </w:r>
      <w:r w:rsidR="007D5FD4">
        <w:t>of spatial growth variation, and a single temporal scenario.</w:t>
      </w:r>
    </w:p>
    <w:p w14:paraId="1064F9E2" w14:textId="77777777" w:rsidR="00611BB6" w:rsidRDefault="00611BB6" w:rsidP="001B618E">
      <w:pPr>
        <w:pStyle w:val="Caption"/>
        <w:spacing w:before="240" w:after="0" w:line="360" w:lineRule="auto"/>
      </w:pPr>
    </w:p>
    <w:bookmarkEnd w:id="70"/>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2DF7F91D" w:rsidR="00911AD9" w:rsidRDefault="00E20C70" w:rsidP="001B618E">
      <w:pPr>
        <w:pStyle w:val="Caption"/>
        <w:spacing w:before="240" w:after="0"/>
      </w:pPr>
      <w:bookmarkStart w:id="7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73"/>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t>
      </w:r>
      <w:r w:rsidR="00CE2CA8">
        <w:t>except for</w:t>
      </w:r>
      <w:r w:rsidR="00B1544A">
        <w:t xml:space="preserve">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062BEACA" w14:textId="77777777" w:rsidR="009969BE" w:rsidRDefault="009969BE" w:rsidP="001B618E">
      <w:pPr>
        <w:pStyle w:val="Heading1"/>
        <w:spacing w:after="0" w:line="360" w:lineRule="auto"/>
        <w:rPr>
          <w:ins w:id="74" w:author="Punt, Andre (O&amp;A, Hobart)" w:date="2019-10-06T09:30:00Z"/>
        </w:rPr>
      </w:pPr>
    </w:p>
    <w:p w14:paraId="44DAAD3E" w14:textId="16639A87" w:rsidR="00BB02E4" w:rsidRPr="004906F5" w:rsidRDefault="00BB02E4" w:rsidP="001B618E">
      <w:pPr>
        <w:pStyle w:val="Heading1"/>
        <w:spacing w:after="0" w:line="360" w:lineRule="auto"/>
      </w:pPr>
      <w:commentRangeStart w:id="75"/>
      <w:r w:rsidRPr="004906F5">
        <w:t>References</w:t>
      </w:r>
      <w:commentRangeEnd w:id="75"/>
      <w:r w:rsidR="004B5058">
        <w:rPr>
          <w:rStyle w:val="CommentReference"/>
          <w:b w:val="0"/>
        </w:rPr>
        <w:commentReference w:id="75"/>
      </w:r>
    </w:p>
    <w:p w14:paraId="6C2A10C1" w14:textId="6673FE0E" w:rsidR="006143AC" w:rsidRPr="006143AC" w:rsidRDefault="00BB02E4" w:rsidP="006143A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6143AC" w:rsidRPr="006143A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4D1BB1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Austin, M.P., 2002. Spatial prediction of species distribution: An interface between ecological theory and statistical modelling. Ecol. Modell. https://doi.org/10.1016/S0304-3800(02)00205-3</w:t>
      </w:r>
    </w:p>
    <w:p w14:paraId="1D04433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4794771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Cope, J.M., Punt, A.E., 2007. Erratum: Admitting ageing error when fitting growth curves: an example using the von Bertalanffy growth function with random effects. Can. J. Fish. Aquat. Sci. https://doi.org/10.1139/f07-095</w:t>
      </w:r>
    </w:p>
    <w:p w14:paraId="25A997D5"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Cummins, P.F., Freeland, H.J., 2007. Variability of the North Pacific Current and its bifurcation. Prog. Oceanogr. 75, 253–265. https://doi.org/10.1016/j.pocean.2007.08.006</w:t>
      </w:r>
    </w:p>
    <w:p w14:paraId="76327E1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Echave, K.B., Hanselman, D.H., Adkison, M.D., Sigler, M.F., 2012. Interdecadal Change in Growth of Sablefish (</w:t>
      </w:r>
      <w:r w:rsidRPr="006143AC">
        <w:rPr>
          <w:i/>
          <w:iCs/>
          <w:noProof/>
        </w:rPr>
        <w:t>Anoplopoma fimbria</w:t>
      </w:r>
      <w:r w:rsidRPr="006143AC">
        <w:rPr>
          <w:noProof/>
        </w:rPr>
        <w:t>) in the Northeast Pacific Ocean. Fish. Bull. 110, 361–374.</w:t>
      </w:r>
    </w:p>
    <w:p w14:paraId="0A1D70D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Fenske, K.H., Berger, A.M., Connors, B., Cope, J., Cox, S.P., Haltuch, M., Hanselman, D.H., Kapur, M., Lacko, L., Lunsford, C., Rodgveller, C., Williams, B., 2019. Report on the 2018 International Sablefish </w:t>
      </w:r>
      <w:bookmarkStart w:id="76" w:name="_GoBack"/>
      <w:bookmarkEnd w:id="76"/>
      <w:r w:rsidRPr="006143AC">
        <w:rPr>
          <w:noProof/>
        </w:rPr>
        <w:t>Workshop. U.S. Dep. Commer., NOAA Tech. Memo. (No. NMFS-AFSC-387). Juneau, AK.</w:t>
      </w:r>
    </w:p>
    <w:p w14:paraId="267F7CA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Gertseva, V., Matson, S.E., Cope, J., 2017. Spatial growth variability in marine fish: Example from Northeast Pacific groundfish. ICES J. Mar. Sci. 74, 1602–1613. https://doi.org/10.1093/icesjms/fsx016</w:t>
      </w:r>
    </w:p>
    <w:p w14:paraId="03DE704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Guthery, F.S., Burnham, K.P., Anderson, D.R., 2003. Model Selection and Multimodel Inference: A Practical Information-Theoretic Approach. J. Wildl. Manage. https://doi.org/10.2307/3802723</w:t>
      </w:r>
    </w:p>
    <w:p w14:paraId="0787456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Hanselman, D.H., Heifetz, J., Echave, K.B., Dressel, S.C., Jech, J.M., 2015. Move it or lose it: movement and mortality of sablefish tagged in Alaska. Can. J. Fish. Aquat. Sci. 72, 238–251. https://doi.org/10.1139/cjfas-2014-0251</w:t>
      </w:r>
    </w:p>
    <w:p w14:paraId="6B7ECE9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Hanselman, D.H., Lunsford, C.R., Rodgveller, C.J., 2017. Assessment of the sablefish stock in Alaska in 2017. Natl. Mar. Fish. Serv. Auke Bay Mar. Stn. 11305 Glacier Highw. Juneau, AK 99801 576–717.</w:t>
      </w:r>
    </w:p>
    <w:p w14:paraId="7AC97EC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Hilborn, R., Minte-Vera, C. V., 2008. Fisheries-induced changes in growth rates in marine fisheries: Are they significant?, in: Bulletin of Marine Science.</w:t>
      </w:r>
    </w:p>
    <w:p w14:paraId="1F1284F9"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Jasonowicz, A.J., Goetz, F.W., Goetz, G.W., Nichols, K.M., 2017. Love the one you’re with: genomic evidence of panmixia in the sablefish ( </w:t>
      </w:r>
      <w:r w:rsidRPr="006143AC">
        <w:rPr>
          <w:i/>
          <w:iCs/>
          <w:noProof/>
        </w:rPr>
        <w:t>Anoplopoma fimbria</w:t>
      </w:r>
      <w:r w:rsidRPr="006143AC">
        <w:rPr>
          <w:noProof/>
        </w:rPr>
        <w:t xml:space="preserve"> ). Can. J. Fish. Aquat. Sci. 74, 377–387. https://doi.org/10.1139/cjfas-2016-0012</w:t>
      </w:r>
    </w:p>
    <w:p w14:paraId="2483F9BC"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Johnson, K.F., Rudd, M.B., Pons, M., Akselrud, C.A., Lee, Q., Haltuch, M.A., Hamel, O.S., 2015. Status of the U.S. sablefish resource in 2015. 3National Marine Fisheries Service Northwest Fisheries Science Center 2725 Montlake Blvd. E. Seattle WA, 98122.</w:t>
      </w:r>
    </w:p>
    <w:p w14:paraId="76105A6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lastRenderedPageBreak/>
        <w:t>Kim, H.J., Miller, A.J., McGowan, J., Carter, M.L., 2009. Coastal phytoplankton blooms in the Southern California Bight. Prog. Oceanogr. 82, 137–147. https://doi.org/10.1016/j.pocean.2009.05.002</w:t>
      </w:r>
    </w:p>
    <w:p w14:paraId="6C6897E6"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King, J.R., McFarlane, G.A., Beamish, R.J., 2001. Incorporating the dynamics of marine systems into the stock assessment and management of sablefish. Prog. Oceanogr. 49, 619–639. https://doi.org/10.1016/S0079-6611(01)00044-1</w:t>
      </w:r>
    </w:p>
    <w:p w14:paraId="0398503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Kristensen, K., Nielsen, A., Berg, C., Skaug, H., Bell, B., 2016. TMB: Automatic Differentiation and Laplace Approximation. ournal Stat. Softw. 70, 1–21. https://doi.org/10.18637/jss.v070.i05</w:t>
      </w:r>
    </w:p>
    <w:p w14:paraId="0549F2A0"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Mackas, D.L., Thomson, R.E., Galbraith, M., 2011. Changes in the zooplankton community of the British Columbia continental margin, 1985-1999, and their covariation with oceanographic conditions. Can. J. Fish. Aquat. Sci. 58, 685–702. https://doi.org/10.1139/f01-009</w:t>
      </w:r>
    </w:p>
    <w:p w14:paraId="00ED90C9"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Mason, J.C., Beamish, R.J., McFarlane, G.A., 1983. Sexual Maturity, Fecundity, Spawning, and Early Life History of Sablefish ( Anoplopoma fimbria ) off the Pacific Coast of Canada. Can. J. Fish. Aquat. Sci. https://doi.org/10.1139/f83-247</w:t>
      </w:r>
    </w:p>
    <w:p w14:paraId="34D82C6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McDevitt, M., 1990. Growth Analysis of Sablefish From Mark-Recapture Data From the Northeast Pacific. University of Washington.</w:t>
      </w:r>
    </w:p>
    <w:p w14:paraId="642BA2B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McGarvey, R., Fowler, A.J., 2002. Seasonal growth of King George whiting (Sillaginodes punctata) estimated from length-at-age samples of the legal-size harvest. Fish. Bull. 100, 545–558.</w:t>
      </w:r>
    </w:p>
    <w:p w14:paraId="790F0AA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Northwest Fisheries Science Center, 2019. West Coast Groundfish Bottom Trawl Survey Data - Annual West Coast time series groundfish trawl data collection survey from 2010-06-15 to 2010-08-15. [WWW Document].</w:t>
      </w:r>
    </w:p>
    <w:p w14:paraId="5118B70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Pacific Fisheries Management Council (PFMC), 2013. Pacific Coast Fishery Ecosystem Plan for the U.S. Portion of the California Current Large Marine Ecosystem. Pacific Fish. Manag. Counc. 7700 NE Ambassad. Place, Suite 101, Portland, Oregon,97220.</w:t>
      </w:r>
    </w:p>
    <w:p w14:paraId="3C328C3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Pörtner, H.O., Knust, R., 2007. Climate change affects marine fishes through the oxygen limitation of thermal tolerance. Science (80-. ). https://doi.org/10.1126/science.1135471</w:t>
      </w:r>
    </w:p>
    <w:p w14:paraId="7A3AF44C"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 Development Core Team, 2016. R: A Language and Environment for Statistical Computing. R Found. Stat. Comput. https://doi.org/10.1007/978-3-540-74686-7</w:t>
      </w:r>
    </w:p>
    <w:p w14:paraId="42BAF64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Rodionov, S.N., 2004. A sequential algorithm for testing climate regime shifts. Geophys. Res. Lett. 31, 2–5. https://doi.org/10.1029/2004GL019448</w:t>
      </w:r>
    </w:p>
    <w:p w14:paraId="1986E69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Rutecki, L., Rodgveller, C.J., Lunsford, C.R., 2016. National Marine Fisheries Service Longline Survey Data Report and Survey History , 1990-2014. 17109 Lena Point Loop Road Juneau, AK 99801. https://doi.org/10.7289/V5/TM-AFSC-324</w:t>
      </w:r>
    </w:p>
    <w:p w14:paraId="674854A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Schnute, J., 2008. A Versatile Growth Model with Statistically Stable Parameters. Can. J. Fish. Aquat. Sci. 38, 1128–1140. https://doi.org/10.1139/f81-153</w:t>
      </w:r>
    </w:p>
    <w:p w14:paraId="5CE3FD1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Shotwell, S.K., Hanselman, D.H., Belkin, I.M., 2014. Toward biophysical synergy: Investigating advection along the Polar Front to identify factors influencing Alaska sablefish recruitment. Deep. Res. Part II 107, 40–53. https://doi.org/10.1016/j.dsr2.2012.08.024</w:t>
      </w:r>
    </w:p>
    <w:p w14:paraId="3171D35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Siddon, E., Zador, S., 2018. Ecosystem Status Report 2018: Eastern Bering Sea. North Pacific Fish. Manag. Counc. 605 W. 4th Ave. Suite 306 Anchorage, AK 99301.</w:t>
      </w:r>
    </w:p>
    <w:p w14:paraId="76C69FD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Simpson, G.L., 2018. Modelling palaeoecological time series using generalized additive models. bioRxiv. https://doi.org/10.1101/322248</w:t>
      </w:r>
    </w:p>
    <w:p w14:paraId="3CEE6A52"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Stawitz, C.C., Essington, T.E., Branch, T.A., Haltuch, M.A., Hollowed, A.B., Spencer, P.D., </w:t>
      </w:r>
      <w:r w:rsidRPr="006143AC">
        <w:rPr>
          <w:noProof/>
        </w:rPr>
        <w:lastRenderedPageBreak/>
        <w:t>2015. A state-space approach for detecting growth variation and application to North Pacific groundfish. Can. J. Fish. Aquat. Sci. 72, 1316–1328. https://doi.org/10.1139/cjfas-2014-0558</w:t>
      </w:r>
    </w:p>
    <w:p w14:paraId="2171B19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Taylor, B.M., Brandl, S.J., Kapur, M., Robbins, W.D., Johnson, G., Huveneers, C., Renaud, P., Choat, J.H., 2018. Bottom-up processes mediated by social systems drive demographic traits of coral-reef fishes. Ecology 99, 642–651. https://doi.org/10.1002/ecy.2127</w:t>
      </w:r>
    </w:p>
    <w:p w14:paraId="21B7CE7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Thorson, J.T., 2019. Guidance for decisions using the Vector Autoregressive Spatio-Temporal (VAST) package in stock, ecosystem, habitat and climate assessments. Fish. Res. 210, 143–161. https://doi.org/10.1016/j.fishres.2018.10.013</w:t>
      </w:r>
    </w:p>
    <w:p w14:paraId="2378A3C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von Bertalanffy, L., 1957. Quantitative Laws in Metabolism and Growth. Q. Rev. Biol. https://doi.org/10.1086/401873</w:t>
      </w:r>
    </w:p>
    <w:p w14:paraId="6630602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68E6E92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Wickham, H., Francois, R., Henry, L., Muller, K., 2019. dplyr: A Grammar of Data Manipulation.</w:t>
      </w:r>
    </w:p>
    <w:p w14:paraId="7D8C5815"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Williams, A.J., Farley, J.H., Hoyle, S.D., Davies, C.R., Nicol, S.J., 2012. Spatial and sex-specific variation in growth of albacore tuna (Thunnus alalunga) across the South Pacific Ocean. PLoS One 7. https://doi.org/10.1371/journal.pone.0039318</w:t>
      </w:r>
    </w:p>
    <w:p w14:paraId="0C1C1DA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2DAB866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Wood, S.N., 2011. Fast stable restricted maximum likelihood and marginal likelihood estimation of semiparametric generalized linear models. J. R. Stat. Soc. Ser. B Stat. Methodol. https://doi.org/10.1111/j.1467-9868.2010.00749.x</w:t>
      </w:r>
    </w:p>
    <w:p w14:paraId="284F463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Wood, S.N., 2003. Thin plate regression splines. J. R. Stat. Soc. Ser. B Stat. Methodol. https://doi.org/10.1111/1467-9868.00374</w:t>
      </w:r>
    </w:p>
    <w:p w14:paraId="04450240"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A702E4F" w14:textId="36F48787" w:rsidR="00200CE2" w:rsidRPr="005C6A45" w:rsidRDefault="00200CE2">
      <w:pPr>
        <w:pStyle w:val="Heading1"/>
        <w:rPr>
          <w:rFonts w:ascii="Arial" w:hAnsi="Arial" w:cs="Arial"/>
          <w:color w:val="222222"/>
        </w:rPr>
        <w:pPrChange w:id="77" w:author="Punt, Andre (O&amp;A, Hobart)" w:date="2019-10-06T09:30:00Z">
          <w:pPr>
            <w:pStyle w:val="NormalWeb"/>
            <w:shd w:val="clear" w:color="auto" w:fill="FFFFFF"/>
          </w:pPr>
        </w:pPrChange>
      </w:pPr>
    </w:p>
    <w:sectPr w:rsidR="00200CE2" w:rsidRPr="005C6A45" w:rsidSect="00037031">
      <w:type w:val="continuous"/>
      <w:pgSz w:w="12240" w:h="15840" w:code="1"/>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Punt, Andre (O&amp;A, Hobart)" w:date="2019-10-06T09:18:00Z" w:initials="PA(H">
    <w:p w14:paraId="504A6275" w14:textId="2F921417" w:rsidR="007E768C" w:rsidRDefault="007E768C">
      <w:pPr>
        <w:pStyle w:val="CommentText"/>
      </w:pPr>
      <w:r>
        <w:rPr>
          <w:rStyle w:val="CommentReference"/>
        </w:rPr>
        <w:annotationRef/>
      </w:r>
      <w:r>
        <w:t xml:space="preserve">Order of </w:t>
      </w:r>
      <w:proofErr w:type="gramStart"/>
      <w:r>
        <w:t>figures..</w:t>
      </w:r>
      <w:proofErr w:type="gramEnd"/>
    </w:p>
  </w:comment>
  <w:comment w:id="45" w:author="Punt, Andre (O&amp;A, Hobart)" w:date="2019-10-06T09:36:00Z" w:initials="PA(H">
    <w:p w14:paraId="365A908C" w14:textId="6E91D4AF" w:rsidR="007E768C" w:rsidRDefault="007E768C">
      <w:pPr>
        <w:pStyle w:val="CommentText"/>
      </w:pPr>
      <w:r>
        <w:rPr>
          <w:rStyle w:val="CommentReference"/>
        </w:rPr>
        <w:annotationRef/>
      </w:r>
      <w:r>
        <w:t>Do you want to give a sense of how wrong ages can be?</w:t>
      </w:r>
    </w:p>
  </w:comment>
  <w:comment w:id="49" w:author="Melissa Haltuch" w:date="2019-10-07T09:35:00Z" w:initials="MH">
    <w:p w14:paraId="223D9AA0" w14:textId="77777777" w:rsidR="007E768C" w:rsidRDefault="007E768C" w:rsidP="002B6A8E">
      <w:pPr>
        <w:pStyle w:val="CommentText"/>
      </w:pPr>
      <w:r>
        <w:rPr>
          <w:rStyle w:val="CommentReference"/>
        </w:rPr>
        <w:annotationRef/>
      </w:r>
      <w:r>
        <w:t xml:space="preserve">But the </w:t>
      </w:r>
      <w:proofErr w:type="gramStart"/>
      <w:r>
        <w:t>36 degree</w:t>
      </w:r>
      <w:proofErr w:type="gramEnd"/>
      <w:r>
        <w:t xml:space="preserve"> breakpoint is quite a bit further north that the Bight.  Have a look at the attached paper by Hickey, starting on p 203 and see if you want to add anything here. </w:t>
      </w:r>
    </w:p>
  </w:comment>
  <w:comment w:id="75" w:author="Punt, Andre (O&amp;A, Hobart)" w:date="2019-10-06T09:27:00Z" w:initials="PA(H">
    <w:p w14:paraId="39BFA7DB" w14:textId="77777777" w:rsidR="007E768C" w:rsidRDefault="007E768C">
      <w:pPr>
        <w:pStyle w:val="CommentText"/>
      </w:pPr>
      <w:r>
        <w:rPr>
          <w:rStyle w:val="CommentReference"/>
        </w:rPr>
        <w:annotationRef/>
      </w:r>
      <w:r>
        <w:t xml:space="preserve">I hate automatic referencing so replace with text. I see </w:t>
      </w:r>
    </w:p>
    <w:p w14:paraId="321C4A3E" w14:textId="77777777" w:rsidR="007E768C" w:rsidRDefault="007E768C">
      <w:pPr>
        <w:pStyle w:val="CommentText"/>
      </w:pPr>
    </w:p>
    <w:p w14:paraId="6BD4D6EF" w14:textId="08975ECB" w:rsidR="007E768C" w:rsidRDefault="007E768C">
      <w:pPr>
        <w:pStyle w:val="CommentText"/>
      </w:pPr>
      <w:r>
        <w:t>unnecessary capitals (e.g. Beck et al)</w:t>
      </w:r>
    </w:p>
    <w:p w14:paraId="308DD56E" w14:textId="77777777" w:rsidR="007E768C" w:rsidRDefault="007E768C">
      <w:pPr>
        <w:pStyle w:val="CommentText"/>
      </w:pPr>
    </w:p>
    <w:p w14:paraId="014DEFE7" w14:textId="77777777" w:rsidR="007E768C" w:rsidRDefault="007E768C">
      <w:pPr>
        <w:pStyle w:val="CommentText"/>
      </w:pPr>
      <w:r>
        <w:t xml:space="preserve">Add URLs for reports. </w:t>
      </w:r>
    </w:p>
    <w:p w14:paraId="5FCE2132" w14:textId="77777777" w:rsidR="007E768C" w:rsidRDefault="007E768C">
      <w:pPr>
        <w:pStyle w:val="CommentText"/>
      </w:pPr>
    </w:p>
    <w:p w14:paraId="78D9C97C" w14:textId="40823F71" w:rsidR="007E768C" w:rsidRDefault="007E768C">
      <w:pPr>
        <w:pStyle w:val="CommentText"/>
      </w:pPr>
      <w:proofErr w:type="spellStart"/>
      <w:r>
        <w:t>Kirstensen</w:t>
      </w:r>
      <w:proofErr w:type="spellEnd"/>
      <w:r>
        <w:t xml:space="preserve"> et al. ends weirdly </w:t>
      </w:r>
      <w:proofErr w:type="gramStart"/>
      <w:r>
        <w:t>As</w:t>
      </w:r>
      <w:proofErr w:type="gramEnd"/>
      <w:r>
        <w:t xml:space="preserve"> does </w:t>
      </w:r>
      <w:proofErr w:type="spellStart"/>
      <w:r>
        <w:t>Portner</w:t>
      </w:r>
      <w:proofErr w:type="spellEnd"/>
      <w:r>
        <w:t xml:space="preserve">. </w:t>
      </w:r>
    </w:p>
    <w:p w14:paraId="5FC89C38" w14:textId="2E1DFA85" w:rsidR="007E768C" w:rsidRDefault="007E768C">
      <w:pPr>
        <w:pStyle w:val="CommentText"/>
      </w:pPr>
    </w:p>
    <w:p w14:paraId="4F20828D" w14:textId="1605C05E" w:rsidR="007E768C" w:rsidRDefault="007E768C">
      <w:pPr>
        <w:pStyle w:val="CommentText"/>
      </w:pPr>
      <w:r>
        <w:t>Correct the italics for species names if that was the case in the original title</w:t>
      </w:r>
    </w:p>
    <w:p w14:paraId="530C89A7" w14:textId="14FE3F94" w:rsidR="007E768C" w:rsidRDefault="007E76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4A6275" w15:done="0"/>
  <w15:commentEx w15:paraId="365A908C" w15:done="0"/>
  <w15:commentEx w15:paraId="223D9AA0" w15:done="0"/>
  <w15:commentEx w15:paraId="530C89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4A6275" w16cid:durableId="21442FD5"/>
  <w16cid:commentId w16cid:paraId="365A908C" w16cid:durableId="2144340A"/>
  <w16cid:commentId w16cid:paraId="223D9AA0" w16cid:durableId="2146BFA5"/>
  <w16cid:commentId w16cid:paraId="530C89A7" w16cid:durableId="21443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9ABEF" w14:textId="77777777" w:rsidR="0091243C" w:rsidRDefault="0091243C" w:rsidP="00F50131">
      <w:pPr>
        <w:spacing w:after="0" w:line="240" w:lineRule="auto"/>
      </w:pPr>
      <w:r>
        <w:separator/>
      </w:r>
    </w:p>
  </w:endnote>
  <w:endnote w:type="continuationSeparator" w:id="0">
    <w:p w14:paraId="346D38D7" w14:textId="77777777" w:rsidR="0091243C" w:rsidRDefault="0091243C"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7E768C" w:rsidRDefault="007E768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7E768C" w:rsidRDefault="007E76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7E768C" w:rsidRDefault="007E768C">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7E768C" w:rsidRDefault="007E76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7E768C" w:rsidRDefault="007E768C">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7E768C" w:rsidRDefault="007E7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2D22B" w14:textId="77777777" w:rsidR="0091243C" w:rsidRDefault="0091243C" w:rsidP="00F50131">
      <w:pPr>
        <w:spacing w:after="0" w:line="240" w:lineRule="auto"/>
      </w:pPr>
      <w:r>
        <w:separator/>
      </w:r>
    </w:p>
  </w:footnote>
  <w:footnote w:type="continuationSeparator" w:id="0">
    <w:p w14:paraId="7BD552BC" w14:textId="77777777" w:rsidR="0091243C" w:rsidRDefault="0091243C"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pun009@csiro.au::d8681b15-3db8-4e83-804f-b5df0bbac5ce"/>
  </w15:person>
  <w15:person w15:author="Melissa Haltuch">
    <w15:presenceInfo w15:providerId="None" w15:userId="Melissa Haltuch"/>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538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588"/>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6A8E"/>
    <w:rsid w:val="002B7190"/>
    <w:rsid w:val="002B78B9"/>
    <w:rsid w:val="002C0447"/>
    <w:rsid w:val="002C0BDF"/>
    <w:rsid w:val="002C19CF"/>
    <w:rsid w:val="002C21EB"/>
    <w:rsid w:val="002C350B"/>
    <w:rsid w:val="002C6B59"/>
    <w:rsid w:val="002C6E0C"/>
    <w:rsid w:val="002C7BCD"/>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12BF"/>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3AC"/>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5B2D"/>
    <w:rsid w:val="006665D1"/>
    <w:rsid w:val="0067044E"/>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7378C"/>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68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243C"/>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544A"/>
    <w:rsid w:val="00B16544"/>
    <w:rsid w:val="00B16645"/>
    <w:rsid w:val="00B16E31"/>
    <w:rsid w:val="00B17CAE"/>
    <w:rsid w:val="00B17EFA"/>
    <w:rsid w:val="00B22F5E"/>
    <w:rsid w:val="00B23510"/>
    <w:rsid w:val="00B24317"/>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57F7"/>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21D1"/>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2CA8"/>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46D"/>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11BD0-F3CA-4ED3-8975-7EAAD676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28384</Words>
  <Characters>161791</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2</cp:revision>
  <cp:lastPrinted>2019-05-20T17:47:00Z</cp:lastPrinted>
  <dcterms:created xsi:type="dcterms:W3CDTF">2019-10-08T18:46:00Z</dcterms:created>
  <dcterms:modified xsi:type="dcterms:W3CDTF">2019-10-08T18:46:00Z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